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6511A3" w14:textId="77777777" w:rsidR="009A3722" w:rsidRDefault="009A3722" w:rsidP="009A3722">
      <w:pPr>
        <w:jc w:val="both"/>
        <w:rPr>
          <w:rFonts w:ascii="Times New Roman" w:hAnsi="Times New Roman" w:cs="Times New Roman"/>
          <w:b/>
          <w:bCs/>
          <w:sz w:val="24"/>
          <w:szCs w:val="24"/>
        </w:rPr>
      </w:pPr>
      <w:r>
        <w:rPr>
          <w:rFonts w:ascii="Times New Roman" w:hAnsi="Times New Roman" w:cs="Times New Roman"/>
          <w:b/>
          <w:bCs/>
          <w:noProof/>
          <w:sz w:val="24"/>
          <w:szCs w:val="24"/>
          <w:lang w:eastAsia="es-ES"/>
        </w:rPr>
        <w:drawing>
          <wp:inline distT="0" distB="0" distL="0" distR="0" wp14:anchorId="75DB205A" wp14:editId="669F74F4">
            <wp:extent cx="5761355" cy="122555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1355" cy="1225550"/>
                    </a:xfrm>
                    <a:prstGeom prst="rect">
                      <a:avLst/>
                    </a:prstGeom>
                    <a:noFill/>
                  </pic:spPr>
                </pic:pic>
              </a:graphicData>
            </a:graphic>
          </wp:inline>
        </w:drawing>
      </w:r>
    </w:p>
    <w:p w14:paraId="6B428B83" w14:textId="77777777" w:rsidR="009A3722" w:rsidRDefault="009A3722" w:rsidP="009A3722">
      <w:pPr>
        <w:jc w:val="both"/>
        <w:rPr>
          <w:rFonts w:ascii="Times New Roman" w:hAnsi="Times New Roman" w:cs="Times New Roman"/>
          <w:b/>
          <w:bCs/>
          <w:sz w:val="24"/>
          <w:szCs w:val="24"/>
        </w:rPr>
      </w:pPr>
      <w:r>
        <w:rPr>
          <w:rFonts w:ascii="Times New Roman" w:hAnsi="Times New Roman" w:cs="Times New Roman"/>
          <w:b/>
          <w:bCs/>
          <w:noProof/>
          <w:sz w:val="24"/>
          <w:szCs w:val="24"/>
          <w:lang w:eastAsia="es-ES"/>
        </w:rPr>
        <mc:AlternateContent>
          <mc:Choice Requires="wps">
            <w:drawing>
              <wp:anchor distT="0" distB="0" distL="114300" distR="114300" simplePos="0" relativeHeight="251676672" behindDoc="0" locked="0" layoutInCell="1" allowOverlap="1" wp14:anchorId="7E88CBF6" wp14:editId="610EF64F">
                <wp:simplePos x="0" y="0"/>
                <wp:positionH relativeFrom="column">
                  <wp:posOffset>3020517</wp:posOffset>
                </wp:positionH>
                <wp:positionV relativeFrom="paragraph">
                  <wp:posOffset>179781</wp:posOffset>
                </wp:positionV>
                <wp:extent cx="0" cy="505460"/>
                <wp:effectExtent l="19050" t="0" r="19050" b="27940"/>
                <wp:wrapNone/>
                <wp:docPr id="85" name="Conector recto 85"/>
                <wp:cNvGraphicFramePr/>
                <a:graphic xmlns:a="http://schemas.openxmlformats.org/drawingml/2006/main">
                  <a:graphicData uri="http://schemas.microsoft.com/office/word/2010/wordprocessingShape">
                    <wps:wsp>
                      <wps:cNvCnPr/>
                      <wps:spPr>
                        <a:xfrm>
                          <a:off x="0" y="0"/>
                          <a:ext cx="0" cy="505460"/>
                        </a:xfrm>
                        <a:prstGeom prst="line">
                          <a:avLst/>
                        </a:prstGeom>
                        <a:ln w="28575"/>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2940C6F7" id="Conector recto 85" o:spid="_x0000_s1026" style="position:absolute;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7.85pt,14.15pt" to="237.85pt,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" strokecolor="#ed7d31 [3205]" strokeweight="2.25pt">
                <v:stroke joinstyle="miter"/>
              </v:line>
            </w:pict>
          </mc:Fallback>
        </mc:AlternateContent>
      </w:r>
      <w:r>
        <w:rPr>
          <w:rFonts w:ascii="Times New Roman" w:hAnsi="Times New Roman" w:cs="Times New Roman"/>
          <w:b/>
          <w:bCs/>
          <w:noProof/>
          <w:sz w:val="24"/>
          <w:szCs w:val="24"/>
          <w:lang w:eastAsia="es-ES"/>
        </w:rPr>
        <w:drawing>
          <wp:anchor distT="0" distB="0" distL="114300" distR="114300" simplePos="0" relativeHeight="251675648" behindDoc="0" locked="0" layoutInCell="1" allowOverlap="1" wp14:anchorId="7DC516BF" wp14:editId="7B0AC722">
            <wp:simplePos x="0" y="0"/>
            <wp:positionH relativeFrom="column">
              <wp:posOffset>3137535</wp:posOffset>
            </wp:positionH>
            <wp:positionV relativeFrom="paragraph">
              <wp:posOffset>201219</wp:posOffset>
            </wp:positionV>
            <wp:extent cx="2646680" cy="650875"/>
            <wp:effectExtent l="0" t="0" r="1270" b="0"/>
            <wp:wrapSquare wrapText="bothSides"/>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6680" cy="65087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lang w:eastAsia="es-ES"/>
        </w:rPr>
        <w:drawing>
          <wp:inline distT="0" distB="0" distL="0" distR="0" wp14:anchorId="047627D3" wp14:editId="2D1ACA5A">
            <wp:extent cx="2838297" cy="688808"/>
            <wp:effectExtent l="0" t="0" r="63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869" cy="698897"/>
                    </a:xfrm>
                    <a:prstGeom prst="rect">
                      <a:avLst/>
                    </a:prstGeom>
                    <a:noFill/>
                  </pic:spPr>
                </pic:pic>
              </a:graphicData>
            </a:graphic>
          </wp:inline>
        </w:drawing>
      </w:r>
      <w:r>
        <w:rPr>
          <w:rFonts w:ascii="Times New Roman" w:hAnsi="Times New Roman" w:cs="Times New Roman"/>
          <w:b/>
          <w:bCs/>
          <w:sz w:val="24"/>
          <w:szCs w:val="24"/>
        </w:rPr>
        <w:t xml:space="preserve">   </w:t>
      </w:r>
    </w:p>
    <w:p w14:paraId="07442DFA" w14:textId="77777777" w:rsidR="00613152" w:rsidRDefault="00613152" w:rsidP="00613152">
      <w:pPr>
        <w:jc w:val="both"/>
        <w:rPr>
          <w:rFonts w:ascii="Times New Roman" w:hAnsi="Times New Roman" w:cs="Times New Roman"/>
          <w:sz w:val="24"/>
          <w:szCs w:val="24"/>
        </w:rPr>
      </w:pPr>
    </w:p>
    <w:p w14:paraId="591B771F" w14:textId="77777777" w:rsidR="0096639D" w:rsidRDefault="0096639D" w:rsidP="0096639D">
      <w:pPr>
        <w:jc w:val="both"/>
        <w:rPr>
          <w:rFonts w:ascii="Times New Roman" w:hAnsi="Times New Roman" w:cs="Times New Roman"/>
          <w:sz w:val="24"/>
          <w:szCs w:val="24"/>
        </w:rPr>
      </w:pPr>
    </w:p>
    <w:p w14:paraId="4971D0FE" w14:textId="77777777" w:rsidR="00E06663" w:rsidRDefault="00E06663" w:rsidP="00442F1F">
      <w:pPr>
        <w:jc w:val="center"/>
        <w:rPr>
          <w:rFonts w:ascii="Times New Roman" w:hAnsi="Times New Roman" w:cs="Times New Roman"/>
          <w:sz w:val="32"/>
          <w:szCs w:val="32"/>
        </w:rPr>
      </w:pPr>
    </w:p>
    <w:p w14:paraId="0F9774C3" w14:textId="2E6B8C06" w:rsidR="0096639D" w:rsidRPr="00E06663" w:rsidRDefault="00613152" w:rsidP="0096639D">
      <w:pPr>
        <w:jc w:val="center"/>
        <w:rPr>
          <w:rFonts w:ascii="Times New Roman" w:hAnsi="Times New Roman" w:cs="Times New Roman"/>
          <w:sz w:val="32"/>
          <w:szCs w:val="32"/>
        </w:rPr>
      </w:pPr>
      <w:r w:rsidRPr="00442F1F">
        <w:rPr>
          <w:rFonts w:ascii="Times New Roman" w:hAnsi="Times New Roman" w:cs="Times New Roman"/>
          <w:sz w:val="32"/>
          <w:szCs w:val="32"/>
        </w:rPr>
        <w:t>Doble Grado en Ingeniería Informática y Administración y Dirección de Empresas (2021/2022)</w:t>
      </w:r>
    </w:p>
    <w:p w14:paraId="4F0ECC65" w14:textId="77777777" w:rsidR="0096639D" w:rsidRDefault="0096639D" w:rsidP="0096639D">
      <w:pPr>
        <w:jc w:val="center"/>
        <w:rPr>
          <w:rFonts w:ascii="Times New Roman" w:hAnsi="Times New Roman" w:cs="Times New Roman"/>
          <w:b/>
          <w:bCs/>
          <w:sz w:val="36"/>
          <w:szCs w:val="36"/>
        </w:rPr>
      </w:pPr>
    </w:p>
    <w:p w14:paraId="70B01C06" w14:textId="77777777" w:rsidR="00442F1F" w:rsidRDefault="00442F1F" w:rsidP="0096639D">
      <w:pPr>
        <w:jc w:val="center"/>
        <w:rPr>
          <w:rFonts w:ascii="Times New Roman" w:hAnsi="Times New Roman" w:cs="Times New Roman"/>
          <w:b/>
          <w:bCs/>
          <w:sz w:val="36"/>
          <w:szCs w:val="36"/>
        </w:rPr>
      </w:pPr>
    </w:p>
    <w:p w14:paraId="2DA2C771" w14:textId="465CC9A2" w:rsidR="00613152" w:rsidRPr="0096639D" w:rsidRDefault="00613152" w:rsidP="0096639D">
      <w:pPr>
        <w:jc w:val="center"/>
        <w:rPr>
          <w:rFonts w:ascii="Times New Roman" w:hAnsi="Times New Roman" w:cs="Times New Roman"/>
          <w:b/>
          <w:bCs/>
          <w:sz w:val="36"/>
          <w:szCs w:val="36"/>
        </w:rPr>
      </w:pPr>
      <w:r w:rsidRPr="0096639D">
        <w:rPr>
          <w:rFonts w:ascii="Times New Roman" w:hAnsi="Times New Roman" w:cs="Times New Roman"/>
          <w:b/>
          <w:bCs/>
          <w:sz w:val="36"/>
          <w:szCs w:val="36"/>
        </w:rPr>
        <w:t>Identificación de empresas zombis PYMES mediante redes neuronales convolutivas</w:t>
      </w:r>
    </w:p>
    <w:p w14:paraId="3E230122" w14:textId="54DAC192" w:rsidR="00613152" w:rsidRDefault="00613152" w:rsidP="00613152">
      <w:pPr>
        <w:jc w:val="both"/>
        <w:rPr>
          <w:rFonts w:ascii="Times New Roman" w:hAnsi="Times New Roman" w:cs="Times New Roman"/>
          <w:b/>
          <w:bCs/>
          <w:sz w:val="24"/>
          <w:szCs w:val="24"/>
        </w:rPr>
      </w:pPr>
    </w:p>
    <w:p w14:paraId="6740D45B" w14:textId="6BE4FFB6" w:rsidR="0096639D" w:rsidRDefault="0096639D" w:rsidP="0096639D">
      <w:pPr>
        <w:jc w:val="center"/>
        <w:rPr>
          <w:rFonts w:ascii="Times New Roman" w:hAnsi="Times New Roman" w:cs="Times New Roman"/>
          <w:sz w:val="24"/>
          <w:szCs w:val="24"/>
        </w:rPr>
      </w:pPr>
      <w:r>
        <w:rPr>
          <w:rFonts w:ascii="Times New Roman" w:hAnsi="Times New Roman" w:cs="Times New Roman"/>
          <w:sz w:val="24"/>
          <w:szCs w:val="24"/>
        </w:rPr>
        <w:t xml:space="preserve">Presentado por: </w:t>
      </w:r>
      <w:r w:rsidRPr="0096639D">
        <w:rPr>
          <w:rFonts w:ascii="Times New Roman" w:hAnsi="Times New Roman" w:cs="Times New Roman"/>
          <w:sz w:val="24"/>
          <w:szCs w:val="24"/>
        </w:rPr>
        <w:t>Sumit Kumar Jethani Jethani</w:t>
      </w:r>
    </w:p>
    <w:p w14:paraId="6AD81D1F" w14:textId="4210454E" w:rsidR="0096639D" w:rsidRDefault="0096639D" w:rsidP="0096639D">
      <w:pPr>
        <w:jc w:val="center"/>
        <w:rPr>
          <w:rFonts w:ascii="Times New Roman" w:hAnsi="Times New Roman" w:cs="Times New Roman"/>
          <w:sz w:val="24"/>
          <w:szCs w:val="24"/>
        </w:rPr>
      </w:pPr>
      <w:r>
        <w:rPr>
          <w:rFonts w:ascii="Times New Roman" w:hAnsi="Times New Roman" w:cs="Times New Roman"/>
          <w:sz w:val="24"/>
          <w:szCs w:val="24"/>
        </w:rPr>
        <w:t>DNI: 43303840-S</w:t>
      </w:r>
    </w:p>
    <w:p w14:paraId="7A5EB385" w14:textId="77777777" w:rsidR="0096639D" w:rsidRDefault="0096639D" w:rsidP="0096639D">
      <w:pPr>
        <w:jc w:val="center"/>
        <w:rPr>
          <w:rFonts w:ascii="Times New Roman" w:hAnsi="Times New Roman" w:cs="Times New Roman"/>
          <w:sz w:val="24"/>
          <w:szCs w:val="24"/>
        </w:rPr>
      </w:pPr>
    </w:p>
    <w:p w14:paraId="64CA429D" w14:textId="77777777" w:rsidR="0096639D" w:rsidRDefault="0096639D" w:rsidP="0096639D">
      <w:pPr>
        <w:jc w:val="center"/>
        <w:rPr>
          <w:rFonts w:ascii="Times New Roman" w:hAnsi="Times New Roman" w:cs="Times New Roman"/>
          <w:sz w:val="24"/>
          <w:szCs w:val="24"/>
        </w:rPr>
      </w:pPr>
    </w:p>
    <w:p w14:paraId="13D096A9" w14:textId="77777777" w:rsidR="0096639D" w:rsidRDefault="0096639D" w:rsidP="0096639D">
      <w:pPr>
        <w:jc w:val="center"/>
        <w:rPr>
          <w:rFonts w:ascii="Times New Roman" w:hAnsi="Times New Roman" w:cs="Times New Roman"/>
          <w:sz w:val="24"/>
          <w:szCs w:val="24"/>
        </w:rPr>
      </w:pPr>
    </w:p>
    <w:p w14:paraId="284773A8" w14:textId="77777777" w:rsidR="0096639D" w:rsidRDefault="0096639D" w:rsidP="0096639D">
      <w:pPr>
        <w:jc w:val="center"/>
        <w:rPr>
          <w:rFonts w:ascii="Times New Roman" w:hAnsi="Times New Roman" w:cs="Times New Roman"/>
          <w:sz w:val="24"/>
          <w:szCs w:val="24"/>
        </w:rPr>
      </w:pPr>
    </w:p>
    <w:p w14:paraId="45568A0F" w14:textId="77777777" w:rsidR="0096639D" w:rsidRDefault="0096639D" w:rsidP="0096639D">
      <w:pPr>
        <w:jc w:val="center"/>
        <w:rPr>
          <w:rFonts w:ascii="Times New Roman" w:hAnsi="Times New Roman" w:cs="Times New Roman"/>
          <w:sz w:val="24"/>
          <w:szCs w:val="24"/>
        </w:rPr>
      </w:pPr>
    </w:p>
    <w:p w14:paraId="68D0777E" w14:textId="77777777" w:rsidR="0096639D" w:rsidRDefault="0096639D" w:rsidP="0096639D">
      <w:pPr>
        <w:jc w:val="center"/>
        <w:rPr>
          <w:rFonts w:ascii="Times New Roman" w:hAnsi="Times New Roman" w:cs="Times New Roman"/>
          <w:sz w:val="24"/>
          <w:szCs w:val="24"/>
        </w:rPr>
      </w:pPr>
    </w:p>
    <w:p w14:paraId="691A98F2" w14:textId="20851436" w:rsidR="0096639D" w:rsidRDefault="0096639D" w:rsidP="0096639D">
      <w:pPr>
        <w:jc w:val="center"/>
        <w:rPr>
          <w:rFonts w:ascii="Times New Roman" w:hAnsi="Times New Roman" w:cs="Times New Roman"/>
          <w:sz w:val="24"/>
          <w:szCs w:val="24"/>
        </w:rPr>
      </w:pPr>
      <w:r>
        <w:rPr>
          <w:rFonts w:ascii="Times New Roman" w:hAnsi="Times New Roman" w:cs="Times New Roman"/>
          <w:sz w:val="24"/>
          <w:szCs w:val="24"/>
        </w:rPr>
        <w:t>Tutorizado por: Agustín Sánchez Medina y Félix Blázquez Santana</w:t>
      </w:r>
    </w:p>
    <w:p w14:paraId="7BE02F68" w14:textId="347E6DD8" w:rsidR="00826356" w:rsidRDefault="0096639D" w:rsidP="0096639D">
      <w:pPr>
        <w:jc w:val="center"/>
        <w:rPr>
          <w:rFonts w:ascii="Times New Roman" w:hAnsi="Times New Roman" w:cs="Times New Roman"/>
          <w:sz w:val="24"/>
          <w:szCs w:val="24"/>
        </w:rPr>
      </w:pPr>
      <w:r>
        <w:rPr>
          <w:rFonts w:ascii="Times New Roman" w:hAnsi="Times New Roman" w:cs="Times New Roman"/>
          <w:sz w:val="24"/>
          <w:szCs w:val="24"/>
        </w:rPr>
        <w:t>Las Palmas de Gran Canaria, a 2</w:t>
      </w:r>
      <w:r w:rsidR="0032145A">
        <w:rPr>
          <w:rFonts w:ascii="Times New Roman" w:hAnsi="Times New Roman" w:cs="Times New Roman"/>
          <w:sz w:val="24"/>
          <w:szCs w:val="24"/>
        </w:rPr>
        <w:t>7</w:t>
      </w:r>
      <w:r>
        <w:rPr>
          <w:rFonts w:ascii="Times New Roman" w:hAnsi="Times New Roman" w:cs="Times New Roman"/>
          <w:sz w:val="24"/>
          <w:szCs w:val="24"/>
        </w:rPr>
        <w:t xml:space="preserve"> de enero de 2022</w:t>
      </w:r>
    </w:p>
    <w:p w14:paraId="237B65AA" w14:textId="51C66C03" w:rsidR="00442F1F" w:rsidRDefault="00826356" w:rsidP="00826356">
      <w:pPr>
        <w:rPr>
          <w:rFonts w:ascii="Times New Roman" w:hAnsi="Times New Roman" w:cs="Times New Roman"/>
          <w:sz w:val="24"/>
          <w:szCs w:val="24"/>
        </w:rPr>
      </w:pPr>
      <w:r>
        <w:rPr>
          <w:rFonts w:ascii="Times New Roman" w:hAnsi="Times New Roman" w:cs="Times New Roman"/>
          <w:sz w:val="24"/>
          <w:szCs w:val="24"/>
        </w:rPr>
        <w:br w:type="page"/>
      </w:r>
    </w:p>
    <w:p w14:paraId="36E1A47F" w14:textId="44517166" w:rsidR="005C6176" w:rsidRPr="005C6176" w:rsidRDefault="005C6176" w:rsidP="005C6176">
      <w:pPr>
        <w:jc w:val="center"/>
        <w:rPr>
          <w:rFonts w:ascii="Arial" w:eastAsia="Times New Roman" w:hAnsi="Arial" w:cs="Times New Roman"/>
          <w:sz w:val="24"/>
          <w:szCs w:val="20"/>
          <w:lang w:eastAsia="es-ES"/>
        </w:rPr>
      </w:pPr>
      <w:r w:rsidRPr="005C6176">
        <w:rPr>
          <w:rFonts w:ascii="Arial" w:eastAsia="Times New Roman" w:hAnsi="Arial" w:cs="Times New Roman"/>
          <w:noProof/>
          <w:sz w:val="24"/>
          <w:szCs w:val="20"/>
          <w:lang w:eastAsia="es-ES"/>
        </w:rPr>
        <w:lastRenderedPageBreak/>
        <mc:AlternateContent>
          <mc:Choice Requires="wps">
            <w:drawing>
              <wp:inline distT="0" distB="0" distL="0" distR="0" wp14:anchorId="203C3BD9" wp14:editId="5993EFDB">
                <wp:extent cx="4460240" cy="276225"/>
                <wp:effectExtent l="6985" t="12700" r="9525" b="6350"/>
                <wp:docPr id="90" name="Cuadro de texto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0240" cy="276225"/>
                        </a:xfrm>
                        <a:prstGeom prst="rect">
                          <a:avLst/>
                        </a:prstGeom>
                        <a:solidFill>
                          <a:srgbClr val="FFFFFF"/>
                        </a:solidFill>
                        <a:ln w="9528">
                          <a:solidFill>
                            <a:srgbClr val="000000"/>
                          </a:solidFill>
                          <a:miter lim="800000"/>
                          <a:headEnd/>
                          <a:tailEnd/>
                        </a:ln>
                      </wps:spPr>
                      <wps:txbx>
                        <w:txbxContent>
                          <w:p w14:paraId="33E3B699" w14:textId="77777777" w:rsidR="00517B89" w:rsidRDefault="00517B89" w:rsidP="005C6176">
                            <w:pPr>
                              <w:jc w:val="center"/>
                            </w:pPr>
                            <w:r>
                              <w:rPr>
                                <w:b/>
                                <w:lang w:val="es-ES_tradnl"/>
                              </w:rPr>
                              <w:t>SOLICITUD DE DEFENSA DE TRABAJO DE FIN DE TÍTULO</w:t>
                            </w:r>
                          </w:p>
                        </w:txbxContent>
                      </wps:txbx>
                      <wps:bodyPr rot="0" vert="horz" wrap="none" lIns="91440" tIns="45720" rIns="91440" bIns="45720" anchor="t" anchorCtr="0" upright="1">
                        <a:spAutoFit/>
                      </wps:bodyPr>
                    </wps:wsp>
                  </a:graphicData>
                </a:graphic>
              </wp:inline>
            </w:drawing>
          </mc:Choice>
          <mc:Fallback>
            <w:pict>
              <v:shapetype w14:anchorId="203C3BD9" id="_x0000_t202" coordsize="21600,21600" o:spt="202" path="m,l,21600r21600,l21600,xe">
                <v:stroke joinstyle="miter"/>
                <v:path gradientshapeok="t" o:connecttype="rect"/>
              </v:shapetype>
              <v:shape id="Cuadro de texto 90" o:spid="_x0000_s1026" type="#_x0000_t202" style="width:351.2pt;height:21.7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" strokeweight=".26467mm">
                <v:textbox style="mso-fit-shape-to-text:t">
                  <w:txbxContent>
                    <w:p w14:paraId="33E3B699" w14:textId="77777777" w:rsidR="00517B89" w:rsidRDefault="00517B89" w:rsidP="005C6176">
                      <w:pPr>
                        <w:jc w:val="center"/>
                      </w:pPr>
                      <w:r>
                        <w:rPr>
                          <w:b/>
                          <w:lang w:val="es-ES_tradnl"/>
                        </w:rPr>
                        <w:t>SOLICITUD DE DEFENSA DE TRABAJO DE FIN DE TÍTULO</w:t>
                      </w:r>
                    </w:p>
                  </w:txbxContent>
                </v:textbox>
                <w10:anchorlock/>
              </v:shape>
            </w:pict>
          </mc:Fallback>
        </mc:AlternateContent>
      </w:r>
    </w:p>
    <w:p w14:paraId="09706532" w14:textId="77777777" w:rsidR="005C6176" w:rsidRPr="005C6176" w:rsidRDefault="005C6176" w:rsidP="005C6176">
      <w:pPr>
        <w:suppressAutoHyphens/>
        <w:autoSpaceDN w:val="0"/>
        <w:spacing w:after="0" w:line="240" w:lineRule="auto"/>
        <w:jc w:val="both"/>
        <w:textAlignment w:val="baseline"/>
        <w:rPr>
          <w:rFonts w:ascii="Arial" w:eastAsia="Times New Roman" w:hAnsi="Arial" w:cs="Times New Roman"/>
          <w:sz w:val="24"/>
          <w:szCs w:val="20"/>
          <w:lang w:val="es-ES_tradnl" w:eastAsia="es-ES"/>
        </w:rPr>
      </w:pPr>
      <w:r w:rsidRPr="005C6176">
        <w:rPr>
          <w:rFonts w:ascii="Arial" w:eastAsia="Times New Roman" w:hAnsi="Arial" w:cs="Arial"/>
          <w:sz w:val="24"/>
          <w:szCs w:val="20"/>
          <w:lang w:eastAsia="es-ES"/>
        </w:rPr>
        <w:t>D/Dª</w:t>
      </w:r>
      <w:r w:rsidRPr="005C6176">
        <w:rPr>
          <w:rFonts w:ascii="Arial" w:eastAsia="Times New Roman" w:hAnsi="Arial" w:cs="Arial"/>
          <w:bCs/>
          <w:sz w:val="24"/>
          <w:szCs w:val="20"/>
          <w:lang w:eastAsia="es-ES"/>
        </w:rPr>
        <w:t xml:space="preserve"> </w:t>
      </w:r>
      <w:r w:rsidRPr="005C6176">
        <w:rPr>
          <w:rFonts w:ascii="Arial" w:eastAsia="Times New Roman" w:hAnsi="Arial" w:cs="Arial"/>
          <w:b/>
          <w:sz w:val="24"/>
          <w:szCs w:val="20"/>
          <w:lang w:eastAsia="es-ES"/>
        </w:rPr>
        <w:t>Sumit Kumar Jethani Jethani</w:t>
      </w:r>
      <w:r w:rsidRPr="005C6176">
        <w:rPr>
          <w:rFonts w:ascii="Arial" w:eastAsia="Times New Roman" w:hAnsi="Arial" w:cs="Arial"/>
          <w:bCs/>
          <w:sz w:val="24"/>
          <w:szCs w:val="20"/>
          <w:lang w:eastAsia="es-ES"/>
        </w:rPr>
        <w:t>,</w:t>
      </w:r>
      <w:r w:rsidRPr="005C6176">
        <w:rPr>
          <w:rFonts w:ascii="Arial" w:eastAsia="Times New Roman" w:hAnsi="Arial" w:cs="Arial"/>
          <w:b/>
          <w:bCs/>
          <w:sz w:val="24"/>
          <w:szCs w:val="20"/>
          <w:lang w:eastAsia="es-ES"/>
        </w:rPr>
        <w:t xml:space="preserve"> </w:t>
      </w:r>
      <w:r w:rsidRPr="005C6176">
        <w:rPr>
          <w:rFonts w:ascii="Arial" w:eastAsia="Times New Roman" w:hAnsi="Arial" w:cs="Arial"/>
          <w:bCs/>
          <w:sz w:val="24"/>
          <w:szCs w:val="20"/>
          <w:lang w:eastAsia="es-ES"/>
        </w:rPr>
        <w:t xml:space="preserve">autor/a del Trabajo de Fin de Título: </w:t>
      </w:r>
      <w:r w:rsidRPr="005C6176">
        <w:rPr>
          <w:rFonts w:ascii="Arial" w:eastAsia="Times New Roman" w:hAnsi="Arial" w:cs="Arial"/>
          <w:b/>
          <w:sz w:val="24"/>
          <w:szCs w:val="20"/>
          <w:lang w:eastAsia="es-ES"/>
        </w:rPr>
        <w:t>Identificación de empresas zombis PYMES mediante redes neuronales convolutivas</w:t>
      </w:r>
      <w:r w:rsidRPr="005C6176">
        <w:rPr>
          <w:rFonts w:ascii="Arial" w:eastAsia="Times New Roman" w:hAnsi="Arial" w:cs="Arial"/>
          <w:bCs/>
          <w:sz w:val="24"/>
          <w:szCs w:val="20"/>
          <w:lang w:eastAsia="es-ES"/>
        </w:rPr>
        <w:t xml:space="preserve">, correspondiente a la titulación </w:t>
      </w:r>
      <w:r w:rsidRPr="005C6176">
        <w:rPr>
          <w:rFonts w:ascii="Arial" w:eastAsia="Times New Roman" w:hAnsi="Arial" w:cs="Arial"/>
          <w:b/>
          <w:sz w:val="24"/>
          <w:szCs w:val="20"/>
          <w:lang w:eastAsia="es-ES"/>
        </w:rPr>
        <w:t>Doble Grado en Ingeniería Informática y Administración y Dirección de Empresas</w:t>
      </w:r>
      <w:r w:rsidRPr="005C6176">
        <w:rPr>
          <w:rFonts w:ascii="Arial" w:eastAsia="Times New Roman" w:hAnsi="Arial" w:cs="Arial"/>
          <w:bCs/>
          <w:sz w:val="24"/>
          <w:szCs w:val="20"/>
          <w:lang w:eastAsia="es-ES"/>
        </w:rPr>
        <w:t xml:space="preserve">, </w:t>
      </w:r>
      <w:r w:rsidRPr="005C6176">
        <w:rPr>
          <w:rFonts w:ascii="Arial" w:eastAsia="Times New Roman" w:hAnsi="Arial" w:cs="Times New Roman"/>
          <w:sz w:val="24"/>
          <w:szCs w:val="20"/>
          <w:lang w:val="es-ES_tradnl" w:eastAsia="es-ES"/>
        </w:rPr>
        <w:t xml:space="preserve">en colaboración con la empresa/proyecto </w:t>
      </w:r>
      <w:r w:rsidRPr="005C6176">
        <w:rPr>
          <w:rFonts w:ascii="Arial" w:eastAsia="Times New Roman" w:hAnsi="Arial" w:cs="Times New Roman"/>
          <w:sz w:val="18"/>
          <w:szCs w:val="20"/>
          <w:lang w:val="es-ES_tradnl" w:eastAsia="es-ES"/>
        </w:rPr>
        <w:t xml:space="preserve">(indicar en su caso) </w:t>
      </w:r>
      <w:r w:rsidRPr="005C6176">
        <w:rPr>
          <w:rFonts w:ascii="Arial" w:eastAsia="Times New Roman" w:hAnsi="Arial" w:cs="Times New Roman"/>
          <w:sz w:val="24"/>
          <w:szCs w:val="20"/>
          <w:lang w:val="es-ES_tradnl" w:eastAsia="es-ES"/>
        </w:rPr>
        <w:t>______________________</w:t>
      </w:r>
    </w:p>
    <w:p w14:paraId="37E6E676" w14:textId="77777777" w:rsidR="005C6176" w:rsidRPr="005C6176" w:rsidRDefault="005C6176" w:rsidP="005C6176">
      <w:pPr>
        <w:suppressAutoHyphens/>
        <w:autoSpaceDN w:val="0"/>
        <w:spacing w:after="0" w:line="240" w:lineRule="auto"/>
        <w:jc w:val="both"/>
        <w:textAlignment w:val="baseline"/>
        <w:rPr>
          <w:rFonts w:ascii="Arial" w:eastAsia="Times New Roman" w:hAnsi="Arial" w:cs="Times New Roman"/>
          <w:sz w:val="24"/>
          <w:szCs w:val="20"/>
          <w:lang w:val="es-ES_tradnl" w:eastAsia="es-ES"/>
        </w:rPr>
      </w:pPr>
    </w:p>
    <w:p w14:paraId="302418A8" w14:textId="77777777" w:rsidR="005C6176" w:rsidRPr="005C6176" w:rsidRDefault="005C6176" w:rsidP="005C6176">
      <w:pPr>
        <w:suppressAutoHyphens/>
        <w:autoSpaceDN w:val="0"/>
        <w:spacing w:after="0" w:line="240" w:lineRule="auto"/>
        <w:jc w:val="both"/>
        <w:textAlignment w:val="baseline"/>
        <w:rPr>
          <w:rFonts w:ascii="Arial" w:eastAsia="Times New Roman" w:hAnsi="Arial" w:cs="Times New Roman"/>
          <w:b/>
          <w:sz w:val="24"/>
          <w:szCs w:val="20"/>
          <w:lang w:val="es-ES_tradnl" w:eastAsia="es-ES"/>
        </w:rPr>
      </w:pPr>
      <w:r w:rsidRPr="005C6176">
        <w:rPr>
          <w:rFonts w:ascii="Arial" w:eastAsia="Times New Roman" w:hAnsi="Arial" w:cs="Times New Roman"/>
          <w:b/>
          <w:sz w:val="24"/>
          <w:szCs w:val="20"/>
          <w:lang w:val="es-ES_tradnl" w:eastAsia="es-ES"/>
        </w:rPr>
        <w:t>S O L I C I T A</w:t>
      </w:r>
    </w:p>
    <w:p w14:paraId="73D2AC0F" w14:textId="77777777" w:rsidR="005C6176" w:rsidRPr="005C6176" w:rsidRDefault="005C6176" w:rsidP="005C6176">
      <w:pPr>
        <w:suppressAutoHyphens/>
        <w:autoSpaceDN w:val="0"/>
        <w:spacing w:after="0" w:line="240" w:lineRule="auto"/>
        <w:jc w:val="both"/>
        <w:textAlignment w:val="baseline"/>
        <w:rPr>
          <w:rFonts w:ascii="Arial" w:eastAsia="Times New Roman" w:hAnsi="Arial" w:cs="Times New Roman"/>
          <w:sz w:val="24"/>
          <w:szCs w:val="20"/>
          <w:lang w:val="es-ES_tradnl" w:eastAsia="es-ES"/>
        </w:rPr>
      </w:pPr>
    </w:p>
    <w:p w14:paraId="741FC324" w14:textId="77777777" w:rsidR="005C6176" w:rsidRPr="005C6176" w:rsidRDefault="005C6176" w:rsidP="005C6176">
      <w:pPr>
        <w:suppressAutoHyphens/>
        <w:autoSpaceDN w:val="0"/>
        <w:spacing w:after="0" w:line="240" w:lineRule="auto"/>
        <w:jc w:val="both"/>
        <w:textAlignment w:val="baseline"/>
        <w:rPr>
          <w:rFonts w:ascii="Arial" w:eastAsia="Times New Roman" w:hAnsi="Arial" w:cs="Times New Roman"/>
          <w:sz w:val="24"/>
          <w:szCs w:val="20"/>
          <w:lang w:val="es-ES_tradnl" w:eastAsia="es-ES"/>
        </w:rPr>
      </w:pPr>
      <w:r w:rsidRPr="005C6176">
        <w:rPr>
          <w:rFonts w:ascii="Arial" w:eastAsia="Times New Roman" w:hAnsi="Arial" w:cs="Times New Roman"/>
          <w:sz w:val="24"/>
          <w:szCs w:val="20"/>
          <w:lang w:val="es-ES_tradnl" w:eastAsia="es-ES"/>
        </w:rPr>
        <w:t xml:space="preserve">que se inicie el procedimiento de defensa del mismo, para lo que se adjunta la documentación requerida, haciendo constar que </w:t>
      </w:r>
    </w:p>
    <w:p w14:paraId="018E3A7C" w14:textId="77777777" w:rsidR="005C6176" w:rsidRPr="005C6176" w:rsidRDefault="005C6176" w:rsidP="005C6176">
      <w:pPr>
        <w:suppressAutoHyphens/>
        <w:autoSpaceDN w:val="0"/>
        <w:spacing w:after="0" w:line="240" w:lineRule="auto"/>
        <w:jc w:val="both"/>
        <w:textAlignment w:val="baseline"/>
        <w:rPr>
          <w:rFonts w:ascii="Arial" w:eastAsia="Times New Roman" w:hAnsi="Arial" w:cs="Times New Roman"/>
          <w:sz w:val="24"/>
          <w:szCs w:val="20"/>
          <w:lang w:val="es-ES_tradnl" w:eastAsia="es-ES"/>
        </w:rPr>
      </w:pPr>
    </w:p>
    <w:p w14:paraId="48666B02" w14:textId="77777777" w:rsidR="005C6176" w:rsidRPr="005C6176" w:rsidRDefault="005C6176" w:rsidP="005C6176">
      <w:pPr>
        <w:suppressAutoHyphens/>
        <w:autoSpaceDN w:val="0"/>
        <w:spacing w:after="0" w:line="240" w:lineRule="auto"/>
        <w:ind w:firstLine="708"/>
        <w:jc w:val="both"/>
        <w:textAlignment w:val="baseline"/>
        <w:rPr>
          <w:rFonts w:ascii="Arial" w:eastAsia="Times New Roman" w:hAnsi="Arial" w:cs="Times New Roman"/>
          <w:sz w:val="24"/>
          <w:szCs w:val="20"/>
          <w:lang w:val="es-ES_tradnl" w:eastAsia="es-ES"/>
        </w:rPr>
      </w:pPr>
      <w:r w:rsidRPr="005C6176">
        <w:rPr>
          <w:rFonts w:ascii="Arial" w:eastAsia="Times New Roman" w:hAnsi="Arial" w:cs="Times New Roman"/>
          <w:sz w:val="24"/>
          <w:szCs w:val="20"/>
          <w:lang w:val="es-ES_tradnl" w:eastAsia="es-ES"/>
        </w:rPr>
        <w:t>[</w:t>
      </w:r>
      <w:r w:rsidRPr="005C6176">
        <w:rPr>
          <w:rFonts w:ascii="Arial" w:eastAsia="Times New Roman" w:hAnsi="Arial" w:cs="Times New Roman"/>
          <w:b/>
          <w:bCs/>
          <w:sz w:val="24"/>
          <w:szCs w:val="20"/>
          <w:lang w:val="es-ES_tradnl" w:eastAsia="es-ES"/>
        </w:rPr>
        <w:t>x</w:t>
      </w:r>
      <w:r w:rsidRPr="005C6176">
        <w:rPr>
          <w:rFonts w:ascii="Arial" w:eastAsia="Times New Roman" w:hAnsi="Arial" w:cs="Times New Roman"/>
          <w:sz w:val="24"/>
          <w:szCs w:val="20"/>
          <w:lang w:val="es-ES_tradnl" w:eastAsia="es-ES"/>
        </w:rPr>
        <w:t>] se autoriza / [ ] no se autoriza, la grabación en audio de la exposición y turno de preguntas.</w:t>
      </w:r>
    </w:p>
    <w:p w14:paraId="1C23FBE7" w14:textId="77777777" w:rsidR="005C6176" w:rsidRPr="005C6176" w:rsidRDefault="005C6176" w:rsidP="005C6176">
      <w:pPr>
        <w:suppressAutoHyphens/>
        <w:autoSpaceDN w:val="0"/>
        <w:spacing w:after="0" w:line="240" w:lineRule="auto"/>
        <w:jc w:val="both"/>
        <w:textAlignment w:val="baseline"/>
        <w:rPr>
          <w:rFonts w:ascii="Arial" w:eastAsia="Times New Roman" w:hAnsi="Arial" w:cs="Times New Roman"/>
          <w:sz w:val="24"/>
          <w:szCs w:val="20"/>
          <w:lang w:val="es-ES_tradnl" w:eastAsia="es-ES"/>
        </w:rPr>
      </w:pPr>
    </w:p>
    <w:p w14:paraId="2B83997F" w14:textId="77777777" w:rsidR="005C6176" w:rsidRPr="005C6176" w:rsidRDefault="005C6176" w:rsidP="005C6176">
      <w:pPr>
        <w:suppressAutoHyphens/>
        <w:autoSpaceDN w:val="0"/>
        <w:spacing w:after="0" w:line="240" w:lineRule="auto"/>
        <w:jc w:val="both"/>
        <w:textAlignment w:val="baseline"/>
        <w:rPr>
          <w:rFonts w:ascii="Arial" w:eastAsia="Times New Roman" w:hAnsi="Arial" w:cs="Times New Roman"/>
          <w:sz w:val="24"/>
          <w:szCs w:val="20"/>
          <w:lang w:val="es-ES_tradnl" w:eastAsia="es-ES"/>
        </w:rPr>
      </w:pPr>
      <w:r w:rsidRPr="005C6176">
        <w:rPr>
          <w:rFonts w:ascii="Arial" w:eastAsia="Times New Roman" w:hAnsi="Arial" w:cs="Times New Roman"/>
          <w:sz w:val="24"/>
          <w:szCs w:val="20"/>
          <w:lang w:val="es-ES_tradnl" w:eastAsia="es-ES"/>
        </w:rPr>
        <w:t>Asimismo, con respecto al registro de la propiedad intelectual/industrial del TFT, declara que:</w:t>
      </w:r>
    </w:p>
    <w:p w14:paraId="72A46909" w14:textId="77777777" w:rsidR="005C6176" w:rsidRPr="005C6176" w:rsidRDefault="005C6176" w:rsidP="005C6176">
      <w:pPr>
        <w:suppressAutoHyphens/>
        <w:autoSpaceDN w:val="0"/>
        <w:spacing w:after="0" w:line="240" w:lineRule="auto"/>
        <w:jc w:val="both"/>
        <w:textAlignment w:val="baseline"/>
        <w:rPr>
          <w:rFonts w:ascii="Arial" w:eastAsia="Times New Roman" w:hAnsi="Arial" w:cs="Times New Roman"/>
          <w:sz w:val="24"/>
          <w:szCs w:val="20"/>
          <w:lang w:val="es-ES_tradnl" w:eastAsia="es-ES"/>
        </w:rPr>
      </w:pPr>
    </w:p>
    <w:p w14:paraId="285E7E8C" w14:textId="77777777" w:rsidR="005C6176" w:rsidRPr="005C6176" w:rsidRDefault="005C6176" w:rsidP="005C6176">
      <w:pPr>
        <w:suppressAutoHyphens/>
        <w:autoSpaceDN w:val="0"/>
        <w:spacing w:after="0" w:line="240" w:lineRule="auto"/>
        <w:ind w:firstLine="708"/>
        <w:jc w:val="both"/>
        <w:textAlignment w:val="baseline"/>
        <w:rPr>
          <w:rFonts w:ascii="Arial" w:eastAsia="Times New Roman" w:hAnsi="Arial" w:cs="Times New Roman"/>
          <w:sz w:val="24"/>
          <w:szCs w:val="20"/>
          <w:lang w:val="es-ES_tradnl" w:eastAsia="es-ES"/>
        </w:rPr>
      </w:pPr>
      <w:r w:rsidRPr="005C6176">
        <w:rPr>
          <w:rFonts w:ascii="Arial" w:eastAsia="Times New Roman" w:hAnsi="Arial" w:cs="Times New Roman"/>
          <w:sz w:val="24"/>
          <w:szCs w:val="20"/>
          <w:lang w:val="es-ES_tradnl" w:eastAsia="es-ES"/>
        </w:rPr>
        <w:t>[</w:t>
      </w:r>
      <w:r w:rsidRPr="005C6176">
        <w:rPr>
          <w:rFonts w:ascii="Arial" w:eastAsia="Times New Roman" w:hAnsi="Arial" w:cs="Times New Roman"/>
          <w:b/>
          <w:bCs/>
          <w:sz w:val="24"/>
          <w:szCs w:val="20"/>
          <w:lang w:val="es-ES_tradnl" w:eastAsia="es-ES"/>
        </w:rPr>
        <w:t xml:space="preserve">  </w:t>
      </w:r>
      <w:r w:rsidRPr="005C6176">
        <w:rPr>
          <w:rFonts w:ascii="Arial" w:eastAsia="Times New Roman" w:hAnsi="Arial" w:cs="Times New Roman"/>
          <w:sz w:val="24"/>
          <w:szCs w:val="20"/>
          <w:lang w:val="es-ES_tradnl" w:eastAsia="es-ES"/>
        </w:rPr>
        <w:t>] Se ha iniciado o hay intención de iniciarlo (defensa no pública).</w:t>
      </w:r>
    </w:p>
    <w:p w14:paraId="4C299980" w14:textId="77777777" w:rsidR="005C6176" w:rsidRPr="005C6176" w:rsidRDefault="005C6176" w:rsidP="005C6176">
      <w:pPr>
        <w:suppressAutoHyphens/>
        <w:autoSpaceDN w:val="0"/>
        <w:spacing w:after="0" w:line="240" w:lineRule="auto"/>
        <w:ind w:firstLine="708"/>
        <w:jc w:val="both"/>
        <w:textAlignment w:val="baseline"/>
        <w:rPr>
          <w:rFonts w:ascii="Arial" w:eastAsia="Times New Roman" w:hAnsi="Arial" w:cs="Times New Roman"/>
          <w:sz w:val="24"/>
          <w:szCs w:val="20"/>
          <w:lang w:val="es-ES_tradnl" w:eastAsia="es-ES"/>
        </w:rPr>
      </w:pPr>
      <w:r w:rsidRPr="005C6176">
        <w:rPr>
          <w:rFonts w:ascii="Arial" w:eastAsia="Times New Roman" w:hAnsi="Arial" w:cs="Times New Roman"/>
          <w:sz w:val="24"/>
          <w:szCs w:val="20"/>
          <w:lang w:val="es-ES_tradnl" w:eastAsia="es-ES"/>
        </w:rPr>
        <w:t>[</w:t>
      </w:r>
      <w:r w:rsidRPr="005C6176">
        <w:rPr>
          <w:rFonts w:ascii="Arial" w:eastAsia="Times New Roman" w:hAnsi="Arial" w:cs="Times New Roman"/>
          <w:b/>
          <w:bCs/>
          <w:sz w:val="24"/>
          <w:szCs w:val="20"/>
          <w:lang w:val="es-ES_tradnl" w:eastAsia="es-ES"/>
        </w:rPr>
        <w:t>x</w:t>
      </w:r>
      <w:r w:rsidRPr="005C6176">
        <w:rPr>
          <w:rFonts w:ascii="Arial" w:eastAsia="Times New Roman" w:hAnsi="Arial" w:cs="Times New Roman"/>
          <w:sz w:val="24"/>
          <w:szCs w:val="20"/>
          <w:lang w:val="es-ES_tradnl" w:eastAsia="es-ES"/>
        </w:rPr>
        <w:t>] No está previsto.</w:t>
      </w:r>
    </w:p>
    <w:p w14:paraId="72F298C4" w14:textId="77777777" w:rsidR="005C6176" w:rsidRPr="005C6176" w:rsidRDefault="005C6176" w:rsidP="005C6176">
      <w:pPr>
        <w:suppressAutoHyphens/>
        <w:autoSpaceDN w:val="0"/>
        <w:spacing w:after="0" w:line="240" w:lineRule="auto"/>
        <w:jc w:val="both"/>
        <w:textAlignment w:val="baseline"/>
        <w:rPr>
          <w:rFonts w:ascii="Arial" w:eastAsia="Times New Roman" w:hAnsi="Arial" w:cs="Times New Roman"/>
          <w:sz w:val="24"/>
          <w:szCs w:val="20"/>
          <w:lang w:val="es-ES_tradnl" w:eastAsia="es-ES"/>
        </w:rPr>
      </w:pPr>
    </w:p>
    <w:p w14:paraId="5FDB8C2A" w14:textId="77777777" w:rsidR="005C6176" w:rsidRPr="005C6176" w:rsidRDefault="005C6176" w:rsidP="005C6176">
      <w:pPr>
        <w:suppressAutoHyphens/>
        <w:autoSpaceDN w:val="0"/>
        <w:spacing w:after="0" w:line="240" w:lineRule="auto"/>
        <w:jc w:val="both"/>
        <w:textAlignment w:val="baseline"/>
        <w:rPr>
          <w:rFonts w:ascii="Arial" w:eastAsia="Times New Roman" w:hAnsi="Arial" w:cs="Times New Roman"/>
          <w:sz w:val="24"/>
          <w:szCs w:val="20"/>
          <w:lang w:val="es-ES_tradnl" w:eastAsia="es-ES"/>
        </w:rPr>
      </w:pPr>
      <w:r w:rsidRPr="005C6176">
        <w:rPr>
          <w:rFonts w:ascii="Arial" w:eastAsia="Times New Roman" w:hAnsi="Arial" w:cs="Times New Roman"/>
          <w:sz w:val="24"/>
          <w:szCs w:val="20"/>
          <w:lang w:val="es-ES_tradnl" w:eastAsia="es-ES"/>
        </w:rPr>
        <w:t>Y para que así conste firma la presente. (fecha en firma electrónica)</w:t>
      </w:r>
    </w:p>
    <w:p w14:paraId="049D15EE" w14:textId="77777777" w:rsidR="005C6176" w:rsidRPr="005C6176" w:rsidRDefault="005C6176" w:rsidP="005C6176">
      <w:pPr>
        <w:suppressAutoHyphens/>
        <w:autoSpaceDN w:val="0"/>
        <w:spacing w:after="0" w:line="240" w:lineRule="auto"/>
        <w:jc w:val="both"/>
        <w:textAlignment w:val="baseline"/>
        <w:rPr>
          <w:rFonts w:ascii="Arial" w:eastAsia="Times New Roman" w:hAnsi="Arial" w:cs="Arial"/>
          <w:sz w:val="24"/>
          <w:szCs w:val="20"/>
          <w:lang w:eastAsia="es-ES"/>
        </w:rPr>
      </w:pPr>
    </w:p>
    <w:tbl>
      <w:tblPr>
        <w:tblW w:w="4605" w:type="dxa"/>
        <w:jc w:val="center"/>
        <w:tblCellMar>
          <w:left w:w="10" w:type="dxa"/>
          <w:right w:w="10" w:type="dxa"/>
        </w:tblCellMar>
        <w:tblLook w:val="04A0" w:firstRow="1" w:lastRow="0" w:firstColumn="1" w:lastColumn="0" w:noHBand="0" w:noVBand="1"/>
      </w:tblPr>
      <w:tblGrid>
        <w:gridCol w:w="4605"/>
      </w:tblGrid>
      <w:tr w:rsidR="005C6176" w:rsidRPr="005C6176" w14:paraId="331EF269" w14:textId="77777777" w:rsidTr="00517B89">
        <w:trPr>
          <w:jc w:val="center"/>
        </w:trPr>
        <w:tc>
          <w:tcPr>
            <w:tcW w:w="4605" w:type="dxa"/>
            <w:shd w:val="clear" w:color="auto" w:fill="auto"/>
            <w:tcMar>
              <w:top w:w="0" w:type="dxa"/>
              <w:left w:w="108" w:type="dxa"/>
              <w:bottom w:w="0" w:type="dxa"/>
              <w:right w:w="108" w:type="dxa"/>
            </w:tcMar>
          </w:tcPr>
          <w:p w14:paraId="3E93E175" w14:textId="309EB5EC" w:rsidR="005C6176" w:rsidRPr="005C6176" w:rsidRDefault="005C6176" w:rsidP="005C6176">
            <w:pPr>
              <w:suppressAutoHyphens/>
              <w:autoSpaceDN w:val="0"/>
              <w:spacing w:after="0" w:line="240" w:lineRule="auto"/>
              <w:jc w:val="center"/>
              <w:textAlignment w:val="baseline"/>
              <w:rPr>
                <w:rFonts w:ascii="Arial" w:eastAsia="Times New Roman" w:hAnsi="Arial" w:cs="Arial"/>
                <w:sz w:val="24"/>
                <w:szCs w:val="20"/>
                <w:lang w:eastAsia="es-ES"/>
              </w:rPr>
            </w:pPr>
            <w:r w:rsidRPr="005C6176">
              <w:rPr>
                <w:rFonts w:ascii="Arial" w:eastAsia="Times New Roman" w:hAnsi="Arial" w:cs="Arial"/>
                <w:sz w:val="24"/>
                <w:szCs w:val="20"/>
                <w:lang w:eastAsia="es-ES"/>
              </w:rPr>
              <w:t>El/la estudiante</w:t>
            </w:r>
          </w:p>
          <w:p w14:paraId="4A3D23D7" w14:textId="77777777" w:rsidR="005C6176" w:rsidRPr="005C6176" w:rsidRDefault="005C6176" w:rsidP="005C6176">
            <w:pPr>
              <w:suppressAutoHyphens/>
              <w:autoSpaceDN w:val="0"/>
              <w:spacing w:after="0" w:line="240" w:lineRule="auto"/>
              <w:textAlignment w:val="baseline"/>
              <w:rPr>
                <w:rFonts w:ascii="Arial" w:eastAsia="Times New Roman" w:hAnsi="Arial" w:cs="Arial"/>
                <w:sz w:val="24"/>
                <w:szCs w:val="20"/>
                <w:lang w:eastAsia="es-ES"/>
              </w:rPr>
            </w:pPr>
          </w:p>
          <w:p w14:paraId="2694BCE2" w14:textId="77777777" w:rsidR="005C6176" w:rsidRPr="005C6176" w:rsidRDefault="005C6176" w:rsidP="005C6176">
            <w:pPr>
              <w:suppressAutoHyphens/>
              <w:autoSpaceDN w:val="0"/>
              <w:spacing w:after="0" w:line="240" w:lineRule="auto"/>
              <w:jc w:val="center"/>
              <w:textAlignment w:val="baseline"/>
              <w:rPr>
                <w:rFonts w:ascii="Arial" w:eastAsia="Times New Roman" w:hAnsi="Arial" w:cs="Arial"/>
                <w:sz w:val="24"/>
                <w:szCs w:val="20"/>
                <w:lang w:eastAsia="es-ES"/>
              </w:rPr>
            </w:pPr>
            <w:r w:rsidRPr="005C6176">
              <w:rPr>
                <w:rFonts w:ascii="Arial" w:eastAsia="Times New Roman" w:hAnsi="Arial" w:cs="Arial"/>
                <w:sz w:val="24"/>
                <w:szCs w:val="20"/>
                <w:lang w:eastAsia="es-ES"/>
              </w:rPr>
              <w:t>Fdo.: ____________________________</w:t>
            </w:r>
          </w:p>
        </w:tc>
      </w:tr>
    </w:tbl>
    <w:p w14:paraId="4546647C" w14:textId="77777777" w:rsidR="005C6176" w:rsidRPr="005C6176" w:rsidRDefault="005C6176" w:rsidP="005C6176">
      <w:pPr>
        <w:suppressAutoHyphens/>
        <w:autoSpaceDN w:val="0"/>
        <w:spacing w:after="0" w:line="240" w:lineRule="auto"/>
        <w:jc w:val="both"/>
        <w:textAlignment w:val="baseline"/>
        <w:rPr>
          <w:rFonts w:ascii="Arial" w:eastAsia="Times New Roman" w:hAnsi="Arial" w:cs="Arial"/>
          <w:sz w:val="24"/>
          <w:szCs w:val="20"/>
          <w:lang w:eastAsia="es-ES"/>
        </w:rPr>
      </w:pPr>
    </w:p>
    <w:p w14:paraId="3889C7AF" w14:textId="1C4696B8" w:rsidR="005C6176" w:rsidRPr="005C6176" w:rsidRDefault="005C6176" w:rsidP="005C6176">
      <w:pPr>
        <w:suppressAutoHyphens/>
        <w:autoSpaceDN w:val="0"/>
        <w:spacing w:after="0" w:line="240" w:lineRule="auto"/>
        <w:jc w:val="both"/>
        <w:textAlignment w:val="baseline"/>
        <w:rPr>
          <w:rFonts w:ascii="Arial" w:eastAsia="Times New Roman" w:hAnsi="Arial" w:cs="Times New Roman"/>
          <w:sz w:val="24"/>
          <w:szCs w:val="20"/>
          <w:lang w:eastAsia="es-ES"/>
        </w:rPr>
      </w:pPr>
      <w:r w:rsidRPr="005C6176">
        <w:rPr>
          <w:rFonts w:ascii="Arial" w:eastAsia="Times New Roman" w:hAnsi="Arial" w:cs="Times New Roman"/>
          <w:noProof/>
          <w:sz w:val="24"/>
          <w:szCs w:val="20"/>
          <w:lang w:eastAsia="es-ES"/>
        </w:rPr>
        <mc:AlternateContent>
          <mc:Choice Requires="wps">
            <w:drawing>
              <wp:inline distT="0" distB="0" distL="0" distR="0" wp14:anchorId="41D0BE63" wp14:editId="665A4890">
                <wp:extent cx="5759450" cy="2800781"/>
                <wp:effectExtent l="0" t="0" r="12700" b="19050"/>
                <wp:docPr id="89" name="Cuadro de texto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2800781"/>
                        </a:xfrm>
                        <a:prstGeom prst="rect">
                          <a:avLst/>
                        </a:prstGeom>
                        <a:solidFill>
                          <a:srgbClr val="FFFFFF"/>
                        </a:solidFill>
                        <a:ln w="9528">
                          <a:solidFill>
                            <a:srgbClr val="000000"/>
                          </a:solidFill>
                          <a:miter lim="800000"/>
                          <a:headEnd/>
                          <a:tailEnd/>
                        </a:ln>
                      </wps:spPr>
                      <wps:txbx>
                        <w:txbxContent>
                          <w:p w14:paraId="41E0DB36" w14:textId="77777777" w:rsidR="00517B89" w:rsidRDefault="00517B89" w:rsidP="005C6176">
                            <w:pPr>
                              <w:jc w:val="both"/>
                              <w:rPr>
                                <w:lang w:val="es-ES_tradnl"/>
                              </w:rPr>
                            </w:pPr>
                            <w:r>
                              <w:rPr>
                                <w:lang w:val="es-ES_tradnl"/>
                              </w:rPr>
                              <w:t xml:space="preserve">A rellenar y firmar </w:t>
                            </w:r>
                            <w:r>
                              <w:rPr>
                                <w:b/>
                                <w:lang w:val="es-ES_tradnl"/>
                              </w:rPr>
                              <w:t>obligatoriamente</w:t>
                            </w:r>
                            <w:r>
                              <w:rPr>
                                <w:lang w:val="es-ES_tradnl"/>
                              </w:rPr>
                              <w:t xml:space="preserve"> por el/la/los/las tutor/a/es/as. </w:t>
                            </w:r>
                          </w:p>
                          <w:p w14:paraId="2F644709" w14:textId="53B5F101" w:rsidR="00517B89" w:rsidRDefault="00517B89" w:rsidP="005C6176">
                            <w:pPr>
                              <w:jc w:val="both"/>
                              <w:rPr>
                                <w:lang w:val="es-ES_tradnl"/>
                              </w:rPr>
                            </w:pPr>
                            <w:r>
                              <w:rPr>
                                <w:lang w:val="es-ES_tradnl"/>
                              </w:rPr>
                              <w:t>En relación a la presente solicitud, se informa: (firmar donde corresponda)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25"/>
                              <w:gridCol w:w="4438"/>
                            </w:tblGrid>
                            <w:tr w:rsidR="00517B89" w:rsidRPr="00DD7495" w14:paraId="1D4105A8" w14:textId="77777777" w:rsidTr="00517B89">
                              <w:tc>
                                <w:tcPr>
                                  <w:tcW w:w="4284" w:type="dxa"/>
                                  <w:shd w:val="clear" w:color="auto" w:fill="auto"/>
                                </w:tcPr>
                                <w:p w14:paraId="3506018E" w14:textId="77777777" w:rsidR="00517B89" w:rsidRPr="00DD7495" w:rsidRDefault="00517B89" w:rsidP="00517B89">
                                  <w:pPr>
                                    <w:jc w:val="both"/>
                                    <w:rPr>
                                      <w:lang w:val="es-ES_tradnl"/>
                                    </w:rPr>
                                  </w:pPr>
                                  <w:r w:rsidRPr="00DD7495">
                                    <w:rPr>
                                      <w:lang w:val="es-ES_tradnl"/>
                                    </w:rPr>
                                    <w:t xml:space="preserve">Positivamente </w:t>
                                  </w:r>
                                  <w:r w:rsidRPr="00DD7495">
                                    <w:rPr>
                                      <w:sz w:val="20"/>
                                      <w:lang w:val="es-ES_tradnl"/>
                                    </w:rPr>
                                    <w:t>(</w:t>
                                  </w:r>
                                  <w:r>
                                    <w:rPr>
                                      <w:sz w:val="20"/>
                                      <w:lang w:val="es-ES_tradnl"/>
                                    </w:rPr>
                                    <w:t>en caso de detección de copia, esta firma quedará invalidada</w:t>
                                  </w:r>
                                  <w:r w:rsidRPr="00DD7495">
                                    <w:rPr>
                                      <w:sz w:val="20"/>
                                      <w:lang w:val="es-ES_tradnl"/>
                                    </w:rPr>
                                    <w:t>)</w:t>
                                  </w:r>
                                </w:p>
                                <w:p w14:paraId="427683E5" w14:textId="77777777" w:rsidR="00517B89" w:rsidRPr="00DD7495" w:rsidRDefault="00517B89" w:rsidP="00517B89">
                                  <w:pPr>
                                    <w:jc w:val="both"/>
                                    <w:rPr>
                                      <w:lang w:val="es-ES_tradnl"/>
                                    </w:rPr>
                                  </w:pPr>
                                </w:p>
                                <w:p w14:paraId="57AEC3D4" w14:textId="77777777" w:rsidR="00517B89" w:rsidRPr="00DD7495" w:rsidRDefault="00517B89" w:rsidP="00517B89">
                                  <w:pPr>
                                    <w:jc w:val="both"/>
                                    <w:rPr>
                                      <w:lang w:val="es-ES_tradnl"/>
                                    </w:rPr>
                                  </w:pPr>
                                </w:p>
                                <w:p w14:paraId="669B7B79" w14:textId="77777777" w:rsidR="00517B89" w:rsidRPr="00DD7495" w:rsidRDefault="00517B89" w:rsidP="00517B89">
                                  <w:pPr>
                                    <w:jc w:val="both"/>
                                    <w:rPr>
                                      <w:lang w:val="es-ES_tradnl"/>
                                    </w:rPr>
                                  </w:pPr>
                                </w:p>
                                <w:p w14:paraId="75DCBA87" w14:textId="77777777" w:rsidR="00517B89" w:rsidRPr="00DD7495" w:rsidRDefault="00517B89" w:rsidP="00517B89">
                                  <w:pPr>
                                    <w:jc w:val="both"/>
                                    <w:rPr>
                                      <w:lang w:val="es-ES_tradnl"/>
                                    </w:rPr>
                                  </w:pPr>
                                </w:p>
                                <w:p w14:paraId="2FECCAA0" w14:textId="77777777" w:rsidR="00517B89" w:rsidRPr="00DD7495" w:rsidRDefault="00517B89" w:rsidP="00517B89">
                                  <w:pPr>
                                    <w:jc w:val="both"/>
                                    <w:rPr>
                                      <w:lang w:val="es-ES_tradnl"/>
                                    </w:rPr>
                                  </w:pPr>
                                </w:p>
                                <w:p w14:paraId="2A262016" w14:textId="77777777" w:rsidR="00517B89" w:rsidRPr="00DD7495" w:rsidRDefault="00517B89" w:rsidP="00517B89">
                                  <w:pPr>
                                    <w:jc w:val="both"/>
                                    <w:rPr>
                                      <w:lang w:val="es-ES_tradnl"/>
                                    </w:rPr>
                                  </w:pPr>
                                </w:p>
                                <w:p w14:paraId="13A9BC2B" w14:textId="77777777" w:rsidR="00517B89" w:rsidRPr="00DD7495" w:rsidRDefault="00517B89" w:rsidP="00517B89">
                                  <w:pPr>
                                    <w:jc w:val="both"/>
                                    <w:rPr>
                                      <w:lang w:val="es-ES_tradnl"/>
                                    </w:rPr>
                                  </w:pPr>
                                </w:p>
                                <w:p w14:paraId="71A47EBB" w14:textId="77777777" w:rsidR="00517B89" w:rsidRPr="00DD7495" w:rsidRDefault="00517B89" w:rsidP="00517B89">
                                  <w:pPr>
                                    <w:jc w:val="both"/>
                                    <w:rPr>
                                      <w:lang w:val="es-ES_tradnl"/>
                                    </w:rPr>
                                  </w:pPr>
                                </w:p>
                                <w:p w14:paraId="4E9EC637" w14:textId="77777777" w:rsidR="00517B89" w:rsidRPr="00DD7495" w:rsidRDefault="00517B89" w:rsidP="00517B89">
                                  <w:pPr>
                                    <w:jc w:val="both"/>
                                    <w:rPr>
                                      <w:lang w:val="es-ES_tradnl"/>
                                    </w:rPr>
                                  </w:pPr>
                                </w:p>
                                <w:p w14:paraId="3C27169B" w14:textId="77777777" w:rsidR="00517B89" w:rsidRDefault="00517B89" w:rsidP="00517B89">
                                  <w:pPr>
                                    <w:jc w:val="center"/>
                                  </w:pPr>
                                  <w:r w:rsidRPr="00DD7495">
                                    <w:rPr>
                                      <w:rFonts w:cs="Arial"/>
                                    </w:rPr>
                                    <w:t>Fdo.: ____________________</w:t>
                                  </w:r>
                                </w:p>
                                <w:p w14:paraId="429AFDFE" w14:textId="77777777" w:rsidR="00517B89" w:rsidRPr="00DD7495" w:rsidRDefault="00517B89" w:rsidP="00517B89">
                                  <w:pPr>
                                    <w:jc w:val="both"/>
                                    <w:rPr>
                                      <w:lang w:val="es-ES_tradnl"/>
                                    </w:rPr>
                                  </w:pPr>
                                </w:p>
                              </w:tc>
                              <w:tc>
                                <w:tcPr>
                                  <w:tcW w:w="4505" w:type="dxa"/>
                                  <w:shd w:val="clear" w:color="auto" w:fill="auto"/>
                                </w:tcPr>
                                <w:p w14:paraId="4F0ED044" w14:textId="77777777" w:rsidR="00517B89" w:rsidRPr="00DD7495" w:rsidRDefault="00517B89" w:rsidP="00517B89">
                                  <w:pPr>
                                    <w:jc w:val="both"/>
                                    <w:rPr>
                                      <w:sz w:val="20"/>
                                      <w:lang w:val="es-ES_tradnl"/>
                                    </w:rPr>
                                  </w:pPr>
                                  <w:r w:rsidRPr="00DD7495">
                                    <w:rPr>
                                      <w:lang w:val="es-ES_tradnl"/>
                                    </w:rPr>
                                    <w:t xml:space="preserve">Negativamente </w:t>
                                  </w:r>
                                  <w:r w:rsidRPr="00DD7495">
                                    <w:rPr>
                                      <w:sz w:val="20"/>
                                      <w:lang w:val="es-ES_tradnl"/>
                                    </w:rPr>
                                    <w:t>(la justificación en caso de informe negativo deberá incluirse en el TFT05)</w:t>
                                  </w:r>
                                </w:p>
                                <w:p w14:paraId="06589620" w14:textId="77777777" w:rsidR="00517B89" w:rsidRPr="00DD7495" w:rsidRDefault="00517B89" w:rsidP="00517B89">
                                  <w:pPr>
                                    <w:jc w:val="both"/>
                                    <w:rPr>
                                      <w:lang w:val="es-ES_tradnl"/>
                                    </w:rPr>
                                  </w:pPr>
                                </w:p>
                                <w:p w14:paraId="0F83FFCD" w14:textId="77777777" w:rsidR="00517B89" w:rsidRPr="00DD7495" w:rsidRDefault="00517B89" w:rsidP="00517B89">
                                  <w:pPr>
                                    <w:jc w:val="both"/>
                                    <w:rPr>
                                      <w:lang w:val="es-ES_tradnl"/>
                                    </w:rPr>
                                  </w:pPr>
                                </w:p>
                                <w:p w14:paraId="55F91B76" w14:textId="77777777" w:rsidR="00517B89" w:rsidRPr="00DD7495" w:rsidRDefault="00517B89" w:rsidP="00517B89">
                                  <w:pPr>
                                    <w:jc w:val="both"/>
                                    <w:rPr>
                                      <w:lang w:val="es-ES_tradnl"/>
                                    </w:rPr>
                                  </w:pPr>
                                </w:p>
                                <w:p w14:paraId="509F5C5A" w14:textId="77777777" w:rsidR="00517B89" w:rsidRPr="00DD7495" w:rsidRDefault="00517B89" w:rsidP="00517B89">
                                  <w:pPr>
                                    <w:jc w:val="both"/>
                                    <w:rPr>
                                      <w:lang w:val="es-ES_tradnl"/>
                                    </w:rPr>
                                  </w:pPr>
                                </w:p>
                                <w:p w14:paraId="0CA6C469" w14:textId="77777777" w:rsidR="00517B89" w:rsidRPr="00DD7495" w:rsidRDefault="00517B89" w:rsidP="00517B89">
                                  <w:pPr>
                                    <w:jc w:val="both"/>
                                    <w:rPr>
                                      <w:lang w:val="es-ES_tradnl"/>
                                    </w:rPr>
                                  </w:pPr>
                                </w:p>
                                <w:p w14:paraId="74C9B035" w14:textId="77777777" w:rsidR="00517B89" w:rsidRPr="00DD7495" w:rsidRDefault="00517B89" w:rsidP="00517B89">
                                  <w:pPr>
                                    <w:jc w:val="both"/>
                                    <w:rPr>
                                      <w:lang w:val="es-ES_tradnl"/>
                                    </w:rPr>
                                  </w:pPr>
                                </w:p>
                                <w:p w14:paraId="7879C6B4" w14:textId="77777777" w:rsidR="00517B89" w:rsidRPr="00DD7495" w:rsidRDefault="00517B89" w:rsidP="00517B89">
                                  <w:pPr>
                                    <w:jc w:val="both"/>
                                    <w:rPr>
                                      <w:lang w:val="es-ES_tradnl"/>
                                    </w:rPr>
                                  </w:pPr>
                                </w:p>
                                <w:p w14:paraId="72C8E57E" w14:textId="77777777" w:rsidR="00517B89" w:rsidRPr="00DD7495" w:rsidRDefault="00517B89" w:rsidP="00517B89">
                                  <w:pPr>
                                    <w:jc w:val="both"/>
                                    <w:rPr>
                                      <w:lang w:val="es-ES_tradnl"/>
                                    </w:rPr>
                                  </w:pPr>
                                </w:p>
                                <w:p w14:paraId="20190797" w14:textId="77777777" w:rsidR="00517B89" w:rsidRDefault="00517B89" w:rsidP="00517B89">
                                  <w:pPr>
                                    <w:jc w:val="center"/>
                                  </w:pPr>
                                  <w:r w:rsidRPr="00DD7495">
                                    <w:rPr>
                                      <w:rFonts w:cs="Arial"/>
                                    </w:rPr>
                                    <w:t>Fdo.: ____________________</w:t>
                                  </w:r>
                                </w:p>
                                <w:p w14:paraId="7B44E639" w14:textId="77777777" w:rsidR="00517B89" w:rsidRPr="00DD7495" w:rsidRDefault="00517B89" w:rsidP="00517B89">
                                  <w:pPr>
                                    <w:jc w:val="both"/>
                                    <w:rPr>
                                      <w:lang w:val="es-ES_tradnl"/>
                                    </w:rPr>
                                  </w:pPr>
                                </w:p>
                              </w:tc>
                            </w:tr>
                          </w:tbl>
                          <w:p w14:paraId="6282B5B4" w14:textId="77777777" w:rsidR="00517B89" w:rsidRPr="00A13F5A" w:rsidRDefault="00517B89" w:rsidP="005C6176">
                            <w:pPr>
                              <w:ind w:left="1416" w:firstLine="708"/>
                              <w:jc w:val="both"/>
                              <w:rPr>
                                <w:sz w:val="20"/>
                                <w:lang w:val="es-ES_tradnl"/>
                              </w:rPr>
                            </w:pPr>
                            <w:r>
                              <w:rPr>
                                <w:lang w:val="es-ES_tradnl"/>
                              </w:rPr>
                              <w:tab/>
                            </w:r>
                            <w:r>
                              <w:rPr>
                                <w:lang w:val="es-ES_tradnl"/>
                              </w:rPr>
                              <w:tab/>
                            </w:r>
                          </w:p>
                          <w:p w14:paraId="4B8192A8" w14:textId="77777777" w:rsidR="00517B89" w:rsidRDefault="00517B89" w:rsidP="005C6176">
                            <w:pPr>
                              <w:rPr>
                                <w:lang w:val="es-ES_tradnl"/>
                              </w:rPr>
                            </w:pPr>
                          </w:p>
                          <w:p w14:paraId="44E40FD2" w14:textId="77777777" w:rsidR="00517B89" w:rsidRPr="00A13F5A" w:rsidRDefault="00517B89" w:rsidP="005C6176">
                            <w:pPr>
                              <w:rPr>
                                <w:lang w:val="es-ES_tradnl"/>
                              </w:rPr>
                            </w:pPr>
                          </w:p>
                        </w:txbxContent>
                      </wps:txbx>
                      <wps:bodyPr rot="0" vert="horz" wrap="square" lIns="91440" tIns="45720" rIns="91440" bIns="45720" anchor="t" anchorCtr="0" upright="1">
                        <a:noAutofit/>
                      </wps:bodyPr>
                    </wps:wsp>
                  </a:graphicData>
                </a:graphic>
              </wp:inline>
            </w:drawing>
          </mc:Choice>
          <mc:Fallback>
            <w:pict>
              <v:shapetype w14:anchorId="41D0BE63" id="_x0000_t202" coordsize="21600,21600" o:spt="202" path="m,l,21600r21600,l21600,xe">
                <v:stroke joinstyle="miter"/>
                <v:path gradientshapeok="t" o:connecttype="rect"/>
              </v:shapetype>
              <v:shape id="Cuadro de texto 89" o:spid="_x0000_s1027" type="#_x0000_t202" style="width:453.5pt;height:22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" strokeweight=".26467mm">
                <v:textbox>
                  <w:txbxContent>
                    <w:p w14:paraId="41E0DB36" w14:textId="77777777" w:rsidR="00517B89" w:rsidRDefault="00517B89" w:rsidP="005C6176">
                      <w:pPr>
                        <w:jc w:val="both"/>
                        <w:rPr>
                          <w:lang w:val="es-ES_tradnl"/>
                        </w:rPr>
                      </w:pPr>
                      <w:r>
                        <w:rPr>
                          <w:lang w:val="es-ES_tradnl"/>
                        </w:rPr>
                        <w:t xml:space="preserve">A rellenar y firmar </w:t>
                      </w:r>
                      <w:r>
                        <w:rPr>
                          <w:b/>
                          <w:lang w:val="es-ES_tradnl"/>
                        </w:rPr>
                        <w:t>obligatoriamente</w:t>
                      </w:r>
                      <w:r>
                        <w:rPr>
                          <w:lang w:val="es-ES_tradnl"/>
                        </w:rPr>
                        <w:t xml:space="preserve"> por el/la/los/las tutor/a/es/as. </w:t>
                      </w:r>
                    </w:p>
                    <w:p w14:paraId="2F644709" w14:textId="53B5F101" w:rsidR="00517B89" w:rsidRDefault="00517B89" w:rsidP="005C6176">
                      <w:pPr>
                        <w:jc w:val="both"/>
                        <w:rPr>
                          <w:lang w:val="es-ES_tradnl"/>
                        </w:rPr>
                      </w:pPr>
                      <w:r>
                        <w:rPr>
                          <w:lang w:val="es-ES_tradnl"/>
                        </w:rPr>
                        <w:t>En relación a la presente solicitud, se informa: (firmar donde corresponda)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25"/>
                        <w:gridCol w:w="4438"/>
                      </w:tblGrid>
                      <w:tr w:rsidR="00517B89" w:rsidRPr="00DD7495" w14:paraId="1D4105A8" w14:textId="77777777" w:rsidTr="00517B89">
                        <w:tc>
                          <w:tcPr>
                            <w:tcW w:w="4284" w:type="dxa"/>
                            <w:shd w:val="clear" w:color="auto" w:fill="auto"/>
                          </w:tcPr>
                          <w:p w14:paraId="3506018E" w14:textId="77777777" w:rsidR="00517B89" w:rsidRPr="00DD7495" w:rsidRDefault="00517B89" w:rsidP="00517B89">
                            <w:pPr>
                              <w:jc w:val="both"/>
                              <w:rPr>
                                <w:lang w:val="es-ES_tradnl"/>
                              </w:rPr>
                            </w:pPr>
                            <w:r w:rsidRPr="00DD7495">
                              <w:rPr>
                                <w:lang w:val="es-ES_tradnl"/>
                              </w:rPr>
                              <w:t xml:space="preserve">Positivamente </w:t>
                            </w:r>
                            <w:r w:rsidRPr="00DD7495">
                              <w:rPr>
                                <w:sz w:val="20"/>
                                <w:lang w:val="es-ES_tradnl"/>
                              </w:rPr>
                              <w:t>(</w:t>
                            </w:r>
                            <w:r>
                              <w:rPr>
                                <w:sz w:val="20"/>
                                <w:lang w:val="es-ES_tradnl"/>
                              </w:rPr>
                              <w:t>en caso de detección de copia, esta firma quedará invalidada</w:t>
                            </w:r>
                            <w:r w:rsidRPr="00DD7495">
                              <w:rPr>
                                <w:sz w:val="20"/>
                                <w:lang w:val="es-ES_tradnl"/>
                              </w:rPr>
                              <w:t>)</w:t>
                            </w:r>
                          </w:p>
                          <w:p w14:paraId="427683E5" w14:textId="77777777" w:rsidR="00517B89" w:rsidRPr="00DD7495" w:rsidRDefault="00517B89" w:rsidP="00517B89">
                            <w:pPr>
                              <w:jc w:val="both"/>
                              <w:rPr>
                                <w:lang w:val="es-ES_tradnl"/>
                              </w:rPr>
                            </w:pPr>
                          </w:p>
                          <w:p w14:paraId="57AEC3D4" w14:textId="77777777" w:rsidR="00517B89" w:rsidRPr="00DD7495" w:rsidRDefault="00517B89" w:rsidP="00517B89">
                            <w:pPr>
                              <w:jc w:val="both"/>
                              <w:rPr>
                                <w:lang w:val="es-ES_tradnl"/>
                              </w:rPr>
                            </w:pPr>
                          </w:p>
                          <w:p w14:paraId="669B7B79" w14:textId="77777777" w:rsidR="00517B89" w:rsidRPr="00DD7495" w:rsidRDefault="00517B89" w:rsidP="00517B89">
                            <w:pPr>
                              <w:jc w:val="both"/>
                              <w:rPr>
                                <w:lang w:val="es-ES_tradnl"/>
                              </w:rPr>
                            </w:pPr>
                          </w:p>
                          <w:p w14:paraId="75DCBA87" w14:textId="77777777" w:rsidR="00517B89" w:rsidRPr="00DD7495" w:rsidRDefault="00517B89" w:rsidP="00517B89">
                            <w:pPr>
                              <w:jc w:val="both"/>
                              <w:rPr>
                                <w:lang w:val="es-ES_tradnl"/>
                              </w:rPr>
                            </w:pPr>
                          </w:p>
                          <w:p w14:paraId="2FECCAA0" w14:textId="77777777" w:rsidR="00517B89" w:rsidRPr="00DD7495" w:rsidRDefault="00517B89" w:rsidP="00517B89">
                            <w:pPr>
                              <w:jc w:val="both"/>
                              <w:rPr>
                                <w:lang w:val="es-ES_tradnl"/>
                              </w:rPr>
                            </w:pPr>
                          </w:p>
                          <w:p w14:paraId="2A262016" w14:textId="77777777" w:rsidR="00517B89" w:rsidRPr="00DD7495" w:rsidRDefault="00517B89" w:rsidP="00517B89">
                            <w:pPr>
                              <w:jc w:val="both"/>
                              <w:rPr>
                                <w:lang w:val="es-ES_tradnl"/>
                              </w:rPr>
                            </w:pPr>
                          </w:p>
                          <w:p w14:paraId="13A9BC2B" w14:textId="77777777" w:rsidR="00517B89" w:rsidRPr="00DD7495" w:rsidRDefault="00517B89" w:rsidP="00517B89">
                            <w:pPr>
                              <w:jc w:val="both"/>
                              <w:rPr>
                                <w:lang w:val="es-ES_tradnl"/>
                              </w:rPr>
                            </w:pPr>
                          </w:p>
                          <w:p w14:paraId="71A47EBB" w14:textId="77777777" w:rsidR="00517B89" w:rsidRPr="00DD7495" w:rsidRDefault="00517B89" w:rsidP="00517B89">
                            <w:pPr>
                              <w:jc w:val="both"/>
                              <w:rPr>
                                <w:lang w:val="es-ES_tradnl"/>
                              </w:rPr>
                            </w:pPr>
                          </w:p>
                          <w:p w14:paraId="4E9EC637" w14:textId="77777777" w:rsidR="00517B89" w:rsidRPr="00DD7495" w:rsidRDefault="00517B89" w:rsidP="00517B89">
                            <w:pPr>
                              <w:jc w:val="both"/>
                              <w:rPr>
                                <w:lang w:val="es-ES_tradnl"/>
                              </w:rPr>
                            </w:pPr>
                          </w:p>
                          <w:p w14:paraId="3C27169B" w14:textId="77777777" w:rsidR="00517B89" w:rsidRDefault="00517B89" w:rsidP="00517B89">
                            <w:pPr>
                              <w:jc w:val="center"/>
                            </w:pPr>
                            <w:r w:rsidRPr="00DD7495">
                              <w:rPr>
                                <w:rFonts w:cs="Arial"/>
                              </w:rPr>
                              <w:t>Fdo.: ____________________</w:t>
                            </w:r>
                          </w:p>
                          <w:p w14:paraId="429AFDFE" w14:textId="77777777" w:rsidR="00517B89" w:rsidRPr="00DD7495" w:rsidRDefault="00517B89" w:rsidP="00517B89">
                            <w:pPr>
                              <w:jc w:val="both"/>
                              <w:rPr>
                                <w:lang w:val="es-ES_tradnl"/>
                              </w:rPr>
                            </w:pPr>
                          </w:p>
                        </w:tc>
                        <w:tc>
                          <w:tcPr>
                            <w:tcW w:w="4505" w:type="dxa"/>
                            <w:shd w:val="clear" w:color="auto" w:fill="auto"/>
                          </w:tcPr>
                          <w:p w14:paraId="4F0ED044" w14:textId="77777777" w:rsidR="00517B89" w:rsidRPr="00DD7495" w:rsidRDefault="00517B89" w:rsidP="00517B89">
                            <w:pPr>
                              <w:jc w:val="both"/>
                              <w:rPr>
                                <w:sz w:val="20"/>
                                <w:lang w:val="es-ES_tradnl"/>
                              </w:rPr>
                            </w:pPr>
                            <w:r w:rsidRPr="00DD7495">
                              <w:rPr>
                                <w:lang w:val="es-ES_tradnl"/>
                              </w:rPr>
                              <w:t xml:space="preserve">Negativamente </w:t>
                            </w:r>
                            <w:r w:rsidRPr="00DD7495">
                              <w:rPr>
                                <w:sz w:val="20"/>
                                <w:lang w:val="es-ES_tradnl"/>
                              </w:rPr>
                              <w:t>(la justificación en caso de informe negativo deberá incluirse en el TFT05)</w:t>
                            </w:r>
                          </w:p>
                          <w:p w14:paraId="06589620" w14:textId="77777777" w:rsidR="00517B89" w:rsidRPr="00DD7495" w:rsidRDefault="00517B89" w:rsidP="00517B89">
                            <w:pPr>
                              <w:jc w:val="both"/>
                              <w:rPr>
                                <w:lang w:val="es-ES_tradnl"/>
                              </w:rPr>
                            </w:pPr>
                          </w:p>
                          <w:p w14:paraId="0F83FFCD" w14:textId="77777777" w:rsidR="00517B89" w:rsidRPr="00DD7495" w:rsidRDefault="00517B89" w:rsidP="00517B89">
                            <w:pPr>
                              <w:jc w:val="both"/>
                              <w:rPr>
                                <w:lang w:val="es-ES_tradnl"/>
                              </w:rPr>
                            </w:pPr>
                          </w:p>
                          <w:p w14:paraId="55F91B76" w14:textId="77777777" w:rsidR="00517B89" w:rsidRPr="00DD7495" w:rsidRDefault="00517B89" w:rsidP="00517B89">
                            <w:pPr>
                              <w:jc w:val="both"/>
                              <w:rPr>
                                <w:lang w:val="es-ES_tradnl"/>
                              </w:rPr>
                            </w:pPr>
                          </w:p>
                          <w:p w14:paraId="509F5C5A" w14:textId="77777777" w:rsidR="00517B89" w:rsidRPr="00DD7495" w:rsidRDefault="00517B89" w:rsidP="00517B89">
                            <w:pPr>
                              <w:jc w:val="both"/>
                              <w:rPr>
                                <w:lang w:val="es-ES_tradnl"/>
                              </w:rPr>
                            </w:pPr>
                          </w:p>
                          <w:p w14:paraId="0CA6C469" w14:textId="77777777" w:rsidR="00517B89" w:rsidRPr="00DD7495" w:rsidRDefault="00517B89" w:rsidP="00517B89">
                            <w:pPr>
                              <w:jc w:val="both"/>
                              <w:rPr>
                                <w:lang w:val="es-ES_tradnl"/>
                              </w:rPr>
                            </w:pPr>
                          </w:p>
                          <w:p w14:paraId="74C9B035" w14:textId="77777777" w:rsidR="00517B89" w:rsidRPr="00DD7495" w:rsidRDefault="00517B89" w:rsidP="00517B89">
                            <w:pPr>
                              <w:jc w:val="both"/>
                              <w:rPr>
                                <w:lang w:val="es-ES_tradnl"/>
                              </w:rPr>
                            </w:pPr>
                          </w:p>
                          <w:p w14:paraId="7879C6B4" w14:textId="77777777" w:rsidR="00517B89" w:rsidRPr="00DD7495" w:rsidRDefault="00517B89" w:rsidP="00517B89">
                            <w:pPr>
                              <w:jc w:val="both"/>
                              <w:rPr>
                                <w:lang w:val="es-ES_tradnl"/>
                              </w:rPr>
                            </w:pPr>
                          </w:p>
                          <w:p w14:paraId="72C8E57E" w14:textId="77777777" w:rsidR="00517B89" w:rsidRPr="00DD7495" w:rsidRDefault="00517B89" w:rsidP="00517B89">
                            <w:pPr>
                              <w:jc w:val="both"/>
                              <w:rPr>
                                <w:lang w:val="es-ES_tradnl"/>
                              </w:rPr>
                            </w:pPr>
                          </w:p>
                          <w:p w14:paraId="20190797" w14:textId="77777777" w:rsidR="00517B89" w:rsidRDefault="00517B89" w:rsidP="00517B89">
                            <w:pPr>
                              <w:jc w:val="center"/>
                            </w:pPr>
                            <w:r w:rsidRPr="00DD7495">
                              <w:rPr>
                                <w:rFonts w:cs="Arial"/>
                              </w:rPr>
                              <w:t>Fdo.: ____________________</w:t>
                            </w:r>
                          </w:p>
                          <w:p w14:paraId="7B44E639" w14:textId="77777777" w:rsidR="00517B89" w:rsidRPr="00DD7495" w:rsidRDefault="00517B89" w:rsidP="00517B89">
                            <w:pPr>
                              <w:jc w:val="both"/>
                              <w:rPr>
                                <w:lang w:val="es-ES_tradnl"/>
                              </w:rPr>
                            </w:pPr>
                          </w:p>
                        </w:tc>
                      </w:tr>
                    </w:tbl>
                    <w:p w14:paraId="6282B5B4" w14:textId="77777777" w:rsidR="00517B89" w:rsidRPr="00A13F5A" w:rsidRDefault="00517B89" w:rsidP="005C6176">
                      <w:pPr>
                        <w:ind w:left="1416" w:firstLine="708"/>
                        <w:jc w:val="both"/>
                        <w:rPr>
                          <w:sz w:val="20"/>
                          <w:lang w:val="es-ES_tradnl"/>
                        </w:rPr>
                      </w:pPr>
                      <w:r>
                        <w:rPr>
                          <w:lang w:val="es-ES_tradnl"/>
                        </w:rPr>
                        <w:tab/>
                      </w:r>
                      <w:r>
                        <w:rPr>
                          <w:lang w:val="es-ES_tradnl"/>
                        </w:rPr>
                        <w:tab/>
                      </w:r>
                    </w:p>
                    <w:p w14:paraId="4B8192A8" w14:textId="77777777" w:rsidR="00517B89" w:rsidRDefault="00517B89" w:rsidP="005C6176">
                      <w:pPr>
                        <w:rPr>
                          <w:lang w:val="es-ES_tradnl"/>
                        </w:rPr>
                      </w:pPr>
                    </w:p>
                    <w:p w14:paraId="44E40FD2" w14:textId="77777777" w:rsidR="00517B89" w:rsidRPr="00A13F5A" w:rsidRDefault="00517B89" w:rsidP="005C6176">
                      <w:pPr>
                        <w:rPr>
                          <w:lang w:val="es-ES_tradnl"/>
                        </w:rPr>
                      </w:pPr>
                    </w:p>
                  </w:txbxContent>
                </v:textbox>
                <w10:anchorlock/>
              </v:shape>
            </w:pict>
          </mc:Fallback>
        </mc:AlternateContent>
      </w:r>
    </w:p>
    <w:p w14:paraId="18BE47DD" w14:textId="77777777" w:rsidR="005C6176" w:rsidRPr="005C6176" w:rsidRDefault="005C6176" w:rsidP="005C6176">
      <w:pPr>
        <w:suppressAutoHyphens/>
        <w:autoSpaceDN w:val="0"/>
        <w:spacing w:after="0" w:line="240" w:lineRule="auto"/>
        <w:jc w:val="both"/>
        <w:textAlignment w:val="baseline"/>
        <w:rPr>
          <w:rFonts w:ascii="Arial" w:eastAsia="Times New Roman" w:hAnsi="Arial" w:cs="Times New Roman"/>
          <w:sz w:val="24"/>
          <w:szCs w:val="20"/>
          <w:lang w:eastAsia="es-ES"/>
        </w:rPr>
      </w:pPr>
    </w:p>
    <w:p w14:paraId="56D7A11B" w14:textId="77777777" w:rsidR="005C6176" w:rsidRPr="005C6176" w:rsidRDefault="005C6176" w:rsidP="005C6176">
      <w:pPr>
        <w:suppressAutoHyphens/>
        <w:autoSpaceDN w:val="0"/>
        <w:spacing w:after="0" w:line="240" w:lineRule="auto"/>
        <w:jc w:val="center"/>
        <w:textAlignment w:val="baseline"/>
        <w:rPr>
          <w:rFonts w:ascii="Arial" w:eastAsia="Times New Roman" w:hAnsi="Arial" w:cs="Arial"/>
          <w:b/>
          <w:sz w:val="24"/>
          <w:szCs w:val="20"/>
          <w:lang w:eastAsia="es-ES"/>
        </w:rPr>
        <w:sectPr w:rsidR="005C6176" w:rsidRPr="005C6176">
          <w:headerReference w:type="default" r:id="rId12"/>
          <w:footerReference w:type="default" r:id="rId13"/>
          <w:headerReference w:type="first" r:id="rId14"/>
          <w:pgSz w:w="11906" w:h="16838"/>
          <w:pgMar w:top="1985" w:right="1134" w:bottom="1121" w:left="1701" w:header="611" w:footer="132" w:gutter="0"/>
          <w:cols w:space="720"/>
          <w:titlePg/>
        </w:sectPr>
      </w:pPr>
      <w:r w:rsidRPr="005C6176">
        <w:rPr>
          <w:rFonts w:ascii="Arial" w:eastAsia="Times New Roman" w:hAnsi="Arial" w:cs="Arial"/>
          <w:b/>
          <w:sz w:val="24"/>
          <w:szCs w:val="20"/>
          <w:lang w:eastAsia="es-ES"/>
        </w:rPr>
        <w:t>DIRECTORA DE LA ESCUELA DE INGENIERÍA INFORMÁTICA</w:t>
      </w:r>
    </w:p>
    <w:p w14:paraId="3169287D" w14:textId="77777777" w:rsidR="00610629" w:rsidRDefault="00610629" w:rsidP="00613152">
      <w:pPr>
        <w:rPr>
          <w:rFonts w:ascii="Times New Roman" w:hAnsi="Times New Roman" w:cs="Times New Roman"/>
          <w:b/>
          <w:bCs/>
          <w:sz w:val="24"/>
          <w:szCs w:val="24"/>
        </w:rPr>
      </w:pPr>
      <w:r w:rsidRPr="00610629">
        <w:rPr>
          <w:rFonts w:ascii="Times New Roman" w:hAnsi="Times New Roman" w:cs="Times New Roman"/>
          <w:b/>
          <w:bCs/>
          <w:sz w:val="24"/>
          <w:szCs w:val="24"/>
        </w:rPr>
        <w:lastRenderedPageBreak/>
        <w:t>Agradecimientos</w:t>
      </w:r>
    </w:p>
    <w:p w14:paraId="7179578F" w14:textId="77777777" w:rsidR="00A2389C" w:rsidRDefault="00610629" w:rsidP="00610629">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Me gustaría aprovechar estas primeras líneas y de manera muy breve, para mostrar agradecimientos</w:t>
      </w:r>
      <w:r w:rsidR="00A2389C">
        <w:rPr>
          <w:rFonts w:ascii="Times New Roman" w:hAnsi="Times New Roman" w:cs="Times New Roman"/>
          <w:sz w:val="24"/>
          <w:szCs w:val="24"/>
        </w:rPr>
        <w:t xml:space="preserve"> hacia aquellas personas que me han apoyado en la realización de este trabajo de fin de titulación.</w:t>
      </w:r>
    </w:p>
    <w:p w14:paraId="29B0296D" w14:textId="26557EEF" w:rsidR="0000308F" w:rsidRDefault="00A2389C" w:rsidP="00610629">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Así, en primer lugar, agradecer a mis tutores académicos: Agustín Sánchez Medina y Félix Blázquez Santana, que en todo momento me han apoyado y han sabido resolver las numerosas dudas que me han surgido en la realización de este trabajo. En segundo lugar, a mi familia que en todo momento ha </w:t>
      </w:r>
      <w:r w:rsidR="000E09CC">
        <w:rPr>
          <w:rFonts w:ascii="Times New Roman" w:hAnsi="Times New Roman" w:cs="Times New Roman"/>
          <w:sz w:val="24"/>
          <w:szCs w:val="24"/>
        </w:rPr>
        <w:t xml:space="preserve">creído </w:t>
      </w:r>
      <w:r>
        <w:rPr>
          <w:rFonts w:ascii="Times New Roman" w:hAnsi="Times New Roman" w:cs="Times New Roman"/>
          <w:sz w:val="24"/>
          <w:szCs w:val="24"/>
        </w:rPr>
        <w:t>en mí. Y por último, a todos mis compañeros</w:t>
      </w:r>
      <w:r w:rsidR="005E2110">
        <w:rPr>
          <w:rFonts w:ascii="Times New Roman" w:hAnsi="Times New Roman" w:cs="Times New Roman"/>
          <w:sz w:val="24"/>
          <w:szCs w:val="24"/>
        </w:rPr>
        <w:t>, en especial a Ricardo Arbelo Guillén,</w:t>
      </w:r>
      <w:r>
        <w:rPr>
          <w:rFonts w:ascii="Times New Roman" w:hAnsi="Times New Roman" w:cs="Times New Roman"/>
          <w:sz w:val="24"/>
          <w:szCs w:val="24"/>
        </w:rPr>
        <w:t xml:space="preserve"> que han formado parte </w:t>
      </w:r>
      <w:r w:rsidR="00131A36">
        <w:rPr>
          <w:rFonts w:ascii="Times New Roman" w:hAnsi="Times New Roman" w:cs="Times New Roman"/>
          <w:sz w:val="24"/>
          <w:szCs w:val="24"/>
        </w:rPr>
        <w:t>de</w:t>
      </w:r>
      <w:r w:rsidR="000E09CC">
        <w:rPr>
          <w:rFonts w:ascii="Times New Roman" w:hAnsi="Times New Roman" w:cs="Times New Roman"/>
          <w:sz w:val="24"/>
          <w:szCs w:val="24"/>
        </w:rPr>
        <w:t xml:space="preserve"> </w:t>
      </w:r>
      <w:r>
        <w:rPr>
          <w:rFonts w:ascii="Times New Roman" w:hAnsi="Times New Roman" w:cs="Times New Roman"/>
          <w:sz w:val="24"/>
          <w:szCs w:val="24"/>
        </w:rPr>
        <w:t xml:space="preserve">esta etapa </w:t>
      </w:r>
      <w:r w:rsidR="005E2110">
        <w:rPr>
          <w:rFonts w:ascii="Times New Roman" w:hAnsi="Times New Roman" w:cs="Times New Roman"/>
          <w:sz w:val="24"/>
          <w:szCs w:val="24"/>
        </w:rPr>
        <w:t xml:space="preserve">de mi vida en la </w:t>
      </w:r>
      <w:r w:rsidR="000E09CC">
        <w:rPr>
          <w:rFonts w:ascii="Times New Roman" w:hAnsi="Times New Roman" w:cs="Times New Roman"/>
          <w:sz w:val="24"/>
          <w:szCs w:val="24"/>
        </w:rPr>
        <w:t>Universidad de Las Palmas de Gran Canaria</w:t>
      </w:r>
      <w:r w:rsidR="005E2110">
        <w:rPr>
          <w:rFonts w:ascii="Times New Roman" w:hAnsi="Times New Roman" w:cs="Times New Roman"/>
          <w:sz w:val="24"/>
          <w:szCs w:val="24"/>
        </w:rPr>
        <w:t>.</w:t>
      </w:r>
    </w:p>
    <w:p w14:paraId="2595546B" w14:textId="77777777" w:rsidR="0000308F" w:rsidRDefault="0000308F">
      <w:pPr>
        <w:rPr>
          <w:rFonts w:ascii="Times New Roman" w:hAnsi="Times New Roman" w:cs="Times New Roman"/>
          <w:sz w:val="24"/>
          <w:szCs w:val="24"/>
        </w:rPr>
      </w:pPr>
      <w:r>
        <w:rPr>
          <w:rFonts w:ascii="Times New Roman" w:hAnsi="Times New Roman" w:cs="Times New Roman"/>
          <w:sz w:val="24"/>
          <w:szCs w:val="24"/>
        </w:rPr>
        <w:br w:type="page"/>
      </w:r>
    </w:p>
    <w:p w14:paraId="0B76E69B" w14:textId="77777777" w:rsidR="0000308F" w:rsidRDefault="0000308F" w:rsidP="00610629">
      <w:pPr>
        <w:spacing w:after="18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Abstract</w:t>
      </w:r>
    </w:p>
    <w:p w14:paraId="5E413A28" w14:textId="77777777" w:rsidR="00D71BEA" w:rsidRDefault="0008538A" w:rsidP="00610629">
      <w:pPr>
        <w:spacing w:after="180" w:line="360" w:lineRule="auto"/>
        <w:jc w:val="both"/>
        <w:rPr>
          <w:rFonts w:ascii="Times New Roman" w:hAnsi="Times New Roman" w:cs="Times New Roman"/>
          <w:sz w:val="24"/>
          <w:szCs w:val="24"/>
        </w:rPr>
      </w:pPr>
      <w:r w:rsidRPr="0008538A">
        <w:rPr>
          <w:rFonts w:ascii="Times New Roman" w:hAnsi="Times New Roman" w:cs="Times New Roman"/>
          <w:sz w:val="24"/>
          <w:szCs w:val="24"/>
        </w:rPr>
        <w:t xml:space="preserve">Las empresas zombis pueden suponer un alto riesgo para la economía de un país así como para las empresas sanas de la misma. </w:t>
      </w:r>
      <w:r w:rsidR="00B81181">
        <w:rPr>
          <w:rFonts w:ascii="Times New Roman" w:hAnsi="Times New Roman" w:cs="Times New Roman"/>
          <w:sz w:val="24"/>
          <w:szCs w:val="24"/>
        </w:rPr>
        <w:t xml:space="preserve">Para poder lidiar con ellas, es indispensable su identificación temprana. </w:t>
      </w:r>
      <w:r w:rsidRPr="0008538A">
        <w:rPr>
          <w:rFonts w:ascii="Times New Roman" w:hAnsi="Times New Roman" w:cs="Times New Roman"/>
          <w:sz w:val="24"/>
          <w:szCs w:val="24"/>
        </w:rPr>
        <w:t xml:space="preserve">Utilizando información </w:t>
      </w:r>
      <w:r w:rsidR="00AC72F8">
        <w:rPr>
          <w:rFonts w:ascii="Times New Roman" w:hAnsi="Times New Roman" w:cs="Times New Roman"/>
          <w:sz w:val="24"/>
          <w:szCs w:val="24"/>
        </w:rPr>
        <w:t xml:space="preserve">financiera disponible en </w:t>
      </w:r>
      <w:r w:rsidR="00AC72F8" w:rsidRPr="00AC72F8">
        <w:rPr>
          <w:rFonts w:ascii="Times New Roman" w:hAnsi="Times New Roman" w:cs="Times New Roman"/>
          <w:i/>
          <w:iCs/>
          <w:sz w:val="24"/>
          <w:szCs w:val="24"/>
        </w:rPr>
        <w:t>SABI</w:t>
      </w:r>
      <w:r w:rsidR="00AC72F8">
        <w:rPr>
          <w:rFonts w:ascii="Times New Roman" w:hAnsi="Times New Roman" w:cs="Times New Roman"/>
          <w:sz w:val="24"/>
          <w:szCs w:val="24"/>
        </w:rPr>
        <w:t xml:space="preserve"> sobre las pymes del sector turístico español (2017-2019), </w:t>
      </w:r>
      <w:r w:rsidR="00131A36">
        <w:rPr>
          <w:rFonts w:ascii="Times New Roman" w:hAnsi="Times New Roman" w:cs="Times New Roman"/>
          <w:sz w:val="24"/>
          <w:szCs w:val="24"/>
        </w:rPr>
        <w:t xml:space="preserve">en </w:t>
      </w:r>
      <w:r w:rsidR="00AC72F8">
        <w:rPr>
          <w:rFonts w:ascii="Times New Roman" w:hAnsi="Times New Roman" w:cs="Times New Roman"/>
          <w:sz w:val="24"/>
          <w:szCs w:val="24"/>
        </w:rPr>
        <w:t xml:space="preserve">el presente estudio </w:t>
      </w:r>
      <w:r w:rsidR="00131A36">
        <w:rPr>
          <w:rFonts w:ascii="Times New Roman" w:hAnsi="Times New Roman" w:cs="Times New Roman"/>
          <w:sz w:val="24"/>
          <w:szCs w:val="24"/>
        </w:rPr>
        <w:t xml:space="preserve">se </w:t>
      </w:r>
      <w:r w:rsidR="00AC72F8">
        <w:rPr>
          <w:rFonts w:ascii="Times New Roman" w:hAnsi="Times New Roman" w:cs="Times New Roman"/>
          <w:sz w:val="24"/>
          <w:szCs w:val="24"/>
        </w:rPr>
        <w:t xml:space="preserve">aporta una red neuronal convolutiva (CNN) que permite la identificación temprana de </w:t>
      </w:r>
      <w:r w:rsidR="004663CE">
        <w:rPr>
          <w:rFonts w:ascii="Times New Roman" w:hAnsi="Times New Roman" w:cs="Times New Roman"/>
          <w:sz w:val="24"/>
          <w:szCs w:val="24"/>
        </w:rPr>
        <w:t>dichas empresas</w:t>
      </w:r>
      <w:r w:rsidR="00AC72F8">
        <w:rPr>
          <w:rFonts w:ascii="Times New Roman" w:hAnsi="Times New Roman" w:cs="Times New Roman"/>
          <w:sz w:val="24"/>
          <w:szCs w:val="24"/>
        </w:rPr>
        <w:t>.</w:t>
      </w:r>
      <w:r w:rsidR="00641C0C">
        <w:rPr>
          <w:rFonts w:ascii="Times New Roman" w:hAnsi="Times New Roman" w:cs="Times New Roman"/>
          <w:sz w:val="24"/>
          <w:szCs w:val="24"/>
        </w:rPr>
        <w:t xml:space="preserve"> Además, se demuestra que las CNN presentan una mayor eficacia (AUC de 0,87) en la </w:t>
      </w:r>
      <w:r w:rsidR="00B81181">
        <w:rPr>
          <w:rFonts w:ascii="Times New Roman" w:hAnsi="Times New Roman" w:cs="Times New Roman"/>
          <w:sz w:val="24"/>
          <w:szCs w:val="24"/>
        </w:rPr>
        <w:t>predicción</w:t>
      </w:r>
      <w:r w:rsidR="00641C0C">
        <w:rPr>
          <w:rFonts w:ascii="Times New Roman" w:hAnsi="Times New Roman" w:cs="Times New Roman"/>
          <w:sz w:val="24"/>
          <w:szCs w:val="24"/>
        </w:rPr>
        <w:t xml:space="preserve"> de las zombis que las metodologías tradicionales. Por último</w:t>
      </w:r>
      <w:r w:rsidR="00AC72F8">
        <w:rPr>
          <w:rFonts w:ascii="Times New Roman" w:hAnsi="Times New Roman" w:cs="Times New Roman"/>
          <w:sz w:val="24"/>
          <w:szCs w:val="24"/>
        </w:rPr>
        <w:t xml:space="preserve">, el estudio </w:t>
      </w:r>
      <w:r w:rsidR="00641C0C">
        <w:rPr>
          <w:rFonts w:ascii="Times New Roman" w:hAnsi="Times New Roman" w:cs="Times New Roman"/>
          <w:sz w:val="24"/>
          <w:szCs w:val="24"/>
        </w:rPr>
        <w:t xml:space="preserve">también </w:t>
      </w:r>
      <w:r w:rsidR="00AC72F8">
        <w:rPr>
          <w:rFonts w:ascii="Times New Roman" w:hAnsi="Times New Roman" w:cs="Times New Roman"/>
          <w:sz w:val="24"/>
          <w:szCs w:val="24"/>
        </w:rPr>
        <w:t xml:space="preserve">contribuye a la teoría de las empresas zombis en España, demostrando que el 8,1% de las pymes </w:t>
      </w:r>
      <w:r w:rsidR="00012583">
        <w:rPr>
          <w:rFonts w:ascii="Times New Roman" w:hAnsi="Times New Roman" w:cs="Times New Roman"/>
          <w:sz w:val="24"/>
          <w:szCs w:val="24"/>
        </w:rPr>
        <w:t xml:space="preserve">de hostelería </w:t>
      </w:r>
      <w:r w:rsidR="00AC72F8">
        <w:rPr>
          <w:rFonts w:ascii="Times New Roman" w:hAnsi="Times New Roman" w:cs="Times New Roman"/>
          <w:sz w:val="24"/>
          <w:szCs w:val="24"/>
        </w:rPr>
        <w:t>son identificadas como zombis bajo el criterio principal del estudio.</w:t>
      </w:r>
    </w:p>
    <w:p w14:paraId="69BE2356" w14:textId="77777777" w:rsidR="00D71BEA" w:rsidRDefault="00D71BEA" w:rsidP="00610629">
      <w:pPr>
        <w:spacing w:after="180" w:line="360" w:lineRule="auto"/>
        <w:jc w:val="both"/>
        <w:rPr>
          <w:rFonts w:ascii="Times New Roman" w:hAnsi="Times New Roman" w:cs="Times New Roman"/>
          <w:sz w:val="24"/>
          <w:szCs w:val="24"/>
        </w:rPr>
      </w:pPr>
      <w:r w:rsidRPr="00D71BEA">
        <w:rPr>
          <w:rFonts w:ascii="Times New Roman" w:hAnsi="Times New Roman" w:cs="Times New Roman"/>
          <w:b/>
          <w:bCs/>
          <w:sz w:val="24"/>
          <w:szCs w:val="24"/>
        </w:rPr>
        <w:t>Palabras claves:</w:t>
      </w:r>
      <w:r>
        <w:rPr>
          <w:rFonts w:ascii="Times New Roman" w:hAnsi="Times New Roman" w:cs="Times New Roman"/>
          <w:b/>
          <w:bCs/>
          <w:sz w:val="24"/>
          <w:szCs w:val="24"/>
        </w:rPr>
        <w:t xml:space="preserve"> </w:t>
      </w:r>
      <w:r w:rsidRPr="00D71BEA">
        <w:rPr>
          <w:rFonts w:ascii="Times New Roman" w:hAnsi="Times New Roman" w:cs="Times New Roman"/>
          <w:sz w:val="24"/>
          <w:szCs w:val="24"/>
        </w:rPr>
        <w:t xml:space="preserve">Empresas zombis; Pymes; Inteligencia Artificial; Redes neuronales </w:t>
      </w:r>
      <w:r>
        <w:rPr>
          <w:rFonts w:ascii="Times New Roman" w:hAnsi="Times New Roman" w:cs="Times New Roman"/>
          <w:sz w:val="24"/>
          <w:szCs w:val="24"/>
        </w:rPr>
        <w:t>convolutivas (CNN)</w:t>
      </w:r>
      <w:r w:rsidRPr="00D71BEA">
        <w:rPr>
          <w:rFonts w:ascii="Times New Roman" w:hAnsi="Times New Roman" w:cs="Times New Roman"/>
          <w:sz w:val="24"/>
          <w:szCs w:val="24"/>
        </w:rPr>
        <w:t>; España</w:t>
      </w:r>
    </w:p>
    <w:p w14:paraId="49307472" w14:textId="77777777" w:rsidR="00D71BEA" w:rsidRDefault="00D71BEA" w:rsidP="00610629">
      <w:pPr>
        <w:spacing w:after="180" w:line="360" w:lineRule="auto"/>
        <w:jc w:val="both"/>
        <w:rPr>
          <w:rFonts w:ascii="Times New Roman" w:hAnsi="Times New Roman" w:cs="Times New Roman"/>
          <w:sz w:val="24"/>
          <w:szCs w:val="24"/>
        </w:rPr>
      </w:pPr>
    </w:p>
    <w:p w14:paraId="62F01E91" w14:textId="77777777" w:rsidR="00D71BEA" w:rsidRDefault="00D71BEA" w:rsidP="00D71BEA">
      <w:pPr>
        <w:spacing w:after="180" w:line="360" w:lineRule="auto"/>
        <w:jc w:val="both"/>
        <w:rPr>
          <w:rFonts w:ascii="Times New Roman" w:hAnsi="Times New Roman" w:cs="Times New Roman"/>
          <w:b/>
          <w:bCs/>
          <w:sz w:val="24"/>
          <w:szCs w:val="24"/>
        </w:rPr>
      </w:pPr>
      <w:r>
        <w:rPr>
          <w:rFonts w:ascii="Times New Roman" w:hAnsi="Times New Roman" w:cs="Times New Roman"/>
          <w:b/>
          <w:bCs/>
          <w:sz w:val="24"/>
          <w:szCs w:val="24"/>
        </w:rPr>
        <w:t>Abstract</w:t>
      </w:r>
    </w:p>
    <w:p w14:paraId="224E2233" w14:textId="77777777" w:rsidR="0040666E" w:rsidRDefault="00D71BEA" w:rsidP="00610629">
      <w:pPr>
        <w:spacing w:after="180" w:line="360" w:lineRule="auto"/>
        <w:jc w:val="both"/>
        <w:rPr>
          <w:rFonts w:ascii="Times New Roman" w:hAnsi="Times New Roman" w:cs="Times New Roman"/>
          <w:sz w:val="24"/>
          <w:szCs w:val="24"/>
        </w:rPr>
      </w:pPr>
      <w:r w:rsidRPr="00D71BEA">
        <w:rPr>
          <w:rFonts w:ascii="Times New Roman" w:hAnsi="Times New Roman" w:cs="Times New Roman"/>
          <w:sz w:val="24"/>
          <w:szCs w:val="24"/>
        </w:rPr>
        <w:t>Zombie enterprises may involve a high risk to a country's economy as well as to the healthy companies in the same.</w:t>
      </w:r>
      <w:r>
        <w:rPr>
          <w:rFonts w:ascii="Times New Roman" w:hAnsi="Times New Roman" w:cs="Times New Roman"/>
          <w:sz w:val="24"/>
          <w:szCs w:val="24"/>
        </w:rPr>
        <w:t xml:space="preserve"> </w:t>
      </w:r>
      <w:r w:rsidRPr="00D71BEA">
        <w:rPr>
          <w:rFonts w:ascii="Times New Roman" w:hAnsi="Times New Roman" w:cs="Times New Roman"/>
          <w:sz w:val="24"/>
          <w:szCs w:val="24"/>
        </w:rPr>
        <w:t>In order to deal with them, early identification is essential.</w:t>
      </w:r>
      <w:r>
        <w:rPr>
          <w:rFonts w:ascii="Times New Roman" w:hAnsi="Times New Roman" w:cs="Times New Roman"/>
          <w:sz w:val="24"/>
          <w:szCs w:val="24"/>
        </w:rPr>
        <w:t xml:space="preserve"> </w:t>
      </w:r>
      <w:r w:rsidR="00AC6632" w:rsidRPr="00AC6632">
        <w:rPr>
          <w:rFonts w:ascii="Times New Roman" w:hAnsi="Times New Roman" w:cs="Times New Roman"/>
          <w:sz w:val="24"/>
          <w:szCs w:val="24"/>
        </w:rPr>
        <w:t xml:space="preserve">Using financial information available </w:t>
      </w:r>
      <w:r w:rsidR="00AC6632">
        <w:rPr>
          <w:rFonts w:ascii="Times New Roman" w:hAnsi="Times New Roman" w:cs="Times New Roman"/>
          <w:sz w:val="24"/>
          <w:szCs w:val="24"/>
        </w:rPr>
        <w:t>in</w:t>
      </w:r>
      <w:r w:rsidR="00AC6632" w:rsidRPr="00AC6632">
        <w:rPr>
          <w:rFonts w:ascii="Times New Roman" w:hAnsi="Times New Roman" w:cs="Times New Roman"/>
          <w:sz w:val="24"/>
          <w:szCs w:val="24"/>
        </w:rPr>
        <w:t xml:space="preserve"> </w:t>
      </w:r>
      <w:r w:rsidR="00AC6632" w:rsidRPr="00AC6632">
        <w:rPr>
          <w:rFonts w:ascii="Times New Roman" w:hAnsi="Times New Roman" w:cs="Times New Roman"/>
          <w:i/>
          <w:iCs/>
          <w:sz w:val="24"/>
          <w:szCs w:val="24"/>
        </w:rPr>
        <w:t>SABI</w:t>
      </w:r>
      <w:r w:rsidR="00AC6632" w:rsidRPr="00AC6632">
        <w:rPr>
          <w:rFonts w:ascii="Times New Roman" w:hAnsi="Times New Roman" w:cs="Times New Roman"/>
          <w:sz w:val="24"/>
          <w:szCs w:val="24"/>
        </w:rPr>
        <w:t xml:space="preserve"> on SME</w:t>
      </w:r>
      <w:r w:rsidR="0040666E">
        <w:rPr>
          <w:rFonts w:ascii="Times New Roman" w:hAnsi="Times New Roman" w:cs="Times New Roman"/>
          <w:sz w:val="24"/>
          <w:szCs w:val="24"/>
        </w:rPr>
        <w:t>’</w:t>
      </w:r>
      <w:r w:rsidR="00AC6632" w:rsidRPr="00AC6632">
        <w:rPr>
          <w:rFonts w:ascii="Times New Roman" w:hAnsi="Times New Roman" w:cs="Times New Roman"/>
          <w:sz w:val="24"/>
          <w:szCs w:val="24"/>
        </w:rPr>
        <w:t>s in the Spanish tourism sector (2017-2019),</w:t>
      </w:r>
      <w:r w:rsidR="00AC6632">
        <w:rPr>
          <w:rFonts w:ascii="Times New Roman" w:hAnsi="Times New Roman" w:cs="Times New Roman"/>
          <w:sz w:val="24"/>
          <w:szCs w:val="24"/>
        </w:rPr>
        <w:t xml:space="preserve"> </w:t>
      </w:r>
      <w:r w:rsidR="00AC6632" w:rsidRPr="00AC6632">
        <w:rPr>
          <w:rFonts w:ascii="Times New Roman" w:hAnsi="Times New Roman" w:cs="Times New Roman"/>
          <w:sz w:val="24"/>
          <w:szCs w:val="24"/>
        </w:rPr>
        <w:t>this study provides a convolutional neural network (CNN) that allows the early identification of these companies. Furthermore, CNN</w:t>
      </w:r>
      <w:r w:rsidR="0040666E">
        <w:rPr>
          <w:rFonts w:ascii="Times New Roman" w:hAnsi="Times New Roman" w:cs="Times New Roman"/>
          <w:sz w:val="24"/>
          <w:szCs w:val="24"/>
        </w:rPr>
        <w:t>’</w:t>
      </w:r>
      <w:r w:rsidR="00AC6632" w:rsidRPr="00AC6632">
        <w:rPr>
          <w:rFonts w:ascii="Times New Roman" w:hAnsi="Times New Roman" w:cs="Times New Roman"/>
          <w:sz w:val="24"/>
          <w:szCs w:val="24"/>
        </w:rPr>
        <w:t>s are shown to have a higher efficiency (AUC of 0.87) in predicting zombies than traditional methodologies.</w:t>
      </w:r>
      <w:r w:rsidR="00AC6632">
        <w:rPr>
          <w:rFonts w:ascii="Times New Roman" w:hAnsi="Times New Roman" w:cs="Times New Roman"/>
          <w:sz w:val="24"/>
          <w:szCs w:val="24"/>
        </w:rPr>
        <w:t xml:space="preserve"> </w:t>
      </w:r>
      <w:r w:rsidR="00AC6632" w:rsidRPr="00AC6632">
        <w:rPr>
          <w:rFonts w:ascii="Times New Roman" w:hAnsi="Times New Roman" w:cs="Times New Roman"/>
          <w:sz w:val="24"/>
          <w:szCs w:val="24"/>
        </w:rPr>
        <w:t xml:space="preserve">Finally, the study also contributes to the theory of zombie companies in Spain, showing that 8.1% of </w:t>
      </w:r>
      <w:r w:rsidR="00AC6632">
        <w:rPr>
          <w:rFonts w:ascii="Times New Roman" w:hAnsi="Times New Roman" w:cs="Times New Roman"/>
          <w:sz w:val="24"/>
          <w:szCs w:val="24"/>
        </w:rPr>
        <w:t xml:space="preserve">hotel/restaurant </w:t>
      </w:r>
      <w:r w:rsidR="00AC6632" w:rsidRPr="00AC6632">
        <w:rPr>
          <w:rFonts w:ascii="Times New Roman" w:hAnsi="Times New Roman" w:cs="Times New Roman"/>
          <w:sz w:val="24"/>
          <w:szCs w:val="24"/>
        </w:rPr>
        <w:t>SME</w:t>
      </w:r>
      <w:r w:rsidR="0040666E">
        <w:rPr>
          <w:rFonts w:ascii="Times New Roman" w:hAnsi="Times New Roman" w:cs="Times New Roman"/>
          <w:sz w:val="24"/>
          <w:szCs w:val="24"/>
        </w:rPr>
        <w:t>’</w:t>
      </w:r>
      <w:r w:rsidR="00AC6632" w:rsidRPr="00AC6632">
        <w:rPr>
          <w:rFonts w:ascii="Times New Roman" w:hAnsi="Times New Roman" w:cs="Times New Roman"/>
          <w:sz w:val="24"/>
          <w:szCs w:val="24"/>
        </w:rPr>
        <w:t>s are identified as zombies under the main criteria of the study.</w:t>
      </w:r>
    </w:p>
    <w:p w14:paraId="799CDB12" w14:textId="77777777" w:rsidR="00C56AE4" w:rsidRDefault="0040666E" w:rsidP="00610629">
      <w:pPr>
        <w:spacing w:after="180" w:line="360" w:lineRule="auto"/>
        <w:jc w:val="both"/>
        <w:rPr>
          <w:rFonts w:ascii="Times New Roman" w:hAnsi="Times New Roman" w:cs="Times New Roman"/>
          <w:sz w:val="24"/>
          <w:szCs w:val="24"/>
        </w:rPr>
      </w:pPr>
      <w:r w:rsidRPr="0040666E">
        <w:rPr>
          <w:rFonts w:ascii="Times New Roman" w:hAnsi="Times New Roman" w:cs="Times New Roman"/>
          <w:b/>
          <w:bCs/>
          <w:sz w:val="24"/>
          <w:szCs w:val="24"/>
        </w:rPr>
        <w:t>Keywords:</w:t>
      </w:r>
      <w:r>
        <w:rPr>
          <w:rFonts w:ascii="Times New Roman" w:hAnsi="Times New Roman" w:cs="Times New Roman"/>
          <w:b/>
          <w:bCs/>
          <w:sz w:val="24"/>
          <w:szCs w:val="24"/>
        </w:rPr>
        <w:t xml:space="preserve"> </w:t>
      </w:r>
      <w:r w:rsidRPr="0040666E">
        <w:rPr>
          <w:rFonts w:ascii="Times New Roman" w:hAnsi="Times New Roman" w:cs="Times New Roman"/>
          <w:sz w:val="24"/>
          <w:szCs w:val="24"/>
        </w:rPr>
        <w:t>Zombie enterprises; SME; Artificial Intelligence; Convolutional Neural Networks</w:t>
      </w:r>
      <w:r>
        <w:rPr>
          <w:rFonts w:ascii="Times New Roman" w:hAnsi="Times New Roman" w:cs="Times New Roman"/>
          <w:sz w:val="24"/>
          <w:szCs w:val="24"/>
        </w:rPr>
        <w:t xml:space="preserve"> (CNN)</w:t>
      </w:r>
      <w:r w:rsidRPr="0040666E">
        <w:rPr>
          <w:rFonts w:ascii="Times New Roman" w:hAnsi="Times New Roman" w:cs="Times New Roman"/>
          <w:sz w:val="24"/>
          <w:szCs w:val="24"/>
        </w:rPr>
        <w:t>; Spain</w:t>
      </w:r>
    </w:p>
    <w:p w14:paraId="6F431441" w14:textId="77777777" w:rsidR="00C56AE4" w:rsidRDefault="00C56AE4">
      <w:pPr>
        <w:rPr>
          <w:rFonts w:ascii="Times New Roman" w:hAnsi="Times New Roman" w:cs="Times New Roman"/>
          <w:sz w:val="24"/>
          <w:szCs w:val="24"/>
        </w:rPr>
      </w:pPr>
      <w:r>
        <w:rPr>
          <w:rFonts w:ascii="Times New Roman" w:hAnsi="Times New Roman" w:cs="Times New Roman"/>
          <w:sz w:val="24"/>
          <w:szCs w:val="24"/>
        </w:rPr>
        <w:br w:type="page"/>
      </w:r>
    </w:p>
    <w:p w14:paraId="4C9C8EB5" w14:textId="77777777" w:rsidR="00C56AE4" w:rsidRDefault="00C56AE4" w:rsidP="00610629">
      <w:pPr>
        <w:spacing w:after="18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Guía de lectura</w:t>
      </w:r>
    </w:p>
    <w:p w14:paraId="2D0EF279" w14:textId="251908C9" w:rsidR="00651570" w:rsidRDefault="00535E56" w:rsidP="00610629">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El </w:t>
      </w:r>
      <w:r w:rsidRPr="00535E56">
        <w:rPr>
          <w:rFonts w:ascii="Times New Roman" w:hAnsi="Times New Roman" w:cs="Times New Roman"/>
          <w:sz w:val="24"/>
          <w:szCs w:val="24"/>
          <w:lang w:val="es-ES_tradnl"/>
        </w:rPr>
        <w:t>presente estudio consiste en un trabajo final de la doble titulación en Ingeniería Informática y Administración y Dirección de Empresas.</w:t>
      </w:r>
      <w:r w:rsidR="00651570">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 xml:space="preserve">Es por ello, que a continuación se enumeran las secciones </w:t>
      </w:r>
      <w:r w:rsidR="00353F03">
        <w:rPr>
          <w:rFonts w:ascii="Times New Roman" w:hAnsi="Times New Roman" w:cs="Times New Roman"/>
          <w:sz w:val="24"/>
          <w:szCs w:val="24"/>
          <w:lang w:val="es-ES_tradnl"/>
        </w:rPr>
        <w:t xml:space="preserve">en las </w:t>
      </w:r>
      <w:r>
        <w:rPr>
          <w:rFonts w:ascii="Times New Roman" w:hAnsi="Times New Roman" w:cs="Times New Roman"/>
          <w:sz w:val="24"/>
          <w:szCs w:val="24"/>
          <w:lang w:val="es-ES_tradnl"/>
        </w:rPr>
        <w:t xml:space="preserve">que </w:t>
      </w:r>
      <w:r w:rsidR="00651570">
        <w:rPr>
          <w:rFonts w:ascii="Times New Roman" w:hAnsi="Times New Roman" w:cs="Times New Roman"/>
          <w:sz w:val="24"/>
          <w:szCs w:val="24"/>
          <w:lang w:val="es-ES_tradnl"/>
        </w:rPr>
        <w:t xml:space="preserve">el tribunal de Administración y Dirección de Empresas deben prestar </w:t>
      </w:r>
      <w:r w:rsidR="00353F03">
        <w:rPr>
          <w:rFonts w:ascii="Times New Roman" w:hAnsi="Times New Roman" w:cs="Times New Roman"/>
          <w:sz w:val="24"/>
          <w:szCs w:val="24"/>
          <w:lang w:val="es-ES_tradnl"/>
        </w:rPr>
        <w:t xml:space="preserve">especial </w:t>
      </w:r>
      <w:r w:rsidR="00651570">
        <w:rPr>
          <w:rFonts w:ascii="Times New Roman" w:hAnsi="Times New Roman" w:cs="Times New Roman"/>
          <w:sz w:val="24"/>
          <w:szCs w:val="24"/>
          <w:lang w:val="es-ES_tradnl"/>
        </w:rPr>
        <w:t>atención para la correcta evaluación del trabajo. No obstante, se les recomienda la lectura completa del presente estudio.</w:t>
      </w:r>
    </w:p>
    <w:p w14:paraId="1627C963" w14:textId="2B82E5BC" w:rsidR="00651570" w:rsidRDefault="003F2D0C" w:rsidP="00610629">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Secciones para el tribunal de Administración y Dirección de Empresas:</w:t>
      </w:r>
    </w:p>
    <w:p w14:paraId="57B434F6" w14:textId="59BA187C" w:rsidR="003F2D0C" w:rsidRDefault="003F2D0C" w:rsidP="003F2D0C">
      <w:pPr>
        <w:pStyle w:val="Prrafodelista"/>
        <w:numPr>
          <w:ilvl w:val="0"/>
          <w:numId w:val="55"/>
        </w:numPr>
        <w:spacing w:after="180" w:line="360" w:lineRule="auto"/>
        <w:ind w:left="927"/>
        <w:jc w:val="both"/>
        <w:rPr>
          <w:rFonts w:ascii="Times New Roman" w:hAnsi="Times New Roman" w:cs="Times New Roman"/>
          <w:sz w:val="24"/>
          <w:szCs w:val="24"/>
          <w:lang w:val="es-ES_tradnl"/>
        </w:rPr>
      </w:pPr>
      <w:r>
        <w:rPr>
          <w:rFonts w:ascii="Times New Roman" w:hAnsi="Times New Roman" w:cs="Times New Roman"/>
          <w:sz w:val="24"/>
          <w:szCs w:val="24"/>
          <w:lang w:val="es-ES_tradnl"/>
        </w:rPr>
        <w:t>1</w:t>
      </w:r>
      <w:r w:rsidR="002D2590" w:rsidRPr="002D2590">
        <w:rPr>
          <w:rFonts w:ascii="Times New Roman" w:hAnsi="Times New Roman" w:cs="Times New Roman"/>
          <w:sz w:val="24"/>
          <w:szCs w:val="24"/>
          <w:lang w:val="es-ES_tradnl"/>
        </w:rPr>
        <w:t xml:space="preserve"> </w:t>
      </w:r>
      <w:r w:rsidR="002D2590">
        <w:rPr>
          <w:rFonts w:ascii="Times New Roman" w:hAnsi="Times New Roman" w:cs="Times New Roman"/>
          <w:sz w:val="24"/>
          <w:szCs w:val="24"/>
          <w:lang w:val="es-ES_tradnl"/>
        </w:rPr>
        <w:t>- Introducción</w:t>
      </w:r>
    </w:p>
    <w:p w14:paraId="2A5521FE" w14:textId="7952222C" w:rsidR="003F2D0C" w:rsidRDefault="002D2590" w:rsidP="003F2D0C">
      <w:pPr>
        <w:pStyle w:val="Prrafodelista"/>
        <w:numPr>
          <w:ilvl w:val="0"/>
          <w:numId w:val="55"/>
        </w:numPr>
        <w:spacing w:after="180" w:line="360" w:lineRule="auto"/>
        <w:ind w:left="927"/>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2 - </w:t>
      </w:r>
      <w:r w:rsidRPr="002D2590">
        <w:rPr>
          <w:rFonts w:ascii="Times New Roman" w:hAnsi="Times New Roman" w:cs="Times New Roman"/>
          <w:sz w:val="24"/>
          <w:szCs w:val="24"/>
          <w:lang w:val="es-ES_tradnl"/>
        </w:rPr>
        <w:t>Competencias, Normativa y Plan de Trabajo</w:t>
      </w:r>
    </w:p>
    <w:p w14:paraId="5EF5FC9A" w14:textId="6CE6AE41" w:rsidR="002D2590" w:rsidRDefault="002D2590" w:rsidP="003F2D0C">
      <w:pPr>
        <w:pStyle w:val="Prrafodelista"/>
        <w:numPr>
          <w:ilvl w:val="0"/>
          <w:numId w:val="55"/>
        </w:numPr>
        <w:spacing w:after="180" w:line="360" w:lineRule="auto"/>
        <w:ind w:left="927"/>
        <w:jc w:val="both"/>
        <w:rPr>
          <w:rFonts w:ascii="Times New Roman" w:hAnsi="Times New Roman" w:cs="Times New Roman"/>
          <w:sz w:val="24"/>
          <w:szCs w:val="24"/>
          <w:lang w:val="es-ES_tradnl"/>
        </w:rPr>
      </w:pPr>
      <w:r>
        <w:rPr>
          <w:rFonts w:ascii="Times New Roman" w:hAnsi="Times New Roman" w:cs="Times New Roman"/>
          <w:sz w:val="24"/>
          <w:szCs w:val="24"/>
          <w:lang w:val="es-ES_tradnl"/>
        </w:rPr>
        <w:t>4 - Marco teórico</w:t>
      </w:r>
    </w:p>
    <w:p w14:paraId="4EDD4ED8" w14:textId="1C44FB76" w:rsidR="002D2590" w:rsidRDefault="002D2590" w:rsidP="002D2590">
      <w:pPr>
        <w:pStyle w:val="Prrafodelista"/>
        <w:numPr>
          <w:ilvl w:val="1"/>
          <w:numId w:val="55"/>
        </w:num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4.1 - Marco teórico sobre empresas zombis</w:t>
      </w:r>
    </w:p>
    <w:p w14:paraId="1F0DECC4" w14:textId="33A60E8A" w:rsidR="002D2590" w:rsidRDefault="002D2590" w:rsidP="002D2590">
      <w:pPr>
        <w:pStyle w:val="Prrafodelista"/>
        <w:numPr>
          <w:ilvl w:val="0"/>
          <w:numId w:val="55"/>
        </w:numPr>
        <w:spacing w:after="180" w:line="360" w:lineRule="auto"/>
        <w:ind w:left="927"/>
        <w:jc w:val="both"/>
        <w:rPr>
          <w:rFonts w:ascii="Times New Roman" w:hAnsi="Times New Roman" w:cs="Times New Roman"/>
          <w:sz w:val="24"/>
          <w:szCs w:val="24"/>
          <w:lang w:val="es-ES_tradnl"/>
        </w:rPr>
      </w:pPr>
      <w:r>
        <w:rPr>
          <w:rFonts w:ascii="Times New Roman" w:hAnsi="Times New Roman" w:cs="Times New Roman"/>
          <w:sz w:val="24"/>
          <w:szCs w:val="24"/>
          <w:lang w:val="es-ES_tradnl"/>
        </w:rPr>
        <w:t>5 - Recursos</w:t>
      </w:r>
    </w:p>
    <w:p w14:paraId="436A5D10" w14:textId="5800C2BD" w:rsidR="002D2590" w:rsidRPr="002D2590" w:rsidRDefault="002D2590" w:rsidP="002D2590">
      <w:pPr>
        <w:pStyle w:val="Prrafodelista"/>
        <w:numPr>
          <w:ilvl w:val="1"/>
          <w:numId w:val="55"/>
        </w:num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5.1 </w:t>
      </w:r>
      <w:r w:rsidR="00A55A58">
        <w:rPr>
          <w:rFonts w:ascii="Times New Roman" w:hAnsi="Times New Roman" w:cs="Times New Roman"/>
          <w:sz w:val="24"/>
          <w:szCs w:val="24"/>
          <w:lang w:val="es-ES_tradnl"/>
        </w:rPr>
        <w:t>-</w:t>
      </w:r>
      <w:r>
        <w:rPr>
          <w:rFonts w:ascii="Times New Roman" w:hAnsi="Times New Roman" w:cs="Times New Roman"/>
          <w:sz w:val="24"/>
          <w:szCs w:val="24"/>
          <w:lang w:val="es-ES_tradnl"/>
        </w:rPr>
        <w:t xml:space="preserve"> Gestión de datos</w:t>
      </w:r>
    </w:p>
    <w:p w14:paraId="7E524840" w14:textId="3C5C15E3" w:rsidR="002D2590" w:rsidRDefault="002D2590" w:rsidP="002D2590">
      <w:pPr>
        <w:pStyle w:val="Prrafodelista"/>
        <w:numPr>
          <w:ilvl w:val="0"/>
          <w:numId w:val="55"/>
        </w:numPr>
        <w:spacing w:after="180" w:line="360" w:lineRule="auto"/>
        <w:ind w:left="927"/>
        <w:jc w:val="both"/>
        <w:rPr>
          <w:rFonts w:ascii="Times New Roman" w:hAnsi="Times New Roman" w:cs="Times New Roman"/>
          <w:sz w:val="24"/>
          <w:szCs w:val="24"/>
          <w:lang w:val="es-ES_tradnl"/>
        </w:rPr>
      </w:pPr>
      <w:r>
        <w:rPr>
          <w:rFonts w:ascii="Times New Roman" w:hAnsi="Times New Roman" w:cs="Times New Roman"/>
          <w:sz w:val="24"/>
          <w:szCs w:val="24"/>
          <w:lang w:val="es-ES_tradnl"/>
        </w:rPr>
        <w:t>6 - Desarrollo CRISP-DM</w:t>
      </w:r>
    </w:p>
    <w:p w14:paraId="35AAADB2" w14:textId="1B9070C8" w:rsidR="002D2590" w:rsidRDefault="002D2590" w:rsidP="002D2590">
      <w:pPr>
        <w:pStyle w:val="Prrafodelista"/>
        <w:numPr>
          <w:ilvl w:val="1"/>
          <w:numId w:val="55"/>
        </w:num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6.2 - Comprensión de los datos</w:t>
      </w:r>
    </w:p>
    <w:p w14:paraId="51905F27" w14:textId="2E44E1B0" w:rsidR="002D2590" w:rsidRDefault="002D2590" w:rsidP="002D2590">
      <w:pPr>
        <w:pStyle w:val="Prrafodelista"/>
        <w:numPr>
          <w:ilvl w:val="1"/>
          <w:numId w:val="55"/>
        </w:num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6.</w:t>
      </w:r>
      <w:r w:rsidR="00A55A58">
        <w:rPr>
          <w:rFonts w:ascii="Times New Roman" w:hAnsi="Times New Roman" w:cs="Times New Roman"/>
          <w:sz w:val="24"/>
          <w:szCs w:val="24"/>
          <w:lang w:val="es-ES_tradnl"/>
        </w:rPr>
        <w:t>3</w:t>
      </w:r>
      <w:r>
        <w:rPr>
          <w:rFonts w:ascii="Times New Roman" w:hAnsi="Times New Roman" w:cs="Times New Roman"/>
          <w:sz w:val="24"/>
          <w:szCs w:val="24"/>
          <w:lang w:val="es-ES_tradnl"/>
        </w:rPr>
        <w:t xml:space="preserve"> - Preparación de los datos</w:t>
      </w:r>
    </w:p>
    <w:p w14:paraId="277C2C2C" w14:textId="5AA36B25" w:rsidR="002D2590" w:rsidRPr="002D2590" w:rsidRDefault="002D2590" w:rsidP="002D2590">
      <w:pPr>
        <w:pStyle w:val="Prrafodelista"/>
        <w:numPr>
          <w:ilvl w:val="1"/>
          <w:numId w:val="55"/>
        </w:num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6.5 - Evaluación</w:t>
      </w:r>
    </w:p>
    <w:p w14:paraId="5FF8E6FF" w14:textId="5A738CBE" w:rsidR="002D2590" w:rsidRDefault="002D2590" w:rsidP="002D2590">
      <w:pPr>
        <w:pStyle w:val="Prrafodelista"/>
        <w:numPr>
          <w:ilvl w:val="0"/>
          <w:numId w:val="55"/>
        </w:numPr>
        <w:spacing w:after="180" w:line="360" w:lineRule="auto"/>
        <w:ind w:left="927"/>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7 </w:t>
      </w:r>
      <w:r w:rsidR="00986791">
        <w:rPr>
          <w:rFonts w:ascii="Times New Roman" w:hAnsi="Times New Roman" w:cs="Times New Roman"/>
          <w:sz w:val="24"/>
          <w:szCs w:val="24"/>
          <w:lang w:val="es-ES_tradnl"/>
        </w:rPr>
        <w:t>-</w:t>
      </w:r>
      <w:r>
        <w:rPr>
          <w:rFonts w:ascii="Times New Roman" w:hAnsi="Times New Roman" w:cs="Times New Roman"/>
          <w:sz w:val="24"/>
          <w:szCs w:val="24"/>
          <w:lang w:val="es-ES_tradnl"/>
        </w:rPr>
        <w:t xml:space="preserve"> Conclusiones</w:t>
      </w:r>
    </w:p>
    <w:p w14:paraId="0BB44096" w14:textId="3AFA2826" w:rsidR="00651570" w:rsidRPr="002E40B8" w:rsidRDefault="002D2590" w:rsidP="00610629">
      <w:pPr>
        <w:pStyle w:val="Prrafodelista"/>
        <w:numPr>
          <w:ilvl w:val="0"/>
          <w:numId w:val="55"/>
        </w:numPr>
        <w:spacing w:after="180" w:line="360" w:lineRule="auto"/>
        <w:ind w:left="927"/>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8 </w:t>
      </w:r>
      <w:r w:rsidR="00986791">
        <w:rPr>
          <w:rFonts w:ascii="Times New Roman" w:hAnsi="Times New Roman" w:cs="Times New Roman"/>
          <w:sz w:val="24"/>
          <w:szCs w:val="24"/>
          <w:lang w:val="es-ES_tradnl"/>
        </w:rPr>
        <w:t>-</w:t>
      </w:r>
      <w:r>
        <w:rPr>
          <w:rFonts w:ascii="Times New Roman" w:hAnsi="Times New Roman" w:cs="Times New Roman"/>
          <w:sz w:val="24"/>
          <w:szCs w:val="24"/>
          <w:lang w:val="es-ES_tradnl"/>
        </w:rPr>
        <w:t xml:space="preserve"> Futuras investigaciones</w:t>
      </w:r>
    </w:p>
    <w:p w14:paraId="1808D040" w14:textId="77777777" w:rsidR="00C76EEE" w:rsidRDefault="003F2D0C" w:rsidP="00610629">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P</w:t>
      </w:r>
      <w:r w:rsidR="00651570">
        <w:rPr>
          <w:rFonts w:ascii="Times New Roman" w:hAnsi="Times New Roman" w:cs="Times New Roman"/>
          <w:sz w:val="24"/>
          <w:szCs w:val="24"/>
          <w:lang w:val="es-ES_tradnl"/>
        </w:rPr>
        <w:t>ara el tribunal de Ingeniería Informática</w:t>
      </w:r>
      <w:r>
        <w:rPr>
          <w:rFonts w:ascii="Times New Roman" w:hAnsi="Times New Roman" w:cs="Times New Roman"/>
          <w:sz w:val="24"/>
          <w:szCs w:val="24"/>
          <w:lang w:val="es-ES_tradnl"/>
        </w:rPr>
        <w:t>,</w:t>
      </w:r>
      <w:r w:rsidR="00651570">
        <w:rPr>
          <w:rFonts w:ascii="Times New Roman" w:hAnsi="Times New Roman" w:cs="Times New Roman"/>
          <w:sz w:val="24"/>
          <w:szCs w:val="24"/>
          <w:lang w:val="es-ES_tradnl"/>
        </w:rPr>
        <w:t xml:space="preserve"> se requiere</w:t>
      </w:r>
      <w:r>
        <w:rPr>
          <w:rFonts w:ascii="Times New Roman" w:hAnsi="Times New Roman" w:cs="Times New Roman"/>
          <w:sz w:val="24"/>
          <w:szCs w:val="24"/>
          <w:lang w:val="es-ES_tradnl"/>
        </w:rPr>
        <w:t xml:space="preserve"> </w:t>
      </w:r>
      <w:r w:rsidR="00651570">
        <w:rPr>
          <w:rFonts w:ascii="Times New Roman" w:hAnsi="Times New Roman" w:cs="Times New Roman"/>
          <w:sz w:val="24"/>
          <w:szCs w:val="24"/>
          <w:lang w:val="es-ES_tradnl"/>
        </w:rPr>
        <w:t xml:space="preserve">la lectura completa para entender </w:t>
      </w:r>
      <w:r>
        <w:rPr>
          <w:rFonts w:ascii="Times New Roman" w:hAnsi="Times New Roman" w:cs="Times New Roman"/>
          <w:sz w:val="24"/>
          <w:szCs w:val="24"/>
          <w:lang w:val="es-ES_tradnl"/>
        </w:rPr>
        <w:t xml:space="preserve">todas las etapas </w:t>
      </w:r>
      <w:r w:rsidR="00651570">
        <w:rPr>
          <w:rFonts w:ascii="Times New Roman" w:hAnsi="Times New Roman" w:cs="Times New Roman"/>
          <w:sz w:val="24"/>
          <w:szCs w:val="24"/>
          <w:lang w:val="es-ES_tradnl"/>
        </w:rPr>
        <w:t>de la metodología utilizada en este estudio.</w:t>
      </w:r>
    </w:p>
    <w:p w14:paraId="527C5A72" w14:textId="77777777" w:rsidR="00C76EEE" w:rsidRDefault="00C76EEE">
      <w:pPr>
        <w:rPr>
          <w:rFonts w:ascii="Times New Roman" w:hAnsi="Times New Roman" w:cs="Times New Roman"/>
          <w:sz w:val="24"/>
          <w:szCs w:val="24"/>
          <w:lang w:val="es-ES_tradnl"/>
        </w:rPr>
      </w:pPr>
      <w:r>
        <w:rPr>
          <w:rFonts w:ascii="Times New Roman" w:hAnsi="Times New Roman" w:cs="Times New Roman"/>
          <w:sz w:val="24"/>
          <w:szCs w:val="24"/>
          <w:lang w:val="es-ES_tradnl"/>
        </w:rPr>
        <w:br w:type="page"/>
      </w:r>
    </w:p>
    <w:sdt>
      <w:sdtPr>
        <w:rPr>
          <w:rFonts w:asciiTheme="minorHAnsi" w:eastAsiaTheme="minorHAnsi" w:hAnsiTheme="minorHAnsi" w:cstheme="minorBidi"/>
          <w:b/>
          <w:bCs/>
          <w:color w:val="auto"/>
          <w:sz w:val="22"/>
          <w:szCs w:val="22"/>
          <w:lang w:val="es-ES" w:eastAsia="en-US"/>
        </w:rPr>
        <w:id w:val="-1178721254"/>
        <w:docPartObj>
          <w:docPartGallery w:val="Table of Contents"/>
          <w:docPartUnique/>
        </w:docPartObj>
      </w:sdtPr>
      <w:sdtEndPr>
        <w:rPr>
          <w:rFonts w:ascii="Times New Roman" w:hAnsi="Times New Roman" w:cs="Times New Roman"/>
          <w:sz w:val="24"/>
          <w:szCs w:val="24"/>
        </w:rPr>
      </w:sdtEndPr>
      <w:sdtContent>
        <w:p w14:paraId="4B189369" w14:textId="225A2B67" w:rsidR="001C7255" w:rsidRPr="00C81901" w:rsidRDefault="001C7255" w:rsidP="00283E79">
          <w:pPr>
            <w:pStyle w:val="TtuloTDC"/>
            <w:spacing w:line="360" w:lineRule="auto"/>
            <w:jc w:val="both"/>
            <w:rPr>
              <w:rFonts w:ascii="Times New Roman" w:hAnsi="Times New Roman" w:cs="Times New Roman"/>
              <w:b/>
              <w:bCs/>
              <w:color w:val="2E74B5" w:themeColor="accent5" w:themeShade="BF"/>
              <w:sz w:val="24"/>
              <w:szCs w:val="24"/>
              <w:lang w:val="es-ES"/>
            </w:rPr>
          </w:pPr>
          <w:r w:rsidRPr="00C81901">
            <w:rPr>
              <w:rFonts w:ascii="Times New Roman" w:hAnsi="Times New Roman" w:cs="Times New Roman"/>
              <w:b/>
              <w:bCs/>
              <w:color w:val="2E74B5" w:themeColor="accent5" w:themeShade="BF"/>
              <w:sz w:val="24"/>
              <w:szCs w:val="24"/>
              <w:lang w:val="es-ES"/>
            </w:rPr>
            <w:t>Índice de contenidos</w:t>
          </w:r>
        </w:p>
        <w:p w14:paraId="423A669B" w14:textId="648CE537" w:rsidR="001C7255" w:rsidRPr="007451D8" w:rsidRDefault="001C7255" w:rsidP="000509E0">
          <w:pPr>
            <w:pStyle w:val="TDC1"/>
          </w:pPr>
          <w:r w:rsidRPr="007451D8">
            <w:fldChar w:fldCharType="begin"/>
          </w:r>
          <w:r w:rsidRPr="007451D8">
            <w:instrText xml:space="preserve"> TOC \o "1-3" \h \z \u </w:instrText>
          </w:r>
          <w:r w:rsidRPr="007451D8">
            <w:fldChar w:fldCharType="separate"/>
          </w:r>
          <w:hyperlink w:anchor="_Toc94027261" w:history="1">
            <w:r w:rsidRPr="007451D8">
              <w:rPr>
                <w:rStyle w:val="Hipervnculo"/>
                <w:b w:val="0"/>
                <w:bCs w:val="0"/>
              </w:rPr>
              <w:t>1.</w:t>
            </w:r>
            <w:r w:rsidRPr="007451D8">
              <w:tab/>
            </w:r>
            <w:r w:rsidRPr="007451D8">
              <w:rPr>
                <w:rStyle w:val="Hipervnculo"/>
              </w:rPr>
              <w:t>Introducción</w:t>
            </w:r>
            <w:r w:rsidRPr="007451D8">
              <w:rPr>
                <w:webHidden/>
              </w:rPr>
              <w:tab/>
            </w:r>
            <w:r w:rsidRPr="007451D8">
              <w:rPr>
                <w:webHidden/>
              </w:rPr>
              <w:fldChar w:fldCharType="begin"/>
            </w:r>
            <w:r w:rsidRPr="007451D8">
              <w:rPr>
                <w:webHidden/>
              </w:rPr>
              <w:instrText xml:space="preserve"> PAGEREF _Toc94027261 \h </w:instrText>
            </w:r>
            <w:r w:rsidRPr="007451D8">
              <w:rPr>
                <w:webHidden/>
              </w:rPr>
            </w:r>
            <w:r w:rsidRPr="007451D8">
              <w:rPr>
                <w:webHidden/>
              </w:rPr>
              <w:fldChar w:fldCharType="separate"/>
            </w:r>
            <w:r w:rsidR="00A55E47">
              <w:rPr>
                <w:webHidden/>
              </w:rPr>
              <w:t>10</w:t>
            </w:r>
            <w:r w:rsidRPr="007451D8">
              <w:rPr>
                <w:webHidden/>
              </w:rPr>
              <w:fldChar w:fldCharType="end"/>
            </w:r>
          </w:hyperlink>
        </w:p>
        <w:p w14:paraId="557F0E11" w14:textId="66D6679D" w:rsidR="001C7255" w:rsidRPr="007451D8" w:rsidRDefault="00BF02EC" w:rsidP="000509E0">
          <w:pPr>
            <w:pStyle w:val="TDC1"/>
          </w:pPr>
          <w:hyperlink w:anchor="_Toc94027262" w:history="1">
            <w:r w:rsidR="001C7255" w:rsidRPr="007451D8">
              <w:rPr>
                <w:rStyle w:val="Hipervnculo"/>
              </w:rPr>
              <w:t>2.</w:t>
            </w:r>
            <w:r w:rsidR="001C7255" w:rsidRPr="007451D8">
              <w:tab/>
            </w:r>
            <w:r w:rsidR="001C7255" w:rsidRPr="007451D8">
              <w:rPr>
                <w:rStyle w:val="Hipervnculo"/>
              </w:rPr>
              <w:t>Competencias, Normativa y Plan de Trabajo</w:t>
            </w:r>
            <w:r w:rsidR="001C7255" w:rsidRPr="007451D8">
              <w:rPr>
                <w:webHidden/>
              </w:rPr>
              <w:tab/>
            </w:r>
            <w:r w:rsidR="001C7255" w:rsidRPr="007451D8">
              <w:rPr>
                <w:webHidden/>
              </w:rPr>
              <w:fldChar w:fldCharType="begin"/>
            </w:r>
            <w:r w:rsidR="001C7255" w:rsidRPr="007451D8">
              <w:rPr>
                <w:webHidden/>
              </w:rPr>
              <w:instrText xml:space="preserve"> PAGEREF _Toc94027262 \h </w:instrText>
            </w:r>
            <w:r w:rsidR="001C7255" w:rsidRPr="007451D8">
              <w:rPr>
                <w:webHidden/>
              </w:rPr>
            </w:r>
            <w:r w:rsidR="001C7255" w:rsidRPr="007451D8">
              <w:rPr>
                <w:webHidden/>
              </w:rPr>
              <w:fldChar w:fldCharType="separate"/>
            </w:r>
            <w:r w:rsidR="00A55E47">
              <w:rPr>
                <w:webHidden/>
              </w:rPr>
              <w:t>14</w:t>
            </w:r>
            <w:r w:rsidR="001C7255" w:rsidRPr="007451D8">
              <w:rPr>
                <w:webHidden/>
              </w:rPr>
              <w:fldChar w:fldCharType="end"/>
            </w:r>
          </w:hyperlink>
        </w:p>
        <w:p w14:paraId="064B8024" w14:textId="414BC7EC" w:rsidR="001C7255" w:rsidRPr="007451D8" w:rsidRDefault="00BF02EC" w:rsidP="00283E79">
          <w:pPr>
            <w:pStyle w:val="TDC2"/>
            <w:spacing w:line="240" w:lineRule="auto"/>
          </w:pPr>
          <w:hyperlink w:anchor="_Toc94027263" w:history="1">
            <w:r w:rsidR="001C7255" w:rsidRPr="007451D8">
              <w:rPr>
                <w:rStyle w:val="Hipervnculo"/>
                <w:b w:val="0"/>
                <w:bCs w:val="0"/>
                <w:lang w:val="es-ES_tradnl"/>
              </w:rPr>
              <w:t>2.1.</w:t>
            </w:r>
            <w:r w:rsidR="001C7255" w:rsidRPr="007451D8">
              <w:tab/>
            </w:r>
            <w:r w:rsidR="001C7255" w:rsidRPr="007451D8">
              <w:rPr>
                <w:rStyle w:val="Hipervnculo"/>
                <w:b w:val="0"/>
                <w:bCs w:val="0"/>
                <w:lang w:val="es-ES_tradnl"/>
              </w:rPr>
              <w:t>Competencias</w:t>
            </w:r>
            <w:r w:rsidR="001C7255" w:rsidRPr="007451D8">
              <w:rPr>
                <w:webHidden/>
              </w:rPr>
              <w:tab/>
            </w:r>
            <w:r w:rsidR="001C7255" w:rsidRPr="007451D8">
              <w:rPr>
                <w:webHidden/>
              </w:rPr>
              <w:fldChar w:fldCharType="begin"/>
            </w:r>
            <w:r w:rsidR="001C7255" w:rsidRPr="007451D8">
              <w:rPr>
                <w:webHidden/>
              </w:rPr>
              <w:instrText xml:space="preserve"> PAGEREF _Toc94027263 \h </w:instrText>
            </w:r>
            <w:r w:rsidR="001C7255" w:rsidRPr="007451D8">
              <w:rPr>
                <w:webHidden/>
              </w:rPr>
            </w:r>
            <w:r w:rsidR="001C7255" w:rsidRPr="007451D8">
              <w:rPr>
                <w:webHidden/>
              </w:rPr>
              <w:fldChar w:fldCharType="separate"/>
            </w:r>
            <w:r w:rsidR="00A55E47">
              <w:rPr>
                <w:webHidden/>
              </w:rPr>
              <w:t>14</w:t>
            </w:r>
            <w:r w:rsidR="001C7255" w:rsidRPr="007451D8">
              <w:rPr>
                <w:webHidden/>
              </w:rPr>
              <w:fldChar w:fldCharType="end"/>
            </w:r>
          </w:hyperlink>
        </w:p>
        <w:p w14:paraId="197F9004" w14:textId="54E47FEF" w:rsidR="001C7255" w:rsidRPr="007451D8" w:rsidRDefault="00BF02EC" w:rsidP="00283E79">
          <w:pPr>
            <w:pStyle w:val="TDC2"/>
            <w:spacing w:line="240" w:lineRule="auto"/>
          </w:pPr>
          <w:hyperlink w:anchor="_Toc94027264" w:history="1">
            <w:r w:rsidR="001C7255" w:rsidRPr="007451D8">
              <w:rPr>
                <w:rStyle w:val="Hipervnculo"/>
                <w:b w:val="0"/>
                <w:bCs w:val="0"/>
                <w:lang w:val="es-ES_tradnl"/>
              </w:rPr>
              <w:t>2.2.</w:t>
            </w:r>
            <w:r w:rsidR="001C7255" w:rsidRPr="007451D8">
              <w:tab/>
            </w:r>
            <w:r w:rsidR="001C7255" w:rsidRPr="007451D8">
              <w:rPr>
                <w:rStyle w:val="Hipervnculo"/>
                <w:b w:val="0"/>
                <w:bCs w:val="0"/>
                <w:lang w:val="es-ES_tradnl"/>
              </w:rPr>
              <w:t>Legislación y Normativa</w:t>
            </w:r>
            <w:r w:rsidR="001C7255" w:rsidRPr="007451D8">
              <w:rPr>
                <w:webHidden/>
              </w:rPr>
              <w:tab/>
            </w:r>
            <w:r w:rsidR="001C7255" w:rsidRPr="007451D8">
              <w:rPr>
                <w:webHidden/>
              </w:rPr>
              <w:fldChar w:fldCharType="begin"/>
            </w:r>
            <w:r w:rsidR="001C7255" w:rsidRPr="007451D8">
              <w:rPr>
                <w:webHidden/>
              </w:rPr>
              <w:instrText xml:space="preserve"> PAGEREF _Toc94027264 \h </w:instrText>
            </w:r>
            <w:r w:rsidR="001C7255" w:rsidRPr="007451D8">
              <w:rPr>
                <w:webHidden/>
              </w:rPr>
            </w:r>
            <w:r w:rsidR="001C7255" w:rsidRPr="007451D8">
              <w:rPr>
                <w:webHidden/>
              </w:rPr>
              <w:fldChar w:fldCharType="separate"/>
            </w:r>
            <w:r w:rsidR="00A55E47">
              <w:rPr>
                <w:webHidden/>
              </w:rPr>
              <w:t>14</w:t>
            </w:r>
            <w:r w:rsidR="001C7255" w:rsidRPr="007451D8">
              <w:rPr>
                <w:webHidden/>
              </w:rPr>
              <w:fldChar w:fldCharType="end"/>
            </w:r>
          </w:hyperlink>
        </w:p>
        <w:p w14:paraId="4DC4A000" w14:textId="4FBEFE7B" w:rsidR="001C7255" w:rsidRPr="007451D8" w:rsidRDefault="00BF02EC" w:rsidP="00283E79">
          <w:pPr>
            <w:pStyle w:val="TDC2"/>
            <w:spacing w:line="240" w:lineRule="auto"/>
          </w:pPr>
          <w:hyperlink w:anchor="_Toc94027265" w:history="1">
            <w:r w:rsidR="001C7255" w:rsidRPr="007451D8">
              <w:rPr>
                <w:rStyle w:val="Hipervnculo"/>
                <w:b w:val="0"/>
                <w:bCs w:val="0"/>
                <w:lang w:val="es-ES_tradnl"/>
              </w:rPr>
              <w:t>2.3.</w:t>
            </w:r>
            <w:r w:rsidR="001C7255" w:rsidRPr="007451D8">
              <w:tab/>
            </w:r>
            <w:r w:rsidR="001C7255" w:rsidRPr="007451D8">
              <w:rPr>
                <w:rStyle w:val="Hipervnculo"/>
                <w:b w:val="0"/>
                <w:bCs w:val="0"/>
                <w:lang w:val="es-ES_tradnl"/>
              </w:rPr>
              <w:t>Plan de Trabajo</w:t>
            </w:r>
            <w:r w:rsidR="001C7255" w:rsidRPr="007451D8">
              <w:rPr>
                <w:webHidden/>
              </w:rPr>
              <w:tab/>
            </w:r>
            <w:r w:rsidR="001C7255" w:rsidRPr="007451D8">
              <w:rPr>
                <w:webHidden/>
              </w:rPr>
              <w:fldChar w:fldCharType="begin"/>
            </w:r>
            <w:r w:rsidR="001C7255" w:rsidRPr="007451D8">
              <w:rPr>
                <w:webHidden/>
              </w:rPr>
              <w:instrText xml:space="preserve"> PAGEREF _Toc94027265 \h </w:instrText>
            </w:r>
            <w:r w:rsidR="001C7255" w:rsidRPr="007451D8">
              <w:rPr>
                <w:webHidden/>
              </w:rPr>
            </w:r>
            <w:r w:rsidR="001C7255" w:rsidRPr="007451D8">
              <w:rPr>
                <w:webHidden/>
              </w:rPr>
              <w:fldChar w:fldCharType="separate"/>
            </w:r>
            <w:r w:rsidR="00A55E47">
              <w:rPr>
                <w:webHidden/>
              </w:rPr>
              <w:t>15</w:t>
            </w:r>
            <w:r w:rsidR="001C7255" w:rsidRPr="007451D8">
              <w:rPr>
                <w:webHidden/>
              </w:rPr>
              <w:fldChar w:fldCharType="end"/>
            </w:r>
          </w:hyperlink>
        </w:p>
        <w:p w14:paraId="0B3B02D5" w14:textId="3AEE7940" w:rsidR="001C7255" w:rsidRPr="007451D8" w:rsidRDefault="00BF02EC" w:rsidP="000509E0">
          <w:pPr>
            <w:pStyle w:val="TDC1"/>
          </w:pPr>
          <w:hyperlink w:anchor="_Toc94027266" w:history="1">
            <w:r w:rsidR="001C7255" w:rsidRPr="007451D8">
              <w:rPr>
                <w:rStyle w:val="Hipervnculo"/>
              </w:rPr>
              <w:t>3.</w:t>
            </w:r>
            <w:r w:rsidR="001C7255" w:rsidRPr="007451D8">
              <w:tab/>
            </w:r>
            <w:r w:rsidR="001C7255" w:rsidRPr="007451D8">
              <w:rPr>
                <w:rStyle w:val="Hipervnculo"/>
              </w:rPr>
              <w:t>Metodología</w:t>
            </w:r>
            <w:r w:rsidR="001C7255" w:rsidRPr="007451D8">
              <w:rPr>
                <w:webHidden/>
              </w:rPr>
              <w:tab/>
            </w:r>
            <w:r w:rsidR="001C7255" w:rsidRPr="007451D8">
              <w:rPr>
                <w:webHidden/>
              </w:rPr>
              <w:fldChar w:fldCharType="begin"/>
            </w:r>
            <w:r w:rsidR="001C7255" w:rsidRPr="007451D8">
              <w:rPr>
                <w:webHidden/>
              </w:rPr>
              <w:instrText xml:space="preserve"> PAGEREF _Toc94027266 \h </w:instrText>
            </w:r>
            <w:r w:rsidR="001C7255" w:rsidRPr="007451D8">
              <w:rPr>
                <w:webHidden/>
              </w:rPr>
            </w:r>
            <w:r w:rsidR="001C7255" w:rsidRPr="007451D8">
              <w:rPr>
                <w:webHidden/>
              </w:rPr>
              <w:fldChar w:fldCharType="separate"/>
            </w:r>
            <w:r w:rsidR="00A55E47">
              <w:rPr>
                <w:webHidden/>
              </w:rPr>
              <w:t>15</w:t>
            </w:r>
            <w:r w:rsidR="001C7255" w:rsidRPr="007451D8">
              <w:rPr>
                <w:webHidden/>
              </w:rPr>
              <w:fldChar w:fldCharType="end"/>
            </w:r>
          </w:hyperlink>
        </w:p>
        <w:p w14:paraId="71E86F41" w14:textId="5F30F8D3" w:rsidR="001C7255" w:rsidRPr="007451D8" w:rsidRDefault="00BF02EC" w:rsidP="00283E79">
          <w:pPr>
            <w:pStyle w:val="TDC2"/>
            <w:spacing w:line="240" w:lineRule="auto"/>
          </w:pPr>
          <w:hyperlink w:anchor="_Toc94027267" w:history="1">
            <w:r w:rsidR="001C7255" w:rsidRPr="007451D8">
              <w:rPr>
                <w:rStyle w:val="Hipervnculo"/>
                <w:b w:val="0"/>
                <w:bCs w:val="0"/>
                <w:lang w:val="es-ES_tradnl"/>
              </w:rPr>
              <w:t>3.1.</w:t>
            </w:r>
            <w:r w:rsidR="001C7255" w:rsidRPr="007451D8">
              <w:tab/>
            </w:r>
            <w:r w:rsidR="001C7255" w:rsidRPr="007451D8">
              <w:rPr>
                <w:rStyle w:val="Hipervnculo"/>
                <w:b w:val="0"/>
                <w:bCs w:val="0"/>
                <w:lang w:val="es-ES_tradnl"/>
              </w:rPr>
              <w:t>Comprensión del negocio (</w:t>
            </w:r>
            <w:r w:rsidR="001C7255" w:rsidRPr="007451D8">
              <w:rPr>
                <w:rStyle w:val="Hipervnculo"/>
                <w:b w:val="0"/>
                <w:bCs w:val="0"/>
                <w:i/>
                <w:iCs/>
                <w:lang w:val="es-ES_tradnl"/>
              </w:rPr>
              <w:t>Business Understanding</w:t>
            </w:r>
            <w:r w:rsidR="001C7255" w:rsidRPr="007451D8">
              <w:rPr>
                <w:rStyle w:val="Hipervnculo"/>
                <w:b w:val="0"/>
                <w:bCs w:val="0"/>
                <w:lang w:val="es-ES_tradnl"/>
              </w:rPr>
              <w:t>)</w:t>
            </w:r>
            <w:r w:rsidR="001C7255" w:rsidRPr="007451D8">
              <w:rPr>
                <w:webHidden/>
              </w:rPr>
              <w:tab/>
            </w:r>
            <w:r w:rsidR="001C7255" w:rsidRPr="007451D8">
              <w:rPr>
                <w:webHidden/>
              </w:rPr>
              <w:fldChar w:fldCharType="begin"/>
            </w:r>
            <w:r w:rsidR="001C7255" w:rsidRPr="007451D8">
              <w:rPr>
                <w:webHidden/>
              </w:rPr>
              <w:instrText xml:space="preserve"> PAGEREF _Toc94027267 \h </w:instrText>
            </w:r>
            <w:r w:rsidR="001C7255" w:rsidRPr="007451D8">
              <w:rPr>
                <w:webHidden/>
              </w:rPr>
            </w:r>
            <w:r w:rsidR="001C7255" w:rsidRPr="007451D8">
              <w:rPr>
                <w:webHidden/>
              </w:rPr>
              <w:fldChar w:fldCharType="separate"/>
            </w:r>
            <w:r w:rsidR="00A55E47">
              <w:rPr>
                <w:webHidden/>
              </w:rPr>
              <w:t>17</w:t>
            </w:r>
            <w:r w:rsidR="001C7255" w:rsidRPr="007451D8">
              <w:rPr>
                <w:webHidden/>
              </w:rPr>
              <w:fldChar w:fldCharType="end"/>
            </w:r>
          </w:hyperlink>
        </w:p>
        <w:p w14:paraId="7D01148F" w14:textId="01DE3539" w:rsidR="001C7255" w:rsidRPr="007451D8" w:rsidRDefault="00BF02EC" w:rsidP="00283E79">
          <w:pPr>
            <w:pStyle w:val="TDC2"/>
            <w:spacing w:line="240" w:lineRule="auto"/>
          </w:pPr>
          <w:hyperlink w:anchor="_Toc94027268" w:history="1">
            <w:r w:rsidR="001C7255" w:rsidRPr="007451D8">
              <w:rPr>
                <w:rStyle w:val="Hipervnculo"/>
                <w:b w:val="0"/>
                <w:bCs w:val="0"/>
                <w:lang w:val="es-ES_tradnl"/>
              </w:rPr>
              <w:t>3.2.</w:t>
            </w:r>
            <w:r w:rsidR="001C7255" w:rsidRPr="007451D8">
              <w:tab/>
            </w:r>
            <w:r w:rsidR="001C7255" w:rsidRPr="007451D8">
              <w:rPr>
                <w:rStyle w:val="Hipervnculo"/>
                <w:b w:val="0"/>
                <w:bCs w:val="0"/>
                <w:lang w:val="es-ES_tradnl"/>
              </w:rPr>
              <w:t>Comprensión de los datos (</w:t>
            </w:r>
            <w:r w:rsidR="001C7255" w:rsidRPr="007451D8">
              <w:rPr>
                <w:rStyle w:val="Hipervnculo"/>
                <w:b w:val="0"/>
                <w:bCs w:val="0"/>
                <w:i/>
                <w:iCs/>
                <w:lang w:val="es-ES_tradnl"/>
              </w:rPr>
              <w:t>Data Understanding</w:t>
            </w:r>
            <w:r w:rsidR="001C7255" w:rsidRPr="007451D8">
              <w:rPr>
                <w:rStyle w:val="Hipervnculo"/>
                <w:b w:val="0"/>
                <w:bCs w:val="0"/>
                <w:lang w:val="es-ES_tradnl"/>
              </w:rPr>
              <w:t>)</w:t>
            </w:r>
            <w:r w:rsidR="001C7255" w:rsidRPr="007451D8">
              <w:rPr>
                <w:webHidden/>
              </w:rPr>
              <w:tab/>
            </w:r>
            <w:r w:rsidR="001C7255" w:rsidRPr="007451D8">
              <w:rPr>
                <w:webHidden/>
              </w:rPr>
              <w:fldChar w:fldCharType="begin"/>
            </w:r>
            <w:r w:rsidR="001C7255" w:rsidRPr="007451D8">
              <w:rPr>
                <w:webHidden/>
              </w:rPr>
              <w:instrText xml:space="preserve"> PAGEREF _Toc94027268 \h </w:instrText>
            </w:r>
            <w:r w:rsidR="001C7255" w:rsidRPr="007451D8">
              <w:rPr>
                <w:webHidden/>
              </w:rPr>
            </w:r>
            <w:r w:rsidR="001C7255" w:rsidRPr="007451D8">
              <w:rPr>
                <w:webHidden/>
              </w:rPr>
              <w:fldChar w:fldCharType="separate"/>
            </w:r>
            <w:r w:rsidR="00A55E47">
              <w:rPr>
                <w:webHidden/>
              </w:rPr>
              <w:t>18</w:t>
            </w:r>
            <w:r w:rsidR="001C7255" w:rsidRPr="007451D8">
              <w:rPr>
                <w:webHidden/>
              </w:rPr>
              <w:fldChar w:fldCharType="end"/>
            </w:r>
          </w:hyperlink>
        </w:p>
        <w:p w14:paraId="2D7EAD35" w14:textId="2994F45F" w:rsidR="001C7255" w:rsidRPr="007451D8" w:rsidRDefault="00BF02EC" w:rsidP="00283E79">
          <w:pPr>
            <w:pStyle w:val="TDC2"/>
            <w:spacing w:line="240" w:lineRule="auto"/>
          </w:pPr>
          <w:hyperlink w:anchor="_Toc94027269" w:history="1">
            <w:r w:rsidR="001C7255" w:rsidRPr="007451D8">
              <w:rPr>
                <w:rStyle w:val="Hipervnculo"/>
                <w:b w:val="0"/>
                <w:bCs w:val="0"/>
                <w:lang w:val="es-ES_tradnl"/>
              </w:rPr>
              <w:t>3.3.</w:t>
            </w:r>
            <w:r w:rsidR="001C7255" w:rsidRPr="007451D8">
              <w:tab/>
            </w:r>
            <w:r w:rsidR="001C7255" w:rsidRPr="007451D8">
              <w:rPr>
                <w:rStyle w:val="Hipervnculo"/>
                <w:b w:val="0"/>
                <w:bCs w:val="0"/>
                <w:lang w:val="es-ES_tradnl"/>
              </w:rPr>
              <w:t>Preparación de los datos (</w:t>
            </w:r>
            <w:r w:rsidR="001C7255" w:rsidRPr="007451D8">
              <w:rPr>
                <w:rStyle w:val="Hipervnculo"/>
                <w:b w:val="0"/>
                <w:bCs w:val="0"/>
                <w:i/>
                <w:iCs/>
                <w:lang w:val="es-ES_tradnl"/>
              </w:rPr>
              <w:t>Data Preparation</w:t>
            </w:r>
            <w:r w:rsidR="001C7255" w:rsidRPr="007451D8">
              <w:rPr>
                <w:rStyle w:val="Hipervnculo"/>
                <w:b w:val="0"/>
                <w:bCs w:val="0"/>
                <w:lang w:val="es-ES_tradnl"/>
              </w:rPr>
              <w:t>)</w:t>
            </w:r>
            <w:r w:rsidR="001C7255" w:rsidRPr="007451D8">
              <w:rPr>
                <w:webHidden/>
              </w:rPr>
              <w:tab/>
            </w:r>
            <w:r w:rsidR="001C7255" w:rsidRPr="007451D8">
              <w:rPr>
                <w:webHidden/>
              </w:rPr>
              <w:fldChar w:fldCharType="begin"/>
            </w:r>
            <w:r w:rsidR="001C7255" w:rsidRPr="007451D8">
              <w:rPr>
                <w:webHidden/>
              </w:rPr>
              <w:instrText xml:space="preserve"> PAGEREF _Toc94027269 \h </w:instrText>
            </w:r>
            <w:r w:rsidR="001C7255" w:rsidRPr="007451D8">
              <w:rPr>
                <w:webHidden/>
              </w:rPr>
            </w:r>
            <w:r w:rsidR="001C7255" w:rsidRPr="007451D8">
              <w:rPr>
                <w:webHidden/>
              </w:rPr>
              <w:fldChar w:fldCharType="separate"/>
            </w:r>
            <w:r w:rsidR="00A55E47">
              <w:rPr>
                <w:webHidden/>
              </w:rPr>
              <w:t>18</w:t>
            </w:r>
            <w:r w:rsidR="001C7255" w:rsidRPr="007451D8">
              <w:rPr>
                <w:webHidden/>
              </w:rPr>
              <w:fldChar w:fldCharType="end"/>
            </w:r>
          </w:hyperlink>
        </w:p>
        <w:p w14:paraId="6FC79C73" w14:textId="1E5379A9" w:rsidR="001C7255" w:rsidRPr="007451D8" w:rsidRDefault="00BF02EC" w:rsidP="00283E79">
          <w:pPr>
            <w:pStyle w:val="TDC2"/>
            <w:spacing w:line="240" w:lineRule="auto"/>
          </w:pPr>
          <w:hyperlink w:anchor="_Toc94027270" w:history="1">
            <w:r w:rsidR="001C7255" w:rsidRPr="007451D8">
              <w:rPr>
                <w:rStyle w:val="Hipervnculo"/>
                <w:b w:val="0"/>
                <w:bCs w:val="0"/>
                <w:lang w:val="es-ES_tradnl"/>
              </w:rPr>
              <w:t>3.4.</w:t>
            </w:r>
            <w:r w:rsidR="001C7255" w:rsidRPr="007451D8">
              <w:tab/>
            </w:r>
            <w:r w:rsidR="001C7255" w:rsidRPr="007451D8">
              <w:rPr>
                <w:rStyle w:val="Hipervnculo"/>
                <w:b w:val="0"/>
                <w:bCs w:val="0"/>
                <w:lang w:val="es-ES_tradnl"/>
              </w:rPr>
              <w:t>Modelado (</w:t>
            </w:r>
            <w:r w:rsidR="001C7255" w:rsidRPr="007451D8">
              <w:rPr>
                <w:rStyle w:val="Hipervnculo"/>
                <w:b w:val="0"/>
                <w:bCs w:val="0"/>
                <w:i/>
                <w:iCs/>
                <w:lang w:val="es-ES_tradnl"/>
              </w:rPr>
              <w:t>Modeling</w:t>
            </w:r>
            <w:r w:rsidR="001C7255" w:rsidRPr="007451D8">
              <w:rPr>
                <w:rStyle w:val="Hipervnculo"/>
                <w:b w:val="0"/>
                <w:bCs w:val="0"/>
                <w:lang w:val="es-ES_tradnl"/>
              </w:rPr>
              <w:t>)</w:t>
            </w:r>
            <w:r w:rsidR="001C7255" w:rsidRPr="007451D8">
              <w:rPr>
                <w:webHidden/>
              </w:rPr>
              <w:tab/>
            </w:r>
            <w:r w:rsidR="001C7255" w:rsidRPr="007451D8">
              <w:rPr>
                <w:webHidden/>
              </w:rPr>
              <w:fldChar w:fldCharType="begin"/>
            </w:r>
            <w:r w:rsidR="001C7255" w:rsidRPr="007451D8">
              <w:rPr>
                <w:webHidden/>
              </w:rPr>
              <w:instrText xml:space="preserve"> PAGEREF _Toc94027270 \h </w:instrText>
            </w:r>
            <w:r w:rsidR="001C7255" w:rsidRPr="007451D8">
              <w:rPr>
                <w:webHidden/>
              </w:rPr>
            </w:r>
            <w:r w:rsidR="001C7255" w:rsidRPr="007451D8">
              <w:rPr>
                <w:webHidden/>
              </w:rPr>
              <w:fldChar w:fldCharType="separate"/>
            </w:r>
            <w:r w:rsidR="00A55E47">
              <w:rPr>
                <w:webHidden/>
              </w:rPr>
              <w:t>19</w:t>
            </w:r>
            <w:r w:rsidR="001C7255" w:rsidRPr="007451D8">
              <w:rPr>
                <w:webHidden/>
              </w:rPr>
              <w:fldChar w:fldCharType="end"/>
            </w:r>
          </w:hyperlink>
        </w:p>
        <w:p w14:paraId="57C9CB95" w14:textId="57116588" w:rsidR="001C7255" w:rsidRPr="007451D8" w:rsidRDefault="00BF02EC" w:rsidP="00283E79">
          <w:pPr>
            <w:pStyle w:val="TDC2"/>
            <w:spacing w:line="240" w:lineRule="auto"/>
          </w:pPr>
          <w:hyperlink w:anchor="_Toc94027271" w:history="1">
            <w:r w:rsidR="001C7255" w:rsidRPr="007451D8">
              <w:rPr>
                <w:rStyle w:val="Hipervnculo"/>
                <w:b w:val="0"/>
                <w:bCs w:val="0"/>
                <w:lang w:val="es-ES_tradnl"/>
              </w:rPr>
              <w:t>3.5.</w:t>
            </w:r>
            <w:r w:rsidR="001C7255" w:rsidRPr="007451D8">
              <w:tab/>
            </w:r>
            <w:r w:rsidR="001C7255" w:rsidRPr="007451D8">
              <w:rPr>
                <w:rStyle w:val="Hipervnculo"/>
                <w:b w:val="0"/>
                <w:bCs w:val="0"/>
                <w:lang w:val="es-ES_tradnl"/>
              </w:rPr>
              <w:t>Evaluación (</w:t>
            </w:r>
            <w:r w:rsidR="001C7255" w:rsidRPr="007451D8">
              <w:rPr>
                <w:rStyle w:val="Hipervnculo"/>
                <w:b w:val="0"/>
                <w:bCs w:val="0"/>
                <w:i/>
                <w:iCs/>
                <w:lang w:val="es-ES_tradnl"/>
              </w:rPr>
              <w:t>Evaluation</w:t>
            </w:r>
            <w:r w:rsidR="001C7255" w:rsidRPr="007451D8">
              <w:rPr>
                <w:rStyle w:val="Hipervnculo"/>
                <w:b w:val="0"/>
                <w:bCs w:val="0"/>
                <w:lang w:val="es-ES_tradnl"/>
              </w:rPr>
              <w:t>)</w:t>
            </w:r>
            <w:r w:rsidR="001C7255" w:rsidRPr="007451D8">
              <w:rPr>
                <w:webHidden/>
              </w:rPr>
              <w:tab/>
            </w:r>
            <w:r w:rsidR="001C7255" w:rsidRPr="007451D8">
              <w:rPr>
                <w:webHidden/>
              </w:rPr>
              <w:fldChar w:fldCharType="begin"/>
            </w:r>
            <w:r w:rsidR="001C7255" w:rsidRPr="007451D8">
              <w:rPr>
                <w:webHidden/>
              </w:rPr>
              <w:instrText xml:space="preserve"> PAGEREF _Toc94027271 \h </w:instrText>
            </w:r>
            <w:r w:rsidR="001C7255" w:rsidRPr="007451D8">
              <w:rPr>
                <w:webHidden/>
              </w:rPr>
            </w:r>
            <w:r w:rsidR="001C7255" w:rsidRPr="007451D8">
              <w:rPr>
                <w:webHidden/>
              </w:rPr>
              <w:fldChar w:fldCharType="separate"/>
            </w:r>
            <w:r w:rsidR="00A55E47">
              <w:rPr>
                <w:webHidden/>
              </w:rPr>
              <w:t>19</w:t>
            </w:r>
            <w:r w:rsidR="001C7255" w:rsidRPr="007451D8">
              <w:rPr>
                <w:webHidden/>
              </w:rPr>
              <w:fldChar w:fldCharType="end"/>
            </w:r>
          </w:hyperlink>
        </w:p>
        <w:p w14:paraId="7393EADE" w14:textId="75DBCAC5" w:rsidR="001C7255" w:rsidRPr="007451D8" w:rsidRDefault="00BF02EC" w:rsidP="00283E79">
          <w:pPr>
            <w:pStyle w:val="TDC2"/>
            <w:spacing w:line="240" w:lineRule="auto"/>
          </w:pPr>
          <w:hyperlink w:anchor="_Toc94027272" w:history="1">
            <w:r w:rsidR="001C7255" w:rsidRPr="007451D8">
              <w:rPr>
                <w:rStyle w:val="Hipervnculo"/>
                <w:b w:val="0"/>
                <w:bCs w:val="0"/>
                <w:lang w:val="es-ES_tradnl"/>
              </w:rPr>
              <w:t>3.6.</w:t>
            </w:r>
            <w:r w:rsidR="001C7255" w:rsidRPr="007451D8">
              <w:tab/>
            </w:r>
            <w:r w:rsidR="001C7255" w:rsidRPr="007451D8">
              <w:rPr>
                <w:rStyle w:val="Hipervnculo"/>
                <w:b w:val="0"/>
                <w:bCs w:val="0"/>
                <w:lang w:val="es-ES_tradnl"/>
              </w:rPr>
              <w:t>Despliegue (</w:t>
            </w:r>
            <w:r w:rsidR="001C7255" w:rsidRPr="007451D8">
              <w:rPr>
                <w:rStyle w:val="Hipervnculo"/>
                <w:b w:val="0"/>
                <w:bCs w:val="0"/>
                <w:i/>
                <w:iCs/>
                <w:lang w:val="es-ES_tradnl"/>
              </w:rPr>
              <w:t>Deployment</w:t>
            </w:r>
            <w:r w:rsidR="001C7255" w:rsidRPr="007451D8">
              <w:rPr>
                <w:rStyle w:val="Hipervnculo"/>
                <w:b w:val="0"/>
                <w:bCs w:val="0"/>
                <w:lang w:val="es-ES_tradnl"/>
              </w:rPr>
              <w:t>)</w:t>
            </w:r>
            <w:r w:rsidR="001C7255" w:rsidRPr="007451D8">
              <w:rPr>
                <w:webHidden/>
              </w:rPr>
              <w:tab/>
            </w:r>
            <w:r w:rsidR="001C7255" w:rsidRPr="007451D8">
              <w:rPr>
                <w:webHidden/>
              </w:rPr>
              <w:fldChar w:fldCharType="begin"/>
            </w:r>
            <w:r w:rsidR="001C7255" w:rsidRPr="007451D8">
              <w:rPr>
                <w:webHidden/>
              </w:rPr>
              <w:instrText xml:space="preserve"> PAGEREF _Toc94027272 \h </w:instrText>
            </w:r>
            <w:r w:rsidR="001C7255" w:rsidRPr="007451D8">
              <w:rPr>
                <w:webHidden/>
              </w:rPr>
            </w:r>
            <w:r w:rsidR="001C7255" w:rsidRPr="007451D8">
              <w:rPr>
                <w:webHidden/>
              </w:rPr>
              <w:fldChar w:fldCharType="separate"/>
            </w:r>
            <w:r w:rsidR="00A55E47">
              <w:rPr>
                <w:webHidden/>
              </w:rPr>
              <w:t>20</w:t>
            </w:r>
            <w:r w:rsidR="001C7255" w:rsidRPr="007451D8">
              <w:rPr>
                <w:webHidden/>
              </w:rPr>
              <w:fldChar w:fldCharType="end"/>
            </w:r>
          </w:hyperlink>
        </w:p>
        <w:p w14:paraId="0CA63B64" w14:textId="4A7C0001" w:rsidR="001C7255" w:rsidRPr="007451D8" w:rsidRDefault="00BF02EC" w:rsidP="000509E0">
          <w:pPr>
            <w:pStyle w:val="TDC1"/>
          </w:pPr>
          <w:hyperlink w:anchor="_Toc94027273" w:history="1">
            <w:r w:rsidR="001C7255" w:rsidRPr="007451D8">
              <w:rPr>
                <w:rStyle w:val="Hipervnculo"/>
              </w:rPr>
              <w:t>4.</w:t>
            </w:r>
            <w:r w:rsidR="001C7255" w:rsidRPr="007451D8">
              <w:tab/>
            </w:r>
            <w:r w:rsidR="001C7255" w:rsidRPr="007451D8">
              <w:rPr>
                <w:rStyle w:val="Hipervnculo"/>
              </w:rPr>
              <w:t>Marco teórico</w:t>
            </w:r>
            <w:r w:rsidR="001C7255" w:rsidRPr="007451D8">
              <w:rPr>
                <w:webHidden/>
              </w:rPr>
              <w:tab/>
            </w:r>
            <w:r w:rsidR="001C7255" w:rsidRPr="007451D8">
              <w:rPr>
                <w:webHidden/>
              </w:rPr>
              <w:fldChar w:fldCharType="begin"/>
            </w:r>
            <w:r w:rsidR="001C7255" w:rsidRPr="007451D8">
              <w:rPr>
                <w:webHidden/>
              </w:rPr>
              <w:instrText xml:space="preserve"> PAGEREF _Toc94027273 \h </w:instrText>
            </w:r>
            <w:r w:rsidR="001C7255" w:rsidRPr="007451D8">
              <w:rPr>
                <w:webHidden/>
              </w:rPr>
            </w:r>
            <w:r w:rsidR="001C7255" w:rsidRPr="007451D8">
              <w:rPr>
                <w:webHidden/>
              </w:rPr>
              <w:fldChar w:fldCharType="separate"/>
            </w:r>
            <w:r w:rsidR="00A55E47">
              <w:rPr>
                <w:webHidden/>
              </w:rPr>
              <w:t>20</w:t>
            </w:r>
            <w:r w:rsidR="001C7255" w:rsidRPr="007451D8">
              <w:rPr>
                <w:webHidden/>
              </w:rPr>
              <w:fldChar w:fldCharType="end"/>
            </w:r>
          </w:hyperlink>
        </w:p>
        <w:p w14:paraId="60411ECD" w14:textId="63E1BFCB" w:rsidR="001C7255" w:rsidRPr="007451D8" w:rsidRDefault="00BF02EC" w:rsidP="00283E79">
          <w:pPr>
            <w:pStyle w:val="TDC2"/>
            <w:spacing w:line="240" w:lineRule="auto"/>
          </w:pPr>
          <w:hyperlink w:anchor="_Toc94027274" w:history="1">
            <w:r w:rsidR="001C7255" w:rsidRPr="007451D8">
              <w:rPr>
                <w:rStyle w:val="Hipervnculo"/>
              </w:rPr>
              <w:t>4.1.</w:t>
            </w:r>
            <w:r w:rsidR="001C7255" w:rsidRPr="007451D8">
              <w:tab/>
            </w:r>
            <w:r w:rsidR="001C7255" w:rsidRPr="007451D8">
              <w:rPr>
                <w:rStyle w:val="Hipervnculo"/>
              </w:rPr>
              <w:t>Marco teórico sobre empresas zombis</w:t>
            </w:r>
            <w:r w:rsidR="001C7255" w:rsidRPr="007451D8">
              <w:rPr>
                <w:webHidden/>
              </w:rPr>
              <w:tab/>
            </w:r>
            <w:r w:rsidR="001C7255" w:rsidRPr="007451D8">
              <w:rPr>
                <w:webHidden/>
              </w:rPr>
              <w:fldChar w:fldCharType="begin"/>
            </w:r>
            <w:r w:rsidR="001C7255" w:rsidRPr="007451D8">
              <w:rPr>
                <w:webHidden/>
              </w:rPr>
              <w:instrText xml:space="preserve"> PAGEREF _Toc94027274 \h </w:instrText>
            </w:r>
            <w:r w:rsidR="001C7255" w:rsidRPr="007451D8">
              <w:rPr>
                <w:webHidden/>
              </w:rPr>
            </w:r>
            <w:r w:rsidR="001C7255" w:rsidRPr="007451D8">
              <w:rPr>
                <w:webHidden/>
              </w:rPr>
              <w:fldChar w:fldCharType="separate"/>
            </w:r>
            <w:r w:rsidR="00A55E47">
              <w:rPr>
                <w:webHidden/>
              </w:rPr>
              <w:t>20</w:t>
            </w:r>
            <w:r w:rsidR="001C7255" w:rsidRPr="007451D8">
              <w:rPr>
                <w:webHidden/>
              </w:rPr>
              <w:fldChar w:fldCharType="end"/>
            </w:r>
          </w:hyperlink>
        </w:p>
        <w:p w14:paraId="3D479682" w14:textId="4002CC7C" w:rsidR="001C7255" w:rsidRPr="007451D8" w:rsidRDefault="00BF02EC" w:rsidP="00283E79">
          <w:pPr>
            <w:pStyle w:val="TDC3"/>
            <w:tabs>
              <w:tab w:val="left" w:pos="1320"/>
              <w:tab w:val="right" w:leader="dot" w:pos="9060"/>
            </w:tabs>
            <w:spacing w:line="240" w:lineRule="auto"/>
            <w:jc w:val="both"/>
            <w:rPr>
              <w:rFonts w:ascii="Times New Roman" w:hAnsi="Times New Roman" w:cs="Times New Roman"/>
              <w:noProof/>
              <w:sz w:val="24"/>
              <w:szCs w:val="24"/>
            </w:rPr>
          </w:pPr>
          <w:hyperlink w:anchor="_Toc94027275" w:history="1">
            <w:r w:rsidR="001C7255" w:rsidRPr="007451D8">
              <w:rPr>
                <w:rStyle w:val="Hipervnculo"/>
                <w:rFonts w:ascii="Times New Roman" w:hAnsi="Times New Roman" w:cs="Times New Roman"/>
                <w:noProof/>
                <w:sz w:val="24"/>
                <w:szCs w:val="24"/>
              </w:rPr>
              <w:t>4.1.1.</w:t>
            </w:r>
            <w:r w:rsidR="001C7255" w:rsidRPr="007451D8">
              <w:rPr>
                <w:rFonts w:ascii="Times New Roman" w:hAnsi="Times New Roman" w:cs="Times New Roman"/>
                <w:noProof/>
                <w:sz w:val="24"/>
                <w:szCs w:val="24"/>
              </w:rPr>
              <w:tab/>
            </w:r>
            <w:r w:rsidR="001C7255" w:rsidRPr="007451D8">
              <w:rPr>
                <w:rStyle w:val="Hipervnculo"/>
                <w:rFonts w:ascii="Times New Roman" w:hAnsi="Times New Roman" w:cs="Times New Roman"/>
                <w:noProof/>
                <w:sz w:val="24"/>
                <w:szCs w:val="24"/>
              </w:rPr>
              <w:t>Definiciones</w:t>
            </w:r>
            <w:r w:rsidR="001C7255" w:rsidRPr="007451D8">
              <w:rPr>
                <w:rFonts w:ascii="Times New Roman" w:hAnsi="Times New Roman" w:cs="Times New Roman"/>
                <w:noProof/>
                <w:webHidden/>
                <w:sz w:val="24"/>
                <w:szCs w:val="24"/>
              </w:rPr>
              <w:tab/>
            </w:r>
            <w:r w:rsidR="001C7255" w:rsidRPr="007451D8">
              <w:rPr>
                <w:rFonts w:ascii="Times New Roman" w:hAnsi="Times New Roman" w:cs="Times New Roman"/>
                <w:noProof/>
                <w:webHidden/>
                <w:sz w:val="24"/>
                <w:szCs w:val="24"/>
              </w:rPr>
              <w:fldChar w:fldCharType="begin"/>
            </w:r>
            <w:r w:rsidR="001C7255" w:rsidRPr="007451D8">
              <w:rPr>
                <w:rFonts w:ascii="Times New Roman" w:hAnsi="Times New Roman" w:cs="Times New Roman"/>
                <w:noProof/>
                <w:webHidden/>
                <w:sz w:val="24"/>
                <w:szCs w:val="24"/>
              </w:rPr>
              <w:instrText xml:space="preserve"> PAGEREF _Toc94027275 \h </w:instrText>
            </w:r>
            <w:r w:rsidR="001C7255" w:rsidRPr="007451D8">
              <w:rPr>
                <w:rFonts w:ascii="Times New Roman" w:hAnsi="Times New Roman" w:cs="Times New Roman"/>
                <w:noProof/>
                <w:webHidden/>
                <w:sz w:val="24"/>
                <w:szCs w:val="24"/>
              </w:rPr>
              <w:fldChar w:fldCharType="separate"/>
            </w:r>
            <w:r w:rsidR="00A55E47">
              <w:rPr>
                <w:rFonts w:ascii="Times New Roman" w:hAnsi="Times New Roman" w:cs="Times New Roman"/>
                <w:b/>
                <w:bCs/>
                <w:noProof/>
                <w:webHidden/>
                <w:sz w:val="24"/>
                <w:szCs w:val="24"/>
              </w:rPr>
              <w:t>¡Error! Marcador no definido.</w:t>
            </w:r>
            <w:r w:rsidR="001C7255" w:rsidRPr="007451D8">
              <w:rPr>
                <w:rFonts w:ascii="Times New Roman" w:hAnsi="Times New Roman" w:cs="Times New Roman"/>
                <w:noProof/>
                <w:webHidden/>
                <w:sz w:val="24"/>
                <w:szCs w:val="24"/>
              </w:rPr>
              <w:fldChar w:fldCharType="end"/>
            </w:r>
          </w:hyperlink>
        </w:p>
        <w:p w14:paraId="7E65D29D" w14:textId="283D26CF" w:rsidR="001C7255" w:rsidRPr="007451D8" w:rsidRDefault="00BF02EC" w:rsidP="00283E79">
          <w:pPr>
            <w:pStyle w:val="TDC3"/>
            <w:tabs>
              <w:tab w:val="left" w:pos="1320"/>
              <w:tab w:val="right" w:leader="dot" w:pos="9060"/>
            </w:tabs>
            <w:spacing w:line="240" w:lineRule="auto"/>
            <w:jc w:val="both"/>
            <w:rPr>
              <w:rFonts w:ascii="Times New Roman" w:hAnsi="Times New Roman" w:cs="Times New Roman"/>
              <w:noProof/>
              <w:sz w:val="24"/>
              <w:szCs w:val="24"/>
            </w:rPr>
          </w:pPr>
          <w:hyperlink w:anchor="_Toc94027276" w:history="1">
            <w:r w:rsidR="001C7255" w:rsidRPr="007451D8">
              <w:rPr>
                <w:rStyle w:val="Hipervnculo"/>
                <w:rFonts w:ascii="Times New Roman" w:hAnsi="Times New Roman" w:cs="Times New Roman"/>
                <w:noProof/>
                <w:sz w:val="24"/>
                <w:szCs w:val="24"/>
              </w:rPr>
              <w:t>4.1.2.</w:t>
            </w:r>
            <w:r w:rsidR="001C7255" w:rsidRPr="007451D8">
              <w:rPr>
                <w:rFonts w:ascii="Times New Roman" w:hAnsi="Times New Roman" w:cs="Times New Roman"/>
                <w:noProof/>
                <w:sz w:val="24"/>
                <w:szCs w:val="24"/>
              </w:rPr>
              <w:tab/>
            </w:r>
            <w:r w:rsidR="001C7255" w:rsidRPr="007451D8">
              <w:rPr>
                <w:rStyle w:val="Hipervnculo"/>
                <w:rFonts w:ascii="Times New Roman" w:hAnsi="Times New Roman" w:cs="Times New Roman"/>
                <w:noProof/>
                <w:sz w:val="24"/>
                <w:szCs w:val="24"/>
              </w:rPr>
              <w:t>Características</w:t>
            </w:r>
            <w:r w:rsidR="001C7255" w:rsidRPr="007451D8">
              <w:rPr>
                <w:rFonts w:ascii="Times New Roman" w:hAnsi="Times New Roman" w:cs="Times New Roman"/>
                <w:noProof/>
                <w:webHidden/>
                <w:sz w:val="24"/>
                <w:szCs w:val="24"/>
              </w:rPr>
              <w:tab/>
            </w:r>
            <w:r w:rsidR="001C7255" w:rsidRPr="007451D8">
              <w:rPr>
                <w:rFonts w:ascii="Times New Roman" w:hAnsi="Times New Roman" w:cs="Times New Roman"/>
                <w:noProof/>
                <w:webHidden/>
                <w:sz w:val="24"/>
                <w:szCs w:val="24"/>
              </w:rPr>
              <w:fldChar w:fldCharType="begin"/>
            </w:r>
            <w:r w:rsidR="001C7255" w:rsidRPr="007451D8">
              <w:rPr>
                <w:rFonts w:ascii="Times New Roman" w:hAnsi="Times New Roman" w:cs="Times New Roman"/>
                <w:noProof/>
                <w:webHidden/>
                <w:sz w:val="24"/>
                <w:szCs w:val="24"/>
              </w:rPr>
              <w:instrText xml:space="preserve"> PAGEREF _Toc94027276 \h </w:instrText>
            </w:r>
            <w:r w:rsidR="001C7255" w:rsidRPr="007451D8">
              <w:rPr>
                <w:rFonts w:ascii="Times New Roman" w:hAnsi="Times New Roman" w:cs="Times New Roman"/>
                <w:noProof/>
                <w:webHidden/>
                <w:sz w:val="24"/>
                <w:szCs w:val="24"/>
              </w:rPr>
            </w:r>
            <w:r w:rsidR="001C7255" w:rsidRPr="007451D8">
              <w:rPr>
                <w:rFonts w:ascii="Times New Roman" w:hAnsi="Times New Roman" w:cs="Times New Roman"/>
                <w:noProof/>
                <w:webHidden/>
                <w:sz w:val="24"/>
                <w:szCs w:val="24"/>
              </w:rPr>
              <w:fldChar w:fldCharType="separate"/>
            </w:r>
            <w:r w:rsidR="00A55E47">
              <w:rPr>
                <w:rFonts w:ascii="Times New Roman" w:hAnsi="Times New Roman" w:cs="Times New Roman"/>
                <w:noProof/>
                <w:webHidden/>
                <w:sz w:val="24"/>
                <w:szCs w:val="24"/>
              </w:rPr>
              <w:t>22</w:t>
            </w:r>
            <w:r w:rsidR="001C7255" w:rsidRPr="007451D8">
              <w:rPr>
                <w:rFonts w:ascii="Times New Roman" w:hAnsi="Times New Roman" w:cs="Times New Roman"/>
                <w:noProof/>
                <w:webHidden/>
                <w:sz w:val="24"/>
                <w:szCs w:val="24"/>
              </w:rPr>
              <w:fldChar w:fldCharType="end"/>
            </w:r>
          </w:hyperlink>
        </w:p>
        <w:p w14:paraId="234DC5A0" w14:textId="11D34535" w:rsidR="001C7255" w:rsidRPr="007451D8" w:rsidRDefault="00BF02EC" w:rsidP="00283E79">
          <w:pPr>
            <w:pStyle w:val="TDC3"/>
            <w:tabs>
              <w:tab w:val="left" w:pos="1320"/>
              <w:tab w:val="right" w:leader="dot" w:pos="9060"/>
            </w:tabs>
            <w:spacing w:line="240" w:lineRule="auto"/>
            <w:jc w:val="both"/>
            <w:rPr>
              <w:rFonts w:ascii="Times New Roman" w:hAnsi="Times New Roman" w:cs="Times New Roman"/>
              <w:noProof/>
              <w:sz w:val="24"/>
              <w:szCs w:val="24"/>
            </w:rPr>
          </w:pPr>
          <w:hyperlink w:anchor="_Toc94027277" w:history="1">
            <w:r w:rsidR="001C7255" w:rsidRPr="007451D8">
              <w:rPr>
                <w:rStyle w:val="Hipervnculo"/>
                <w:rFonts w:ascii="Times New Roman" w:hAnsi="Times New Roman" w:cs="Times New Roman"/>
                <w:noProof/>
                <w:sz w:val="24"/>
                <w:szCs w:val="24"/>
              </w:rPr>
              <w:t>4.1.3.</w:t>
            </w:r>
            <w:r w:rsidR="001C7255" w:rsidRPr="007451D8">
              <w:rPr>
                <w:rFonts w:ascii="Times New Roman" w:hAnsi="Times New Roman" w:cs="Times New Roman"/>
                <w:noProof/>
                <w:sz w:val="24"/>
                <w:szCs w:val="24"/>
              </w:rPr>
              <w:tab/>
            </w:r>
            <w:r w:rsidR="001C7255" w:rsidRPr="007451D8">
              <w:rPr>
                <w:rStyle w:val="Hipervnculo"/>
                <w:rFonts w:ascii="Times New Roman" w:hAnsi="Times New Roman" w:cs="Times New Roman"/>
                <w:noProof/>
                <w:sz w:val="24"/>
                <w:szCs w:val="24"/>
              </w:rPr>
              <w:t>Identificación</w:t>
            </w:r>
            <w:r w:rsidR="001C7255" w:rsidRPr="007451D8">
              <w:rPr>
                <w:rFonts w:ascii="Times New Roman" w:hAnsi="Times New Roman" w:cs="Times New Roman"/>
                <w:noProof/>
                <w:webHidden/>
                <w:sz w:val="24"/>
                <w:szCs w:val="24"/>
              </w:rPr>
              <w:tab/>
            </w:r>
            <w:r w:rsidR="001C7255" w:rsidRPr="007451D8">
              <w:rPr>
                <w:rFonts w:ascii="Times New Roman" w:hAnsi="Times New Roman" w:cs="Times New Roman"/>
                <w:noProof/>
                <w:webHidden/>
                <w:sz w:val="24"/>
                <w:szCs w:val="24"/>
              </w:rPr>
              <w:fldChar w:fldCharType="begin"/>
            </w:r>
            <w:r w:rsidR="001C7255" w:rsidRPr="007451D8">
              <w:rPr>
                <w:rFonts w:ascii="Times New Roman" w:hAnsi="Times New Roman" w:cs="Times New Roman"/>
                <w:noProof/>
                <w:webHidden/>
                <w:sz w:val="24"/>
                <w:szCs w:val="24"/>
              </w:rPr>
              <w:instrText xml:space="preserve"> PAGEREF _Toc94027277 \h </w:instrText>
            </w:r>
            <w:r w:rsidR="001C7255" w:rsidRPr="007451D8">
              <w:rPr>
                <w:rFonts w:ascii="Times New Roman" w:hAnsi="Times New Roman" w:cs="Times New Roman"/>
                <w:noProof/>
                <w:webHidden/>
                <w:sz w:val="24"/>
                <w:szCs w:val="24"/>
              </w:rPr>
            </w:r>
            <w:r w:rsidR="001C7255" w:rsidRPr="007451D8">
              <w:rPr>
                <w:rFonts w:ascii="Times New Roman" w:hAnsi="Times New Roman" w:cs="Times New Roman"/>
                <w:noProof/>
                <w:webHidden/>
                <w:sz w:val="24"/>
                <w:szCs w:val="24"/>
              </w:rPr>
              <w:fldChar w:fldCharType="separate"/>
            </w:r>
            <w:r w:rsidR="00A55E47">
              <w:rPr>
                <w:rFonts w:ascii="Times New Roman" w:hAnsi="Times New Roman" w:cs="Times New Roman"/>
                <w:noProof/>
                <w:webHidden/>
                <w:sz w:val="24"/>
                <w:szCs w:val="24"/>
              </w:rPr>
              <w:t>26</w:t>
            </w:r>
            <w:r w:rsidR="001C7255" w:rsidRPr="007451D8">
              <w:rPr>
                <w:rFonts w:ascii="Times New Roman" w:hAnsi="Times New Roman" w:cs="Times New Roman"/>
                <w:noProof/>
                <w:webHidden/>
                <w:sz w:val="24"/>
                <w:szCs w:val="24"/>
              </w:rPr>
              <w:fldChar w:fldCharType="end"/>
            </w:r>
          </w:hyperlink>
        </w:p>
        <w:p w14:paraId="79A356E0" w14:textId="77BB429E" w:rsidR="001C7255" w:rsidRPr="007451D8" w:rsidRDefault="00BF02EC" w:rsidP="00283E79">
          <w:pPr>
            <w:pStyle w:val="TDC3"/>
            <w:tabs>
              <w:tab w:val="left" w:pos="1320"/>
              <w:tab w:val="right" w:leader="dot" w:pos="9060"/>
            </w:tabs>
            <w:spacing w:line="240" w:lineRule="auto"/>
            <w:jc w:val="both"/>
            <w:rPr>
              <w:rFonts w:ascii="Times New Roman" w:hAnsi="Times New Roman" w:cs="Times New Roman"/>
              <w:noProof/>
              <w:sz w:val="24"/>
              <w:szCs w:val="24"/>
            </w:rPr>
          </w:pPr>
          <w:hyperlink w:anchor="_Toc94027278" w:history="1">
            <w:r w:rsidR="001C7255" w:rsidRPr="007451D8">
              <w:rPr>
                <w:rStyle w:val="Hipervnculo"/>
                <w:rFonts w:ascii="Times New Roman" w:hAnsi="Times New Roman" w:cs="Times New Roman"/>
                <w:noProof/>
                <w:sz w:val="24"/>
                <w:szCs w:val="24"/>
              </w:rPr>
              <w:t>4.1.4.</w:t>
            </w:r>
            <w:r w:rsidR="001C7255" w:rsidRPr="007451D8">
              <w:rPr>
                <w:rFonts w:ascii="Times New Roman" w:hAnsi="Times New Roman" w:cs="Times New Roman"/>
                <w:noProof/>
                <w:sz w:val="24"/>
                <w:szCs w:val="24"/>
              </w:rPr>
              <w:tab/>
            </w:r>
            <w:r w:rsidR="001C7255" w:rsidRPr="007451D8">
              <w:rPr>
                <w:rStyle w:val="Hipervnculo"/>
                <w:rFonts w:ascii="Times New Roman" w:hAnsi="Times New Roman" w:cs="Times New Roman"/>
                <w:noProof/>
                <w:sz w:val="24"/>
                <w:szCs w:val="24"/>
              </w:rPr>
              <w:t>Criterios para la identificación de pymes zombis en España</w:t>
            </w:r>
            <w:r w:rsidR="001C7255" w:rsidRPr="007451D8">
              <w:rPr>
                <w:rFonts w:ascii="Times New Roman" w:hAnsi="Times New Roman" w:cs="Times New Roman"/>
                <w:noProof/>
                <w:webHidden/>
                <w:sz w:val="24"/>
                <w:szCs w:val="24"/>
              </w:rPr>
              <w:tab/>
            </w:r>
            <w:r w:rsidR="001C7255" w:rsidRPr="007451D8">
              <w:rPr>
                <w:rFonts w:ascii="Times New Roman" w:hAnsi="Times New Roman" w:cs="Times New Roman"/>
                <w:noProof/>
                <w:webHidden/>
                <w:sz w:val="24"/>
                <w:szCs w:val="24"/>
              </w:rPr>
              <w:fldChar w:fldCharType="begin"/>
            </w:r>
            <w:r w:rsidR="001C7255" w:rsidRPr="007451D8">
              <w:rPr>
                <w:rFonts w:ascii="Times New Roman" w:hAnsi="Times New Roman" w:cs="Times New Roman"/>
                <w:noProof/>
                <w:webHidden/>
                <w:sz w:val="24"/>
                <w:szCs w:val="24"/>
              </w:rPr>
              <w:instrText xml:space="preserve"> PAGEREF _Toc94027278 \h </w:instrText>
            </w:r>
            <w:r w:rsidR="001C7255" w:rsidRPr="007451D8">
              <w:rPr>
                <w:rFonts w:ascii="Times New Roman" w:hAnsi="Times New Roman" w:cs="Times New Roman"/>
                <w:noProof/>
                <w:webHidden/>
                <w:sz w:val="24"/>
                <w:szCs w:val="24"/>
              </w:rPr>
            </w:r>
            <w:r w:rsidR="001C7255" w:rsidRPr="007451D8">
              <w:rPr>
                <w:rFonts w:ascii="Times New Roman" w:hAnsi="Times New Roman" w:cs="Times New Roman"/>
                <w:noProof/>
                <w:webHidden/>
                <w:sz w:val="24"/>
                <w:szCs w:val="24"/>
              </w:rPr>
              <w:fldChar w:fldCharType="separate"/>
            </w:r>
            <w:r w:rsidR="00A55E47">
              <w:rPr>
                <w:rFonts w:ascii="Times New Roman" w:hAnsi="Times New Roman" w:cs="Times New Roman"/>
                <w:noProof/>
                <w:webHidden/>
                <w:sz w:val="24"/>
                <w:szCs w:val="24"/>
              </w:rPr>
              <w:t>30</w:t>
            </w:r>
            <w:r w:rsidR="001C7255" w:rsidRPr="007451D8">
              <w:rPr>
                <w:rFonts w:ascii="Times New Roman" w:hAnsi="Times New Roman" w:cs="Times New Roman"/>
                <w:noProof/>
                <w:webHidden/>
                <w:sz w:val="24"/>
                <w:szCs w:val="24"/>
              </w:rPr>
              <w:fldChar w:fldCharType="end"/>
            </w:r>
          </w:hyperlink>
        </w:p>
        <w:p w14:paraId="0A48C1B8" w14:textId="675322CC" w:rsidR="001C7255" w:rsidRPr="007451D8" w:rsidRDefault="00BF02EC" w:rsidP="00283E79">
          <w:pPr>
            <w:pStyle w:val="TDC2"/>
            <w:spacing w:line="240" w:lineRule="auto"/>
          </w:pPr>
          <w:hyperlink w:anchor="_Toc94027279" w:history="1">
            <w:r w:rsidR="001C7255" w:rsidRPr="007451D8">
              <w:rPr>
                <w:rStyle w:val="Hipervnculo"/>
              </w:rPr>
              <w:t>4.2.</w:t>
            </w:r>
            <w:r w:rsidR="001C7255" w:rsidRPr="007451D8">
              <w:tab/>
            </w:r>
            <w:r w:rsidR="001C7255" w:rsidRPr="007451D8">
              <w:rPr>
                <w:rStyle w:val="Hipervnculo"/>
              </w:rPr>
              <w:t>Marco teórico sobre inteligencia artificial</w:t>
            </w:r>
            <w:r w:rsidR="001C7255" w:rsidRPr="007451D8">
              <w:rPr>
                <w:webHidden/>
              </w:rPr>
              <w:tab/>
            </w:r>
            <w:r w:rsidR="001C7255" w:rsidRPr="007451D8">
              <w:rPr>
                <w:webHidden/>
              </w:rPr>
              <w:fldChar w:fldCharType="begin"/>
            </w:r>
            <w:r w:rsidR="001C7255" w:rsidRPr="007451D8">
              <w:rPr>
                <w:webHidden/>
              </w:rPr>
              <w:instrText xml:space="preserve"> PAGEREF _Toc94027279 \h </w:instrText>
            </w:r>
            <w:r w:rsidR="001C7255" w:rsidRPr="007451D8">
              <w:rPr>
                <w:webHidden/>
              </w:rPr>
            </w:r>
            <w:r w:rsidR="001C7255" w:rsidRPr="007451D8">
              <w:rPr>
                <w:webHidden/>
              </w:rPr>
              <w:fldChar w:fldCharType="separate"/>
            </w:r>
            <w:r w:rsidR="00A55E47">
              <w:rPr>
                <w:webHidden/>
              </w:rPr>
              <w:t>33</w:t>
            </w:r>
            <w:r w:rsidR="001C7255" w:rsidRPr="007451D8">
              <w:rPr>
                <w:webHidden/>
              </w:rPr>
              <w:fldChar w:fldCharType="end"/>
            </w:r>
          </w:hyperlink>
        </w:p>
        <w:p w14:paraId="243C6A84" w14:textId="4B6C5F1C" w:rsidR="001C7255" w:rsidRPr="007451D8" w:rsidRDefault="00BF02EC" w:rsidP="00283E79">
          <w:pPr>
            <w:pStyle w:val="TDC3"/>
            <w:tabs>
              <w:tab w:val="left" w:pos="1320"/>
              <w:tab w:val="right" w:leader="dot" w:pos="9060"/>
            </w:tabs>
            <w:spacing w:line="240" w:lineRule="auto"/>
            <w:jc w:val="both"/>
            <w:rPr>
              <w:rFonts w:ascii="Times New Roman" w:hAnsi="Times New Roman" w:cs="Times New Roman"/>
              <w:noProof/>
              <w:sz w:val="24"/>
              <w:szCs w:val="24"/>
            </w:rPr>
          </w:pPr>
          <w:hyperlink w:anchor="_Toc94027280" w:history="1">
            <w:r w:rsidR="001C7255" w:rsidRPr="007451D8">
              <w:rPr>
                <w:rStyle w:val="Hipervnculo"/>
                <w:rFonts w:ascii="Times New Roman" w:hAnsi="Times New Roman" w:cs="Times New Roman"/>
                <w:noProof/>
                <w:sz w:val="24"/>
                <w:szCs w:val="24"/>
              </w:rPr>
              <w:t>4.2.1.</w:t>
            </w:r>
            <w:r w:rsidR="001C7255" w:rsidRPr="007451D8">
              <w:rPr>
                <w:rFonts w:ascii="Times New Roman" w:hAnsi="Times New Roman" w:cs="Times New Roman"/>
                <w:noProof/>
                <w:sz w:val="24"/>
                <w:szCs w:val="24"/>
              </w:rPr>
              <w:tab/>
            </w:r>
            <w:r w:rsidR="001C7255" w:rsidRPr="007451D8">
              <w:rPr>
                <w:rStyle w:val="Hipervnculo"/>
                <w:rFonts w:ascii="Times New Roman" w:hAnsi="Times New Roman" w:cs="Times New Roman"/>
                <w:noProof/>
                <w:sz w:val="24"/>
                <w:szCs w:val="24"/>
              </w:rPr>
              <w:t>Redes neuronales convolutivas</w:t>
            </w:r>
            <w:r w:rsidR="001C7255" w:rsidRPr="007451D8">
              <w:rPr>
                <w:rFonts w:ascii="Times New Roman" w:hAnsi="Times New Roman" w:cs="Times New Roman"/>
                <w:noProof/>
                <w:webHidden/>
                <w:sz w:val="24"/>
                <w:szCs w:val="24"/>
              </w:rPr>
              <w:tab/>
            </w:r>
            <w:r w:rsidR="001C7255" w:rsidRPr="007451D8">
              <w:rPr>
                <w:rFonts w:ascii="Times New Roman" w:hAnsi="Times New Roman" w:cs="Times New Roman"/>
                <w:noProof/>
                <w:webHidden/>
                <w:sz w:val="24"/>
                <w:szCs w:val="24"/>
              </w:rPr>
              <w:fldChar w:fldCharType="begin"/>
            </w:r>
            <w:r w:rsidR="001C7255" w:rsidRPr="007451D8">
              <w:rPr>
                <w:rFonts w:ascii="Times New Roman" w:hAnsi="Times New Roman" w:cs="Times New Roman"/>
                <w:noProof/>
                <w:webHidden/>
                <w:sz w:val="24"/>
                <w:szCs w:val="24"/>
              </w:rPr>
              <w:instrText xml:space="preserve"> PAGEREF _Toc94027280 \h </w:instrText>
            </w:r>
            <w:r w:rsidR="001C7255" w:rsidRPr="007451D8">
              <w:rPr>
                <w:rFonts w:ascii="Times New Roman" w:hAnsi="Times New Roman" w:cs="Times New Roman"/>
                <w:noProof/>
                <w:webHidden/>
                <w:sz w:val="24"/>
                <w:szCs w:val="24"/>
              </w:rPr>
            </w:r>
            <w:r w:rsidR="001C7255" w:rsidRPr="007451D8">
              <w:rPr>
                <w:rFonts w:ascii="Times New Roman" w:hAnsi="Times New Roman" w:cs="Times New Roman"/>
                <w:noProof/>
                <w:webHidden/>
                <w:sz w:val="24"/>
                <w:szCs w:val="24"/>
              </w:rPr>
              <w:fldChar w:fldCharType="separate"/>
            </w:r>
            <w:r w:rsidR="00A55E47">
              <w:rPr>
                <w:rFonts w:ascii="Times New Roman" w:hAnsi="Times New Roman" w:cs="Times New Roman"/>
                <w:noProof/>
                <w:webHidden/>
                <w:sz w:val="24"/>
                <w:szCs w:val="24"/>
              </w:rPr>
              <w:t>33</w:t>
            </w:r>
            <w:r w:rsidR="001C7255" w:rsidRPr="007451D8">
              <w:rPr>
                <w:rFonts w:ascii="Times New Roman" w:hAnsi="Times New Roman" w:cs="Times New Roman"/>
                <w:noProof/>
                <w:webHidden/>
                <w:sz w:val="24"/>
                <w:szCs w:val="24"/>
              </w:rPr>
              <w:fldChar w:fldCharType="end"/>
            </w:r>
          </w:hyperlink>
        </w:p>
        <w:p w14:paraId="3CCF060C" w14:textId="161A56EA" w:rsidR="001C7255" w:rsidRPr="007451D8" w:rsidRDefault="00BF02EC" w:rsidP="00283E79">
          <w:pPr>
            <w:pStyle w:val="TDC3"/>
            <w:tabs>
              <w:tab w:val="left" w:pos="1320"/>
              <w:tab w:val="right" w:leader="dot" w:pos="9060"/>
            </w:tabs>
            <w:spacing w:line="240" w:lineRule="auto"/>
            <w:jc w:val="both"/>
            <w:rPr>
              <w:rFonts w:ascii="Times New Roman" w:hAnsi="Times New Roman" w:cs="Times New Roman"/>
              <w:noProof/>
              <w:sz w:val="24"/>
              <w:szCs w:val="24"/>
            </w:rPr>
          </w:pPr>
          <w:hyperlink w:anchor="_Toc94027281" w:history="1">
            <w:r w:rsidR="001C7255" w:rsidRPr="007451D8">
              <w:rPr>
                <w:rStyle w:val="Hipervnculo"/>
                <w:rFonts w:ascii="Times New Roman" w:hAnsi="Times New Roman" w:cs="Times New Roman"/>
                <w:noProof/>
                <w:sz w:val="24"/>
                <w:szCs w:val="24"/>
              </w:rPr>
              <w:t>4.2.2.</w:t>
            </w:r>
            <w:r w:rsidR="001C7255" w:rsidRPr="007451D8">
              <w:rPr>
                <w:rFonts w:ascii="Times New Roman" w:hAnsi="Times New Roman" w:cs="Times New Roman"/>
                <w:noProof/>
                <w:sz w:val="24"/>
                <w:szCs w:val="24"/>
              </w:rPr>
              <w:tab/>
            </w:r>
            <w:r w:rsidR="001C7255" w:rsidRPr="007451D8">
              <w:rPr>
                <w:rStyle w:val="Hipervnculo"/>
                <w:rFonts w:ascii="Times New Roman" w:hAnsi="Times New Roman" w:cs="Times New Roman"/>
                <w:noProof/>
                <w:sz w:val="24"/>
                <w:szCs w:val="24"/>
              </w:rPr>
              <w:t>Redes neuronales convolutivas en el ámbito financiero</w:t>
            </w:r>
            <w:r w:rsidR="001C7255" w:rsidRPr="007451D8">
              <w:rPr>
                <w:rFonts w:ascii="Times New Roman" w:hAnsi="Times New Roman" w:cs="Times New Roman"/>
                <w:noProof/>
                <w:webHidden/>
                <w:sz w:val="24"/>
                <w:szCs w:val="24"/>
              </w:rPr>
              <w:tab/>
            </w:r>
            <w:r w:rsidR="001C7255" w:rsidRPr="007451D8">
              <w:rPr>
                <w:rFonts w:ascii="Times New Roman" w:hAnsi="Times New Roman" w:cs="Times New Roman"/>
                <w:noProof/>
                <w:webHidden/>
                <w:sz w:val="24"/>
                <w:szCs w:val="24"/>
              </w:rPr>
              <w:fldChar w:fldCharType="begin"/>
            </w:r>
            <w:r w:rsidR="001C7255" w:rsidRPr="007451D8">
              <w:rPr>
                <w:rFonts w:ascii="Times New Roman" w:hAnsi="Times New Roman" w:cs="Times New Roman"/>
                <w:noProof/>
                <w:webHidden/>
                <w:sz w:val="24"/>
                <w:szCs w:val="24"/>
              </w:rPr>
              <w:instrText xml:space="preserve"> PAGEREF _Toc94027281 \h </w:instrText>
            </w:r>
            <w:r w:rsidR="001C7255" w:rsidRPr="007451D8">
              <w:rPr>
                <w:rFonts w:ascii="Times New Roman" w:hAnsi="Times New Roman" w:cs="Times New Roman"/>
                <w:noProof/>
                <w:webHidden/>
                <w:sz w:val="24"/>
                <w:szCs w:val="24"/>
              </w:rPr>
            </w:r>
            <w:r w:rsidR="001C7255" w:rsidRPr="007451D8">
              <w:rPr>
                <w:rFonts w:ascii="Times New Roman" w:hAnsi="Times New Roman" w:cs="Times New Roman"/>
                <w:noProof/>
                <w:webHidden/>
                <w:sz w:val="24"/>
                <w:szCs w:val="24"/>
              </w:rPr>
              <w:fldChar w:fldCharType="separate"/>
            </w:r>
            <w:r w:rsidR="00A55E47">
              <w:rPr>
                <w:rFonts w:ascii="Times New Roman" w:hAnsi="Times New Roman" w:cs="Times New Roman"/>
                <w:noProof/>
                <w:webHidden/>
                <w:sz w:val="24"/>
                <w:szCs w:val="24"/>
              </w:rPr>
              <w:t>38</w:t>
            </w:r>
            <w:r w:rsidR="001C7255" w:rsidRPr="007451D8">
              <w:rPr>
                <w:rFonts w:ascii="Times New Roman" w:hAnsi="Times New Roman" w:cs="Times New Roman"/>
                <w:noProof/>
                <w:webHidden/>
                <w:sz w:val="24"/>
                <w:szCs w:val="24"/>
              </w:rPr>
              <w:fldChar w:fldCharType="end"/>
            </w:r>
          </w:hyperlink>
        </w:p>
        <w:p w14:paraId="6D27C7C2" w14:textId="0CC7F22A" w:rsidR="001C7255" w:rsidRPr="007451D8" w:rsidRDefault="00BF02EC" w:rsidP="000509E0">
          <w:pPr>
            <w:pStyle w:val="TDC1"/>
          </w:pPr>
          <w:hyperlink w:anchor="_Toc94027282" w:history="1">
            <w:r w:rsidR="001C7255" w:rsidRPr="007451D8">
              <w:rPr>
                <w:rStyle w:val="Hipervnculo"/>
              </w:rPr>
              <w:t>5.</w:t>
            </w:r>
            <w:r w:rsidR="001C7255" w:rsidRPr="007451D8">
              <w:tab/>
            </w:r>
            <w:r w:rsidR="001C7255" w:rsidRPr="007451D8">
              <w:rPr>
                <w:rStyle w:val="Hipervnculo"/>
              </w:rPr>
              <w:t>Recursos</w:t>
            </w:r>
            <w:r w:rsidR="001C7255" w:rsidRPr="007451D8">
              <w:rPr>
                <w:webHidden/>
              </w:rPr>
              <w:tab/>
            </w:r>
            <w:r w:rsidR="001C7255" w:rsidRPr="007451D8">
              <w:rPr>
                <w:webHidden/>
              </w:rPr>
              <w:fldChar w:fldCharType="begin"/>
            </w:r>
            <w:r w:rsidR="001C7255" w:rsidRPr="007451D8">
              <w:rPr>
                <w:webHidden/>
              </w:rPr>
              <w:instrText xml:space="preserve"> PAGEREF _Toc94027282 \h </w:instrText>
            </w:r>
            <w:r w:rsidR="001C7255" w:rsidRPr="007451D8">
              <w:rPr>
                <w:webHidden/>
              </w:rPr>
            </w:r>
            <w:r w:rsidR="001C7255" w:rsidRPr="007451D8">
              <w:rPr>
                <w:webHidden/>
              </w:rPr>
              <w:fldChar w:fldCharType="separate"/>
            </w:r>
            <w:r w:rsidR="00A55E47">
              <w:rPr>
                <w:webHidden/>
              </w:rPr>
              <w:t>41</w:t>
            </w:r>
            <w:r w:rsidR="001C7255" w:rsidRPr="007451D8">
              <w:rPr>
                <w:webHidden/>
              </w:rPr>
              <w:fldChar w:fldCharType="end"/>
            </w:r>
          </w:hyperlink>
        </w:p>
        <w:p w14:paraId="2A274FAB" w14:textId="793BF104" w:rsidR="001C7255" w:rsidRPr="007451D8" w:rsidRDefault="00BF02EC" w:rsidP="00283E79">
          <w:pPr>
            <w:pStyle w:val="TDC2"/>
            <w:spacing w:line="240" w:lineRule="auto"/>
          </w:pPr>
          <w:hyperlink w:anchor="_Toc94027283" w:history="1">
            <w:r w:rsidR="001C7255" w:rsidRPr="007451D8">
              <w:rPr>
                <w:rStyle w:val="Hipervnculo"/>
                <w:b w:val="0"/>
                <w:bCs w:val="0"/>
                <w:lang w:val="es-ES_tradnl"/>
              </w:rPr>
              <w:t>5.1.</w:t>
            </w:r>
            <w:r w:rsidR="001C7255" w:rsidRPr="007451D8">
              <w:tab/>
            </w:r>
            <w:r w:rsidR="001C7255" w:rsidRPr="007451D8">
              <w:rPr>
                <w:rStyle w:val="Hipervnculo"/>
                <w:b w:val="0"/>
                <w:bCs w:val="0"/>
                <w:lang w:val="es-ES_tradnl"/>
              </w:rPr>
              <w:t>Gestión de datos</w:t>
            </w:r>
            <w:r w:rsidR="001C7255" w:rsidRPr="007451D8">
              <w:rPr>
                <w:webHidden/>
              </w:rPr>
              <w:tab/>
            </w:r>
            <w:r w:rsidR="001C7255" w:rsidRPr="007451D8">
              <w:rPr>
                <w:webHidden/>
              </w:rPr>
              <w:fldChar w:fldCharType="begin"/>
            </w:r>
            <w:r w:rsidR="001C7255" w:rsidRPr="007451D8">
              <w:rPr>
                <w:webHidden/>
              </w:rPr>
              <w:instrText xml:space="preserve"> PAGEREF _Toc94027283 \h </w:instrText>
            </w:r>
            <w:r w:rsidR="001C7255" w:rsidRPr="007451D8">
              <w:rPr>
                <w:webHidden/>
              </w:rPr>
            </w:r>
            <w:r w:rsidR="001C7255" w:rsidRPr="007451D8">
              <w:rPr>
                <w:webHidden/>
              </w:rPr>
              <w:fldChar w:fldCharType="separate"/>
            </w:r>
            <w:r w:rsidR="00A55E47">
              <w:rPr>
                <w:webHidden/>
              </w:rPr>
              <w:t>41</w:t>
            </w:r>
            <w:r w:rsidR="001C7255" w:rsidRPr="007451D8">
              <w:rPr>
                <w:webHidden/>
              </w:rPr>
              <w:fldChar w:fldCharType="end"/>
            </w:r>
          </w:hyperlink>
        </w:p>
        <w:p w14:paraId="41282611" w14:textId="31686832" w:rsidR="001C7255" w:rsidRPr="007451D8" w:rsidRDefault="00BF02EC" w:rsidP="00283E79">
          <w:pPr>
            <w:pStyle w:val="TDC2"/>
            <w:spacing w:line="240" w:lineRule="auto"/>
          </w:pPr>
          <w:hyperlink w:anchor="_Toc94027284" w:history="1">
            <w:r w:rsidR="001C7255" w:rsidRPr="007451D8">
              <w:rPr>
                <w:rStyle w:val="Hipervnculo"/>
                <w:b w:val="0"/>
                <w:bCs w:val="0"/>
                <w:lang w:val="es-ES_tradnl"/>
              </w:rPr>
              <w:t>5.2.</w:t>
            </w:r>
            <w:r w:rsidR="001C7255" w:rsidRPr="007451D8">
              <w:tab/>
            </w:r>
            <w:r w:rsidR="001C7255" w:rsidRPr="007451D8">
              <w:rPr>
                <w:rStyle w:val="Hipervnculo"/>
                <w:b w:val="0"/>
                <w:bCs w:val="0"/>
                <w:lang w:val="es-ES_tradnl"/>
              </w:rPr>
              <w:t>Lenguaje y entorno de programación</w:t>
            </w:r>
            <w:r w:rsidR="001C7255" w:rsidRPr="007451D8">
              <w:rPr>
                <w:webHidden/>
              </w:rPr>
              <w:tab/>
            </w:r>
            <w:r w:rsidR="001C7255" w:rsidRPr="007451D8">
              <w:rPr>
                <w:webHidden/>
              </w:rPr>
              <w:fldChar w:fldCharType="begin"/>
            </w:r>
            <w:r w:rsidR="001C7255" w:rsidRPr="007451D8">
              <w:rPr>
                <w:webHidden/>
              </w:rPr>
              <w:instrText xml:space="preserve"> PAGEREF _Toc94027284 \h </w:instrText>
            </w:r>
            <w:r w:rsidR="001C7255" w:rsidRPr="007451D8">
              <w:rPr>
                <w:webHidden/>
              </w:rPr>
            </w:r>
            <w:r w:rsidR="001C7255" w:rsidRPr="007451D8">
              <w:rPr>
                <w:webHidden/>
              </w:rPr>
              <w:fldChar w:fldCharType="separate"/>
            </w:r>
            <w:r w:rsidR="00A55E47">
              <w:rPr>
                <w:webHidden/>
              </w:rPr>
              <w:t>42</w:t>
            </w:r>
            <w:r w:rsidR="001C7255" w:rsidRPr="007451D8">
              <w:rPr>
                <w:webHidden/>
              </w:rPr>
              <w:fldChar w:fldCharType="end"/>
            </w:r>
          </w:hyperlink>
        </w:p>
        <w:p w14:paraId="3C4936F0" w14:textId="6DEF3BC8" w:rsidR="001C7255" w:rsidRPr="007451D8" w:rsidRDefault="00BF02EC" w:rsidP="00283E79">
          <w:pPr>
            <w:pStyle w:val="TDC2"/>
            <w:spacing w:line="240" w:lineRule="auto"/>
          </w:pPr>
          <w:hyperlink w:anchor="_Toc94027285" w:history="1">
            <w:r w:rsidR="001C7255" w:rsidRPr="007451D8">
              <w:rPr>
                <w:rStyle w:val="Hipervnculo"/>
                <w:b w:val="0"/>
                <w:bCs w:val="0"/>
                <w:lang w:val="es-ES_tradnl"/>
              </w:rPr>
              <w:t>5.3.</w:t>
            </w:r>
            <w:r w:rsidR="001C7255" w:rsidRPr="007451D8">
              <w:tab/>
            </w:r>
            <w:r w:rsidR="001C7255" w:rsidRPr="007451D8">
              <w:rPr>
                <w:rStyle w:val="Hipervnculo"/>
                <w:b w:val="0"/>
                <w:bCs w:val="0"/>
                <w:lang w:val="es-ES_tradnl"/>
              </w:rPr>
              <w:t>Kaggle</w:t>
            </w:r>
            <w:r w:rsidR="001C7255" w:rsidRPr="007451D8">
              <w:rPr>
                <w:webHidden/>
              </w:rPr>
              <w:tab/>
            </w:r>
            <w:r w:rsidR="001C7255" w:rsidRPr="007451D8">
              <w:rPr>
                <w:webHidden/>
              </w:rPr>
              <w:fldChar w:fldCharType="begin"/>
            </w:r>
            <w:r w:rsidR="001C7255" w:rsidRPr="007451D8">
              <w:rPr>
                <w:webHidden/>
              </w:rPr>
              <w:instrText xml:space="preserve"> PAGEREF _Toc94027285 \h </w:instrText>
            </w:r>
            <w:r w:rsidR="001C7255" w:rsidRPr="007451D8">
              <w:rPr>
                <w:webHidden/>
              </w:rPr>
            </w:r>
            <w:r w:rsidR="001C7255" w:rsidRPr="007451D8">
              <w:rPr>
                <w:webHidden/>
              </w:rPr>
              <w:fldChar w:fldCharType="separate"/>
            </w:r>
            <w:r w:rsidR="00A55E47">
              <w:rPr>
                <w:webHidden/>
              </w:rPr>
              <w:t>43</w:t>
            </w:r>
            <w:r w:rsidR="001C7255" w:rsidRPr="007451D8">
              <w:rPr>
                <w:webHidden/>
              </w:rPr>
              <w:fldChar w:fldCharType="end"/>
            </w:r>
          </w:hyperlink>
        </w:p>
        <w:p w14:paraId="5FCD6A14" w14:textId="4F968DBD" w:rsidR="001C7255" w:rsidRPr="007451D8" w:rsidRDefault="00BF02EC" w:rsidP="00283E79">
          <w:pPr>
            <w:pStyle w:val="TDC2"/>
            <w:spacing w:line="240" w:lineRule="auto"/>
          </w:pPr>
          <w:hyperlink w:anchor="_Toc94027286" w:history="1">
            <w:r w:rsidR="001C7255" w:rsidRPr="007451D8">
              <w:rPr>
                <w:rStyle w:val="Hipervnculo"/>
                <w:b w:val="0"/>
                <w:bCs w:val="0"/>
                <w:lang w:val="es-ES_tradnl"/>
              </w:rPr>
              <w:t>5.4.</w:t>
            </w:r>
            <w:r w:rsidR="001C7255" w:rsidRPr="007451D8">
              <w:tab/>
            </w:r>
            <w:r w:rsidR="001C7255" w:rsidRPr="007451D8">
              <w:rPr>
                <w:rStyle w:val="Hipervnculo"/>
                <w:b w:val="0"/>
                <w:bCs w:val="0"/>
              </w:rPr>
              <w:t>Librerías para redes neuronales convolutivas</w:t>
            </w:r>
            <w:r w:rsidR="001C7255" w:rsidRPr="007451D8">
              <w:rPr>
                <w:webHidden/>
              </w:rPr>
              <w:tab/>
            </w:r>
            <w:r w:rsidR="001C7255" w:rsidRPr="007451D8">
              <w:rPr>
                <w:webHidden/>
              </w:rPr>
              <w:fldChar w:fldCharType="begin"/>
            </w:r>
            <w:r w:rsidR="001C7255" w:rsidRPr="007451D8">
              <w:rPr>
                <w:webHidden/>
              </w:rPr>
              <w:instrText xml:space="preserve"> PAGEREF _Toc94027286 \h </w:instrText>
            </w:r>
            <w:r w:rsidR="001C7255" w:rsidRPr="007451D8">
              <w:rPr>
                <w:webHidden/>
              </w:rPr>
            </w:r>
            <w:r w:rsidR="001C7255" w:rsidRPr="007451D8">
              <w:rPr>
                <w:webHidden/>
              </w:rPr>
              <w:fldChar w:fldCharType="separate"/>
            </w:r>
            <w:r w:rsidR="00A55E47">
              <w:rPr>
                <w:webHidden/>
              </w:rPr>
              <w:t>43</w:t>
            </w:r>
            <w:r w:rsidR="001C7255" w:rsidRPr="007451D8">
              <w:rPr>
                <w:webHidden/>
              </w:rPr>
              <w:fldChar w:fldCharType="end"/>
            </w:r>
          </w:hyperlink>
        </w:p>
        <w:p w14:paraId="666B79C0" w14:textId="6D9CBDA4" w:rsidR="001C7255" w:rsidRPr="007451D8" w:rsidRDefault="00BF02EC" w:rsidP="00283E79">
          <w:pPr>
            <w:pStyle w:val="TDC2"/>
            <w:spacing w:line="240" w:lineRule="auto"/>
          </w:pPr>
          <w:hyperlink w:anchor="_Toc94027287" w:history="1">
            <w:r w:rsidR="001C7255" w:rsidRPr="007451D8">
              <w:rPr>
                <w:rStyle w:val="Hipervnculo"/>
                <w:b w:val="0"/>
                <w:bCs w:val="0"/>
              </w:rPr>
              <w:t>5.5.</w:t>
            </w:r>
            <w:r w:rsidR="001C7255" w:rsidRPr="007451D8">
              <w:tab/>
            </w:r>
            <w:r w:rsidR="001C7255" w:rsidRPr="007451D8">
              <w:rPr>
                <w:rStyle w:val="Hipervnculo"/>
                <w:b w:val="0"/>
                <w:bCs w:val="0"/>
              </w:rPr>
              <w:t>Otras librerías</w:t>
            </w:r>
            <w:r w:rsidR="001C7255" w:rsidRPr="007451D8">
              <w:rPr>
                <w:webHidden/>
              </w:rPr>
              <w:tab/>
            </w:r>
            <w:r w:rsidR="001C7255" w:rsidRPr="007451D8">
              <w:rPr>
                <w:webHidden/>
              </w:rPr>
              <w:fldChar w:fldCharType="begin"/>
            </w:r>
            <w:r w:rsidR="001C7255" w:rsidRPr="007451D8">
              <w:rPr>
                <w:webHidden/>
              </w:rPr>
              <w:instrText xml:space="preserve"> PAGEREF _Toc94027287 \h </w:instrText>
            </w:r>
            <w:r w:rsidR="001C7255" w:rsidRPr="007451D8">
              <w:rPr>
                <w:webHidden/>
              </w:rPr>
            </w:r>
            <w:r w:rsidR="001C7255" w:rsidRPr="007451D8">
              <w:rPr>
                <w:webHidden/>
              </w:rPr>
              <w:fldChar w:fldCharType="separate"/>
            </w:r>
            <w:r w:rsidR="00A55E47">
              <w:rPr>
                <w:webHidden/>
              </w:rPr>
              <w:t>45</w:t>
            </w:r>
            <w:r w:rsidR="001C7255" w:rsidRPr="007451D8">
              <w:rPr>
                <w:webHidden/>
              </w:rPr>
              <w:fldChar w:fldCharType="end"/>
            </w:r>
          </w:hyperlink>
        </w:p>
        <w:p w14:paraId="442A9796" w14:textId="54E685B8" w:rsidR="001C7255" w:rsidRPr="007451D8" w:rsidRDefault="00BF02EC" w:rsidP="000509E0">
          <w:pPr>
            <w:pStyle w:val="TDC1"/>
          </w:pPr>
          <w:hyperlink w:anchor="_Toc94027288" w:history="1">
            <w:r w:rsidR="001C7255" w:rsidRPr="007451D8">
              <w:rPr>
                <w:rStyle w:val="Hipervnculo"/>
              </w:rPr>
              <w:t>6.</w:t>
            </w:r>
            <w:r w:rsidR="001C7255" w:rsidRPr="007451D8">
              <w:tab/>
            </w:r>
            <w:r w:rsidR="001C7255" w:rsidRPr="007451D8">
              <w:rPr>
                <w:rStyle w:val="Hipervnculo"/>
              </w:rPr>
              <w:t>Desarrollo CRISP-DM</w:t>
            </w:r>
            <w:r w:rsidR="001C7255" w:rsidRPr="007451D8">
              <w:rPr>
                <w:webHidden/>
              </w:rPr>
              <w:tab/>
            </w:r>
            <w:r w:rsidR="001C7255" w:rsidRPr="007451D8">
              <w:rPr>
                <w:webHidden/>
              </w:rPr>
              <w:fldChar w:fldCharType="begin"/>
            </w:r>
            <w:r w:rsidR="001C7255" w:rsidRPr="007451D8">
              <w:rPr>
                <w:webHidden/>
              </w:rPr>
              <w:instrText xml:space="preserve"> PAGEREF _Toc94027288 \h </w:instrText>
            </w:r>
            <w:r w:rsidR="001C7255" w:rsidRPr="007451D8">
              <w:rPr>
                <w:webHidden/>
              </w:rPr>
            </w:r>
            <w:r w:rsidR="001C7255" w:rsidRPr="007451D8">
              <w:rPr>
                <w:webHidden/>
              </w:rPr>
              <w:fldChar w:fldCharType="separate"/>
            </w:r>
            <w:r w:rsidR="00A55E47">
              <w:rPr>
                <w:webHidden/>
              </w:rPr>
              <w:t>46</w:t>
            </w:r>
            <w:r w:rsidR="001C7255" w:rsidRPr="007451D8">
              <w:rPr>
                <w:webHidden/>
              </w:rPr>
              <w:fldChar w:fldCharType="end"/>
            </w:r>
          </w:hyperlink>
        </w:p>
        <w:p w14:paraId="3106315B" w14:textId="0BBD6361" w:rsidR="001C7255" w:rsidRPr="001E73A0" w:rsidRDefault="00BF02EC" w:rsidP="00283E79">
          <w:pPr>
            <w:pStyle w:val="TDC2"/>
            <w:spacing w:line="240" w:lineRule="auto"/>
          </w:pPr>
          <w:hyperlink w:anchor="_Toc94027289" w:history="1">
            <w:r w:rsidR="001C7255" w:rsidRPr="001E73A0">
              <w:rPr>
                <w:rStyle w:val="Hipervnculo"/>
              </w:rPr>
              <w:t>6.1.</w:t>
            </w:r>
            <w:r w:rsidR="001C7255" w:rsidRPr="001E73A0">
              <w:tab/>
            </w:r>
            <w:r w:rsidR="001C7255" w:rsidRPr="001E73A0">
              <w:rPr>
                <w:rStyle w:val="Hipervnculo"/>
              </w:rPr>
              <w:t>Comprensión del negocio</w:t>
            </w:r>
            <w:r w:rsidR="001C7255" w:rsidRPr="001E73A0">
              <w:rPr>
                <w:webHidden/>
              </w:rPr>
              <w:tab/>
            </w:r>
            <w:r w:rsidR="001C7255" w:rsidRPr="001E73A0">
              <w:rPr>
                <w:webHidden/>
              </w:rPr>
              <w:fldChar w:fldCharType="begin"/>
            </w:r>
            <w:r w:rsidR="001C7255" w:rsidRPr="001E73A0">
              <w:rPr>
                <w:webHidden/>
              </w:rPr>
              <w:instrText xml:space="preserve"> PAGEREF _Toc94027289 \h </w:instrText>
            </w:r>
            <w:r w:rsidR="001C7255" w:rsidRPr="001E73A0">
              <w:rPr>
                <w:webHidden/>
              </w:rPr>
            </w:r>
            <w:r w:rsidR="001C7255" w:rsidRPr="001E73A0">
              <w:rPr>
                <w:webHidden/>
              </w:rPr>
              <w:fldChar w:fldCharType="separate"/>
            </w:r>
            <w:r w:rsidR="00A55E47">
              <w:rPr>
                <w:webHidden/>
              </w:rPr>
              <w:t>46</w:t>
            </w:r>
            <w:r w:rsidR="001C7255" w:rsidRPr="001E73A0">
              <w:rPr>
                <w:webHidden/>
              </w:rPr>
              <w:fldChar w:fldCharType="end"/>
            </w:r>
          </w:hyperlink>
        </w:p>
        <w:p w14:paraId="55A03E0F" w14:textId="68F2004B" w:rsidR="001C7255" w:rsidRPr="001E73A0" w:rsidRDefault="00BF02EC" w:rsidP="00283E79">
          <w:pPr>
            <w:pStyle w:val="TDC2"/>
            <w:spacing w:line="240" w:lineRule="auto"/>
          </w:pPr>
          <w:hyperlink w:anchor="_Toc94027290" w:history="1">
            <w:r w:rsidR="001C7255" w:rsidRPr="001E73A0">
              <w:rPr>
                <w:rStyle w:val="Hipervnculo"/>
              </w:rPr>
              <w:t>6.2.</w:t>
            </w:r>
            <w:r w:rsidR="001C7255" w:rsidRPr="001E73A0">
              <w:tab/>
            </w:r>
            <w:r w:rsidR="001C7255" w:rsidRPr="001E73A0">
              <w:rPr>
                <w:rStyle w:val="Hipervnculo"/>
              </w:rPr>
              <w:t>Comprensión de los datos</w:t>
            </w:r>
            <w:r w:rsidR="001C7255" w:rsidRPr="001E73A0">
              <w:rPr>
                <w:webHidden/>
              </w:rPr>
              <w:tab/>
            </w:r>
            <w:r w:rsidR="001C7255" w:rsidRPr="001E73A0">
              <w:rPr>
                <w:webHidden/>
              </w:rPr>
              <w:fldChar w:fldCharType="begin"/>
            </w:r>
            <w:r w:rsidR="001C7255" w:rsidRPr="001E73A0">
              <w:rPr>
                <w:webHidden/>
              </w:rPr>
              <w:instrText xml:space="preserve"> PAGEREF _Toc94027290 \h </w:instrText>
            </w:r>
            <w:r w:rsidR="001C7255" w:rsidRPr="001E73A0">
              <w:rPr>
                <w:webHidden/>
              </w:rPr>
            </w:r>
            <w:r w:rsidR="001C7255" w:rsidRPr="001E73A0">
              <w:rPr>
                <w:webHidden/>
              </w:rPr>
              <w:fldChar w:fldCharType="separate"/>
            </w:r>
            <w:r w:rsidR="00A55E47">
              <w:rPr>
                <w:webHidden/>
              </w:rPr>
              <w:t>48</w:t>
            </w:r>
            <w:r w:rsidR="001C7255" w:rsidRPr="001E73A0">
              <w:rPr>
                <w:webHidden/>
              </w:rPr>
              <w:fldChar w:fldCharType="end"/>
            </w:r>
          </w:hyperlink>
        </w:p>
        <w:p w14:paraId="7F79A2A8" w14:textId="18645FD6" w:rsidR="001C7255" w:rsidRPr="007451D8" w:rsidRDefault="00C81901" w:rsidP="00283E79">
          <w:pPr>
            <w:pStyle w:val="TDC2"/>
            <w:spacing w:line="240" w:lineRule="auto"/>
          </w:pPr>
          <w:r>
            <w:rPr>
              <w:rStyle w:val="Hipervnculo"/>
              <w:b w:val="0"/>
              <w:bCs w:val="0"/>
            </w:rPr>
            <w:t xml:space="preserve">   </w:t>
          </w:r>
          <w:hyperlink w:anchor="_Toc94027291" w:history="1">
            <w:r w:rsidR="001C7255" w:rsidRPr="007451D8">
              <w:rPr>
                <w:rStyle w:val="Hipervnculo"/>
                <w:b w:val="0"/>
                <w:bCs w:val="0"/>
              </w:rPr>
              <w:t>6.2.1.</w:t>
            </w:r>
            <w:r w:rsidR="007451D8">
              <w:t xml:space="preserve"> </w:t>
            </w:r>
            <w:r w:rsidR="001C7255" w:rsidRPr="007451D8">
              <w:rPr>
                <w:rStyle w:val="Hipervnculo"/>
                <w:b w:val="0"/>
                <w:bCs w:val="0"/>
              </w:rPr>
              <w:t>Identificación de las pymes zombis españolas</w:t>
            </w:r>
            <w:r w:rsidR="001C7255" w:rsidRPr="007451D8">
              <w:rPr>
                <w:webHidden/>
              </w:rPr>
              <w:tab/>
            </w:r>
            <w:r w:rsidR="001C7255" w:rsidRPr="007451D8">
              <w:rPr>
                <w:webHidden/>
              </w:rPr>
              <w:fldChar w:fldCharType="begin"/>
            </w:r>
            <w:r w:rsidR="001C7255" w:rsidRPr="007451D8">
              <w:rPr>
                <w:webHidden/>
              </w:rPr>
              <w:instrText xml:space="preserve"> PAGEREF _Toc94027291 \h </w:instrText>
            </w:r>
            <w:r w:rsidR="001C7255" w:rsidRPr="007451D8">
              <w:rPr>
                <w:webHidden/>
              </w:rPr>
            </w:r>
            <w:r w:rsidR="001C7255" w:rsidRPr="007451D8">
              <w:rPr>
                <w:webHidden/>
              </w:rPr>
              <w:fldChar w:fldCharType="separate"/>
            </w:r>
            <w:r w:rsidR="00A55E47">
              <w:rPr>
                <w:webHidden/>
              </w:rPr>
              <w:t>50</w:t>
            </w:r>
            <w:r w:rsidR="001C7255" w:rsidRPr="007451D8">
              <w:rPr>
                <w:webHidden/>
              </w:rPr>
              <w:fldChar w:fldCharType="end"/>
            </w:r>
          </w:hyperlink>
        </w:p>
        <w:p w14:paraId="786205BB" w14:textId="439F05F6" w:rsidR="001C7255" w:rsidRPr="007451D8" w:rsidRDefault="00C81901" w:rsidP="00283E79">
          <w:pPr>
            <w:pStyle w:val="TDC2"/>
            <w:spacing w:line="240" w:lineRule="auto"/>
          </w:pPr>
          <w:r>
            <w:rPr>
              <w:rStyle w:val="Hipervnculo"/>
              <w:b w:val="0"/>
              <w:bCs w:val="0"/>
            </w:rPr>
            <w:t xml:space="preserve">   </w:t>
          </w:r>
          <w:hyperlink w:anchor="_Toc94027292" w:history="1">
            <w:r w:rsidR="001C7255" w:rsidRPr="007451D8">
              <w:rPr>
                <w:rStyle w:val="Hipervnculo"/>
                <w:b w:val="0"/>
                <w:bCs w:val="0"/>
              </w:rPr>
              <w:t>6.2.2.</w:t>
            </w:r>
            <w:r w:rsidR="007451D8">
              <w:t xml:space="preserve"> </w:t>
            </w:r>
            <w:r w:rsidR="001C7255" w:rsidRPr="007451D8">
              <w:rPr>
                <w:rStyle w:val="Hipervnculo"/>
                <w:b w:val="0"/>
                <w:bCs w:val="0"/>
              </w:rPr>
              <w:t>Variables para la predicción de pymes zombis</w:t>
            </w:r>
            <w:r w:rsidR="001C7255" w:rsidRPr="007451D8">
              <w:rPr>
                <w:webHidden/>
              </w:rPr>
              <w:tab/>
            </w:r>
            <w:r w:rsidR="001C7255" w:rsidRPr="007451D8">
              <w:rPr>
                <w:webHidden/>
              </w:rPr>
              <w:fldChar w:fldCharType="begin"/>
            </w:r>
            <w:r w:rsidR="001C7255" w:rsidRPr="007451D8">
              <w:rPr>
                <w:webHidden/>
              </w:rPr>
              <w:instrText xml:space="preserve"> PAGEREF _Toc94027292 \h </w:instrText>
            </w:r>
            <w:r w:rsidR="001C7255" w:rsidRPr="007451D8">
              <w:rPr>
                <w:webHidden/>
              </w:rPr>
            </w:r>
            <w:r w:rsidR="001C7255" w:rsidRPr="007451D8">
              <w:rPr>
                <w:webHidden/>
              </w:rPr>
              <w:fldChar w:fldCharType="separate"/>
            </w:r>
            <w:r w:rsidR="00A55E47">
              <w:rPr>
                <w:webHidden/>
              </w:rPr>
              <w:t>53</w:t>
            </w:r>
            <w:r w:rsidR="001C7255" w:rsidRPr="007451D8">
              <w:rPr>
                <w:webHidden/>
              </w:rPr>
              <w:fldChar w:fldCharType="end"/>
            </w:r>
          </w:hyperlink>
        </w:p>
        <w:p w14:paraId="6382DD21" w14:textId="16E5AA69" w:rsidR="001C7255" w:rsidRPr="001E73A0" w:rsidRDefault="00BF02EC" w:rsidP="00283E79">
          <w:pPr>
            <w:pStyle w:val="TDC2"/>
            <w:spacing w:line="240" w:lineRule="auto"/>
          </w:pPr>
          <w:hyperlink w:anchor="_Toc94027293" w:history="1">
            <w:r w:rsidR="001C7255" w:rsidRPr="001E73A0">
              <w:rPr>
                <w:rStyle w:val="Hipervnculo"/>
              </w:rPr>
              <w:t>6.3.</w:t>
            </w:r>
            <w:r w:rsidR="001C7255" w:rsidRPr="001E73A0">
              <w:tab/>
            </w:r>
            <w:r w:rsidR="001C7255" w:rsidRPr="001E73A0">
              <w:rPr>
                <w:rStyle w:val="Hipervnculo"/>
              </w:rPr>
              <w:t>Preparación de los datos</w:t>
            </w:r>
            <w:r w:rsidR="001C7255" w:rsidRPr="001E73A0">
              <w:rPr>
                <w:webHidden/>
              </w:rPr>
              <w:tab/>
            </w:r>
            <w:r w:rsidR="001C7255" w:rsidRPr="001E73A0">
              <w:rPr>
                <w:webHidden/>
              </w:rPr>
              <w:fldChar w:fldCharType="begin"/>
            </w:r>
            <w:r w:rsidR="001C7255" w:rsidRPr="001E73A0">
              <w:rPr>
                <w:webHidden/>
              </w:rPr>
              <w:instrText xml:space="preserve"> PAGEREF _Toc94027293 \h </w:instrText>
            </w:r>
            <w:r w:rsidR="001C7255" w:rsidRPr="001E73A0">
              <w:rPr>
                <w:webHidden/>
              </w:rPr>
            </w:r>
            <w:r w:rsidR="001C7255" w:rsidRPr="001E73A0">
              <w:rPr>
                <w:webHidden/>
              </w:rPr>
              <w:fldChar w:fldCharType="separate"/>
            </w:r>
            <w:r w:rsidR="00A55E47">
              <w:rPr>
                <w:webHidden/>
              </w:rPr>
              <w:t>55</w:t>
            </w:r>
            <w:r w:rsidR="001C7255" w:rsidRPr="001E73A0">
              <w:rPr>
                <w:webHidden/>
              </w:rPr>
              <w:fldChar w:fldCharType="end"/>
            </w:r>
          </w:hyperlink>
        </w:p>
        <w:p w14:paraId="2E6A211E" w14:textId="0EFD8D73" w:rsidR="001C7255" w:rsidRPr="007451D8" w:rsidRDefault="00C81901" w:rsidP="00283E79">
          <w:pPr>
            <w:pStyle w:val="TDC2"/>
            <w:spacing w:line="240" w:lineRule="auto"/>
          </w:pPr>
          <w:r>
            <w:rPr>
              <w:rStyle w:val="Hipervnculo"/>
              <w:b w:val="0"/>
              <w:bCs w:val="0"/>
            </w:rPr>
            <w:t xml:space="preserve">   </w:t>
          </w:r>
          <w:hyperlink w:anchor="_Toc94027294" w:history="1">
            <w:r w:rsidR="001C7255" w:rsidRPr="007451D8">
              <w:rPr>
                <w:rStyle w:val="Hipervnculo"/>
                <w:b w:val="0"/>
                <w:bCs w:val="0"/>
              </w:rPr>
              <w:t>6.3.1.</w:t>
            </w:r>
            <w:r w:rsidR="007451D8">
              <w:t xml:space="preserve"> </w:t>
            </w:r>
            <w:r w:rsidR="001C7255" w:rsidRPr="007451D8">
              <w:rPr>
                <w:rStyle w:val="Hipervnculo"/>
                <w:b w:val="0"/>
                <w:bCs w:val="0"/>
              </w:rPr>
              <w:t>Selección y tratamiento de los datos faltantes</w:t>
            </w:r>
            <w:r w:rsidR="001C7255" w:rsidRPr="007451D8">
              <w:rPr>
                <w:webHidden/>
              </w:rPr>
              <w:tab/>
            </w:r>
            <w:r w:rsidR="001C7255" w:rsidRPr="007451D8">
              <w:rPr>
                <w:webHidden/>
              </w:rPr>
              <w:fldChar w:fldCharType="begin"/>
            </w:r>
            <w:r w:rsidR="001C7255" w:rsidRPr="007451D8">
              <w:rPr>
                <w:webHidden/>
              </w:rPr>
              <w:instrText xml:space="preserve"> PAGEREF _Toc94027294 \h </w:instrText>
            </w:r>
            <w:r w:rsidR="001C7255" w:rsidRPr="007451D8">
              <w:rPr>
                <w:webHidden/>
              </w:rPr>
            </w:r>
            <w:r w:rsidR="001C7255" w:rsidRPr="007451D8">
              <w:rPr>
                <w:webHidden/>
              </w:rPr>
              <w:fldChar w:fldCharType="separate"/>
            </w:r>
            <w:r w:rsidR="00A55E47">
              <w:rPr>
                <w:webHidden/>
              </w:rPr>
              <w:t>56</w:t>
            </w:r>
            <w:r w:rsidR="001C7255" w:rsidRPr="007451D8">
              <w:rPr>
                <w:webHidden/>
              </w:rPr>
              <w:fldChar w:fldCharType="end"/>
            </w:r>
          </w:hyperlink>
        </w:p>
        <w:p w14:paraId="3885457B" w14:textId="112405B3" w:rsidR="001C7255" w:rsidRPr="007451D8" w:rsidRDefault="00C81901" w:rsidP="00283E79">
          <w:pPr>
            <w:pStyle w:val="TDC2"/>
            <w:spacing w:line="240" w:lineRule="auto"/>
          </w:pPr>
          <w:r>
            <w:rPr>
              <w:rStyle w:val="Hipervnculo"/>
              <w:b w:val="0"/>
              <w:bCs w:val="0"/>
            </w:rPr>
            <w:t xml:space="preserve">   </w:t>
          </w:r>
          <w:hyperlink w:anchor="_Toc94027295" w:history="1">
            <w:r w:rsidR="001C7255" w:rsidRPr="007451D8">
              <w:rPr>
                <w:rStyle w:val="Hipervnculo"/>
                <w:b w:val="0"/>
                <w:bCs w:val="0"/>
              </w:rPr>
              <w:t>6.3.2.</w:t>
            </w:r>
            <w:r w:rsidR="00925B87">
              <w:t xml:space="preserve"> </w:t>
            </w:r>
            <w:r w:rsidR="001C7255" w:rsidRPr="007451D8">
              <w:rPr>
                <w:rStyle w:val="Hipervnculo"/>
                <w:b w:val="0"/>
                <w:bCs w:val="0"/>
              </w:rPr>
              <w:t>Elaboración de ratios propias</w:t>
            </w:r>
            <w:r w:rsidR="001C7255" w:rsidRPr="007451D8">
              <w:rPr>
                <w:webHidden/>
              </w:rPr>
              <w:tab/>
            </w:r>
            <w:r w:rsidR="001C7255" w:rsidRPr="007451D8">
              <w:rPr>
                <w:webHidden/>
              </w:rPr>
              <w:fldChar w:fldCharType="begin"/>
            </w:r>
            <w:r w:rsidR="001C7255" w:rsidRPr="007451D8">
              <w:rPr>
                <w:webHidden/>
              </w:rPr>
              <w:instrText xml:space="preserve"> PAGEREF _Toc94027295 \h </w:instrText>
            </w:r>
            <w:r w:rsidR="001C7255" w:rsidRPr="007451D8">
              <w:rPr>
                <w:webHidden/>
              </w:rPr>
            </w:r>
            <w:r w:rsidR="001C7255" w:rsidRPr="007451D8">
              <w:rPr>
                <w:webHidden/>
              </w:rPr>
              <w:fldChar w:fldCharType="separate"/>
            </w:r>
            <w:r w:rsidR="00A55E47">
              <w:rPr>
                <w:webHidden/>
              </w:rPr>
              <w:t>58</w:t>
            </w:r>
            <w:r w:rsidR="001C7255" w:rsidRPr="007451D8">
              <w:rPr>
                <w:webHidden/>
              </w:rPr>
              <w:fldChar w:fldCharType="end"/>
            </w:r>
          </w:hyperlink>
        </w:p>
        <w:p w14:paraId="6BC74165" w14:textId="20866873" w:rsidR="001C7255" w:rsidRPr="007451D8" w:rsidRDefault="00C81901" w:rsidP="00283E79">
          <w:pPr>
            <w:pStyle w:val="TDC2"/>
            <w:spacing w:line="240" w:lineRule="auto"/>
          </w:pPr>
          <w:r>
            <w:rPr>
              <w:rStyle w:val="Hipervnculo"/>
              <w:b w:val="0"/>
              <w:bCs w:val="0"/>
            </w:rPr>
            <w:t xml:space="preserve">   </w:t>
          </w:r>
          <w:hyperlink w:anchor="_Toc94027296" w:history="1">
            <w:r w:rsidR="001C7255" w:rsidRPr="007451D8">
              <w:rPr>
                <w:rStyle w:val="Hipervnculo"/>
                <w:b w:val="0"/>
                <w:bCs w:val="0"/>
              </w:rPr>
              <w:t>6.3.3.</w:t>
            </w:r>
            <w:r w:rsidR="00925B87">
              <w:t xml:space="preserve"> </w:t>
            </w:r>
            <w:r w:rsidR="001C7255" w:rsidRPr="007451D8">
              <w:rPr>
                <w:rStyle w:val="Hipervnculo"/>
                <w:b w:val="0"/>
                <w:bCs w:val="0"/>
              </w:rPr>
              <w:t>Generación de las imágenes en escala de grises</w:t>
            </w:r>
            <w:r w:rsidR="001C7255" w:rsidRPr="007451D8">
              <w:rPr>
                <w:webHidden/>
              </w:rPr>
              <w:tab/>
            </w:r>
            <w:r w:rsidR="001C7255" w:rsidRPr="007451D8">
              <w:rPr>
                <w:webHidden/>
              </w:rPr>
              <w:fldChar w:fldCharType="begin"/>
            </w:r>
            <w:r w:rsidR="001C7255" w:rsidRPr="007451D8">
              <w:rPr>
                <w:webHidden/>
              </w:rPr>
              <w:instrText xml:space="preserve"> PAGEREF _Toc94027296 \h </w:instrText>
            </w:r>
            <w:r w:rsidR="001C7255" w:rsidRPr="007451D8">
              <w:rPr>
                <w:webHidden/>
              </w:rPr>
            </w:r>
            <w:r w:rsidR="001C7255" w:rsidRPr="007451D8">
              <w:rPr>
                <w:webHidden/>
              </w:rPr>
              <w:fldChar w:fldCharType="separate"/>
            </w:r>
            <w:r w:rsidR="00A55E47">
              <w:rPr>
                <w:webHidden/>
              </w:rPr>
              <w:t>62</w:t>
            </w:r>
            <w:r w:rsidR="001C7255" w:rsidRPr="007451D8">
              <w:rPr>
                <w:webHidden/>
              </w:rPr>
              <w:fldChar w:fldCharType="end"/>
            </w:r>
          </w:hyperlink>
        </w:p>
        <w:p w14:paraId="5624A4FE" w14:textId="439A8075" w:rsidR="001C7255" w:rsidRPr="001E73A0" w:rsidRDefault="00BF02EC" w:rsidP="00283E79">
          <w:pPr>
            <w:pStyle w:val="TDC2"/>
            <w:spacing w:line="240" w:lineRule="auto"/>
          </w:pPr>
          <w:hyperlink w:anchor="_Toc94027297" w:history="1">
            <w:r w:rsidR="001C7255" w:rsidRPr="001E73A0">
              <w:rPr>
                <w:rStyle w:val="Hipervnculo"/>
              </w:rPr>
              <w:t>6.4.</w:t>
            </w:r>
            <w:r w:rsidR="001C7255" w:rsidRPr="001E73A0">
              <w:tab/>
            </w:r>
            <w:r w:rsidR="001C7255" w:rsidRPr="001E73A0">
              <w:rPr>
                <w:rStyle w:val="Hipervnculo"/>
              </w:rPr>
              <w:t>Modelado</w:t>
            </w:r>
            <w:r w:rsidR="001C7255" w:rsidRPr="001E73A0">
              <w:rPr>
                <w:webHidden/>
              </w:rPr>
              <w:tab/>
            </w:r>
            <w:r w:rsidR="001C7255" w:rsidRPr="001E73A0">
              <w:rPr>
                <w:webHidden/>
              </w:rPr>
              <w:fldChar w:fldCharType="begin"/>
            </w:r>
            <w:r w:rsidR="001C7255" w:rsidRPr="001E73A0">
              <w:rPr>
                <w:webHidden/>
              </w:rPr>
              <w:instrText xml:space="preserve"> PAGEREF _Toc94027297 \h </w:instrText>
            </w:r>
            <w:r w:rsidR="001C7255" w:rsidRPr="001E73A0">
              <w:rPr>
                <w:webHidden/>
              </w:rPr>
            </w:r>
            <w:r w:rsidR="001C7255" w:rsidRPr="001E73A0">
              <w:rPr>
                <w:webHidden/>
              </w:rPr>
              <w:fldChar w:fldCharType="separate"/>
            </w:r>
            <w:r w:rsidR="00A55E47">
              <w:rPr>
                <w:webHidden/>
              </w:rPr>
              <w:t>65</w:t>
            </w:r>
            <w:r w:rsidR="001C7255" w:rsidRPr="001E73A0">
              <w:rPr>
                <w:webHidden/>
              </w:rPr>
              <w:fldChar w:fldCharType="end"/>
            </w:r>
          </w:hyperlink>
        </w:p>
        <w:p w14:paraId="56DA944A" w14:textId="1B7B6748" w:rsidR="001C7255" w:rsidRPr="007451D8" w:rsidRDefault="00C81901" w:rsidP="00283E79">
          <w:pPr>
            <w:pStyle w:val="TDC2"/>
            <w:spacing w:line="240" w:lineRule="auto"/>
          </w:pPr>
          <w:r>
            <w:rPr>
              <w:rStyle w:val="Hipervnculo"/>
              <w:b w:val="0"/>
              <w:bCs w:val="0"/>
            </w:rPr>
            <w:t xml:space="preserve">   </w:t>
          </w:r>
          <w:hyperlink w:anchor="_Toc94027298" w:history="1">
            <w:r w:rsidR="001C7255" w:rsidRPr="007451D8">
              <w:rPr>
                <w:rStyle w:val="Hipervnculo"/>
                <w:b w:val="0"/>
                <w:bCs w:val="0"/>
              </w:rPr>
              <w:t>6.4.1.</w:t>
            </w:r>
            <w:r w:rsidR="00925B87">
              <w:t xml:space="preserve"> </w:t>
            </w:r>
            <w:r w:rsidR="001C7255" w:rsidRPr="007451D8">
              <w:rPr>
                <w:rStyle w:val="Hipervnculo"/>
                <w:b w:val="0"/>
                <w:bCs w:val="0"/>
              </w:rPr>
              <w:t>Selección de las técnicas de modelado</w:t>
            </w:r>
            <w:r w:rsidR="001C7255" w:rsidRPr="007451D8">
              <w:rPr>
                <w:webHidden/>
              </w:rPr>
              <w:tab/>
            </w:r>
            <w:r w:rsidR="001C7255" w:rsidRPr="007451D8">
              <w:rPr>
                <w:webHidden/>
              </w:rPr>
              <w:fldChar w:fldCharType="begin"/>
            </w:r>
            <w:r w:rsidR="001C7255" w:rsidRPr="007451D8">
              <w:rPr>
                <w:webHidden/>
              </w:rPr>
              <w:instrText xml:space="preserve"> PAGEREF _Toc94027298 \h </w:instrText>
            </w:r>
            <w:r w:rsidR="001C7255" w:rsidRPr="007451D8">
              <w:rPr>
                <w:webHidden/>
              </w:rPr>
            </w:r>
            <w:r w:rsidR="001C7255" w:rsidRPr="007451D8">
              <w:rPr>
                <w:webHidden/>
              </w:rPr>
              <w:fldChar w:fldCharType="separate"/>
            </w:r>
            <w:r w:rsidR="00A55E47">
              <w:rPr>
                <w:webHidden/>
              </w:rPr>
              <w:t>66</w:t>
            </w:r>
            <w:r w:rsidR="001C7255" w:rsidRPr="007451D8">
              <w:rPr>
                <w:webHidden/>
              </w:rPr>
              <w:fldChar w:fldCharType="end"/>
            </w:r>
          </w:hyperlink>
        </w:p>
        <w:p w14:paraId="1A77C9EE" w14:textId="7AF03511" w:rsidR="001C7255" w:rsidRPr="007451D8" w:rsidRDefault="00C81901" w:rsidP="00283E79">
          <w:pPr>
            <w:pStyle w:val="TDC2"/>
            <w:spacing w:line="240" w:lineRule="auto"/>
          </w:pPr>
          <w:r>
            <w:rPr>
              <w:rStyle w:val="Hipervnculo"/>
              <w:b w:val="0"/>
              <w:bCs w:val="0"/>
            </w:rPr>
            <w:t xml:space="preserve">   </w:t>
          </w:r>
          <w:hyperlink w:anchor="_Toc94027299" w:history="1">
            <w:r w:rsidR="001C7255" w:rsidRPr="007451D8">
              <w:rPr>
                <w:rStyle w:val="Hipervnculo"/>
                <w:b w:val="0"/>
                <w:bCs w:val="0"/>
              </w:rPr>
              <w:t>6.4.2.</w:t>
            </w:r>
            <w:r w:rsidR="00925B87">
              <w:t xml:space="preserve"> </w:t>
            </w:r>
            <w:r w:rsidR="001C7255" w:rsidRPr="007451D8">
              <w:rPr>
                <w:rStyle w:val="Hipervnculo"/>
                <w:b w:val="0"/>
                <w:bCs w:val="0"/>
              </w:rPr>
              <w:t>Generación del plan de prueba</w:t>
            </w:r>
            <w:r w:rsidR="001C7255" w:rsidRPr="007451D8">
              <w:rPr>
                <w:webHidden/>
              </w:rPr>
              <w:tab/>
            </w:r>
            <w:r w:rsidR="001C7255" w:rsidRPr="007451D8">
              <w:rPr>
                <w:webHidden/>
              </w:rPr>
              <w:fldChar w:fldCharType="begin"/>
            </w:r>
            <w:r w:rsidR="001C7255" w:rsidRPr="007451D8">
              <w:rPr>
                <w:webHidden/>
              </w:rPr>
              <w:instrText xml:space="preserve"> PAGEREF _Toc94027299 \h </w:instrText>
            </w:r>
            <w:r w:rsidR="001C7255" w:rsidRPr="007451D8">
              <w:rPr>
                <w:webHidden/>
              </w:rPr>
            </w:r>
            <w:r w:rsidR="001C7255" w:rsidRPr="007451D8">
              <w:rPr>
                <w:webHidden/>
              </w:rPr>
              <w:fldChar w:fldCharType="separate"/>
            </w:r>
            <w:r w:rsidR="00A55E47">
              <w:rPr>
                <w:webHidden/>
              </w:rPr>
              <w:t>68</w:t>
            </w:r>
            <w:r w:rsidR="001C7255" w:rsidRPr="007451D8">
              <w:rPr>
                <w:webHidden/>
              </w:rPr>
              <w:fldChar w:fldCharType="end"/>
            </w:r>
          </w:hyperlink>
        </w:p>
        <w:p w14:paraId="008A6A49" w14:textId="26A89AF8" w:rsidR="001C7255" w:rsidRPr="007451D8" w:rsidRDefault="00C81901" w:rsidP="00283E79">
          <w:pPr>
            <w:pStyle w:val="TDC2"/>
            <w:spacing w:line="240" w:lineRule="auto"/>
          </w:pPr>
          <w:r>
            <w:rPr>
              <w:rStyle w:val="Hipervnculo"/>
              <w:b w:val="0"/>
              <w:bCs w:val="0"/>
            </w:rPr>
            <w:t xml:space="preserve">   </w:t>
          </w:r>
          <w:hyperlink w:anchor="_Toc94027300" w:history="1">
            <w:r w:rsidR="001C7255" w:rsidRPr="007451D8">
              <w:rPr>
                <w:rStyle w:val="Hipervnculo"/>
                <w:b w:val="0"/>
                <w:bCs w:val="0"/>
              </w:rPr>
              <w:t>6.4.3.</w:t>
            </w:r>
            <w:r w:rsidR="00925B87">
              <w:t xml:space="preserve"> </w:t>
            </w:r>
            <w:r w:rsidR="001C7255" w:rsidRPr="007451D8">
              <w:rPr>
                <w:rStyle w:val="Hipervnculo"/>
                <w:b w:val="0"/>
                <w:bCs w:val="0"/>
              </w:rPr>
              <w:t>Construcción de los modelos</w:t>
            </w:r>
            <w:r w:rsidR="001C7255" w:rsidRPr="007451D8">
              <w:rPr>
                <w:webHidden/>
              </w:rPr>
              <w:tab/>
            </w:r>
            <w:r w:rsidR="001C7255" w:rsidRPr="007451D8">
              <w:rPr>
                <w:webHidden/>
              </w:rPr>
              <w:fldChar w:fldCharType="begin"/>
            </w:r>
            <w:r w:rsidR="001C7255" w:rsidRPr="007451D8">
              <w:rPr>
                <w:webHidden/>
              </w:rPr>
              <w:instrText xml:space="preserve"> PAGEREF _Toc94027300 \h </w:instrText>
            </w:r>
            <w:r w:rsidR="001C7255" w:rsidRPr="007451D8">
              <w:rPr>
                <w:webHidden/>
              </w:rPr>
            </w:r>
            <w:r w:rsidR="001C7255" w:rsidRPr="007451D8">
              <w:rPr>
                <w:webHidden/>
              </w:rPr>
              <w:fldChar w:fldCharType="separate"/>
            </w:r>
            <w:r w:rsidR="00A55E47">
              <w:rPr>
                <w:webHidden/>
              </w:rPr>
              <w:t>69</w:t>
            </w:r>
            <w:r w:rsidR="001C7255" w:rsidRPr="007451D8">
              <w:rPr>
                <w:webHidden/>
              </w:rPr>
              <w:fldChar w:fldCharType="end"/>
            </w:r>
          </w:hyperlink>
        </w:p>
        <w:p w14:paraId="591C162F" w14:textId="22B8654F" w:rsidR="001C7255" w:rsidRPr="007451D8" w:rsidRDefault="00C81901" w:rsidP="00283E79">
          <w:pPr>
            <w:pStyle w:val="TDC2"/>
            <w:spacing w:line="240" w:lineRule="auto"/>
          </w:pPr>
          <w:r>
            <w:rPr>
              <w:rStyle w:val="Hipervnculo"/>
              <w:b w:val="0"/>
              <w:bCs w:val="0"/>
            </w:rPr>
            <w:t xml:space="preserve">   </w:t>
          </w:r>
          <w:hyperlink w:anchor="_Toc94027301" w:history="1">
            <w:r w:rsidR="001C7255" w:rsidRPr="007451D8">
              <w:rPr>
                <w:rStyle w:val="Hipervnculo"/>
                <w:b w:val="0"/>
                <w:bCs w:val="0"/>
              </w:rPr>
              <w:t>6.4.4.</w:t>
            </w:r>
            <w:r w:rsidR="00925B87">
              <w:t xml:space="preserve"> </w:t>
            </w:r>
            <w:r w:rsidR="001C7255" w:rsidRPr="007451D8">
              <w:rPr>
                <w:rStyle w:val="Hipervnculo"/>
                <w:b w:val="0"/>
                <w:bCs w:val="0"/>
              </w:rPr>
              <w:t>Evaluación de los modelos</w:t>
            </w:r>
            <w:r w:rsidR="001C7255" w:rsidRPr="007451D8">
              <w:rPr>
                <w:webHidden/>
              </w:rPr>
              <w:tab/>
            </w:r>
            <w:r w:rsidR="001C7255" w:rsidRPr="007451D8">
              <w:rPr>
                <w:webHidden/>
              </w:rPr>
              <w:fldChar w:fldCharType="begin"/>
            </w:r>
            <w:r w:rsidR="001C7255" w:rsidRPr="007451D8">
              <w:rPr>
                <w:webHidden/>
              </w:rPr>
              <w:instrText xml:space="preserve"> PAGEREF _Toc94027301 \h </w:instrText>
            </w:r>
            <w:r w:rsidR="001C7255" w:rsidRPr="007451D8">
              <w:rPr>
                <w:webHidden/>
              </w:rPr>
            </w:r>
            <w:r w:rsidR="001C7255" w:rsidRPr="007451D8">
              <w:rPr>
                <w:webHidden/>
              </w:rPr>
              <w:fldChar w:fldCharType="separate"/>
            </w:r>
            <w:r w:rsidR="00A55E47">
              <w:rPr>
                <w:webHidden/>
              </w:rPr>
              <w:t>71</w:t>
            </w:r>
            <w:r w:rsidR="001C7255" w:rsidRPr="007451D8">
              <w:rPr>
                <w:webHidden/>
              </w:rPr>
              <w:fldChar w:fldCharType="end"/>
            </w:r>
          </w:hyperlink>
        </w:p>
        <w:p w14:paraId="258BF499" w14:textId="5AA65E6E" w:rsidR="001C7255" w:rsidRPr="001E73A0" w:rsidRDefault="00925B87" w:rsidP="000509E0">
          <w:pPr>
            <w:pStyle w:val="TDC1"/>
          </w:pPr>
          <w:r w:rsidRPr="001E73A0">
            <w:rPr>
              <w:rStyle w:val="Hipervnculo"/>
            </w:rPr>
            <w:t xml:space="preserve">   </w:t>
          </w:r>
          <w:hyperlink w:anchor="_Toc94027302" w:history="1">
            <w:r w:rsidR="001C7255" w:rsidRPr="001E73A0">
              <w:rPr>
                <w:rStyle w:val="Hipervnculo"/>
              </w:rPr>
              <w:t>6.5.</w:t>
            </w:r>
            <w:r w:rsidRPr="001E73A0">
              <w:t xml:space="preserve">     </w:t>
            </w:r>
            <w:r w:rsidR="001C7255" w:rsidRPr="001E73A0">
              <w:rPr>
                <w:rStyle w:val="Hipervnculo"/>
              </w:rPr>
              <w:t>Evaluación</w:t>
            </w:r>
            <w:r w:rsidR="001C7255" w:rsidRPr="001E73A0">
              <w:rPr>
                <w:webHidden/>
              </w:rPr>
              <w:tab/>
            </w:r>
            <w:r w:rsidR="001C7255" w:rsidRPr="001E73A0">
              <w:rPr>
                <w:webHidden/>
              </w:rPr>
              <w:fldChar w:fldCharType="begin"/>
            </w:r>
            <w:r w:rsidR="001C7255" w:rsidRPr="001E73A0">
              <w:rPr>
                <w:webHidden/>
              </w:rPr>
              <w:instrText xml:space="preserve"> PAGEREF _Toc94027302 \h </w:instrText>
            </w:r>
            <w:r w:rsidR="001C7255" w:rsidRPr="001E73A0">
              <w:rPr>
                <w:webHidden/>
              </w:rPr>
            </w:r>
            <w:r w:rsidR="001C7255" w:rsidRPr="001E73A0">
              <w:rPr>
                <w:webHidden/>
              </w:rPr>
              <w:fldChar w:fldCharType="separate"/>
            </w:r>
            <w:r w:rsidR="00A55E47">
              <w:rPr>
                <w:webHidden/>
              </w:rPr>
              <w:t>76</w:t>
            </w:r>
            <w:r w:rsidR="001C7255" w:rsidRPr="001E73A0">
              <w:rPr>
                <w:webHidden/>
              </w:rPr>
              <w:fldChar w:fldCharType="end"/>
            </w:r>
          </w:hyperlink>
        </w:p>
        <w:p w14:paraId="053369A0" w14:textId="70FE7E93" w:rsidR="001C7255" w:rsidRPr="001E73A0" w:rsidRDefault="00925B87" w:rsidP="000509E0">
          <w:pPr>
            <w:pStyle w:val="TDC1"/>
          </w:pPr>
          <w:r w:rsidRPr="001E73A0">
            <w:rPr>
              <w:rStyle w:val="Hipervnculo"/>
            </w:rPr>
            <w:t xml:space="preserve">   </w:t>
          </w:r>
          <w:hyperlink w:anchor="_Toc94027303" w:history="1">
            <w:r w:rsidR="001C7255" w:rsidRPr="001E73A0">
              <w:rPr>
                <w:rStyle w:val="Hipervnculo"/>
              </w:rPr>
              <w:t>6.6.</w:t>
            </w:r>
            <w:r w:rsidRPr="001E73A0">
              <w:t xml:space="preserve">     </w:t>
            </w:r>
            <w:r w:rsidR="001C7255" w:rsidRPr="001E73A0">
              <w:rPr>
                <w:rStyle w:val="Hipervnculo"/>
              </w:rPr>
              <w:t>Despliegue</w:t>
            </w:r>
            <w:r w:rsidR="001C7255" w:rsidRPr="001E73A0">
              <w:rPr>
                <w:webHidden/>
              </w:rPr>
              <w:tab/>
            </w:r>
            <w:r w:rsidR="001C7255" w:rsidRPr="001E73A0">
              <w:rPr>
                <w:webHidden/>
              </w:rPr>
              <w:fldChar w:fldCharType="begin"/>
            </w:r>
            <w:r w:rsidR="001C7255" w:rsidRPr="001E73A0">
              <w:rPr>
                <w:webHidden/>
              </w:rPr>
              <w:instrText xml:space="preserve"> PAGEREF _Toc94027303 \h </w:instrText>
            </w:r>
            <w:r w:rsidR="001C7255" w:rsidRPr="001E73A0">
              <w:rPr>
                <w:webHidden/>
              </w:rPr>
            </w:r>
            <w:r w:rsidR="001C7255" w:rsidRPr="001E73A0">
              <w:rPr>
                <w:webHidden/>
              </w:rPr>
              <w:fldChar w:fldCharType="separate"/>
            </w:r>
            <w:r w:rsidR="00A55E47">
              <w:rPr>
                <w:webHidden/>
              </w:rPr>
              <w:t>77</w:t>
            </w:r>
            <w:r w:rsidR="001C7255" w:rsidRPr="001E73A0">
              <w:rPr>
                <w:webHidden/>
              </w:rPr>
              <w:fldChar w:fldCharType="end"/>
            </w:r>
          </w:hyperlink>
        </w:p>
        <w:p w14:paraId="2067E303" w14:textId="43DEA62A" w:rsidR="001C7255" w:rsidRPr="001E73A0" w:rsidRDefault="00BF02EC" w:rsidP="000509E0">
          <w:pPr>
            <w:pStyle w:val="TDC1"/>
          </w:pPr>
          <w:hyperlink w:anchor="_Toc94027304" w:history="1">
            <w:r w:rsidR="001C7255" w:rsidRPr="001E73A0">
              <w:rPr>
                <w:rStyle w:val="Hipervnculo"/>
              </w:rPr>
              <w:t>7.</w:t>
            </w:r>
            <w:r w:rsidR="001C7255" w:rsidRPr="001E73A0">
              <w:tab/>
            </w:r>
            <w:r w:rsidR="001C7255" w:rsidRPr="001E73A0">
              <w:rPr>
                <w:rStyle w:val="Hipervnculo"/>
              </w:rPr>
              <w:t>Conclusiones</w:t>
            </w:r>
            <w:r w:rsidR="001C7255" w:rsidRPr="001E73A0">
              <w:rPr>
                <w:webHidden/>
              </w:rPr>
              <w:tab/>
            </w:r>
            <w:r w:rsidR="001C7255" w:rsidRPr="001E73A0">
              <w:rPr>
                <w:webHidden/>
              </w:rPr>
              <w:fldChar w:fldCharType="begin"/>
            </w:r>
            <w:r w:rsidR="001C7255" w:rsidRPr="001E73A0">
              <w:rPr>
                <w:webHidden/>
              </w:rPr>
              <w:instrText xml:space="preserve"> PAGEREF _Toc94027304 \h </w:instrText>
            </w:r>
            <w:r w:rsidR="001C7255" w:rsidRPr="001E73A0">
              <w:rPr>
                <w:webHidden/>
              </w:rPr>
            </w:r>
            <w:r w:rsidR="001C7255" w:rsidRPr="001E73A0">
              <w:rPr>
                <w:webHidden/>
              </w:rPr>
              <w:fldChar w:fldCharType="separate"/>
            </w:r>
            <w:r w:rsidR="00A55E47">
              <w:rPr>
                <w:webHidden/>
              </w:rPr>
              <w:t>78</w:t>
            </w:r>
            <w:r w:rsidR="001C7255" w:rsidRPr="001E73A0">
              <w:rPr>
                <w:webHidden/>
              </w:rPr>
              <w:fldChar w:fldCharType="end"/>
            </w:r>
          </w:hyperlink>
        </w:p>
        <w:p w14:paraId="4C7CB34B" w14:textId="4AFE6D7B" w:rsidR="001C7255" w:rsidRPr="001E73A0" w:rsidRDefault="00BF02EC" w:rsidP="000509E0">
          <w:pPr>
            <w:pStyle w:val="TDC1"/>
          </w:pPr>
          <w:hyperlink w:anchor="_Toc94027305" w:history="1">
            <w:r w:rsidR="001C7255" w:rsidRPr="001E73A0">
              <w:rPr>
                <w:rStyle w:val="Hipervnculo"/>
              </w:rPr>
              <w:t>8.</w:t>
            </w:r>
            <w:r w:rsidR="001C7255" w:rsidRPr="001E73A0">
              <w:tab/>
            </w:r>
            <w:r w:rsidR="001C7255" w:rsidRPr="001E73A0">
              <w:rPr>
                <w:rStyle w:val="Hipervnculo"/>
              </w:rPr>
              <w:t>Futuras investigaciones</w:t>
            </w:r>
            <w:r w:rsidR="001C7255" w:rsidRPr="001E73A0">
              <w:rPr>
                <w:webHidden/>
              </w:rPr>
              <w:tab/>
            </w:r>
            <w:r w:rsidR="001C7255" w:rsidRPr="001E73A0">
              <w:rPr>
                <w:webHidden/>
              </w:rPr>
              <w:fldChar w:fldCharType="begin"/>
            </w:r>
            <w:r w:rsidR="001C7255" w:rsidRPr="001E73A0">
              <w:rPr>
                <w:webHidden/>
              </w:rPr>
              <w:instrText xml:space="preserve"> PAGEREF _Toc94027305 \h </w:instrText>
            </w:r>
            <w:r w:rsidR="001C7255" w:rsidRPr="001E73A0">
              <w:rPr>
                <w:webHidden/>
              </w:rPr>
            </w:r>
            <w:r w:rsidR="001C7255" w:rsidRPr="001E73A0">
              <w:rPr>
                <w:webHidden/>
              </w:rPr>
              <w:fldChar w:fldCharType="separate"/>
            </w:r>
            <w:r w:rsidR="00A55E47">
              <w:rPr>
                <w:webHidden/>
              </w:rPr>
              <w:t>78</w:t>
            </w:r>
            <w:r w:rsidR="001C7255" w:rsidRPr="001E73A0">
              <w:rPr>
                <w:webHidden/>
              </w:rPr>
              <w:fldChar w:fldCharType="end"/>
            </w:r>
          </w:hyperlink>
        </w:p>
        <w:p w14:paraId="66F72FD7" w14:textId="259E6107" w:rsidR="001C7255" w:rsidRPr="001E73A0" w:rsidRDefault="00BF02EC" w:rsidP="000509E0">
          <w:pPr>
            <w:pStyle w:val="TDC1"/>
          </w:pPr>
          <w:hyperlink w:anchor="_Toc94027306" w:history="1">
            <w:r w:rsidR="001C7255" w:rsidRPr="001E73A0">
              <w:rPr>
                <w:rStyle w:val="Hipervnculo"/>
              </w:rPr>
              <w:t>9.</w:t>
            </w:r>
            <w:r w:rsidR="001C7255" w:rsidRPr="001E73A0">
              <w:tab/>
            </w:r>
            <w:r w:rsidR="001C7255" w:rsidRPr="001E73A0">
              <w:rPr>
                <w:rStyle w:val="Hipervnculo"/>
              </w:rPr>
              <w:t>Bibliografía</w:t>
            </w:r>
            <w:r w:rsidR="001C7255" w:rsidRPr="001E73A0">
              <w:rPr>
                <w:webHidden/>
              </w:rPr>
              <w:tab/>
            </w:r>
            <w:r w:rsidR="001C7255" w:rsidRPr="001E73A0">
              <w:rPr>
                <w:webHidden/>
              </w:rPr>
              <w:fldChar w:fldCharType="begin"/>
            </w:r>
            <w:r w:rsidR="001C7255" w:rsidRPr="001E73A0">
              <w:rPr>
                <w:webHidden/>
              </w:rPr>
              <w:instrText xml:space="preserve"> PAGEREF _Toc94027306 \h </w:instrText>
            </w:r>
            <w:r w:rsidR="001C7255" w:rsidRPr="001E73A0">
              <w:rPr>
                <w:webHidden/>
              </w:rPr>
            </w:r>
            <w:r w:rsidR="001C7255" w:rsidRPr="001E73A0">
              <w:rPr>
                <w:webHidden/>
              </w:rPr>
              <w:fldChar w:fldCharType="separate"/>
            </w:r>
            <w:r w:rsidR="00A55E47">
              <w:rPr>
                <w:webHidden/>
              </w:rPr>
              <w:t>80</w:t>
            </w:r>
            <w:r w:rsidR="001C7255" w:rsidRPr="001E73A0">
              <w:rPr>
                <w:webHidden/>
              </w:rPr>
              <w:fldChar w:fldCharType="end"/>
            </w:r>
          </w:hyperlink>
        </w:p>
        <w:p w14:paraId="33F34504" w14:textId="4FD3F6DE" w:rsidR="001C7255" w:rsidRPr="001E73A0" w:rsidRDefault="00BF02EC" w:rsidP="000509E0">
          <w:pPr>
            <w:pStyle w:val="TDC1"/>
          </w:pPr>
          <w:hyperlink w:anchor="_Toc94027307" w:history="1">
            <w:r w:rsidR="001C7255" w:rsidRPr="001E73A0">
              <w:rPr>
                <w:rStyle w:val="Hipervnculo"/>
              </w:rPr>
              <w:t>Anexo</w:t>
            </w:r>
            <w:r w:rsidR="001C7255" w:rsidRPr="001E73A0">
              <w:rPr>
                <w:webHidden/>
              </w:rPr>
              <w:tab/>
            </w:r>
            <w:r w:rsidR="001C7255" w:rsidRPr="001E73A0">
              <w:rPr>
                <w:webHidden/>
              </w:rPr>
              <w:fldChar w:fldCharType="begin"/>
            </w:r>
            <w:r w:rsidR="001C7255" w:rsidRPr="001E73A0">
              <w:rPr>
                <w:webHidden/>
              </w:rPr>
              <w:instrText xml:space="preserve"> PAGEREF _Toc94027307 \h </w:instrText>
            </w:r>
            <w:r w:rsidR="001C7255" w:rsidRPr="001E73A0">
              <w:rPr>
                <w:webHidden/>
              </w:rPr>
            </w:r>
            <w:r w:rsidR="001C7255" w:rsidRPr="001E73A0">
              <w:rPr>
                <w:webHidden/>
              </w:rPr>
              <w:fldChar w:fldCharType="separate"/>
            </w:r>
            <w:r w:rsidR="00A55E47">
              <w:rPr>
                <w:webHidden/>
              </w:rPr>
              <w:t>90</w:t>
            </w:r>
            <w:r w:rsidR="001C7255" w:rsidRPr="001E73A0">
              <w:rPr>
                <w:webHidden/>
              </w:rPr>
              <w:fldChar w:fldCharType="end"/>
            </w:r>
          </w:hyperlink>
        </w:p>
        <w:p w14:paraId="18360CBE" w14:textId="64B569A2" w:rsidR="001C7255" w:rsidRPr="001C7255" w:rsidRDefault="001C7255" w:rsidP="00283E79">
          <w:pPr>
            <w:spacing w:line="240" w:lineRule="auto"/>
            <w:jc w:val="both"/>
            <w:rPr>
              <w:rFonts w:ascii="Times New Roman" w:hAnsi="Times New Roman" w:cs="Times New Roman"/>
              <w:sz w:val="24"/>
              <w:szCs w:val="24"/>
            </w:rPr>
          </w:pPr>
          <w:r w:rsidRPr="007451D8">
            <w:rPr>
              <w:rFonts w:ascii="Times New Roman" w:hAnsi="Times New Roman" w:cs="Times New Roman"/>
              <w:sz w:val="24"/>
              <w:szCs w:val="24"/>
            </w:rPr>
            <w:fldChar w:fldCharType="end"/>
          </w:r>
        </w:p>
      </w:sdtContent>
    </w:sdt>
    <w:p w14:paraId="576D6759" w14:textId="3A724E01" w:rsidR="00105C28" w:rsidRDefault="00610629" w:rsidP="00105C28">
      <w:pPr>
        <w:rPr>
          <w:rFonts w:ascii="Times New Roman" w:hAnsi="Times New Roman" w:cs="Times New Roman"/>
          <w:sz w:val="24"/>
          <w:szCs w:val="24"/>
        </w:rPr>
      </w:pPr>
      <w:r w:rsidRPr="00535E56">
        <w:rPr>
          <w:rFonts w:ascii="Times New Roman" w:hAnsi="Times New Roman" w:cs="Times New Roman"/>
          <w:sz w:val="24"/>
          <w:szCs w:val="24"/>
        </w:rPr>
        <w:br w:type="page"/>
      </w:r>
    </w:p>
    <w:p w14:paraId="3E3B935C" w14:textId="111AFE32" w:rsidR="004265C2" w:rsidRPr="004265C2" w:rsidRDefault="004265C2" w:rsidP="00283E79">
      <w:pPr>
        <w:pStyle w:val="TtuloTDC"/>
        <w:spacing w:line="360" w:lineRule="auto"/>
        <w:jc w:val="both"/>
        <w:rPr>
          <w:rFonts w:ascii="Times New Roman" w:hAnsi="Times New Roman" w:cs="Times New Roman"/>
          <w:b/>
          <w:bCs/>
          <w:color w:val="2E74B5" w:themeColor="accent5" w:themeShade="BF"/>
          <w:sz w:val="24"/>
          <w:szCs w:val="24"/>
          <w:lang w:val="es-ES"/>
        </w:rPr>
      </w:pPr>
      <w:r w:rsidRPr="00C81901">
        <w:rPr>
          <w:rFonts w:ascii="Times New Roman" w:hAnsi="Times New Roman" w:cs="Times New Roman"/>
          <w:b/>
          <w:bCs/>
          <w:color w:val="2E74B5" w:themeColor="accent5" w:themeShade="BF"/>
          <w:sz w:val="24"/>
          <w:szCs w:val="24"/>
          <w:lang w:val="es-ES"/>
        </w:rPr>
        <w:lastRenderedPageBreak/>
        <w:t xml:space="preserve">Índice de </w:t>
      </w:r>
      <w:r>
        <w:rPr>
          <w:rFonts w:ascii="Times New Roman" w:hAnsi="Times New Roman" w:cs="Times New Roman"/>
          <w:b/>
          <w:bCs/>
          <w:color w:val="2E74B5" w:themeColor="accent5" w:themeShade="BF"/>
          <w:sz w:val="24"/>
          <w:szCs w:val="24"/>
          <w:lang w:val="es-ES"/>
        </w:rPr>
        <w:t>tablas</w:t>
      </w:r>
    </w:p>
    <w:p w14:paraId="10B1F817" w14:textId="0741DA61" w:rsidR="00B46D60" w:rsidRPr="00B46D60" w:rsidRDefault="004265C2" w:rsidP="000509E0">
      <w:pPr>
        <w:pStyle w:val="TDC1"/>
        <w:rPr>
          <w:rFonts w:asciiTheme="minorHAnsi" w:eastAsiaTheme="minorEastAsia" w:hAnsiTheme="minorHAnsi" w:cstheme="minorBidi"/>
          <w:sz w:val="22"/>
          <w:szCs w:val="22"/>
          <w:lang w:eastAsia="es-ES_tradnl"/>
        </w:rPr>
      </w:pPr>
      <w:r>
        <w:fldChar w:fldCharType="begin"/>
      </w:r>
      <w:r>
        <w:instrText xml:space="preserve"> TOC \h \z \t "Tablas;1" </w:instrText>
      </w:r>
      <w:r>
        <w:fldChar w:fldCharType="separate"/>
      </w:r>
      <w:hyperlink w:anchor="_Toc94033210" w:history="1">
        <w:r w:rsidR="00B46D60" w:rsidRPr="00B46D60">
          <w:rPr>
            <w:rStyle w:val="Hipervnculo"/>
            <w:b w:val="0"/>
            <w:bCs w:val="0"/>
          </w:rPr>
          <w:t>Tabla 1: Estimación inicial del plan de trabajo</w:t>
        </w:r>
        <w:r w:rsidR="00B46D60" w:rsidRPr="00B46D60">
          <w:rPr>
            <w:webHidden/>
          </w:rPr>
          <w:tab/>
        </w:r>
        <w:r w:rsidR="00B46D60" w:rsidRPr="00B46D60">
          <w:rPr>
            <w:webHidden/>
          </w:rPr>
          <w:fldChar w:fldCharType="begin"/>
        </w:r>
        <w:r w:rsidR="00B46D60" w:rsidRPr="00B46D60">
          <w:rPr>
            <w:webHidden/>
          </w:rPr>
          <w:instrText xml:space="preserve"> PAGEREF _Toc94033210 \h </w:instrText>
        </w:r>
        <w:r w:rsidR="00B46D60" w:rsidRPr="00B46D60">
          <w:rPr>
            <w:webHidden/>
          </w:rPr>
        </w:r>
        <w:r w:rsidR="00B46D60" w:rsidRPr="00B46D60">
          <w:rPr>
            <w:webHidden/>
          </w:rPr>
          <w:fldChar w:fldCharType="separate"/>
        </w:r>
        <w:r w:rsidR="00A55E47">
          <w:rPr>
            <w:webHidden/>
          </w:rPr>
          <w:t>15</w:t>
        </w:r>
        <w:r w:rsidR="00B46D60" w:rsidRPr="00B46D60">
          <w:rPr>
            <w:webHidden/>
          </w:rPr>
          <w:fldChar w:fldCharType="end"/>
        </w:r>
      </w:hyperlink>
    </w:p>
    <w:p w14:paraId="16874374" w14:textId="75F73003" w:rsidR="00B46D60" w:rsidRPr="00B46D60" w:rsidRDefault="00BF02EC" w:rsidP="000509E0">
      <w:pPr>
        <w:pStyle w:val="TDC1"/>
        <w:rPr>
          <w:rFonts w:asciiTheme="minorHAnsi" w:eastAsiaTheme="minorEastAsia" w:hAnsiTheme="minorHAnsi" w:cstheme="minorBidi"/>
          <w:sz w:val="22"/>
          <w:szCs w:val="22"/>
          <w:lang w:eastAsia="es-ES_tradnl"/>
        </w:rPr>
      </w:pPr>
      <w:hyperlink w:anchor="_Toc94033211" w:history="1">
        <w:r w:rsidR="00B46D60" w:rsidRPr="00B46D60">
          <w:rPr>
            <w:rStyle w:val="Hipervnculo"/>
            <w:b w:val="0"/>
            <w:bCs w:val="0"/>
          </w:rPr>
          <w:t>Tabla 2: Horas reales consumidas</w:t>
        </w:r>
        <w:r w:rsidR="00B46D60" w:rsidRPr="00B46D60">
          <w:rPr>
            <w:webHidden/>
          </w:rPr>
          <w:tab/>
        </w:r>
        <w:r w:rsidR="00B46D60" w:rsidRPr="00B46D60">
          <w:rPr>
            <w:webHidden/>
          </w:rPr>
          <w:fldChar w:fldCharType="begin"/>
        </w:r>
        <w:r w:rsidR="00B46D60" w:rsidRPr="00B46D60">
          <w:rPr>
            <w:webHidden/>
          </w:rPr>
          <w:instrText xml:space="preserve"> PAGEREF _Toc94033211 \h </w:instrText>
        </w:r>
        <w:r w:rsidR="00B46D60" w:rsidRPr="00B46D60">
          <w:rPr>
            <w:webHidden/>
          </w:rPr>
        </w:r>
        <w:r w:rsidR="00B46D60" w:rsidRPr="00B46D60">
          <w:rPr>
            <w:webHidden/>
          </w:rPr>
          <w:fldChar w:fldCharType="separate"/>
        </w:r>
        <w:r w:rsidR="00A55E47">
          <w:rPr>
            <w:webHidden/>
          </w:rPr>
          <w:t>15</w:t>
        </w:r>
        <w:r w:rsidR="00B46D60" w:rsidRPr="00B46D60">
          <w:rPr>
            <w:webHidden/>
          </w:rPr>
          <w:fldChar w:fldCharType="end"/>
        </w:r>
      </w:hyperlink>
    </w:p>
    <w:p w14:paraId="5E337C5A" w14:textId="58FC63BD" w:rsidR="00B46D60" w:rsidRPr="00B46D60" w:rsidRDefault="00BF02EC" w:rsidP="000509E0">
      <w:pPr>
        <w:pStyle w:val="TDC1"/>
        <w:rPr>
          <w:rFonts w:asciiTheme="minorHAnsi" w:eastAsiaTheme="minorEastAsia" w:hAnsiTheme="minorHAnsi" w:cstheme="minorBidi"/>
          <w:sz w:val="22"/>
          <w:szCs w:val="22"/>
          <w:lang w:eastAsia="es-ES_tradnl"/>
        </w:rPr>
      </w:pPr>
      <w:hyperlink w:anchor="_Toc94033212" w:history="1">
        <w:r w:rsidR="00B46D60" w:rsidRPr="00B46D60">
          <w:rPr>
            <w:rStyle w:val="Hipervnculo"/>
            <w:b w:val="0"/>
            <w:bCs w:val="0"/>
          </w:rPr>
          <w:t>Tabla 3: Artículos con mayores citaciones para identificación de zombis</w:t>
        </w:r>
        <w:r w:rsidR="00B46D60" w:rsidRPr="00B46D60">
          <w:rPr>
            <w:webHidden/>
          </w:rPr>
          <w:tab/>
        </w:r>
        <w:r w:rsidR="00B46D60" w:rsidRPr="00B46D60">
          <w:rPr>
            <w:webHidden/>
          </w:rPr>
          <w:fldChar w:fldCharType="begin"/>
        </w:r>
        <w:r w:rsidR="00B46D60" w:rsidRPr="00B46D60">
          <w:rPr>
            <w:webHidden/>
          </w:rPr>
          <w:instrText xml:space="preserve"> PAGEREF _Toc94033212 \h </w:instrText>
        </w:r>
        <w:r w:rsidR="00B46D60" w:rsidRPr="00B46D60">
          <w:rPr>
            <w:webHidden/>
          </w:rPr>
        </w:r>
        <w:r w:rsidR="00B46D60" w:rsidRPr="00B46D60">
          <w:rPr>
            <w:webHidden/>
          </w:rPr>
          <w:fldChar w:fldCharType="separate"/>
        </w:r>
        <w:r w:rsidR="00A55E47">
          <w:rPr>
            <w:webHidden/>
          </w:rPr>
          <w:t>26</w:t>
        </w:r>
        <w:r w:rsidR="00B46D60" w:rsidRPr="00B46D60">
          <w:rPr>
            <w:webHidden/>
          </w:rPr>
          <w:fldChar w:fldCharType="end"/>
        </w:r>
      </w:hyperlink>
    </w:p>
    <w:p w14:paraId="78365FE9" w14:textId="25289F52" w:rsidR="00B46D60" w:rsidRPr="00B46D60" w:rsidRDefault="00BF02EC" w:rsidP="000509E0">
      <w:pPr>
        <w:pStyle w:val="TDC1"/>
        <w:rPr>
          <w:rFonts w:asciiTheme="minorHAnsi" w:eastAsiaTheme="minorEastAsia" w:hAnsiTheme="minorHAnsi" w:cstheme="minorBidi"/>
          <w:sz w:val="22"/>
          <w:szCs w:val="22"/>
          <w:lang w:eastAsia="es-ES_tradnl"/>
        </w:rPr>
      </w:pPr>
      <w:hyperlink w:anchor="_Toc94033213" w:history="1">
        <w:r w:rsidR="00B46D60" w:rsidRPr="00B46D60">
          <w:rPr>
            <w:rStyle w:val="Hipervnculo"/>
            <w:b w:val="0"/>
            <w:bCs w:val="0"/>
          </w:rPr>
          <w:t>Tabla 4: Artículos que han empleado CNN en el ámbito financiero</w:t>
        </w:r>
        <w:r w:rsidR="00B46D60" w:rsidRPr="00B46D60">
          <w:rPr>
            <w:webHidden/>
          </w:rPr>
          <w:tab/>
        </w:r>
        <w:r w:rsidR="00B46D60" w:rsidRPr="00B46D60">
          <w:rPr>
            <w:webHidden/>
          </w:rPr>
          <w:fldChar w:fldCharType="begin"/>
        </w:r>
        <w:r w:rsidR="00B46D60" w:rsidRPr="00B46D60">
          <w:rPr>
            <w:webHidden/>
          </w:rPr>
          <w:instrText xml:space="preserve"> PAGEREF _Toc94033213 \h </w:instrText>
        </w:r>
        <w:r w:rsidR="00B46D60" w:rsidRPr="00B46D60">
          <w:rPr>
            <w:webHidden/>
          </w:rPr>
        </w:r>
        <w:r w:rsidR="00B46D60" w:rsidRPr="00B46D60">
          <w:rPr>
            <w:webHidden/>
          </w:rPr>
          <w:fldChar w:fldCharType="separate"/>
        </w:r>
        <w:r w:rsidR="00A55E47">
          <w:rPr>
            <w:webHidden/>
          </w:rPr>
          <w:t>40</w:t>
        </w:r>
        <w:r w:rsidR="00B46D60" w:rsidRPr="00B46D60">
          <w:rPr>
            <w:webHidden/>
          </w:rPr>
          <w:fldChar w:fldCharType="end"/>
        </w:r>
      </w:hyperlink>
    </w:p>
    <w:p w14:paraId="590A57F7" w14:textId="78593053" w:rsidR="00B46D60" w:rsidRPr="00B46D60" w:rsidRDefault="00BF02EC" w:rsidP="000509E0">
      <w:pPr>
        <w:pStyle w:val="TDC1"/>
        <w:rPr>
          <w:rFonts w:asciiTheme="minorHAnsi" w:eastAsiaTheme="minorEastAsia" w:hAnsiTheme="minorHAnsi" w:cstheme="minorBidi"/>
          <w:sz w:val="22"/>
          <w:szCs w:val="22"/>
          <w:lang w:eastAsia="es-ES_tradnl"/>
        </w:rPr>
      </w:pPr>
      <w:hyperlink w:anchor="_Toc94033214" w:history="1">
        <w:r w:rsidR="00B46D60" w:rsidRPr="00B46D60">
          <w:rPr>
            <w:rStyle w:val="Hipervnculo"/>
            <w:b w:val="0"/>
            <w:bCs w:val="0"/>
          </w:rPr>
          <w:t>Tabla 5: Librerías redes neuronales</w:t>
        </w:r>
        <w:r w:rsidR="00B46D60" w:rsidRPr="00B46D60">
          <w:rPr>
            <w:webHidden/>
          </w:rPr>
          <w:tab/>
        </w:r>
        <w:r w:rsidR="00B46D60" w:rsidRPr="00B46D60">
          <w:rPr>
            <w:webHidden/>
          </w:rPr>
          <w:fldChar w:fldCharType="begin"/>
        </w:r>
        <w:r w:rsidR="00B46D60" w:rsidRPr="00B46D60">
          <w:rPr>
            <w:webHidden/>
          </w:rPr>
          <w:instrText xml:space="preserve"> PAGEREF _Toc94033214 \h </w:instrText>
        </w:r>
        <w:r w:rsidR="00B46D60" w:rsidRPr="00B46D60">
          <w:rPr>
            <w:webHidden/>
          </w:rPr>
        </w:r>
        <w:r w:rsidR="00B46D60" w:rsidRPr="00B46D60">
          <w:rPr>
            <w:webHidden/>
          </w:rPr>
          <w:fldChar w:fldCharType="separate"/>
        </w:r>
        <w:r w:rsidR="00A55E47">
          <w:rPr>
            <w:webHidden/>
          </w:rPr>
          <w:t>44</w:t>
        </w:r>
        <w:r w:rsidR="00B46D60" w:rsidRPr="00B46D60">
          <w:rPr>
            <w:webHidden/>
          </w:rPr>
          <w:fldChar w:fldCharType="end"/>
        </w:r>
      </w:hyperlink>
    </w:p>
    <w:p w14:paraId="7CDD9557" w14:textId="5D135B66" w:rsidR="00B46D60" w:rsidRPr="00B46D60" w:rsidRDefault="00BF02EC" w:rsidP="000509E0">
      <w:pPr>
        <w:pStyle w:val="TDC1"/>
        <w:rPr>
          <w:rFonts w:asciiTheme="minorHAnsi" w:eastAsiaTheme="minorEastAsia" w:hAnsiTheme="minorHAnsi" w:cstheme="minorBidi"/>
          <w:sz w:val="22"/>
          <w:szCs w:val="22"/>
          <w:lang w:eastAsia="es-ES_tradnl"/>
        </w:rPr>
      </w:pPr>
      <w:hyperlink w:anchor="_Toc94033215" w:history="1">
        <w:r w:rsidR="00B46D60" w:rsidRPr="00B46D60">
          <w:rPr>
            <w:rStyle w:val="Hipervnculo"/>
            <w:b w:val="0"/>
            <w:bCs w:val="0"/>
          </w:rPr>
          <w:t>Tabla 6: Variables para la identificación de zombis</w:t>
        </w:r>
        <w:r w:rsidR="00B46D60" w:rsidRPr="00B46D60">
          <w:rPr>
            <w:webHidden/>
          </w:rPr>
          <w:tab/>
        </w:r>
        <w:r w:rsidR="00B46D60" w:rsidRPr="00B46D60">
          <w:rPr>
            <w:webHidden/>
          </w:rPr>
          <w:fldChar w:fldCharType="begin"/>
        </w:r>
        <w:r w:rsidR="00B46D60" w:rsidRPr="00B46D60">
          <w:rPr>
            <w:webHidden/>
          </w:rPr>
          <w:instrText xml:space="preserve"> PAGEREF _Toc94033215 \h </w:instrText>
        </w:r>
        <w:r w:rsidR="00B46D60" w:rsidRPr="00B46D60">
          <w:rPr>
            <w:webHidden/>
          </w:rPr>
        </w:r>
        <w:r w:rsidR="00B46D60" w:rsidRPr="00B46D60">
          <w:rPr>
            <w:webHidden/>
          </w:rPr>
          <w:fldChar w:fldCharType="separate"/>
        </w:r>
        <w:r w:rsidR="00A55E47">
          <w:rPr>
            <w:webHidden/>
          </w:rPr>
          <w:t>51</w:t>
        </w:r>
        <w:r w:rsidR="00B46D60" w:rsidRPr="00B46D60">
          <w:rPr>
            <w:webHidden/>
          </w:rPr>
          <w:fldChar w:fldCharType="end"/>
        </w:r>
      </w:hyperlink>
    </w:p>
    <w:p w14:paraId="5BB7190C" w14:textId="657308C0" w:rsidR="00B46D60" w:rsidRPr="00B46D60" w:rsidRDefault="00BF02EC" w:rsidP="000509E0">
      <w:pPr>
        <w:pStyle w:val="TDC1"/>
        <w:rPr>
          <w:rFonts w:asciiTheme="minorHAnsi" w:eastAsiaTheme="minorEastAsia" w:hAnsiTheme="minorHAnsi" w:cstheme="minorBidi"/>
          <w:sz w:val="22"/>
          <w:szCs w:val="22"/>
          <w:lang w:eastAsia="es-ES_tradnl"/>
        </w:rPr>
      </w:pPr>
      <w:hyperlink w:anchor="_Toc94033216" w:history="1">
        <w:r w:rsidR="00B46D60" w:rsidRPr="00B46D60">
          <w:rPr>
            <w:rStyle w:val="Hipervnculo"/>
            <w:b w:val="0"/>
            <w:bCs w:val="0"/>
          </w:rPr>
          <w:t>Tabla 7: Identificación de pymes zombis en España</w:t>
        </w:r>
        <w:r w:rsidR="00B46D60" w:rsidRPr="00B46D60">
          <w:rPr>
            <w:webHidden/>
          </w:rPr>
          <w:tab/>
        </w:r>
        <w:r w:rsidR="00B46D60" w:rsidRPr="00B46D60">
          <w:rPr>
            <w:webHidden/>
          </w:rPr>
          <w:fldChar w:fldCharType="begin"/>
        </w:r>
        <w:r w:rsidR="00B46D60" w:rsidRPr="00B46D60">
          <w:rPr>
            <w:webHidden/>
          </w:rPr>
          <w:instrText xml:space="preserve"> PAGEREF _Toc94033216 \h </w:instrText>
        </w:r>
        <w:r w:rsidR="00B46D60" w:rsidRPr="00B46D60">
          <w:rPr>
            <w:webHidden/>
          </w:rPr>
        </w:r>
        <w:r w:rsidR="00B46D60" w:rsidRPr="00B46D60">
          <w:rPr>
            <w:webHidden/>
          </w:rPr>
          <w:fldChar w:fldCharType="separate"/>
        </w:r>
        <w:r w:rsidR="00A55E47">
          <w:rPr>
            <w:webHidden/>
          </w:rPr>
          <w:t>52</w:t>
        </w:r>
        <w:r w:rsidR="00B46D60" w:rsidRPr="00B46D60">
          <w:rPr>
            <w:webHidden/>
          </w:rPr>
          <w:fldChar w:fldCharType="end"/>
        </w:r>
      </w:hyperlink>
    </w:p>
    <w:p w14:paraId="1A48D7AC" w14:textId="338B583A" w:rsidR="00B46D60" w:rsidRPr="00B46D60" w:rsidRDefault="00BF02EC" w:rsidP="000509E0">
      <w:pPr>
        <w:pStyle w:val="TDC1"/>
        <w:rPr>
          <w:rFonts w:asciiTheme="minorHAnsi" w:eastAsiaTheme="minorEastAsia" w:hAnsiTheme="minorHAnsi" w:cstheme="minorBidi"/>
          <w:sz w:val="22"/>
          <w:szCs w:val="22"/>
          <w:lang w:eastAsia="es-ES_tradnl"/>
        </w:rPr>
      </w:pPr>
      <w:hyperlink w:anchor="_Toc94033217" w:history="1">
        <w:r w:rsidR="00B46D60" w:rsidRPr="00B46D60">
          <w:rPr>
            <w:rStyle w:val="Hipervnculo"/>
            <w:b w:val="0"/>
            <w:bCs w:val="0"/>
          </w:rPr>
          <w:t xml:space="preserve">Tabla 8: Partidas contables </w:t>
        </w:r>
        <w:r w:rsidR="00B46D60" w:rsidRPr="00B46D60">
          <w:rPr>
            <w:rStyle w:val="Hipervnculo"/>
            <w:b w:val="0"/>
            <w:bCs w:val="0"/>
            <w:i/>
            <w:iCs/>
          </w:rPr>
          <w:t>SABI</w:t>
        </w:r>
        <w:r w:rsidR="00B46D60" w:rsidRPr="00B46D60">
          <w:rPr>
            <w:webHidden/>
          </w:rPr>
          <w:tab/>
        </w:r>
        <w:r w:rsidR="00B46D60" w:rsidRPr="00B46D60">
          <w:rPr>
            <w:webHidden/>
          </w:rPr>
          <w:fldChar w:fldCharType="begin"/>
        </w:r>
        <w:r w:rsidR="00B46D60" w:rsidRPr="00B46D60">
          <w:rPr>
            <w:webHidden/>
          </w:rPr>
          <w:instrText xml:space="preserve"> PAGEREF _Toc94033217 \h </w:instrText>
        </w:r>
        <w:r w:rsidR="00B46D60" w:rsidRPr="00B46D60">
          <w:rPr>
            <w:webHidden/>
          </w:rPr>
        </w:r>
        <w:r w:rsidR="00B46D60" w:rsidRPr="00B46D60">
          <w:rPr>
            <w:webHidden/>
          </w:rPr>
          <w:fldChar w:fldCharType="separate"/>
        </w:r>
        <w:r w:rsidR="00A55E47">
          <w:rPr>
            <w:webHidden/>
          </w:rPr>
          <w:t>54</w:t>
        </w:r>
        <w:r w:rsidR="00B46D60" w:rsidRPr="00B46D60">
          <w:rPr>
            <w:webHidden/>
          </w:rPr>
          <w:fldChar w:fldCharType="end"/>
        </w:r>
      </w:hyperlink>
    </w:p>
    <w:p w14:paraId="7786B40D" w14:textId="227AB1DD" w:rsidR="00B46D60" w:rsidRPr="00B46D60" w:rsidRDefault="00BF02EC" w:rsidP="000509E0">
      <w:pPr>
        <w:pStyle w:val="TDC1"/>
        <w:rPr>
          <w:rFonts w:asciiTheme="minorHAnsi" w:eastAsiaTheme="minorEastAsia" w:hAnsiTheme="minorHAnsi" w:cstheme="minorBidi"/>
          <w:sz w:val="22"/>
          <w:szCs w:val="22"/>
          <w:lang w:eastAsia="es-ES_tradnl"/>
        </w:rPr>
      </w:pPr>
      <w:hyperlink w:anchor="_Toc94033218" w:history="1">
        <w:r w:rsidR="00B46D60" w:rsidRPr="00B46D60">
          <w:rPr>
            <w:rStyle w:val="Hipervnculo"/>
            <w:b w:val="0"/>
            <w:bCs w:val="0"/>
          </w:rPr>
          <w:t>Tabla 9: Variables para predicción de zombis</w:t>
        </w:r>
        <w:r w:rsidR="00B46D60" w:rsidRPr="00B46D60">
          <w:rPr>
            <w:webHidden/>
          </w:rPr>
          <w:tab/>
        </w:r>
        <w:r w:rsidR="00B46D60" w:rsidRPr="00B46D60">
          <w:rPr>
            <w:webHidden/>
          </w:rPr>
          <w:fldChar w:fldCharType="begin"/>
        </w:r>
        <w:r w:rsidR="00B46D60" w:rsidRPr="00B46D60">
          <w:rPr>
            <w:webHidden/>
          </w:rPr>
          <w:instrText xml:space="preserve"> PAGEREF _Toc94033218 \h </w:instrText>
        </w:r>
        <w:r w:rsidR="00B46D60" w:rsidRPr="00B46D60">
          <w:rPr>
            <w:webHidden/>
          </w:rPr>
        </w:r>
        <w:r w:rsidR="00B46D60" w:rsidRPr="00B46D60">
          <w:rPr>
            <w:webHidden/>
          </w:rPr>
          <w:fldChar w:fldCharType="separate"/>
        </w:r>
        <w:r w:rsidR="00A55E47">
          <w:rPr>
            <w:webHidden/>
          </w:rPr>
          <w:t>60</w:t>
        </w:r>
        <w:r w:rsidR="00B46D60" w:rsidRPr="00B46D60">
          <w:rPr>
            <w:webHidden/>
          </w:rPr>
          <w:fldChar w:fldCharType="end"/>
        </w:r>
      </w:hyperlink>
    </w:p>
    <w:p w14:paraId="05B65D5F" w14:textId="02D616F7" w:rsidR="00B46D60" w:rsidRPr="00B46D60" w:rsidRDefault="00BF02EC" w:rsidP="000509E0">
      <w:pPr>
        <w:pStyle w:val="TDC1"/>
        <w:rPr>
          <w:rFonts w:asciiTheme="minorHAnsi" w:eastAsiaTheme="minorEastAsia" w:hAnsiTheme="minorHAnsi" w:cstheme="minorBidi"/>
          <w:sz w:val="22"/>
          <w:szCs w:val="22"/>
          <w:lang w:eastAsia="es-ES_tradnl"/>
        </w:rPr>
      </w:pPr>
      <w:hyperlink w:anchor="_Toc94033219" w:history="1">
        <w:r w:rsidR="00B46D60" w:rsidRPr="00B46D60">
          <w:rPr>
            <w:rStyle w:val="Hipervnculo"/>
            <w:b w:val="0"/>
            <w:bCs w:val="0"/>
          </w:rPr>
          <w:t>Tabla 10: Estadística descriptiva para pymes zombis</w:t>
        </w:r>
        <w:r w:rsidR="00B46D60" w:rsidRPr="00B46D60">
          <w:rPr>
            <w:webHidden/>
          </w:rPr>
          <w:tab/>
        </w:r>
        <w:r w:rsidR="00B46D60" w:rsidRPr="00B46D60">
          <w:rPr>
            <w:webHidden/>
          </w:rPr>
          <w:fldChar w:fldCharType="begin"/>
        </w:r>
        <w:r w:rsidR="00B46D60" w:rsidRPr="00B46D60">
          <w:rPr>
            <w:webHidden/>
          </w:rPr>
          <w:instrText xml:space="preserve"> PAGEREF _Toc94033219 \h </w:instrText>
        </w:r>
        <w:r w:rsidR="00B46D60" w:rsidRPr="00B46D60">
          <w:rPr>
            <w:webHidden/>
          </w:rPr>
        </w:r>
        <w:r w:rsidR="00B46D60" w:rsidRPr="00B46D60">
          <w:rPr>
            <w:webHidden/>
          </w:rPr>
          <w:fldChar w:fldCharType="separate"/>
        </w:r>
        <w:r w:rsidR="00A55E47">
          <w:rPr>
            <w:webHidden/>
          </w:rPr>
          <w:t>61</w:t>
        </w:r>
        <w:r w:rsidR="00B46D60" w:rsidRPr="00B46D60">
          <w:rPr>
            <w:webHidden/>
          </w:rPr>
          <w:fldChar w:fldCharType="end"/>
        </w:r>
      </w:hyperlink>
    </w:p>
    <w:p w14:paraId="4028C8B9" w14:textId="10B497A5" w:rsidR="00B46D60" w:rsidRPr="00B46D60" w:rsidRDefault="00BF02EC" w:rsidP="000509E0">
      <w:pPr>
        <w:pStyle w:val="TDC1"/>
        <w:rPr>
          <w:rFonts w:asciiTheme="minorHAnsi" w:eastAsiaTheme="minorEastAsia" w:hAnsiTheme="minorHAnsi" w:cstheme="minorBidi"/>
          <w:sz w:val="22"/>
          <w:szCs w:val="22"/>
          <w:lang w:eastAsia="es-ES_tradnl"/>
        </w:rPr>
      </w:pPr>
      <w:hyperlink w:anchor="_Toc94033220" w:history="1">
        <w:r w:rsidR="00B46D60" w:rsidRPr="00B46D60">
          <w:rPr>
            <w:rStyle w:val="Hipervnculo"/>
            <w:b w:val="0"/>
            <w:bCs w:val="0"/>
          </w:rPr>
          <w:t>Tabla 11: Estadística descriptiva para pymes no zombis</w:t>
        </w:r>
        <w:r w:rsidR="00B46D60" w:rsidRPr="00B46D60">
          <w:rPr>
            <w:webHidden/>
          </w:rPr>
          <w:tab/>
        </w:r>
        <w:r w:rsidR="00B46D60" w:rsidRPr="00B46D60">
          <w:rPr>
            <w:webHidden/>
          </w:rPr>
          <w:fldChar w:fldCharType="begin"/>
        </w:r>
        <w:r w:rsidR="00B46D60" w:rsidRPr="00B46D60">
          <w:rPr>
            <w:webHidden/>
          </w:rPr>
          <w:instrText xml:space="preserve"> PAGEREF _Toc94033220 \h </w:instrText>
        </w:r>
        <w:r w:rsidR="00B46D60" w:rsidRPr="00B46D60">
          <w:rPr>
            <w:webHidden/>
          </w:rPr>
        </w:r>
        <w:r w:rsidR="00B46D60" w:rsidRPr="00B46D60">
          <w:rPr>
            <w:webHidden/>
          </w:rPr>
          <w:fldChar w:fldCharType="separate"/>
        </w:r>
        <w:r w:rsidR="00A55E47">
          <w:rPr>
            <w:webHidden/>
          </w:rPr>
          <w:t>61</w:t>
        </w:r>
        <w:r w:rsidR="00B46D60" w:rsidRPr="00B46D60">
          <w:rPr>
            <w:webHidden/>
          </w:rPr>
          <w:fldChar w:fldCharType="end"/>
        </w:r>
      </w:hyperlink>
    </w:p>
    <w:p w14:paraId="77A9386C" w14:textId="225C6932" w:rsidR="00B46D60" w:rsidRPr="00B46D60" w:rsidRDefault="00BF02EC" w:rsidP="000509E0">
      <w:pPr>
        <w:pStyle w:val="TDC1"/>
        <w:rPr>
          <w:rFonts w:asciiTheme="minorHAnsi" w:eastAsiaTheme="minorEastAsia" w:hAnsiTheme="minorHAnsi" w:cstheme="minorBidi"/>
          <w:sz w:val="22"/>
          <w:szCs w:val="22"/>
          <w:lang w:eastAsia="es-ES_tradnl"/>
        </w:rPr>
      </w:pPr>
      <w:hyperlink w:anchor="_Toc94033221" w:history="1">
        <w:r w:rsidR="00B46D60" w:rsidRPr="00B46D60">
          <w:rPr>
            <w:rStyle w:val="Hipervnculo"/>
            <w:b w:val="0"/>
            <w:bCs w:val="0"/>
          </w:rPr>
          <w:t xml:space="preserve">Tabla 12: Información sobre </w:t>
        </w:r>
        <w:r w:rsidR="00B46D60" w:rsidRPr="00B46D60">
          <w:rPr>
            <w:rStyle w:val="Hipervnculo"/>
            <w:b w:val="0"/>
            <w:bCs w:val="0"/>
            <w:i/>
            <w:iCs/>
          </w:rPr>
          <w:t>datasets</w:t>
        </w:r>
        <w:r w:rsidR="00B46D60" w:rsidRPr="00B46D60">
          <w:rPr>
            <w:rStyle w:val="Hipervnculo"/>
            <w:b w:val="0"/>
            <w:bCs w:val="0"/>
          </w:rPr>
          <w:t xml:space="preserve"> generados</w:t>
        </w:r>
        <w:r w:rsidR="00B46D60" w:rsidRPr="00B46D60">
          <w:rPr>
            <w:webHidden/>
          </w:rPr>
          <w:tab/>
        </w:r>
        <w:r w:rsidR="00B46D60" w:rsidRPr="00B46D60">
          <w:rPr>
            <w:webHidden/>
          </w:rPr>
          <w:fldChar w:fldCharType="begin"/>
        </w:r>
        <w:r w:rsidR="00B46D60" w:rsidRPr="00B46D60">
          <w:rPr>
            <w:webHidden/>
          </w:rPr>
          <w:instrText xml:space="preserve"> PAGEREF _Toc94033221 \h </w:instrText>
        </w:r>
        <w:r w:rsidR="00B46D60" w:rsidRPr="00B46D60">
          <w:rPr>
            <w:webHidden/>
          </w:rPr>
        </w:r>
        <w:r w:rsidR="00B46D60" w:rsidRPr="00B46D60">
          <w:rPr>
            <w:webHidden/>
          </w:rPr>
          <w:fldChar w:fldCharType="separate"/>
        </w:r>
        <w:r w:rsidR="00A55E47">
          <w:rPr>
            <w:webHidden/>
          </w:rPr>
          <w:t>65</w:t>
        </w:r>
        <w:r w:rsidR="00B46D60" w:rsidRPr="00B46D60">
          <w:rPr>
            <w:webHidden/>
          </w:rPr>
          <w:fldChar w:fldCharType="end"/>
        </w:r>
      </w:hyperlink>
    </w:p>
    <w:p w14:paraId="31E6718F" w14:textId="0138652D" w:rsidR="00B46D60" w:rsidRPr="00B46D60" w:rsidRDefault="00BF02EC" w:rsidP="000509E0">
      <w:pPr>
        <w:pStyle w:val="TDC1"/>
        <w:rPr>
          <w:rFonts w:asciiTheme="minorHAnsi" w:eastAsiaTheme="minorEastAsia" w:hAnsiTheme="minorHAnsi" w:cstheme="minorBidi"/>
          <w:sz w:val="22"/>
          <w:szCs w:val="22"/>
          <w:lang w:eastAsia="es-ES_tradnl"/>
        </w:rPr>
      </w:pPr>
      <w:hyperlink w:anchor="_Toc94033222" w:history="1">
        <w:r w:rsidR="00B46D60" w:rsidRPr="00B46D60">
          <w:rPr>
            <w:rStyle w:val="Hipervnculo"/>
            <w:b w:val="0"/>
            <w:bCs w:val="0"/>
          </w:rPr>
          <w:t>Tabla 13: Métricas modelos</w:t>
        </w:r>
        <w:r w:rsidR="00B46D60" w:rsidRPr="00B46D60">
          <w:rPr>
            <w:webHidden/>
          </w:rPr>
          <w:tab/>
        </w:r>
        <w:r w:rsidR="00B46D60" w:rsidRPr="00B46D60">
          <w:rPr>
            <w:webHidden/>
          </w:rPr>
          <w:fldChar w:fldCharType="begin"/>
        </w:r>
        <w:r w:rsidR="00B46D60" w:rsidRPr="00B46D60">
          <w:rPr>
            <w:webHidden/>
          </w:rPr>
          <w:instrText xml:space="preserve"> PAGEREF _Toc94033222 \h </w:instrText>
        </w:r>
        <w:r w:rsidR="00B46D60" w:rsidRPr="00B46D60">
          <w:rPr>
            <w:webHidden/>
          </w:rPr>
        </w:r>
        <w:r w:rsidR="00B46D60" w:rsidRPr="00B46D60">
          <w:rPr>
            <w:webHidden/>
          </w:rPr>
          <w:fldChar w:fldCharType="separate"/>
        </w:r>
        <w:r w:rsidR="00A55E47">
          <w:rPr>
            <w:webHidden/>
          </w:rPr>
          <w:t>74</w:t>
        </w:r>
        <w:r w:rsidR="00B46D60" w:rsidRPr="00B46D60">
          <w:rPr>
            <w:webHidden/>
          </w:rPr>
          <w:fldChar w:fldCharType="end"/>
        </w:r>
      </w:hyperlink>
    </w:p>
    <w:p w14:paraId="709F4B32" w14:textId="494D6E22" w:rsidR="00B46D60" w:rsidRPr="00B46D60" w:rsidRDefault="00BF02EC" w:rsidP="000509E0">
      <w:pPr>
        <w:pStyle w:val="TDC1"/>
        <w:rPr>
          <w:rFonts w:asciiTheme="minorHAnsi" w:eastAsiaTheme="minorEastAsia" w:hAnsiTheme="minorHAnsi" w:cstheme="minorBidi"/>
          <w:sz w:val="22"/>
          <w:szCs w:val="22"/>
          <w:lang w:eastAsia="es-ES_tradnl"/>
        </w:rPr>
      </w:pPr>
      <w:hyperlink w:anchor="_Toc94033223" w:history="1">
        <w:r w:rsidR="00B46D60" w:rsidRPr="00B46D60">
          <w:rPr>
            <w:rStyle w:val="Hipervnculo"/>
            <w:b w:val="0"/>
            <w:bCs w:val="0"/>
          </w:rPr>
          <w:t xml:space="preserve">Tabla A1: Abreviaturas empleadas en </w:t>
        </w:r>
        <w:r w:rsidR="00B46D60" w:rsidRPr="00B46D60">
          <w:rPr>
            <w:rStyle w:val="Hipervnculo"/>
            <w:b w:val="0"/>
            <w:bCs w:val="0"/>
            <w:i/>
            <w:iCs/>
          </w:rPr>
          <w:t xml:space="preserve">el </w:t>
        </w:r>
        <w:r w:rsidR="00B46D60" w:rsidRPr="00B46D60">
          <w:rPr>
            <w:rStyle w:val="Hipervnculo"/>
            <w:b w:val="0"/>
            <w:bCs w:val="0"/>
          </w:rPr>
          <w:t>anexo</w:t>
        </w:r>
        <w:r w:rsidR="00B46D60" w:rsidRPr="00B46D60">
          <w:rPr>
            <w:webHidden/>
          </w:rPr>
          <w:tab/>
        </w:r>
        <w:r w:rsidR="00B46D60" w:rsidRPr="00B46D60">
          <w:rPr>
            <w:webHidden/>
          </w:rPr>
          <w:fldChar w:fldCharType="begin"/>
        </w:r>
        <w:r w:rsidR="00B46D60" w:rsidRPr="00B46D60">
          <w:rPr>
            <w:webHidden/>
          </w:rPr>
          <w:instrText xml:space="preserve"> PAGEREF _Toc94033223 \h </w:instrText>
        </w:r>
        <w:r w:rsidR="00B46D60" w:rsidRPr="00B46D60">
          <w:rPr>
            <w:webHidden/>
          </w:rPr>
        </w:r>
        <w:r w:rsidR="00B46D60" w:rsidRPr="00B46D60">
          <w:rPr>
            <w:webHidden/>
          </w:rPr>
          <w:fldChar w:fldCharType="separate"/>
        </w:r>
        <w:r w:rsidR="00A55E47">
          <w:rPr>
            <w:webHidden/>
          </w:rPr>
          <w:t>90</w:t>
        </w:r>
        <w:r w:rsidR="00B46D60" w:rsidRPr="00B46D60">
          <w:rPr>
            <w:webHidden/>
          </w:rPr>
          <w:fldChar w:fldCharType="end"/>
        </w:r>
      </w:hyperlink>
    </w:p>
    <w:p w14:paraId="2A14AB9C" w14:textId="63C8BA02" w:rsidR="00B46D60" w:rsidRPr="00B46D60" w:rsidRDefault="00BF02EC" w:rsidP="000509E0">
      <w:pPr>
        <w:pStyle w:val="TDC1"/>
        <w:rPr>
          <w:rFonts w:asciiTheme="minorHAnsi" w:eastAsiaTheme="minorEastAsia" w:hAnsiTheme="minorHAnsi" w:cstheme="minorBidi"/>
          <w:sz w:val="22"/>
          <w:szCs w:val="22"/>
          <w:lang w:eastAsia="es-ES_tradnl"/>
        </w:rPr>
      </w:pPr>
      <w:hyperlink w:anchor="_Toc94033224" w:history="1">
        <w:r w:rsidR="00B46D60" w:rsidRPr="00B46D60">
          <w:rPr>
            <w:rStyle w:val="Hipervnculo"/>
            <w:b w:val="0"/>
            <w:bCs w:val="0"/>
          </w:rPr>
          <w:t>Tabla A2: Primeros estudios sobre empresas zombis</w:t>
        </w:r>
        <w:r w:rsidR="00B46D60" w:rsidRPr="00B46D60">
          <w:rPr>
            <w:webHidden/>
          </w:rPr>
          <w:tab/>
        </w:r>
        <w:r w:rsidR="00B46D60" w:rsidRPr="00B46D60">
          <w:rPr>
            <w:webHidden/>
          </w:rPr>
          <w:fldChar w:fldCharType="begin"/>
        </w:r>
        <w:r w:rsidR="00B46D60" w:rsidRPr="00B46D60">
          <w:rPr>
            <w:webHidden/>
          </w:rPr>
          <w:instrText xml:space="preserve"> PAGEREF _Toc94033224 \h </w:instrText>
        </w:r>
        <w:r w:rsidR="00B46D60" w:rsidRPr="00B46D60">
          <w:rPr>
            <w:webHidden/>
          </w:rPr>
        </w:r>
        <w:r w:rsidR="00B46D60" w:rsidRPr="00B46D60">
          <w:rPr>
            <w:webHidden/>
          </w:rPr>
          <w:fldChar w:fldCharType="separate"/>
        </w:r>
        <w:r w:rsidR="00A55E47">
          <w:rPr>
            <w:webHidden/>
          </w:rPr>
          <w:t>92</w:t>
        </w:r>
        <w:r w:rsidR="00B46D60" w:rsidRPr="00B46D60">
          <w:rPr>
            <w:webHidden/>
          </w:rPr>
          <w:fldChar w:fldCharType="end"/>
        </w:r>
      </w:hyperlink>
    </w:p>
    <w:p w14:paraId="76084F9E" w14:textId="32EC5F2D" w:rsidR="00B46D60" w:rsidRPr="00B46D60" w:rsidRDefault="00BF02EC" w:rsidP="000509E0">
      <w:pPr>
        <w:pStyle w:val="TDC1"/>
        <w:rPr>
          <w:rFonts w:asciiTheme="minorHAnsi" w:eastAsiaTheme="minorEastAsia" w:hAnsiTheme="minorHAnsi" w:cstheme="minorBidi"/>
          <w:sz w:val="22"/>
          <w:szCs w:val="22"/>
          <w:lang w:eastAsia="es-ES_tradnl"/>
        </w:rPr>
      </w:pPr>
      <w:hyperlink w:anchor="_Toc94033225" w:history="1">
        <w:r w:rsidR="00B46D60" w:rsidRPr="00B46D60">
          <w:rPr>
            <w:rStyle w:val="Hipervnculo"/>
            <w:b w:val="0"/>
            <w:bCs w:val="0"/>
          </w:rPr>
          <w:t>Tabla A3: Estudios recientes sobre empresas zombis</w:t>
        </w:r>
        <w:r w:rsidR="00B46D60" w:rsidRPr="00B46D60">
          <w:rPr>
            <w:webHidden/>
          </w:rPr>
          <w:tab/>
        </w:r>
        <w:r w:rsidR="00B46D60" w:rsidRPr="00B46D60">
          <w:rPr>
            <w:webHidden/>
          </w:rPr>
          <w:fldChar w:fldCharType="begin"/>
        </w:r>
        <w:r w:rsidR="00B46D60" w:rsidRPr="00B46D60">
          <w:rPr>
            <w:webHidden/>
          </w:rPr>
          <w:instrText xml:space="preserve"> PAGEREF _Toc94033225 \h </w:instrText>
        </w:r>
        <w:r w:rsidR="00B46D60" w:rsidRPr="00B46D60">
          <w:rPr>
            <w:webHidden/>
          </w:rPr>
        </w:r>
        <w:r w:rsidR="00B46D60" w:rsidRPr="00B46D60">
          <w:rPr>
            <w:webHidden/>
          </w:rPr>
          <w:fldChar w:fldCharType="separate"/>
        </w:r>
        <w:r w:rsidR="00A55E47">
          <w:rPr>
            <w:webHidden/>
          </w:rPr>
          <w:t>94</w:t>
        </w:r>
        <w:r w:rsidR="00B46D60" w:rsidRPr="00B46D60">
          <w:rPr>
            <w:webHidden/>
          </w:rPr>
          <w:fldChar w:fldCharType="end"/>
        </w:r>
      </w:hyperlink>
    </w:p>
    <w:p w14:paraId="37E35955" w14:textId="36B5A68B" w:rsidR="00B46D60" w:rsidRPr="00B46D60" w:rsidRDefault="00BF02EC" w:rsidP="000509E0">
      <w:pPr>
        <w:pStyle w:val="TDC1"/>
        <w:rPr>
          <w:rFonts w:asciiTheme="minorHAnsi" w:eastAsiaTheme="minorEastAsia" w:hAnsiTheme="minorHAnsi" w:cstheme="minorBidi"/>
          <w:sz w:val="22"/>
          <w:szCs w:val="22"/>
          <w:lang w:eastAsia="es-ES_tradnl"/>
        </w:rPr>
      </w:pPr>
      <w:hyperlink w:anchor="_Toc94033226" w:history="1">
        <w:r w:rsidR="00B46D60" w:rsidRPr="00B46D60">
          <w:rPr>
            <w:rStyle w:val="Hipervnculo"/>
            <w:b w:val="0"/>
            <w:bCs w:val="0"/>
          </w:rPr>
          <w:t>Tabla A4: Partidas de las variables de predicción</w:t>
        </w:r>
        <w:r w:rsidR="00B46D60" w:rsidRPr="00B46D60">
          <w:rPr>
            <w:webHidden/>
          </w:rPr>
          <w:tab/>
        </w:r>
        <w:r w:rsidR="00B46D60" w:rsidRPr="00B46D60">
          <w:rPr>
            <w:webHidden/>
          </w:rPr>
          <w:fldChar w:fldCharType="begin"/>
        </w:r>
        <w:r w:rsidR="00B46D60" w:rsidRPr="00B46D60">
          <w:rPr>
            <w:webHidden/>
          </w:rPr>
          <w:instrText xml:space="preserve"> PAGEREF _Toc94033226 \h </w:instrText>
        </w:r>
        <w:r w:rsidR="00B46D60" w:rsidRPr="00B46D60">
          <w:rPr>
            <w:webHidden/>
          </w:rPr>
        </w:r>
        <w:r w:rsidR="00B46D60" w:rsidRPr="00B46D60">
          <w:rPr>
            <w:webHidden/>
          </w:rPr>
          <w:fldChar w:fldCharType="separate"/>
        </w:r>
        <w:r w:rsidR="00A55E47">
          <w:rPr>
            <w:webHidden/>
          </w:rPr>
          <w:t>97</w:t>
        </w:r>
        <w:r w:rsidR="00B46D60" w:rsidRPr="00B46D60">
          <w:rPr>
            <w:webHidden/>
          </w:rPr>
          <w:fldChar w:fldCharType="end"/>
        </w:r>
      </w:hyperlink>
    </w:p>
    <w:p w14:paraId="2617F717" w14:textId="27E6F250" w:rsidR="00283E79" w:rsidRDefault="004265C2" w:rsidP="00283E79">
      <w:pPr>
        <w:spacing w:line="240" w:lineRule="auto"/>
        <w:rPr>
          <w:rFonts w:ascii="Times New Roman" w:hAnsi="Times New Roman" w:cs="Times New Roman"/>
          <w:sz w:val="24"/>
          <w:szCs w:val="24"/>
        </w:rPr>
      </w:pPr>
      <w:r>
        <w:rPr>
          <w:rFonts w:ascii="Times New Roman" w:hAnsi="Times New Roman" w:cs="Times New Roman"/>
          <w:sz w:val="24"/>
          <w:szCs w:val="24"/>
        </w:rPr>
        <w:fldChar w:fldCharType="end"/>
      </w:r>
    </w:p>
    <w:p w14:paraId="3C34F4B4" w14:textId="77777777" w:rsidR="00283E79" w:rsidRDefault="00283E79">
      <w:pPr>
        <w:rPr>
          <w:rFonts w:ascii="Times New Roman" w:hAnsi="Times New Roman" w:cs="Times New Roman"/>
          <w:sz w:val="24"/>
          <w:szCs w:val="24"/>
        </w:rPr>
      </w:pPr>
      <w:r>
        <w:rPr>
          <w:rFonts w:ascii="Times New Roman" w:hAnsi="Times New Roman" w:cs="Times New Roman"/>
          <w:sz w:val="24"/>
          <w:szCs w:val="24"/>
        </w:rPr>
        <w:br w:type="page"/>
      </w:r>
    </w:p>
    <w:p w14:paraId="6FEDEDC0" w14:textId="0E1FD2CD" w:rsidR="00283E79" w:rsidRPr="00283E79" w:rsidRDefault="00283E79" w:rsidP="00283E79">
      <w:pPr>
        <w:pStyle w:val="TtuloTDC"/>
        <w:spacing w:line="360" w:lineRule="auto"/>
        <w:jc w:val="both"/>
        <w:rPr>
          <w:rFonts w:ascii="Times New Roman" w:hAnsi="Times New Roman" w:cs="Times New Roman"/>
          <w:b/>
          <w:bCs/>
          <w:color w:val="2E74B5" w:themeColor="accent5" w:themeShade="BF"/>
          <w:sz w:val="24"/>
          <w:szCs w:val="24"/>
          <w:lang w:val="es-ES"/>
        </w:rPr>
      </w:pPr>
      <w:r w:rsidRPr="00C81901">
        <w:rPr>
          <w:rFonts w:ascii="Times New Roman" w:hAnsi="Times New Roman" w:cs="Times New Roman"/>
          <w:b/>
          <w:bCs/>
          <w:color w:val="2E74B5" w:themeColor="accent5" w:themeShade="BF"/>
          <w:sz w:val="24"/>
          <w:szCs w:val="24"/>
          <w:lang w:val="es-ES"/>
        </w:rPr>
        <w:lastRenderedPageBreak/>
        <w:t xml:space="preserve">Índice de </w:t>
      </w:r>
      <w:r w:rsidR="00046B27">
        <w:rPr>
          <w:rFonts w:ascii="Times New Roman" w:hAnsi="Times New Roman" w:cs="Times New Roman"/>
          <w:b/>
          <w:bCs/>
          <w:color w:val="2E74B5" w:themeColor="accent5" w:themeShade="BF"/>
          <w:sz w:val="24"/>
          <w:szCs w:val="24"/>
          <w:lang w:val="es-ES"/>
        </w:rPr>
        <w:t>figuras</w:t>
      </w:r>
    </w:p>
    <w:p w14:paraId="5F5A8121" w14:textId="601DC380" w:rsidR="00CB05EC" w:rsidRPr="00CB05EC" w:rsidRDefault="00283E79" w:rsidP="000509E0">
      <w:pPr>
        <w:pStyle w:val="TDC1"/>
        <w:rPr>
          <w:rFonts w:asciiTheme="minorHAnsi" w:eastAsiaTheme="minorEastAsia" w:hAnsiTheme="minorHAnsi" w:cstheme="minorBidi"/>
          <w:sz w:val="22"/>
          <w:szCs w:val="22"/>
          <w:lang w:eastAsia="es-ES_tradnl"/>
        </w:rPr>
      </w:pPr>
      <w:r>
        <w:fldChar w:fldCharType="begin"/>
      </w:r>
      <w:r>
        <w:instrText xml:space="preserve"> TOC \h \z \t "Figuras;1" </w:instrText>
      </w:r>
      <w:r>
        <w:fldChar w:fldCharType="separate"/>
      </w:r>
      <w:hyperlink w:anchor="_Toc94033243" w:history="1">
        <w:r w:rsidR="00CB05EC" w:rsidRPr="00CB05EC">
          <w:rPr>
            <w:rStyle w:val="Hipervnculo"/>
            <w:b w:val="0"/>
            <w:bCs w:val="0"/>
          </w:rPr>
          <w:t xml:space="preserve">Figura 1: Niveles de la metodología </w:t>
        </w:r>
        <w:r w:rsidR="00CB05EC" w:rsidRPr="00CB05EC">
          <w:rPr>
            <w:rStyle w:val="Hipervnculo"/>
            <w:b w:val="0"/>
            <w:bCs w:val="0"/>
            <w:i/>
            <w:iCs/>
          </w:rPr>
          <w:t>CRISP-DM</w:t>
        </w:r>
        <w:r w:rsidR="00CB05EC" w:rsidRPr="00CB05EC">
          <w:rPr>
            <w:webHidden/>
          </w:rPr>
          <w:tab/>
        </w:r>
        <w:r w:rsidR="00CB05EC" w:rsidRPr="00CB05EC">
          <w:rPr>
            <w:webHidden/>
          </w:rPr>
          <w:fldChar w:fldCharType="begin"/>
        </w:r>
        <w:r w:rsidR="00CB05EC" w:rsidRPr="00CB05EC">
          <w:rPr>
            <w:webHidden/>
          </w:rPr>
          <w:instrText xml:space="preserve"> PAGEREF _Toc94033243 \h </w:instrText>
        </w:r>
        <w:r w:rsidR="00CB05EC" w:rsidRPr="00CB05EC">
          <w:rPr>
            <w:webHidden/>
          </w:rPr>
        </w:r>
        <w:r w:rsidR="00CB05EC" w:rsidRPr="00CB05EC">
          <w:rPr>
            <w:webHidden/>
          </w:rPr>
          <w:fldChar w:fldCharType="separate"/>
        </w:r>
        <w:r w:rsidR="00A55E47">
          <w:rPr>
            <w:webHidden/>
          </w:rPr>
          <w:t>16</w:t>
        </w:r>
        <w:r w:rsidR="00CB05EC" w:rsidRPr="00CB05EC">
          <w:rPr>
            <w:webHidden/>
          </w:rPr>
          <w:fldChar w:fldCharType="end"/>
        </w:r>
      </w:hyperlink>
    </w:p>
    <w:p w14:paraId="2E18AC93" w14:textId="2510D4F8" w:rsidR="00CB05EC" w:rsidRPr="00CB05EC" w:rsidRDefault="00BF02EC" w:rsidP="000509E0">
      <w:pPr>
        <w:pStyle w:val="TDC1"/>
        <w:rPr>
          <w:rFonts w:asciiTheme="minorHAnsi" w:eastAsiaTheme="minorEastAsia" w:hAnsiTheme="minorHAnsi" w:cstheme="minorBidi"/>
          <w:sz w:val="22"/>
          <w:szCs w:val="22"/>
          <w:lang w:eastAsia="es-ES_tradnl"/>
        </w:rPr>
      </w:pPr>
      <w:hyperlink w:anchor="_Toc94033244" w:history="1">
        <w:r w:rsidR="00CB05EC" w:rsidRPr="00CB05EC">
          <w:rPr>
            <w:rStyle w:val="Hipervnculo"/>
            <w:b w:val="0"/>
            <w:bCs w:val="0"/>
          </w:rPr>
          <w:t>Figura 2: Fases del modelo CRISP-DM</w:t>
        </w:r>
        <w:r w:rsidR="00CB05EC" w:rsidRPr="00CB05EC">
          <w:rPr>
            <w:webHidden/>
          </w:rPr>
          <w:tab/>
        </w:r>
        <w:r w:rsidR="00CB05EC" w:rsidRPr="00CB05EC">
          <w:rPr>
            <w:webHidden/>
          </w:rPr>
          <w:fldChar w:fldCharType="begin"/>
        </w:r>
        <w:r w:rsidR="00CB05EC" w:rsidRPr="00CB05EC">
          <w:rPr>
            <w:webHidden/>
          </w:rPr>
          <w:instrText xml:space="preserve"> PAGEREF _Toc94033244 \h </w:instrText>
        </w:r>
        <w:r w:rsidR="00CB05EC" w:rsidRPr="00CB05EC">
          <w:rPr>
            <w:webHidden/>
          </w:rPr>
        </w:r>
        <w:r w:rsidR="00CB05EC" w:rsidRPr="00CB05EC">
          <w:rPr>
            <w:webHidden/>
          </w:rPr>
          <w:fldChar w:fldCharType="separate"/>
        </w:r>
        <w:r w:rsidR="00A55E47">
          <w:rPr>
            <w:webHidden/>
          </w:rPr>
          <w:t>17</w:t>
        </w:r>
        <w:r w:rsidR="00CB05EC" w:rsidRPr="00CB05EC">
          <w:rPr>
            <w:webHidden/>
          </w:rPr>
          <w:fldChar w:fldCharType="end"/>
        </w:r>
      </w:hyperlink>
    </w:p>
    <w:p w14:paraId="03A1583A" w14:textId="1743DEA5" w:rsidR="00CB05EC" w:rsidRPr="00CB05EC" w:rsidRDefault="00BF02EC" w:rsidP="000509E0">
      <w:pPr>
        <w:pStyle w:val="TDC1"/>
        <w:rPr>
          <w:rFonts w:asciiTheme="minorHAnsi" w:eastAsiaTheme="minorEastAsia" w:hAnsiTheme="minorHAnsi" w:cstheme="minorBidi"/>
          <w:sz w:val="22"/>
          <w:szCs w:val="22"/>
          <w:lang w:eastAsia="es-ES_tradnl"/>
        </w:rPr>
      </w:pPr>
      <w:hyperlink w:anchor="_Toc94033245" w:history="1">
        <w:r w:rsidR="00CB05EC" w:rsidRPr="00CB05EC">
          <w:rPr>
            <w:rStyle w:val="Hipervnculo"/>
            <w:b w:val="0"/>
            <w:bCs w:val="0"/>
          </w:rPr>
          <w:t>Figura 3: Campos de la Inteligencia Artificial</w:t>
        </w:r>
        <w:r w:rsidR="00CB05EC" w:rsidRPr="00CB05EC">
          <w:rPr>
            <w:webHidden/>
          </w:rPr>
          <w:tab/>
        </w:r>
        <w:r w:rsidR="00CB05EC" w:rsidRPr="00CB05EC">
          <w:rPr>
            <w:webHidden/>
          </w:rPr>
          <w:fldChar w:fldCharType="begin"/>
        </w:r>
        <w:r w:rsidR="00CB05EC" w:rsidRPr="00CB05EC">
          <w:rPr>
            <w:webHidden/>
          </w:rPr>
          <w:instrText xml:space="preserve"> PAGEREF _Toc94033245 \h </w:instrText>
        </w:r>
        <w:r w:rsidR="00CB05EC" w:rsidRPr="00CB05EC">
          <w:rPr>
            <w:webHidden/>
          </w:rPr>
        </w:r>
        <w:r w:rsidR="00CB05EC" w:rsidRPr="00CB05EC">
          <w:rPr>
            <w:webHidden/>
          </w:rPr>
          <w:fldChar w:fldCharType="separate"/>
        </w:r>
        <w:r w:rsidR="00A55E47">
          <w:rPr>
            <w:webHidden/>
          </w:rPr>
          <w:t>33</w:t>
        </w:r>
        <w:r w:rsidR="00CB05EC" w:rsidRPr="00CB05EC">
          <w:rPr>
            <w:webHidden/>
          </w:rPr>
          <w:fldChar w:fldCharType="end"/>
        </w:r>
      </w:hyperlink>
    </w:p>
    <w:p w14:paraId="5FC24DDC" w14:textId="05F90E39" w:rsidR="00CB05EC" w:rsidRPr="00CB05EC" w:rsidRDefault="00BF02EC" w:rsidP="000509E0">
      <w:pPr>
        <w:pStyle w:val="TDC1"/>
        <w:rPr>
          <w:rFonts w:asciiTheme="minorHAnsi" w:eastAsiaTheme="minorEastAsia" w:hAnsiTheme="minorHAnsi" w:cstheme="minorBidi"/>
          <w:sz w:val="22"/>
          <w:szCs w:val="22"/>
          <w:lang w:eastAsia="es-ES_tradnl"/>
        </w:rPr>
      </w:pPr>
      <w:hyperlink w:anchor="_Toc94033246" w:history="1">
        <w:r w:rsidR="00CB05EC" w:rsidRPr="00CB05EC">
          <w:rPr>
            <w:rStyle w:val="Hipervnculo"/>
            <w:b w:val="0"/>
            <w:bCs w:val="0"/>
          </w:rPr>
          <w:t>Figura 4: Modelo matemático de una neurona artificial</w:t>
        </w:r>
        <w:r w:rsidR="00CB05EC" w:rsidRPr="00CB05EC">
          <w:rPr>
            <w:webHidden/>
          </w:rPr>
          <w:tab/>
        </w:r>
        <w:r w:rsidR="00CB05EC" w:rsidRPr="00CB05EC">
          <w:rPr>
            <w:webHidden/>
          </w:rPr>
          <w:fldChar w:fldCharType="begin"/>
        </w:r>
        <w:r w:rsidR="00CB05EC" w:rsidRPr="00CB05EC">
          <w:rPr>
            <w:webHidden/>
          </w:rPr>
          <w:instrText xml:space="preserve"> PAGEREF _Toc94033246 \h </w:instrText>
        </w:r>
        <w:r w:rsidR="00CB05EC" w:rsidRPr="00CB05EC">
          <w:rPr>
            <w:webHidden/>
          </w:rPr>
        </w:r>
        <w:r w:rsidR="00CB05EC" w:rsidRPr="00CB05EC">
          <w:rPr>
            <w:webHidden/>
          </w:rPr>
          <w:fldChar w:fldCharType="separate"/>
        </w:r>
        <w:r w:rsidR="00A55E47">
          <w:rPr>
            <w:webHidden/>
          </w:rPr>
          <w:t>34</w:t>
        </w:r>
        <w:r w:rsidR="00CB05EC" w:rsidRPr="00CB05EC">
          <w:rPr>
            <w:webHidden/>
          </w:rPr>
          <w:fldChar w:fldCharType="end"/>
        </w:r>
      </w:hyperlink>
    </w:p>
    <w:p w14:paraId="3C31D1E1" w14:textId="181880D2" w:rsidR="00CB05EC" w:rsidRPr="00CB05EC" w:rsidRDefault="00BF02EC" w:rsidP="000509E0">
      <w:pPr>
        <w:pStyle w:val="TDC1"/>
        <w:rPr>
          <w:rFonts w:asciiTheme="minorHAnsi" w:eastAsiaTheme="minorEastAsia" w:hAnsiTheme="minorHAnsi" w:cstheme="minorBidi"/>
          <w:sz w:val="22"/>
          <w:szCs w:val="22"/>
          <w:lang w:eastAsia="es-ES_tradnl"/>
        </w:rPr>
      </w:pPr>
      <w:hyperlink w:anchor="_Toc94033247" w:history="1">
        <w:r w:rsidR="00CB05EC" w:rsidRPr="00CB05EC">
          <w:rPr>
            <w:rStyle w:val="Hipervnculo"/>
            <w:b w:val="0"/>
            <w:bCs w:val="0"/>
          </w:rPr>
          <w:t>Figura 5: Perceptrón Multicapa (con varias capas ocultas)</w:t>
        </w:r>
        <w:r w:rsidR="00CB05EC" w:rsidRPr="00CB05EC">
          <w:rPr>
            <w:webHidden/>
          </w:rPr>
          <w:tab/>
        </w:r>
        <w:r w:rsidR="00CB05EC" w:rsidRPr="00CB05EC">
          <w:rPr>
            <w:webHidden/>
          </w:rPr>
          <w:fldChar w:fldCharType="begin"/>
        </w:r>
        <w:r w:rsidR="00CB05EC" w:rsidRPr="00CB05EC">
          <w:rPr>
            <w:webHidden/>
          </w:rPr>
          <w:instrText xml:space="preserve"> PAGEREF _Toc94033247 \h </w:instrText>
        </w:r>
        <w:r w:rsidR="00CB05EC" w:rsidRPr="00CB05EC">
          <w:rPr>
            <w:webHidden/>
          </w:rPr>
        </w:r>
        <w:r w:rsidR="00CB05EC" w:rsidRPr="00CB05EC">
          <w:rPr>
            <w:webHidden/>
          </w:rPr>
          <w:fldChar w:fldCharType="separate"/>
        </w:r>
        <w:r w:rsidR="00A55E47">
          <w:rPr>
            <w:webHidden/>
          </w:rPr>
          <w:t>35</w:t>
        </w:r>
        <w:r w:rsidR="00CB05EC" w:rsidRPr="00CB05EC">
          <w:rPr>
            <w:webHidden/>
          </w:rPr>
          <w:fldChar w:fldCharType="end"/>
        </w:r>
      </w:hyperlink>
    </w:p>
    <w:p w14:paraId="5E4D8039" w14:textId="0DF1E63C" w:rsidR="00CB05EC" w:rsidRPr="00CB05EC" w:rsidRDefault="00BF02EC" w:rsidP="000509E0">
      <w:pPr>
        <w:pStyle w:val="TDC1"/>
        <w:rPr>
          <w:rFonts w:asciiTheme="minorHAnsi" w:eastAsiaTheme="minorEastAsia" w:hAnsiTheme="minorHAnsi" w:cstheme="minorBidi"/>
          <w:sz w:val="22"/>
          <w:szCs w:val="22"/>
          <w:lang w:eastAsia="es-ES_tradnl"/>
        </w:rPr>
      </w:pPr>
      <w:hyperlink w:anchor="_Toc94033248" w:history="1">
        <w:r w:rsidR="00CB05EC" w:rsidRPr="00CB05EC">
          <w:rPr>
            <w:rStyle w:val="Hipervnculo"/>
            <w:b w:val="0"/>
            <w:bCs w:val="0"/>
          </w:rPr>
          <w:t>Figura 6: Ejemplo de una CNN</w:t>
        </w:r>
        <w:r w:rsidR="00CB05EC" w:rsidRPr="00CB05EC">
          <w:rPr>
            <w:webHidden/>
          </w:rPr>
          <w:tab/>
        </w:r>
        <w:r w:rsidR="00CB05EC" w:rsidRPr="00CB05EC">
          <w:rPr>
            <w:webHidden/>
          </w:rPr>
          <w:fldChar w:fldCharType="begin"/>
        </w:r>
        <w:r w:rsidR="00CB05EC" w:rsidRPr="00CB05EC">
          <w:rPr>
            <w:webHidden/>
          </w:rPr>
          <w:instrText xml:space="preserve"> PAGEREF _Toc94033248 \h </w:instrText>
        </w:r>
        <w:r w:rsidR="00CB05EC" w:rsidRPr="00CB05EC">
          <w:rPr>
            <w:webHidden/>
          </w:rPr>
        </w:r>
        <w:r w:rsidR="00CB05EC" w:rsidRPr="00CB05EC">
          <w:rPr>
            <w:webHidden/>
          </w:rPr>
          <w:fldChar w:fldCharType="separate"/>
        </w:r>
        <w:r w:rsidR="00A55E47">
          <w:rPr>
            <w:webHidden/>
          </w:rPr>
          <w:t>36</w:t>
        </w:r>
        <w:r w:rsidR="00CB05EC" w:rsidRPr="00CB05EC">
          <w:rPr>
            <w:webHidden/>
          </w:rPr>
          <w:fldChar w:fldCharType="end"/>
        </w:r>
      </w:hyperlink>
    </w:p>
    <w:p w14:paraId="5E3D0297" w14:textId="504497B8" w:rsidR="00CB05EC" w:rsidRPr="00CB05EC" w:rsidRDefault="00BF02EC" w:rsidP="000509E0">
      <w:pPr>
        <w:pStyle w:val="TDC1"/>
        <w:rPr>
          <w:rFonts w:asciiTheme="minorHAnsi" w:eastAsiaTheme="minorEastAsia" w:hAnsiTheme="minorHAnsi" w:cstheme="minorBidi"/>
          <w:sz w:val="22"/>
          <w:szCs w:val="22"/>
          <w:lang w:eastAsia="es-ES_tradnl"/>
        </w:rPr>
      </w:pPr>
      <w:hyperlink w:anchor="_Toc94033249" w:history="1">
        <w:r w:rsidR="00CB05EC" w:rsidRPr="00CB05EC">
          <w:rPr>
            <w:rStyle w:val="Hipervnculo"/>
            <w:b w:val="0"/>
            <w:bCs w:val="0"/>
          </w:rPr>
          <w:t>Figura 7: Operación de convolución</w:t>
        </w:r>
        <w:r w:rsidR="00CB05EC" w:rsidRPr="00CB05EC">
          <w:rPr>
            <w:webHidden/>
          </w:rPr>
          <w:tab/>
        </w:r>
        <w:r w:rsidR="00CB05EC" w:rsidRPr="00CB05EC">
          <w:rPr>
            <w:webHidden/>
          </w:rPr>
          <w:fldChar w:fldCharType="begin"/>
        </w:r>
        <w:r w:rsidR="00CB05EC" w:rsidRPr="00CB05EC">
          <w:rPr>
            <w:webHidden/>
          </w:rPr>
          <w:instrText xml:space="preserve"> PAGEREF _Toc94033249 \h </w:instrText>
        </w:r>
        <w:r w:rsidR="00CB05EC" w:rsidRPr="00CB05EC">
          <w:rPr>
            <w:webHidden/>
          </w:rPr>
        </w:r>
        <w:r w:rsidR="00CB05EC" w:rsidRPr="00CB05EC">
          <w:rPr>
            <w:webHidden/>
          </w:rPr>
          <w:fldChar w:fldCharType="separate"/>
        </w:r>
        <w:r w:rsidR="00A55E47">
          <w:rPr>
            <w:webHidden/>
          </w:rPr>
          <w:t>37</w:t>
        </w:r>
        <w:r w:rsidR="00CB05EC" w:rsidRPr="00CB05EC">
          <w:rPr>
            <w:webHidden/>
          </w:rPr>
          <w:fldChar w:fldCharType="end"/>
        </w:r>
      </w:hyperlink>
    </w:p>
    <w:p w14:paraId="65994CAB" w14:textId="4BA11155" w:rsidR="00CB05EC" w:rsidRPr="00CB05EC" w:rsidRDefault="00BF02EC" w:rsidP="000509E0">
      <w:pPr>
        <w:pStyle w:val="TDC1"/>
        <w:rPr>
          <w:rFonts w:asciiTheme="minorHAnsi" w:eastAsiaTheme="minorEastAsia" w:hAnsiTheme="minorHAnsi" w:cstheme="minorBidi"/>
          <w:sz w:val="22"/>
          <w:szCs w:val="22"/>
          <w:lang w:eastAsia="es-ES_tradnl"/>
        </w:rPr>
      </w:pPr>
      <w:hyperlink w:anchor="_Toc94033250" w:history="1">
        <w:r w:rsidR="00CB05EC" w:rsidRPr="00CB05EC">
          <w:rPr>
            <w:rStyle w:val="Hipervnculo"/>
            <w:b w:val="0"/>
            <w:bCs w:val="0"/>
          </w:rPr>
          <w:t>Figura 8: Ejemplos de filtros 3x3</w:t>
        </w:r>
        <w:r w:rsidR="00CB05EC" w:rsidRPr="00CB05EC">
          <w:rPr>
            <w:webHidden/>
          </w:rPr>
          <w:tab/>
        </w:r>
        <w:r w:rsidR="00CB05EC" w:rsidRPr="00CB05EC">
          <w:rPr>
            <w:webHidden/>
          </w:rPr>
          <w:fldChar w:fldCharType="begin"/>
        </w:r>
        <w:r w:rsidR="00CB05EC" w:rsidRPr="00CB05EC">
          <w:rPr>
            <w:webHidden/>
          </w:rPr>
          <w:instrText xml:space="preserve"> PAGEREF _Toc94033250 \h </w:instrText>
        </w:r>
        <w:r w:rsidR="00CB05EC" w:rsidRPr="00CB05EC">
          <w:rPr>
            <w:webHidden/>
          </w:rPr>
        </w:r>
        <w:r w:rsidR="00CB05EC" w:rsidRPr="00CB05EC">
          <w:rPr>
            <w:webHidden/>
          </w:rPr>
          <w:fldChar w:fldCharType="separate"/>
        </w:r>
        <w:r w:rsidR="00A55E47">
          <w:rPr>
            <w:webHidden/>
          </w:rPr>
          <w:t>37</w:t>
        </w:r>
        <w:r w:rsidR="00CB05EC" w:rsidRPr="00CB05EC">
          <w:rPr>
            <w:webHidden/>
          </w:rPr>
          <w:fldChar w:fldCharType="end"/>
        </w:r>
      </w:hyperlink>
    </w:p>
    <w:p w14:paraId="451F38F4" w14:textId="393141B9" w:rsidR="00CB05EC" w:rsidRPr="00CB05EC" w:rsidRDefault="00BF02EC" w:rsidP="000509E0">
      <w:pPr>
        <w:pStyle w:val="TDC1"/>
        <w:rPr>
          <w:rFonts w:asciiTheme="minorHAnsi" w:eastAsiaTheme="minorEastAsia" w:hAnsiTheme="minorHAnsi" w:cstheme="minorBidi"/>
          <w:sz w:val="22"/>
          <w:szCs w:val="22"/>
          <w:lang w:eastAsia="es-ES_tradnl"/>
        </w:rPr>
      </w:pPr>
      <w:hyperlink w:anchor="_Toc94033251" w:history="1">
        <w:r w:rsidR="00CB05EC" w:rsidRPr="00CB05EC">
          <w:rPr>
            <w:rStyle w:val="Hipervnculo"/>
            <w:b w:val="0"/>
            <w:bCs w:val="0"/>
          </w:rPr>
          <w:t>Figura 9: Arquitectura CNN (típica)</w:t>
        </w:r>
        <w:r w:rsidR="00CB05EC" w:rsidRPr="00CB05EC">
          <w:rPr>
            <w:webHidden/>
          </w:rPr>
          <w:tab/>
        </w:r>
        <w:r w:rsidR="00CB05EC" w:rsidRPr="00CB05EC">
          <w:rPr>
            <w:webHidden/>
          </w:rPr>
          <w:fldChar w:fldCharType="begin"/>
        </w:r>
        <w:r w:rsidR="00CB05EC" w:rsidRPr="00CB05EC">
          <w:rPr>
            <w:webHidden/>
          </w:rPr>
          <w:instrText xml:space="preserve"> PAGEREF _Toc94033251 \h </w:instrText>
        </w:r>
        <w:r w:rsidR="00CB05EC" w:rsidRPr="00CB05EC">
          <w:rPr>
            <w:webHidden/>
          </w:rPr>
        </w:r>
        <w:r w:rsidR="00CB05EC" w:rsidRPr="00CB05EC">
          <w:rPr>
            <w:webHidden/>
          </w:rPr>
          <w:fldChar w:fldCharType="separate"/>
        </w:r>
        <w:r w:rsidR="00A55E47">
          <w:rPr>
            <w:webHidden/>
          </w:rPr>
          <w:t>38</w:t>
        </w:r>
        <w:r w:rsidR="00CB05EC" w:rsidRPr="00CB05EC">
          <w:rPr>
            <w:webHidden/>
          </w:rPr>
          <w:fldChar w:fldCharType="end"/>
        </w:r>
      </w:hyperlink>
    </w:p>
    <w:p w14:paraId="59D8B3A5" w14:textId="43218434" w:rsidR="00CB05EC" w:rsidRPr="00CB05EC" w:rsidRDefault="00BF02EC" w:rsidP="000509E0">
      <w:pPr>
        <w:pStyle w:val="TDC1"/>
        <w:rPr>
          <w:rFonts w:asciiTheme="minorHAnsi" w:eastAsiaTheme="minorEastAsia" w:hAnsiTheme="minorHAnsi" w:cstheme="minorBidi"/>
          <w:sz w:val="22"/>
          <w:szCs w:val="22"/>
          <w:lang w:eastAsia="es-ES_tradnl"/>
        </w:rPr>
      </w:pPr>
      <w:hyperlink w:anchor="_Toc94033252" w:history="1">
        <w:r w:rsidR="00CB05EC" w:rsidRPr="00CB05EC">
          <w:rPr>
            <w:rStyle w:val="Hipervnculo"/>
            <w:b w:val="0"/>
            <w:bCs w:val="0"/>
          </w:rPr>
          <w:t>Figura 10: Tendencia de librerías para redes neuronales</w:t>
        </w:r>
        <w:r w:rsidR="00CB05EC" w:rsidRPr="00CB05EC">
          <w:rPr>
            <w:webHidden/>
          </w:rPr>
          <w:tab/>
        </w:r>
        <w:r w:rsidR="00CB05EC" w:rsidRPr="00CB05EC">
          <w:rPr>
            <w:webHidden/>
          </w:rPr>
          <w:fldChar w:fldCharType="begin"/>
        </w:r>
        <w:r w:rsidR="00CB05EC" w:rsidRPr="00CB05EC">
          <w:rPr>
            <w:webHidden/>
          </w:rPr>
          <w:instrText xml:space="preserve"> PAGEREF _Toc94033252 \h </w:instrText>
        </w:r>
        <w:r w:rsidR="00CB05EC" w:rsidRPr="00CB05EC">
          <w:rPr>
            <w:webHidden/>
          </w:rPr>
        </w:r>
        <w:r w:rsidR="00CB05EC" w:rsidRPr="00CB05EC">
          <w:rPr>
            <w:webHidden/>
          </w:rPr>
          <w:fldChar w:fldCharType="separate"/>
        </w:r>
        <w:r w:rsidR="00A55E47">
          <w:rPr>
            <w:webHidden/>
          </w:rPr>
          <w:t>45</w:t>
        </w:r>
        <w:r w:rsidR="00CB05EC" w:rsidRPr="00CB05EC">
          <w:rPr>
            <w:webHidden/>
          </w:rPr>
          <w:fldChar w:fldCharType="end"/>
        </w:r>
      </w:hyperlink>
    </w:p>
    <w:p w14:paraId="697093F6" w14:textId="70C25B3E" w:rsidR="00CB05EC" w:rsidRPr="00CB05EC" w:rsidRDefault="00BF02EC" w:rsidP="000509E0">
      <w:pPr>
        <w:pStyle w:val="TDC1"/>
        <w:rPr>
          <w:rFonts w:asciiTheme="minorHAnsi" w:eastAsiaTheme="minorEastAsia" w:hAnsiTheme="minorHAnsi" w:cstheme="minorBidi"/>
          <w:sz w:val="22"/>
          <w:szCs w:val="22"/>
          <w:lang w:eastAsia="es-ES_tradnl"/>
        </w:rPr>
      </w:pPr>
      <w:hyperlink w:anchor="_Toc94033253" w:history="1">
        <w:r w:rsidR="00CB05EC" w:rsidRPr="00CB05EC">
          <w:rPr>
            <w:rStyle w:val="Hipervnculo"/>
            <w:b w:val="0"/>
            <w:bCs w:val="0"/>
          </w:rPr>
          <w:t>Figura 11: Criterios pymes</w:t>
        </w:r>
        <w:r w:rsidR="00CB05EC" w:rsidRPr="00CB05EC">
          <w:rPr>
            <w:webHidden/>
          </w:rPr>
          <w:tab/>
        </w:r>
        <w:r w:rsidR="00CB05EC" w:rsidRPr="00CB05EC">
          <w:rPr>
            <w:webHidden/>
          </w:rPr>
          <w:fldChar w:fldCharType="begin"/>
        </w:r>
        <w:r w:rsidR="00CB05EC" w:rsidRPr="00CB05EC">
          <w:rPr>
            <w:webHidden/>
          </w:rPr>
          <w:instrText xml:space="preserve"> PAGEREF _Toc94033253 \h </w:instrText>
        </w:r>
        <w:r w:rsidR="00CB05EC" w:rsidRPr="00CB05EC">
          <w:rPr>
            <w:webHidden/>
          </w:rPr>
        </w:r>
        <w:r w:rsidR="00CB05EC" w:rsidRPr="00CB05EC">
          <w:rPr>
            <w:webHidden/>
          </w:rPr>
          <w:fldChar w:fldCharType="separate"/>
        </w:r>
        <w:r w:rsidR="00A55E47">
          <w:rPr>
            <w:webHidden/>
          </w:rPr>
          <w:t>48</w:t>
        </w:r>
        <w:r w:rsidR="00CB05EC" w:rsidRPr="00CB05EC">
          <w:rPr>
            <w:webHidden/>
          </w:rPr>
          <w:fldChar w:fldCharType="end"/>
        </w:r>
      </w:hyperlink>
    </w:p>
    <w:p w14:paraId="1EE92819" w14:textId="2A0C1D15" w:rsidR="00CB05EC" w:rsidRPr="00CB05EC" w:rsidRDefault="00BF02EC" w:rsidP="000509E0">
      <w:pPr>
        <w:pStyle w:val="TDC1"/>
        <w:rPr>
          <w:rFonts w:asciiTheme="minorHAnsi" w:eastAsiaTheme="minorEastAsia" w:hAnsiTheme="minorHAnsi" w:cstheme="minorBidi"/>
          <w:sz w:val="22"/>
          <w:szCs w:val="22"/>
          <w:lang w:eastAsia="es-ES_tradnl"/>
        </w:rPr>
      </w:pPr>
      <w:hyperlink w:anchor="_Toc94033254" w:history="1">
        <w:r w:rsidR="00CB05EC" w:rsidRPr="00CB05EC">
          <w:rPr>
            <w:rStyle w:val="Hipervnculo"/>
            <w:b w:val="0"/>
            <w:bCs w:val="0"/>
          </w:rPr>
          <w:t>Figura 12: Pymes españolas en 2019</w:t>
        </w:r>
        <w:r w:rsidR="00CB05EC" w:rsidRPr="00CB05EC">
          <w:rPr>
            <w:webHidden/>
          </w:rPr>
          <w:tab/>
        </w:r>
        <w:r w:rsidR="00CB05EC" w:rsidRPr="00CB05EC">
          <w:rPr>
            <w:webHidden/>
          </w:rPr>
          <w:fldChar w:fldCharType="begin"/>
        </w:r>
        <w:r w:rsidR="00CB05EC" w:rsidRPr="00CB05EC">
          <w:rPr>
            <w:webHidden/>
          </w:rPr>
          <w:instrText xml:space="preserve"> PAGEREF _Toc94033254 \h </w:instrText>
        </w:r>
        <w:r w:rsidR="00CB05EC" w:rsidRPr="00CB05EC">
          <w:rPr>
            <w:webHidden/>
          </w:rPr>
        </w:r>
        <w:r w:rsidR="00CB05EC" w:rsidRPr="00CB05EC">
          <w:rPr>
            <w:webHidden/>
          </w:rPr>
          <w:fldChar w:fldCharType="separate"/>
        </w:r>
        <w:r w:rsidR="00A55E47">
          <w:rPr>
            <w:webHidden/>
          </w:rPr>
          <w:t>49</w:t>
        </w:r>
        <w:r w:rsidR="00CB05EC" w:rsidRPr="00CB05EC">
          <w:rPr>
            <w:webHidden/>
          </w:rPr>
          <w:fldChar w:fldCharType="end"/>
        </w:r>
      </w:hyperlink>
    </w:p>
    <w:p w14:paraId="71B417DA" w14:textId="6267724E" w:rsidR="00CB05EC" w:rsidRPr="00CB05EC" w:rsidRDefault="00BF02EC" w:rsidP="000509E0">
      <w:pPr>
        <w:pStyle w:val="TDC1"/>
        <w:rPr>
          <w:rFonts w:asciiTheme="minorHAnsi" w:eastAsiaTheme="minorEastAsia" w:hAnsiTheme="minorHAnsi" w:cstheme="minorBidi"/>
          <w:sz w:val="22"/>
          <w:szCs w:val="22"/>
          <w:lang w:eastAsia="es-ES_tradnl"/>
        </w:rPr>
      </w:pPr>
      <w:hyperlink w:anchor="_Toc94033255" w:history="1">
        <w:r w:rsidR="00CB05EC" w:rsidRPr="00CB05EC">
          <w:rPr>
            <w:rStyle w:val="Hipervnculo"/>
            <w:b w:val="0"/>
            <w:bCs w:val="0"/>
          </w:rPr>
          <w:t>Figura 13: Proporción de pymes en hostelería (2019)</w:t>
        </w:r>
        <w:r w:rsidR="00CB05EC" w:rsidRPr="00CB05EC">
          <w:rPr>
            <w:webHidden/>
          </w:rPr>
          <w:tab/>
        </w:r>
        <w:r w:rsidR="00CB05EC" w:rsidRPr="00CB05EC">
          <w:rPr>
            <w:webHidden/>
          </w:rPr>
          <w:fldChar w:fldCharType="begin"/>
        </w:r>
        <w:r w:rsidR="00CB05EC" w:rsidRPr="00CB05EC">
          <w:rPr>
            <w:webHidden/>
          </w:rPr>
          <w:instrText xml:space="preserve"> PAGEREF _Toc94033255 \h </w:instrText>
        </w:r>
        <w:r w:rsidR="00CB05EC" w:rsidRPr="00CB05EC">
          <w:rPr>
            <w:webHidden/>
          </w:rPr>
        </w:r>
        <w:r w:rsidR="00CB05EC" w:rsidRPr="00CB05EC">
          <w:rPr>
            <w:webHidden/>
          </w:rPr>
          <w:fldChar w:fldCharType="separate"/>
        </w:r>
        <w:r w:rsidR="00A55E47">
          <w:rPr>
            <w:webHidden/>
          </w:rPr>
          <w:t>50</w:t>
        </w:r>
        <w:r w:rsidR="00CB05EC" w:rsidRPr="00CB05EC">
          <w:rPr>
            <w:webHidden/>
          </w:rPr>
          <w:fldChar w:fldCharType="end"/>
        </w:r>
      </w:hyperlink>
    </w:p>
    <w:p w14:paraId="2503FF0E" w14:textId="4BD5C63D" w:rsidR="00CB05EC" w:rsidRPr="00CB05EC" w:rsidRDefault="00BF02EC" w:rsidP="000509E0">
      <w:pPr>
        <w:pStyle w:val="TDC1"/>
        <w:rPr>
          <w:rFonts w:asciiTheme="minorHAnsi" w:eastAsiaTheme="minorEastAsia" w:hAnsiTheme="minorHAnsi" w:cstheme="minorBidi"/>
          <w:sz w:val="22"/>
          <w:szCs w:val="22"/>
          <w:lang w:eastAsia="es-ES_tradnl"/>
        </w:rPr>
      </w:pPr>
      <w:hyperlink w:anchor="_Toc94033256" w:history="1">
        <w:r w:rsidR="00CB05EC" w:rsidRPr="00CB05EC">
          <w:rPr>
            <w:rStyle w:val="Hipervnculo"/>
            <w:b w:val="0"/>
            <w:bCs w:val="0"/>
          </w:rPr>
          <w:t>Figura 14: Estrategia de búsqueda modificada</w:t>
        </w:r>
        <w:r w:rsidR="00CB05EC" w:rsidRPr="00CB05EC">
          <w:rPr>
            <w:webHidden/>
          </w:rPr>
          <w:tab/>
        </w:r>
        <w:r w:rsidR="00CB05EC" w:rsidRPr="00CB05EC">
          <w:rPr>
            <w:webHidden/>
          </w:rPr>
          <w:fldChar w:fldCharType="begin"/>
        </w:r>
        <w:r w:rsidR="00CB05EC" w:rsidRPr="00CB05EC">
          <w:rPr>
            <w:webHidden/>
          </w:rPr>
          <w:instrText xml:space="preserve"> PAGEREF _Toc94033256 \h </w:instrText>
        </w:r>
        <w:r w:rsidR="00CB05EC" w:rsidRPr="00CB05EC">
          <w:rPr>
            <w:webHidden/>
          </w:rPr>
        </w:r>
        <w:r w:rsidR="00CB05EC" w:rsidRPr="00CB05EC">
          <w:rPr>
            <w:webHidden/>
          </w:rPr>
          <w:fldChar w:fldCharType="separate"/>
        </w:r>
        <w:r w:rsidR="00A55E47">
          <w:rPr>
            <w:webHidden/>
          </w:rPr>
          <w:t>51</w:t>
        </w:r>
        <w:r w:rsidR="00CB05EC" w:rsidRPr="00CB05EC">
          <w:rPr>
            <w:webHidden/>
          </w:rPr>
          <w:fldChar w:fldCharType="end"/>
        </w:r>
      </w:hyperlink>
    </w:p>
    <w:p w14:paraId="255C957A" w14:textId="4D8B1042" w:rsidR="00CB05EC" w:rsidRPr="00CB05EC" w:rsidRDefault="00BF02EC" w:rsidP="000509E0">
      <w:pPr>
        <w:pStyle w:val="TDC1"/>
        <w:rPr>
          <w:rFonts w:asciiTheme="minorHAnsi" w:eastAsiaTheme="minorEastAsia" w:hAnsiTheme="minorHAnsi" w:cstheme="minorBidi"/>
          <w:sz w:val="22"/>
          <w:szCs w:val="22"/>
          <w:lang w:eastAsia="es-ES_tradnl"/>
        </w:rPr>
      </w:pPr>
      <w:hyperlink w:anchor="_Toc94033257" w:history="1">
        <w:r w:rsidR="00CB05EC" w:rsidRPr="00CB05EC">
          <w:rPr>
            <w:rStyle w:val="Hipervnculo"/>
            <w:b w:val="0"/>
            <w:bCs w:val="0"/>
          </w:rPr>
          <w:t xml:space="preserve">Figura 15: Top 10 partidas </w:t>
        </w:r>
        <w:r w:rsidR="00CB05EC" w:rsidRPr="00CB05EC">
          <w:rPr>
            <w:rStyle w:val="Hipervnculo"/>
            <w:b w:val="0"/>
            <w:bCs w:val="0"/>
            <w:i/>
            <w:iCs/>
          </w:rPr>
          <w:t>SABI</w:t>
        </w:r>
        <w:r w:rsidR="00CB05EC" w:rsidRPr="00CB05EC">
          <w:rPr>
            <w:rStyle w:val="Hipervnculo"/>
            <w:b w:val="0"/>
            <w:bCs w:val="0"/>
          </w:rPr>
          <w:t xml:space="preserve"> con datos </w:t>
        </w:r>
        <w:r w:rsidR="00CB05EC" w:rsidRPr="00CB05EC">
          <w:rPr>
            <w:rStyle w:val="Hipervnculo"/>
            <w:b w:val="0"/>
            <w:bCs w:val="0"/>
            <w:i/>
            <w:iCs/>
          </w:rPr>
          <w:t>n.d.</w:t>
        </w:r>
        <w:r w:rsidR="00CB05EC" w:rsidRPr="00CB05EC">
          <w:rPr>
            <w:webHidden/>
          </w:rPr>
          <w:tab/>
        </w:r>
        <w:r w:rsidR="00CB05EC" w:rsidRPr="00CB05EC">
          <w:rPr>
            <w:webHidden/>
          </w:rPr>
          <w:fldChar w:fldCharType="begin"/>
        </w:r>
        <w:r w:rsidR="00CB05EC" w:rsidRPr="00CB05EC">
          <w:rPr>
            <w:webHidden/>
          </w:rPr>
          <w:instrText xml:space="preserve"> PAGEREF _Toc94033257 \h </w:instrText>
        </w:r>
        <w:r w:rsidR="00CB05EC" w:rsidRPr="00CB05EC">
          <w:rPr>
            <w:webHidden/>
          </w:rPr>
        </w:r>
        <w:r w:rsidR="00CB05EC" w:rsidRPr="00CB05EC">
          <w:rPr>
            <w:webHidden/>
          </w:rPr>
          <w:fldChar w:fldCharType="separate"/>
        </w:r>
        <w:r w:rsidR="00A55E47">
          <w:rPr>
            <w:webHidden/>
          </w:rPr>
          <w:t>55</w:t>
        </w:r>
        <w:r w:rsidR="00CB05EC" w:rsidRPr="00CB05EC">
          <w:rPr>
            <w:webHidden/>
          </w:rPr>
          <w:fldChar w:fldCharType="end"/>
        </w:r>
      </w:hyperlink>
    </w:p>
    <w:p w14:paraId="6BDF378B" w14:textId="5045938B" w:rsidR="00CB05EC" w:rsidRPr="00CB05EC" w:rsidRDefault="00BF02EC" w:rsidP="000509E0">
      <w:pPr>
        <w:pStyle w:val="TDC1"/>
        <w:rPr>
          <w:rFonts w:asciiTheme="minorHAnsi" w:eastAsiaTheme="minorEastAsia" w:hAnsiTheme="minorHAnsi" w:cstheme="minorBidi"/>
          <w:sz w:val="22"/>
          <w:szCs w:val="22"/>
          <w:lang w:eastAsia="es-ES_tradnl"/>
        </w:rPr>
      </w:pPr>
      <w:hyperlink w:anchor="_Toc94033258" w:history="1">
        <w:r w:rsidR="00CB05EC" w:rsidRPr="00CB05EC">
          <w:rPr>
            <w:rStyle w:val="Hipervnculo"/>
            <w:b w:val="0"/>
            <w:bCs w:val="0"/>
          </w:rPr>
          <w:t>Figura 16: Imágenes con variables iniciales</w:t>
        </w:r>
        <w:r w:rsidR="00CB05EC" w:rsidRPr="00CB05EC">
          <w:rPr>
            <w:webHidden/>
          </w:rPr>
          <w:tab/>
        </w:r>
        <w:r w:rsidR="00CB05EC" w:rsidRPr="00CB05EC">
          <w:rPr>
            <w:webHidden/>
          </w:rPr>
          <w:fldChar w:fldCharType="begin"/>
        </w:r>
        <w:r w:rsidR="00CB05EC" w:rsidRPr="00CB05EC">
          <w:rPr>
            <w:webHidden/>
          </w:rPr>
          <w:instrText xml:space="preserve"> PAGEREF _Toc94033258 \h </w:instrText>
        </w:r>
        <w:r w:rsidR="00CB05EC" w:rsidRPr="00CB05EC">
          <w:rPr>
            <w:webHidden/>
          </w:rPr>
        </w:r>
        <w:r w:rsidR="00CB05EC" w:rsidRPr="00CB05EC">
          <w:rPr>
            <w:webHidden/>
          </w:rPr>
          <w:fldChar w:fldCharType="separate"/>
        </w:r>
        <w:r w:rsidR="00A55E47">
          <w:rPr>
            <w:webHidden/>
          </w:rPr>
          <w:t>63</w:t>
        </w:r>
        <w:r w:rsidR="00CB05EC" w:rsidRPr="00CB05EC">
          <w:rPr>
            <w:webHidden/>
          </w:rPr>
          <w:fldChar w:fldCharType="end"/>
        </w:r>
      </w:hyperlink>
    </w:p>
    <w:p w14:paraId="6D62C19C" w14:textId="0A0336E1" w:rsidR="00CB05EC" w:rsidRPr="00CB05EC" w:rsidRDefault="00BF02EC" w:rsidP="000509E0">
      <w:pPr>
        <w:pStyle w:val="TDC1"/>
        <w:rPr>
          <w:rFonts w:asciiTheme="minorHAnsi" w:eastAsiaTheme="minorEastAsia" w:hAnsiTheme="minorHAnsi" w:cstheme="minorBidi"/>
          <w:sz w:val="22"/>
          <w:szCs w:val="22"/>
          <w:lang w:eastAsia="es-ES_tradnl"/>
        </w:rPr>
      </w:pPr>
      <w:hyperlink w:anchor="_Toc94033259" w:history="1">
        <w:r w:rsidR="00CB05EC" w:rsidRPr="00CB05EC">
          <w:rPr>
            <w:rStyle w:val="Hipervnculo"/>
            <w:b w:val="0"/>
            <w:bCs w:val="0"/>
          </w:rPr>
          <w:t>Figura 17: Imágenes con nuevas variables</w:t>
        </w:r>
        <w:r w:rsidR="00CB05EC" w:rsidRPr="00CB05EC">
          <w:rPr>
            <w:webHidden/>
          </w:rPr>
          <w:tab/>
        </w:r>
        <w:r w:rsidR="00CB05EC" w:rsidRPr="00CB05EC">
          <w:rPr>
            <w:webHidden/>
          </w:rPr>
          <w:fldChar w:fldCharType="begin"/>
        </w:r>
        <w:r w:rsidR="00CB05EC" w:rsidRPr="00CB05EC">
          <w:rPr>
            <w:webHidden/>
          </w:rPr>
          <w:instrText xml:space="preserve"> PAGEREF _Toc94033259 \h </w:instrText>
        </w:r>
        <w:r w:rsidR="00CB05EC" w:rsidRPr="00CB05EC">
          <w:rPr>
            <w:webHidden/>
          </w:rPr>
        </w:r>
        <w:r w:rsidR="00CB05EC" w:rsidRPr="00CB05EC">
          <w:rPr>
            <w:webHidden/>
          </w:rPr>
          <w:fldChar w:fldCharType="separate"/>
        </w:r>
        <w:r w:rsidR="00A55E47">
          <w:rPr>
            <w:webHidden/>
          </w:rPr>
          <w:t>64</w:t>
        </w:r>
        <w:r w:rsidR="00CB05EC" w:rsidRPr="00CB05EC">
          <w:rPr>
            <w:webHidden/>
          </w:rPr>
          <w:fldChar w:fldCharType="end"/>
        </w:r>
      </w:hyperlink>
    </w:p>
    <w:p w14:paraId="00AA7017" w14:textId="656806F1" w:rsidR="00CB05EC" w:rsidRPr="00CB05EC" w:rsidRDefault="00BF02EC" w:rsidP="000509E0">
      <w:pPr>
        <w:pStyle w:val="TDC1"/>
        <w:rPr>
          <w:rFonts w:asciiTheme="minorHAnsi" w:eastAsiaTheme="minorEastAsia" w:hAnsiTheme="minorHAnsi" w:cstheme="minorBidi"/>
          <w:sz w:val="22"/>
          <w:szCs w:val="22"/>
          <w:lang w:eastAsia="es-ES_tradnl"/>
        </w:rPr>
      </w:pPr>
      <w:hyperlink w:anchor="_Toc94033260" w:history="1">
        <w:r w:rsidR="00CB05EC" w:rsidRPr="00CB05EC">
          <w:rPr>
            <w:rStyle w:val="Hipervnculo"/>
            <w:b w:val="0"/>
            <w:bCs w:val="0"/>
          </w:rPr>
          <w:t>Figura 18: Imágenes con el método correlacionado</w:t>
        </w:r>
        <w:r w:rsidR="00CB05EC" w:rsidRPr="00CB05EC">
          <w:rPr>
            <w:webHidden/>
          </w:rPr>
          <w:tab/>
        </w:r>
        <w:r w:rsidR="00CB05EC" w:rsidRPr="00CB05EC">
          <w:rPr>
            <w:webHidden/>
          </w:rPr>
          <w:fldChar w:fldCharType="begin"/>
        </w:r>
        <w:r w:rsidR="00CB05EC" w:rsidRPr="00CB05EC">
          <w:rPr>
            <w:webHidden/>
          </w:rPr>
          <w:instrText xml:space="preserve"> PAGEREF _Toc94033260 \h </w:instrText>
        </w:r>
        <w:r w:rsidR="00CB05EC" w:rsidRPr="00CB05EC">
          <w:rPr>
            <w:webHidden/>
          </w:rPr>
        </w:r>
        <w:r w:rsidR="00CB05EC" w:rsidRPr="00CB05EC">
          <w:rPr>
            <w:webHidden/>
          </w:rPr>
          <w:fldChar w:fldCharType="separate"/>
        </w:r>
        <w:r w:rsidR="00A55E47">
          <w:rPr>
            <w:webHidden/>
          </w:rPr>
          <w:t>65</w:t>
        </w:r>
        <w:r w:rsidR="00CB05EC" w:rsidRPr="00CB05EC">
          <w:rPr>
            <w:webHidden/>
          </w:rPr>
          <w:fldChar w:fldCharType="end"/>
        </w:r>
      </w:hyperlink>
    </w:p>
    <w:p w14:paraId="259AE3EB" w14:textId="291F972B" w:rsidR="00CB05EC" w:rsidRPr="00CB05EC" w:rsidRDefault="00BF02EC" w:rsidP="000509E0">
      <w:pPr>
        <w:pStyle w:val="TDC1"/>
        <w:rPr>
          <w:rFonts w:asciiTheme="minorHAnsi" w:eastAsiaTheme="minorEastAsia" w:hAnsiTheme="minorHAnsi" w:cstheme="minorBidi"/>
          <w:sz w:val="22"/>
          <w:szCs w:val="22"/>
          <w:lang w:eastAsia="es-ES_tradnl"/>
        </w:rPr>
      </w:pPr>
      <w:hyperlink w:anchor="_Toc94033261" w:history="1">
        <w:r w:rsidR="00CB05EC" w:rsidRPr="00CB05EC">
          <w:rPr>
            <w:rStyle w:val="Hipervnculo"/>
            <w:b w:val="0"/>
            <w:bCs w:val="0"/>
          </w:rPr>
          <w:t>Figura 19: Operación de convolución 1x1</w:t>
        </w:r>
        <w:r w:rsidR="00CB05EC" w:rsidRPr="00CB05EC">
          <w:rPr>
            <w:webHidden/>
          </w:rPr>
          <w:tab/>
        </w:r>
        <w:r w:rsidR="00CB05EC" w:rsidRPr="00CB05EC">
          <w:rPr>
            <w:webHidden/>
          </w:rPr>
          <w:fldChar w:fldCharType="begin"/>
        </w:r>
        <w:r w:rsidR="00CB05EC" w:rsidRPr="00CB05EC">
          <w:rPr>
            <w:webHidden/>
          </w:rPr>
          <w:instrText xml:space="preserve"> PAGEREF _Toc94033261 \h </w:instrText>
        </w:r>
        <w:r w:rsidR="00CB05EC" w:rsidRPr="00CB05EC">
          <w:rPr>
            <w:webHidden/>
          </w:rPr>
        </w:r>
        <w:r w:rsidR="00CB05EC" w:rsidRPr="00CB05EC">
          <w:rPr>
            <w:webHidden/>
          </w:rPr>
          <w:fldChar w:fldCharType="separate"/>
        </w:r>
        <w:r w:rsidR="00A55E47">
          <w:rPr>
            <w:webHidden/>
          </w:rPr>
          <w:t>66</w:t>
        </w:r>
        <w:r w:rsidR="00CB05EC" w:rsidRPr="00CB05EC">
          <w:rPr>
            <w:webHidden/>
          </w:rPr>
          <w:fldChar w:fldCharType="end"/>
        </w:r>
      </w:hyperlink>
    </w:p>
    <w:p w14:paraId="422685BD" w14:textId="12FB9502" w:rsidR="00CB05EC" w:rsidRPr="00CB05EC" w:rsidRDefault="00BF02EC" w:rsidP="000509E0">
      <w:pPr>
        <w:pStyle w:val="TDC1"/>
        <w:rPr>
          <w:rFonts w:asciiTheme="minorHAnsi" w:eastAsiaTheme="minorEastAsia" w:hAnsiTheme="minorHAnsi" w:cstheme="minorBidi"/>
          <w:sz w:val="22"/>
          <w:szCs w:val="22"/>
          <w:lang w:eastAsia="es-ES_tradnl"/>
        </w:rPr>
      </w:pPr>
      <w:hyperlink w:anchor="_Toc94033262" w:history="1">
        <w:r w:rsidR="00CB05EC" w:rsidRPr="00CB05EC">
          <w:rPr>
            <w:rStyle w:val="Hipervnculo"/>
            <w:b w:val="0"/>
            <w:bCs w:val="0"/>
          </w:rPr>
          <w:t xml:space="preserve">Figura 20: Módulo </w:t>
        </w:r>
        <w:r w:rsidR="00CB05EC" w:rsidRPr="00CB05EC">
          <w:rPr>
            <w:rStyle w:val="Hipervnculo"/>
            <w:b w:val="0"/>
            <w:bCs w:val="0"/>
            <w:i/>
            <w:iCs/>
          </w:rPr>
          <w:t>Inception</w:t>
        </w:r>
        <w:r w:rsidR="00CB05EC" w:rsidRPr="00CB05EC">
          <w:rPr>
            <w:webHidden/>
          </w:rPr>
          <w:tab/>
        </w:r>
        <w:r w:rsidR="00CB05EC" w:rsidRPr="00CB05EC">
          <w:rPr>
            <w:webHidden/>
          </w:rPr>
          <w:fldChar w:fldCharType="begin"/>
        </w:r>
        <w:r w:rsidR="00CB05EC" w:rsidRPr="00CB05EC">
          <w:rPr>
            <w:webHidden/>
          </w:rPr>
          <w:instrText xml:space="preserve"> PAGEREF _Toc94033262 \h </w:instrText>
        </w:r>
        <w:r w:rsidR="00CB05EC" w:rsidRPr="00CB05EC">
          <w:rPr>
            <w:webHidden/>
          </w:rPr>
        </w:r>
        <w:r w:rsidR="00CB05EC" w:rsidRPr="00CB05EC">
          <w:rPr>
            <w:webHidden/>
          </w:rPr>
          <w:fldChar w:fldCharType="separate"/>
        </w:r>
        <w:r w:rsidR="00A55E47">
          <w:rPr>
            <w:webHidden/>
          </w:rPr>
          <w:t>67</w:t>
        </w:r>
        <w:r w:rsidR="00CB05EC" w:rsidRPr="00CB05EC">
          <w:rPr>
            <w:webHidden/>
          </w:rPr>
          <w:fldChar w:fldCharType="end"/>
        </w:r>
      </w:hyperlink>
    </w:p>
    <w:p w14:paraId="5AE5810F" w14:textId="2E6781C5" w:rsidR="00CB05EC" w:rsidRPr="00CB05EC" w:rsidRDefault="00BF02EC" w:rsidP="000509E0">
      <w:pPr>
        <w:pStyle w:val="TDC1"/>
        <w:rPr>
          <w:rFonts w:asciiTheme="minorHAnsi" w:eastAsiaTheme="minorEastAsia" w:hAnsiTheme="minorHAnsi" w:cstheme="minorBidi"/>
          <w:sz w:val="22"/>
          <w:szCs w:val="22"/>
          <w:lang w:eastAsia="es-ES_tradnl"/>
        </w:rPr>
      </w:pPr>
      <w:hyperlink w:anchor="_Toc94033263" w:history="1">
        <w:r w:rsidR="00CB05EC" w:rsidRPr="00CB05EC">
          <w:rPr>
            <w:rStyle w:val="Hipervnculo"/>
            <w:b w:val="0"/>
            <w:bCs w:val="0"/>
          </w:rPr>
          <w:t>Figura 21: Desbalanceo en los datos</w:t>
        </w:r>
        <w:r w:rsidR="00CB05EC" w:rsidRPr="00CB05EC">
          <w:rPr>
            <w:webHidden/>
          </w:rPr>
          <w:tab/>
        </w:r>
        <w:r w:rsidR="00CB05EC" w:rsidRPr="00CB05EC">
          <w:rPr>
            <w:webHidden/>
          </w:rPr>
          <w:fldChar w:fldCharType="begin"/>
        </w:r>
        <w:r w:rsidR="00CB05EC" w:rsidRPr="00CB05EC">
          <w:rPr>
            <w:webHidden/>
          </w:rPr>
          <w:instrText xml:space="preserve"> PAGEREF _Toc94033263 \h </w:instrText>
        </w:r>
        <w:r w:rsidR="00CB05EC" w:rsidRPr="00CB05EC">
          <w:rPr>
            <w:webHidden/>
          </w:rPr>
        </w:r>
        <w:r w:rsidR="00CB05EC" w:rsidRPr="00CB05EC">
          <w:rPr>
            <w:webHidden/>
          </w:rPr>
          <w:fldChar w:fldCharType="separate"/>
        </w:r>
        <w:r w:rsidR="00A55E47">
          <w:rPr>
            <w:webHidden/>
          </w:rPr>
          <w:t>69</w:t>
        </w:r>
        <w:r w:rsidR="00CB05EC" w:rsidRPr="00CB05EC">
          <w:rPr>
            <w:webHidden/>
          </w:rPr>
          <w:fldChar w:fldCharType="end"/>
        </w:r>
      </w:hyperlink>
    </w:p>
    <w:p w14:paraId="3194F311" w14:textId="57A426EC" w:rsidR="00CB05EC" w:rsidRPr="00CB05EC" w:rsidRDefault="00BF02EC" w:rsidP="000509E0">
      <w:pPr>
        <w:pStyle w:val="TDC1"/>
        <w:rPr>
          <w:rFonts w:asciiTheme="minorHAnsi" w:eastAsiaTheme="minorEastAsia" w:hAnsiTheme="minorHAnsi" w:cstheme="minorBidi"/>
          <w:sz w:val="22"/>
          <w:szCs w:val="22"/>
          <w:lang w:eastAsia="es-ES_tradnl"/>
        </w:rPr>
      </w:pPr>
      <w:hyperlink w:anchor="_Toc94033264" w:history="1">
        <w:r w:rsidR="00CB05EC" w:rsidRPr="00CB05EC">
          <w:rPr>
            <w:rStyle w:val="Hipervnculo"/>
            <w:b w:val="0"/>
            <w:bCs w:val="0"/>
          </w:rPr>
          <w:t>Figura 22: Pesos de las clases</w:t>
        </w:r>
        <w:r w:rsidR="00CB05EC" w:rsidRPr="00CB05EC">
          <w:rPr>
            <w:webHidden/>
          </w:rPr>
          <w:tab/>
        </w:r>
        <w:r w:rsidR="00CB05EC" w:rsidRPr="00CB05EC">
          <w:rPr>
            <w:webHidden/>
          </w:rPr>
          <w:fldChar w:fldCharType="begin"/>
        </w:r>
        <w:r w:rsidR="00CB05EC" w:rsidRPr="00CB05EC">
          <w:rPr>
            <w:webHidden/>
          </w:rPr>
          <w:instrText xml:space="preserve"> PAGEREF _Toc94033264 \h </w:instrText>
        </w:r>
        <w:r w:rsidR="00CB05EC" w:rsidRPr="00CB05EC">
          <w:rPr>
            <w:webHidden/>
          </w:rPr>
        </w:r>
        <w:r w:rsidR="00CB05EC" w:rsidRPr="00CB05EC">
          <w:rPr>
            <w:webHidden/>
          </w:rPr>
          <w:fldChar w:fldCharType="separate"/>
        </w:r>
        <w:r w:rsidR="00A55E47">
          <w:rPr>
            <w:webHidden/>
          </w:rPr>
          <w:t>71</w:t>
        </w:r>
        <w:r w:rsidR="00CB05EC" w:rsidRPr="00CB05EC">
          <w:rPr>
            <w:webHidden/>
          </w:rPr>
          <w:fldChar w:fldCharType="end"/>
        </w:r>
      </w:hyperlink>
    </w:p>
    <w:p w14:paraId="3A3DAC1E" w14:textId="0204F8EF" w:rsidR="00CB05EC" w:rsidRPr="00CB05EC" w:rsidRDefault="00BF02EC" w:rsidP="000509E0">
      <w:pPr>
        <w:pStyle w:val="TDC1"/>
        <w:rPr>
          <w:rFonts w:asciiTheme="minorHAnsi" w:eastAsiaTheme="minorEastAsia" w:hAnsiTheme="minorHAnsi" w:cstheme="minorBidi"/>
          <w:sz w:val="22"/>
          <w:szCs w:val="22"/>
          <w:lang w:eastAsia="es-ES_tradnl"/>
        </w:rPr>
      </w:pPr>
      <w:hyperlink w:anchor="_Toc94033265" w:history="1">
        <w:r w:rsidR="00CB05EC" w:rsidRPr="00CB05EC">
          <w:rPr>
            <w:rStyle w:val="Hipervnculo"/>
            <w:b w:val="0"/>
            <w:bCs w:val="0"/>
          </w:rPr>
          <w:t>Figura 23: Matriz de confusión binaria</w:t>
        </w:r>
        <w:r w:rsidR="00CB05EC" w:rsidRPr="00CB05EC">
          <w:rPr>
            <w:webHidden/>
          </w:rPr>
          <w:tab/>
        </w:r>
        <w:r w:rsidR="00CB05EC" w:rsidRPr="00CB05EC">
          <w:rPr>
            <w:webHidden/>
          </w:rPr>
          <w:fldChar w:fldCharType="begin"/>
        </w:r>
        <w:r w:rsidR="00CB05EC" w:rsidRPr="00CB05EC">
          <w:rPr>
            <w:webHidden/>
          </w:rPr>
          <w:instrText xml:space="preserve"> PAGEREF _Toc94033265 \h </w:instrText>
        </w:r>
        <w:r w:rsidR="00CB05EC" w:rsidRPr="00CB05EC">
          <w:rPr>
            <w:webHidden/>
          </w:rPr>
        </w:r>
        <w:r w:rsidR="00CB05EC" w:rsidRPr="00CB05EC">
          <w:rPr>
            <w:webHidden/>
          </w:rPr>
          <w:fldChar w:fldCharType="separate"/>
        </w:r>
        <w:r w:rsidR="00A55E47">
          <w:rPr>
            <w:webHidden/>
          </w:rPr>
          <w:t>72</w:t>
        </w:r>
        <w:r w:rsidR="00CB05EC" w:rsidRPr="00CB05EC">
          <w:rPr>
            <w:webHidden/>
          </w:rPr>
          <w:fldChar w:fldCharType="end"/>
        </w:r>
      </w:hyperlink>
    </w:p>
    <w:p w14:paraId="6B00C5AD" w14:textId="79463C86" w:rsidR="00CB05EC" w:rsidRPr="00CB05EC" w:rsidRDefault="00BF02EC" w:rsidP="000509E0">
      <w:pPr>
        <w:pStyle w:val="TDC1"/>
        <w:rPr>
          <w:rFonts w:asciiTheme="minorHAnsi" w:eastAsiaTheme="minorEastAsia" w:hAnsiTheme="minorHAnsi" w:cstheme="minorBidi"/>
          <w:sz w:val="22"/>
          <w:szCs w:val="22"/>
          <w:lang w:eastAsia="es-ES_tradnl"/>
        </w:rPr>
      </w:pPr>
      <w:hyperlink w:anchor="_Toc94033266" w:history="1">
        <w:r w:rsidR="00CB05EC" w:rsidRPr="00CB05EC">
          <w:rPr>
            <w:rStyle w:val="Hipervnculo"/>
            <w:b w:val="0"/>
            <w:bCs w:val="0"/>
          </w:rPr>
          <w:t>Figura 24: Curva AUC-ROC</w:t>
        </w:r>
        <w:r w:rsidR="00CB05EC" w:rsidRPr="00CB05EC">
          <w:rPr>
            <w:webHidden/>
          </w:rPr>
          <w:tab/>
        </w:r>
        <w:r w:rsidR="00CB05EC" w:rsidRPr="00CB05EC">
          <w:rPr>
            <w:webHidden/>
          </w:rPr>
          <w:fldChar w:fldCharType="begin"/>
        </w:r>
        <w:r w:rsidR="00CB05EC" w:rsidRPr="00CB05EC">
          <w:rPr>
            <w:webHidden/>
          </w:rPr>
          <w:instrText xml:space="preserve"> PAGEREF _Toc94033266 \h </w:instrText>
        </w:r>
        <w:r w:rsidR="00CB05EC" w:rsidRPr="00CB05EC">
          <w:rPr>
            <w:webHidden/>
          </w:rPr>
        </w:r>
        <w:r w:rsidR="00CB05EC" w:rsidRPr="00CB05EC">
          <w:rPr>
            <w:webHidden/>
          </w:rPr>
          <w:fldChar w:fldCharType="separate"/>
        </w:r>
        <w:r w:rsidR="00A55E47">
          <w:rPr>
            <w:webHidden/>
          </w:rPr>
          <w:t>73</w:t>
        </w:r>
        <w:r w:rsidR="00CB05EC" w:rsidRPr="00CB05EC">
          <w:rPr>
            <w:webHidden/>
          </w:rPr>
          <w:fldChar w:fldCharType="end"/>
        </w:r>
      </w:hyperlink>
    </w:p>
    <w:p w14:paraId="17AC6254" w14:textId="31DEDAFD" w:rsidR="00CB05EC" w:rsidRPr="00CB05EC" w:rsidRDefault="00BF02EC" w:rsidP="000509E0">
      <w:pPr>
        <w:pStyle w:val="TDC1"/>
        <w:rPr>
          <w:rFonts w:asciiTheme="minorHAnsi" w:eastAsiaTheme="minorEastAsia" w:hAnsiTheme="minorHAnsi" w:cstheme="minorBidi"/>
          <w:sz w:val="22"/>
          <w:szCs w:val="22"/>
          <w:lang w:eastAsia="es-ES_tradnl"/>
        </w:rPr>
      </w:pPr>
      <w:hyperlink w:anchor="_Toc94033267" w:history="1">
        <w:r w:rsidR="00CB05EC" w:rsidRPr="00CB05EC">
          <w:rPr>
            <w:rStyle w:val="Hipervnculo"/>
            <w:b w:val="0"/>
            <w:bCs w:val="0"/>
          </w:rPr>
          <w:t xml:space="preserve">Figura 25: Curva AUC-ROC </w:t>
        </w:r>
        <w:r w:rsidR="00CB05EC" w:rsidRPr="00CB05EC">
          <w:rPr>
            <w:rStyle w:val="Hipervnculo"/>
            <w:b w:val="0"/>
            <w:bCs w:val="0"/>
            <w:i/>
            <w:iCs/>
          </w:rPr>
          <w:t>model_dsa1-logreg_1</w:t>
        </w:r>
        <w:r w:rsidR="00CB05EC" w:rsidRPr="00CB05EC">
          <w:rPr>
            <w:webHidden/>
          </w:rPr>
          <w:tab/>
        </w:r>
        <w:r w:rsidR="00CB05EC" w:rsidRPr="00CB05EC">
          <w:rPr>
            <w:webHidden/>
          </w:rPr>
          <w:fldChar w:fldCharType="begin"/>
        </w:r>
        <w:r w:rsidR="00CB05EC" w:rsidRPr="00CB05EC">
          <w:rPr>
            <w:webHidden/>
          </w:rPr>
          <w:instrText xml:space="preserve"> PAGEREF _Toc94033267 \h </w:instrText>
        </w:r>
        <w:r w:rsidR="00CB05EC" w:rsidRPr="00CB05EC">
          <w:rPr>
            <w:webHidden/>
          </w:rPr>
        </w:r>
        <w:r w:rsidR="00CB05EC" w:rsidRPr="00CB05EC">
          <w:rPr>
            <w:webHidden/>
          </w:rPr>
          <w:fldChar w:fldCharType="separate"/>
        </w:r>
        <w:r w:rsidR="00A55E47">
          <w:rPr>
            <w:webHidden/>
          </w:rPr>
          <w:t>75</w:t>
        </w:r>
        <w:r w:rsidR="00CB05EC" w:rsidRPr="00CB05EC">
          <w:rPr>
            <w:webHidden/>
          </w:rPr>
          <w:fldChar w:fldCharType="end"/>
        </w:r>
      </w:hyperlink>
    </w:p>
    <w:p w14:paraId="4B44FA52" w14:textId="5B2CB046" w:rsidR="00CB05EC" w:rsidRPr="00CB05EC" w:rsidRDefault="00BF02EC" w:rsidP="000509E0">
      <w:pPr>
        <w:pStyle w:val="TDC1"/>
        <w:rPr>
          <w:rFonts w:asciiTheme="minorHAnsi" w:eastAsiaTheme="minorEastAsia" w:hAnsiTheme="minorHAnsi" w:cstheme="minorBidi"/>
          <w:sz w:val="22"/>
          <w:szCs w:val="22"/>
          <w:lang w:eastAsia="es-ES_tradnl"/>
        </w:rPr>
      </w:pPr>
      <w:hyperlink w:anchor="_Toc94033268" w:history="1">
        <w:r w:rsidR="00CB05EC" w:rsidRPr="00CB05EC">
          <w:rPr>
            <w:rStyle w:val="Hipervnculo"/>
            <w:b w:val="0"/>
            <w:bCs w:val="0"/>
          </w:rPr>
          <w:t xml:space="preserve">Figura 26: Curva AUC-ROC </w:t>
        </w:r>
        <w:r w:rsidR="00CB05EC" w:rsidRPr="00CB05EC">
          <w:rPr>
            <w:rStyle w:val="Hipervnculo"/>
            <w:b w:val="0"/>
            <w:bCs w:val="0"/>
            <w:i/>
            <w:iCs/>
          </w:rPr>
          <w:t>model_dsa2-logreg_2</w:t>
        </w:r>
        <w:r w:rsidR="00CB05EC" w:rsidRPr="00CB05EC">
          <w:rPr>
            <w:webHidden/>
          </w:rPr>
          <w:tab/>
        </w:r>
        <w:r w:rsidR="00CB05EC" w:rsidRPr="00CB05EC">
          <w:rPr>
            <w:webHidden/>
          </w:rPr>
          <w:fldChar w:fldCharType="begin"/>
        </w:r>
        <w:r w:rsidR="00CB05EC" w:rsidRPr="00CB05EC">
          <w:rPr>
            <w:webHidden/>
          </w:rPr>
          <w:instrText xml:space="preserve"> PAGEREF _Toc94033268 \h </w:instrText>
        </w:r>
        <w:r w:rsidR="00CB05EC" w:rsidRPr="00CB05EC">
          <w:rPr>
            <w:webHidden/>
          </w:rPr>
        </w:r>
        <w:r w:rsidR="00CB05EC" w:rsidRPr="00CB05EC">
          <w:rPr>
            <w:webHidden/>
          </w:rPr>
          <w:fldChar w:fldCharType="separate"/>
        </w:r>
        <w:r w:rsidR="00A55E47">
          <w:rPr>
            <w:webHidden/>
          </w:rPr>
          <w:t>76</w:t>
        </w:r>
        <w:r w:rsidR="00CB05EC" w:rsidRPr="00CB05EC">
          <w:rPr>
            <w:webHidden/>
          </w:rPr>
          <w:fldChar w:fldCharType="end"/>
        </w:r>
      </w:hyperlink>
    </w:p>
    <w:p w14:paraId="3043F268" w14:textId="4EC6C520" w:rsidR="00CB05EC" w:rsidRPr="00CB05EC" w:rsidRDefault="00BF02EC" w:rsidP="000509E0">
      <w:pPr>
        <w:pStyle w:val="TDC1"/>
        <w:rPr>
          <w:rFonts w:asciiTheme="minorHAnsi" w:eastAsiaTheme="minorEastAsia" w:hAnsiTheme="minorHAnsi" w:cstheme="minorBidi"/>
          <w:sz w:val="22"/>
          <w:szCs w:val="22"/>
          <w:lang w:eastAsia="es-ES_tradnl"/>
        </w:rPr>
      </w:pPr>
      <w:hyperlink w:anchor="_Toc94033269" w:history="1">
        <w:r w:rsidR="00CB05EC" w:rsidRPr="00CB05EC">
          <w:rPr>
            <w:rStyle w:val="Hipervnculo"/>
            <w:b w:val="0"/>
            <w:bCs w:val="0"/>
          </w:rPr>
          <w:t xml:space="preserve">Figura 27: Curva AUC-ROC </w:t>
        </w:r>
        <w:r w:rsidR="00CB05EC" w:rsidRPr="00CB05EC">
          <w:rPr>
            <w:rStyle w:val="Hipervnculo"/>
            <w:b w:val="0"/>
            <w:bCs w:val="0"/>
            <w:i/>
            <w:iCs/>
          </w:rPr>
          <w:t>model_dsa3-logreg_3</w:t>
        </w:r>
        <w:r w:rsidR="00CB05EC" w:rsidRPr="00CB05EC">
          <w:rPr>
            <w:webHidden/>
          </w:rPr>
          <w:tab/>
        </w:r>
        <w:r w:rsidR="00CB05EC" w:rsidRPr="00CB05EC">
          <w:rPr>
            <w:webHidden/>
          </w:rPr>
          <w:fldChar w:fldCharType="begin"/>
        </w:r>
        <w:r w:rsidR="00CB05EC" w:rsidRPr="00CB05EC">
          <w:rPr>
            <w:webHidden/>
          </w:rPr>
          <w:instrText xml:space="preserve"> PAGEREF _Toc94033269 \h </w:instrText>
        </w:r>
        <w:r w:rsidR="00CB05EC" w:rsidRPr="00CB05EC">
          <w:rPr>
            <w:webHidden/>
          </w:rPr>
        </w:r>
        <w:r w:rsidR="00CB05EC" w:rsidRPr="00CB05EC">
          <w:rPr>
            <w:webHidden/>
          </w:rPr>
          <w:fldChar w:fldCharType="separate"/>
        </w:r>
        <w:r w:rsidR="00A55E47">
          <w:rPr>
            <w:webHidden/>
          </w:rPr>
          <w:t>76</w:t>
        </w:r>
        <w:r w:rsidR="00CB05EC" w:rsidRPr="00CB05EC">
          <w:rPr>
            <w:webHidden/>
          </w:rPr>
          <w:fldChar w:fldCharType="end"/>
        </w:r>
      </w:hyperlink>
    </w:p>
    <w:p w14:paraId="39B758B9" w14:textId="22A9EEDD" w:rsidR="00CB05EC" w:rsidRPr="00CB05EC" w:rsidRDefault="00BF02EC" w:rsidP="000509E0">
      <w:pPr>
        <w:pStyle w:val="TDC1"/>
        <w:rPr>
          <w:rFonts w:asciiTheme="minorHAnsi" w:eastAsiaTheme="minorEastAsia" w:hAnsiTheme="minorHAnsi" w:cstheme="minorBidi"/>
          <w:sz w:val="22"/>
          <w:szCs w:val="22"/>
          <w:lang w:eastAsia="es-ES_tradnl"/>
        </w:rPr>
      </w:pPr>
      <w:hyperlink r:id="rId15" w:anchor="_Toc94033270" w:history="1">
        <w:r w:rsidR="00CB05EC" w:rsidRPr="00CB05EC">
          <w:rPr>
            <w:rStyle w:val="Hipervnculo"/>
            <w:b w:val="0"/>
            <w:bCs w:val="0"/>
          </w:rPr>
          <w:t>Figura A1: Arquitectura GoogLeNet</w:t>
        </w:r>
        <w:r w:rsidR="00CB05EC" w:rsidRPr="00CB05EC">
          <w:rPr>
            <w:webHidden/>
          </w:rPr>
          <w:tab/>
        </w:r>
        <w:r w:rsidR="00CB05EC" w:rsidRPr="00CB05EC">
          <w:rPr>
            <w:webHidden/>
          </w:rPr>
          <w:fldChar w:fldCharType="begin"/>
        </w:r>
        <w:r w:rsidR="00CB05EC" w:rsidRPr="00CB05EC">
          <w:rPr>
            <w:webHidden/>
          </w:rPr>
          <w:instrText xml:space="preserve"> PAGEREF _Toc94033270 \h </w:instrText>
        </w:r>
        <w:r w:rsidR="00CB05EC" w:rsidRPr="00CB05EC">
          <w:rPr>
            <w:webHidden/>
          </w:rPr>
        </w:r>
        <w:r w:rsidR="00CB05EC" w:rsidRPr="00CB05EC">
          <w:rPr>
            <w:webHidden/>
          </w:rPr>
          <w:fldChar w:fldCharType="separate"/>
        </w:r>
        <w:r w:rsidR="00A55E47">
          <w:rPr>
            <w:webHidden/>
          </w:rPr>
          <w:t>98</w:t>
        </w:r>
        <w:r w:rsidR="00CB05EC" w:rsidRPr="00CB05EC">
          <w:rPr>
            <w:webHidden/>
          </w:rPr>
          <w:fldChar w:fldCharType="end"/>
        </w:r>
      </w:hyperlink>
    </w:p>
    <w:p w14:paraId="2F9538CD" w14:textId="49D37BFC" w:rsidR="0096639D" w:rsidRPr="00535E56" w:rsidRDefault="00283E79" w:rsidP="00E541D6">
      <w:pPr>
        <w:rPr>
          <w:rFonts w:ascii="Times New Roman" w:hAnsi="Times New Roman" w:cs="Times New Roman"/>
          <w:sz w:val="24"/>
          <w:szCs w:val="24"/>
        </w:rPr>
      </w:pPr>
      <w:r>
        <w:rPr>
          <w:rFonts w:ascii="Times New Roman" w:hAnsi="Times New Roman" w:cs="Times New Roman"/>
          <w:sz w:val="24"/>
          <w:szCs w:val="24"/>
        </w:rPr>
        <w:fldChar w:fldCharType="end"/>
      </w:r>
      <w:r w:rsidR="0033632A">
        <w:rPr>
          <w:rFonts w:ascii="Times New Roman" w:hAnsi="Times New Roman" w:cs="Times New Roman"/>
          <w:sz w:val="24"/>
          <w:szCs w:val="24"/>
        </w:rPr>
        <w:br w:type="page"/>
      </w:r>
    </w:p>
    <w:p w14:paraId="19A29907" w14:textId="2683DFE9" w:rsidR="008A46A7" w:rsidRPr="00DC671C" w:rsidRDefault="00116B78" w:rsidP="00833E03">
      <w:pPr>
        <w:pStyle w:val="Ttulo1"/>
        <w:numPr>
          <w:ilvl w:val="0"/>
          <w:numId w:val="5"/>
        </w:numPr>
        <w:spacing w:before="0" w:after="180" w:line="360" w:lineRule="auto"/>
        <w:jc w:val="both"/>
        <w:rPr>
          <w:rFonts w:ascii="Times New Roman" w:hAnsi="Times New Roman" w:cs="Times New Roman"/>
          <w:b/>
          <w:bCs/>
          <w:color w:val="auto"/>
          <w:sz w:val="24"/>
          <w:szCs w:val="24"/>
        </w:rPr>
      </w:pPr>
      <w:bookmarkStart w:id="0" w:name="_Toc94027261"/>
      <w:r w:rsidRPr="00DC671C">
        <w:rPr>
          <w:rFonts w:ascii="Times New Roman" w:hAnsi="Times New Roman" w:cs="Times New Roman"/>
          <w:b/>
          <w:bCs/>
          <w:color w:val="auto"/>
          <w:sz w:val="24"/>
          <w:szCs w:val="24"/>
        </w:rPr>
        <w:lastRenderedPageBreak/>
        <w:t>Introducción</w:t>
      </w:r>
      <w:bookmarkEnd w:id="0"/>
    </w:p>
    <w:p w14:paraId="37A580DF" w14:textId="6699E514" w:rsidR="00254F73" w:rsidRPr="00DC671C" w:rsidRDefault="00014359" w:rsidP="001F097B">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 xml:space="preserve">Una de las primeras definiciones sobre </w:t>
      </w:r>
      <w:r w:rsidR="00D05AEE">
        <w:rPr>
          <w:rFonts w:ascii="Times New Roman" w:hAnsi="Times New Roman" w:cs="Times New Roman"/>
          <w:sz w:val="24"/>
          <w:szCs w:val="24"/>
        </w:rPr>
        <w:t xml:space="preserve">las </w:t>
      </w:r>
      <w:r w:rsidRPr="00DC671C">
        <w:rPr>
          <w:rFonts w:ascii="Times New Roman" w:hAnsi="Times New Roman" w:cs="Times New Roman"/>
          <w:sz w:val="24"/>
          <w:szCs w:val="24"/>
        </w:rPr>
        <w:t xml:space="preserve">empresas zombis fue propuesta por el economista </w:t>
      </w:r>
      <w:r w:rsidR="00BD6A7C" w:rsidRPr="00DC671C">
        <w:rPr>
          <w:rFonts w:ascii="Times New Roman" w:hAnsi="Times New Roman" w:cs="Times New Roman"/>
          <w:sz w:val="24"/>
          <w:szCs w:val="24"/>
        </w:rPr>
        <w:t xml:space="preserve">Edward. J. Kane </w:t>
      </w:r>
      <w:r w:rsidR="00BD6A7C" w:rsidRPr="00DC671C">
        <w:rPr>
          <w:rFonts w:ascii="Times New Roman" w:hAnsi="Times New Roman" w:cs="Times New Roman"/>
          <w:sz w:val="24"/>
          <w:szCs w:val="24"/>
        </w:rPr>
        <w:fldChar w:fldCharType="begin" w:fldLock="1"/>
      </w:r>
      <w:r w:rsidR="00BD6A7C" w:rsidRPr="00DC671C">
        <w:rPr>
          <w:rFonts w:ascii="Times New Roman" w:hAnsi="Times New Roman" w:cs="Times New Roman"/>
          <w:sz w:val="24"/>
          <w:szCs w:val="24"/>
        </w:rPr>
        <w:instrText>ADDIN CSL_CITATION {"citationItems":[{"id":"ITEM-1","itemData":{"DOI":"10.1111/j.1465-7287.1987.tb00247.x","ISSN":"14657287","abstract":"This paper portrays Federal Savings and Loan Insurance Corporation (FSLIC) forbearance and congressional unwillingness to increase the FSLIC's human or capital resources to the size necessary to handle developing economic insolvencies as a joint policy crime that has served to bifurcate the savings and loan industry into the living and the living dead. As agents for the taxpayer, Congress and the FSLIC have assumed too much discretion and have chosen to exercise that discretion myopically. An agent has a duty to represent its principal's economic interests more effectively than this. The FSLIC's policy touchstone should be to negotiate and enforce the same kind of covenant provisions that a prudent private guarantor would require. Copyright © 1987, Wiley Blackwell. All rights reserved","author":[{"dropping-particle":"","family":"KANE","given":"EDWARD J.","non-dropping-particle":"","parse-names":false,"suffix":""}],"container-title":"Contemporary Economic Policy","id":"ITEM-1","issue":"1","issued":{"date-parts":[["1987"]]},"page":"77-83","title":"DANGERS OF CAPITAL FORBEARANCE: THE CASE OF THE FSLIC AND “ZOMBIE” S&amp;Ls","type":"article-journal","volume":"5"},"uris":["http://www.mendeley.com/documents/?uuid=83e8a615-acd5-437d-930d-9b9d62b2c899"]}],"mendeley":{"formattedCitation":"(KANE, 1987)","manualFormatting":"(1987)","plainTextFormattedCitation":"(KANE, 1987)","previouslyFormattedCitation":"(KANE, 1987)"},"properties":{"noteIndex":0},"schema":"https://github.com/citation-style-language/schema/raw/master/csl-citation.json"}</w:instrText>
      </w:r>
      <w:r w:rsidR="00BD6A7C" w:rsidRPr="00DC671C">
        <w:rPr>
          <w:rFonts w:ascii="Times New Roman" w:hAnsi="Times New Roman" w:cs="Times New Roman"/>
          <w:sz w:val="24"/>
          <w:szCs w:val="24"/>
        </w:rPr>
        <w:fldChar w:fldCharType="separate"/>
      </w:r>
      <w:r w:rsidR="00BD6A7C" w:rsidRPr="00DC671C">
        <w:rPr>
          <w:rFonts w:ascii="Times New Roman" w:hAnsi="Times New Roman" w:cs="Times New Roman"/>
          <w:noProof/>
          <w:sz w:val="24"/>
          <w:szCs w:val="24"/>
        </w:rPr>
        <w:t>(1987)</w:t>
      </w:r>
      <w:r w:rsidR="00BD6A7C" w:rsidRPr="00DC671C">
        <w:rPr>
          <w:rFonts w:ascii="Times New Roman" w:hAnsi="Times New Roman" w:cs="Times New Roman"/>
          <w:sz w:val="24"/>
          <w:szCs w:val="24"/>
        </w:rPr>
        <w:fldChar w:fldCharType="end"/>
      </w:r>
      <w:r w:rsidR="005679F4" w:rsidRPr="00DC671C">
        <w:rPr>
          <w:rFonts w:ascii="Times New Roman" w:hAnsi="Times New Roman" w:cs="Times New Roman"/>
          <w:sz w:val="24"/>
          <w:szCs w:val="24"/>
        </w:rPr>
        <w:t>. Este</w:t>
      </w:r>
      <w:r w:rsidR="00BD6A7C" w:rsidRPr="00DC671C">
        <w:rPr>
          <w:rFonts w:ascii="Times New Roman" w:hAnsi="Times New Roman" w:cs="Times New Roman"/>
          <w:sz w:val="24"/>
          <w:szCs w:val="24"/>
        </w:rPr>
        <w:t xml:space="preserve"> las definió como</w:t>
      </w:r>
      <w:r w:rsidR="00603E8A">
        <w:rPr>
          <w:rFonts w:ascii="Times New Roman" w:hAnsi="Times New Roman" w:cs="Times New Roman"/>
          <w:sz w:val="24"/>
          <w:szCs w:val="24"/>
        </w:rPr>
        <w:t>,</w:t>
      </w:r>
      <w:r w:rsidR="00BD6A7C" w:rsidRPr="00DC671C">
        <w:rPr>
          <w:rFonts w:ascii="Times New Roman" w:hAnsi="Times New Roman" w:cs="Times New Roman"/>
          <w:sz w:val="24"/>
          <w:szCs w:val="24"/>
        </w:rPr>
        <w:t xml:space="preserve"> </w:t>
      </w:r>
      <w:r w:rsidRPr="00DC671C">
        <w:rPr>
          <w:rFonts w:ascii="Times New Roman" w:hAnsi="Times New Roman" w:cs="Times New Roman"/>
          <w:sz w:val="24"/>
          <w:szCs w:val="24"/>
        </w:rPr>
        <w:t xml:space="preserve">empresas que deberían haber quebrado debido a su baja eficiencia y falta de rentabilidad, pero que </w:t>
      </w:r>
      <w:r w:rsidR="00BD6A7C" w:rsidRPr="00DC671C">
        <w:rPr>
          <w:rFonts w:ascii="Times New Roman" w:hAnsi="Times New Roman" w:cs="Times New Roman"/>
          <w:sz w:val="24"/>
          <w:szCs w:val="24"/>
        </w:rPr>
        <w:t>lograron sobrevivir</w:t>
      </w:r>
      <w:r w:rsidRPr="00DC671C">
        <w:rPr>
          <w:rFonts w:ascii="Times New Roman" w:hAnsi="Times New Roman" w:cs="Times New Roman"/>
          <w:sz w:val="24"/>
          <w:szCs w:val="24"/>
        </w:rPr>
        <w:t xml:space="preserve"> gracias al apoyo externo del sector gubernamental o bancario.</w:t>
      </w:r>
    </w:p>
    <w:p w14:paraId="0BFF72E9" w14:textId="08A70AAF" w:rsidR="00017314" w:rsidRDefault="009F04BE" w:rsidP="001F097B">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 xml:space="preserve">De acuerdo con </w:t>
      </w:r>
      <w:r w:rsidRPr="00DC671C">
        <w:rPr>
          <w:rFonts w:ascii="Times New Roman" w:hAnsi="Times New Roman" w:cs="Times New Roman"/>
          <w:sz w:val="24"/>
          <w:szCs w:val="24"/>
        </w:rPr>
        <w:fldChar w:fldCharType="begin" w:fldLock="1"/>
      </w:r>
      <w:r w:rsidR="009147AB" w:rsidRPr="00DC671C">
        <w:rPr>
          <w:rFonts w:ascii="Times New Roman" w:hAnsi="Times New Roman" w:cs="Times New Roman"/>
          <w:sz w:val="24"/>
          <w:szCs w:val="24"/>
        </w:rPr>
        <w:instrText>ADDIN CSL_CITATION {"citationItems":[{"id":"ITEM-1","itemData":{"DOI":"10.1111/j.1465-7287.1987.tb00247.x","ISSN":"14657287","abstract":"This paper portrays Federal Savings and Loan Insurance Corporation (FSLIC) forbearance and congressional unwillingness to increase the FSLIC's human or capital resources to the size necessary to handle developing economic insolvencies as a joint policy crime that has served to bifurcate the savings and loan industry into the living and the living dead. As agents for the taxpayer, Congress and the FSLIC have assumed too much discretion and have chosen to exercise that discretion myopically. An agent has a duty to represent its principal's economic interests more effectively than this. The FSLIC's policy touchstone should be to negotiate and enforce the same kind of covenant provisions that a prudent private guarantor would require. Copyright © 1987, Wiley Blackwell. All rights reserved","author":[{"dropping-particle":"","family":"KANE","given":"EDWARD J.","non-dropping-particle":"","parse-names":false,"suffix":""}],"container-title":"Contemporary Economic Policy","id":"ITEM-1","issue":"1","issued":{"date-parts":[["1987"]]},"page":"77-83","title":"DANGERS OF CAPITAL FORBEARANCE: THE CASE OF THE FSLIC AND “ZOMBIE” S&amp;Ls","type":"article-journal","volume":"5"},"uris":["http://www.mendeley.com/documents/?uuid=83e8a615-acd5-437d-930d-9b9d62b2c899"]}],"mendeley":{"formattedCitation":"(KANE, 1987)","manualFormatting":"Kane (1987)","plainTextFormattedCitation":"(KANE, 1987)","previouslyFormattedCitation":"(KANE, 1987)"},"properties":{"noteIndex":0},"schema":"https://github.com/citation-style-language/schema/raw/master/csl-citation.json"}</w:instrText>
      </w:r>
      <w:r w:rsidRPr="00DC671C">
        <w:rPr>
          <w:rFonts w:ascii="Times New Roman" w:hAnsi="Times New Roman" w:cs="Times New Roman"/>
          <w:sz w:val="24"/>
          <w:szCs w:val="24"/>
        </w:rPr>
        <w:fldChar w:fldCharType="separate"/>
      </w:r>
      <w:r w:rsidR="009147AB" w:rsidRPr="00DC671C">
        <w:rPr>
          <w:rFonts w:ascii="Times New Roman" w:hAnsi="Times New Roman" w:cs="Times New Roman"/>
          <w:noProof/>
          <w:sz w:val="24"/>
          <w:szCs w:val="24"/>
        </w:rPr>
        <w:t>Kane (</w:t>
      </w:r>
      <w:r w:rsidRPr="00DC671C">
        <w:rPr>
          <w:rFonts w:ascii="Times New Roman" w:hAnsi="Times New Roman" w:cs="Times New Roman"/>
          <w:noProof/>
          <w:sz w:val="24"/>
          <w:szCs w:val="24"/>
        </w:rPr>
        <w:t>1987)</w:t>
      </w:r>
      <w:r w:rsidRPr="00DC671C">
        <w:rPr>
          <w:rFonts w:ascii="Times New Roman" w:hAnsi="Times New Roman" w:cs="Times New Roman"/>
          <w:sz w:val="24"/>
          <w:szCs w:val="24"/>
        </w:rPr>
        <w:fldChar w:fldCharType="end"/>
      </w:r>
      <w:r w:rsidRPr="00DC671C">
        <w:rPr>
          <w:rFonts w:ascii="Times New Roman" w:hAnsi="Times New Roman" w:cs="Times New Roman"/>
          <w:sz w:val="24"/>
          <w:szCs w:val="24"/>
        </w:rPr>
        <w:t xml:space="preserve"> y otros autores</w:t>
      </w:r>
      <w:r w:rsidR="005B2B5C" w:rsidRPr="00DC671C">
        <w:rPr>
          <w:rFonts w:ascii="Times New Roman" w:hAnsi="Times New Roman" w:cs="Times New Roman"/>
          <w:sz w:val="24"/>
          <w:szCs w:val="24"/>
        </w:rPr>
        <w:t xml:space="preserve"> (</w:t>
      </w:r>
      <w:r w:rsidR="005B2B5C" w:rsidRPr="00DC671C">
        <w:rPr>
          <w:rFonts w:ascii="Times New Roman" w:hAnsi="Times New Roman" w:cs="Times New Roman"/>
          <w:i/>
          <w:iCs/>
          <w:sz w:val="24"/>
          <w:szCs w:val="24"/>
        </w:rPr>
        <w:t>e.g.</w:t>
      </w:r>
      <w:r w:rsidR="005B2B5C" w:rsidRPr="00DC671C">
        <w:rPr>
          <w:rFonts w:ascii="Times New Roman" w:hAnsi="Times New Roman" w:cs="Times New Roman"/>
          <w:sz w:val="24"/>
          <w:szCs w:val="24"/>
        </w:rPr>
        <w:t xml:space="preserve"> </w:t>
      </w:r>
      <w:r w:rsidR="005B2B5C" w:rsidRPr="00DC671C">
        <w:rPr>
          <w:rFonts w:ascii="Times New Roman" w:hAnsi="Times New Roman" w:cs="Times New Roman"/>
          <w:sz w:val="24"/>
          <w:szCs w:val="24"/>
        </w:rPr>
        <w:fldChar w:fldCharType="begin" w:fldLock="1"/>
      </w:r>
      <w:r w:rsidR="005B2B5C" w:rsidRPr="00DC671C">
        <w:rPr>
          <w:rFonts w:ascii="Times New Roman" w:hAnsi="Times New Roman" w:cs="Times New Roman"/>
          <w:sz w:val="24"/>
          <w:szCs w:val="24"/>
        </w:rPr>
        <w:instrText>ADDIN CSL_CITATION {"citationItems":[{"id":"ITEM-1","itemData":{"DOI":"10.1016/j.cjar.2017.08.001","ISSN":"17553091","abstract":"Drawing on social exchange theory, this study uses data on China's Shanghai and Shenzhen A-share listed companies from 2009 to 2016 to examine why zombie enterprises are “stiff but deathless.” We find that these enterprises are able to “linger breathlessly” due to government support in the form of increased subsidies and bank loans. The government is more inclined to grant subsidies to zombie companies that assume greater policy burdens, specifically those offering more jobs. Furthermore, an enterprise's property rights do not influence the level of “blood transfusions” received, and government assistance fails to bolster operating efficiency or value. This phenomenon is further explored in the context of the incentives local government officials have to maintain employment stability. Our conclusions highlight the necessity and urgency of cleaning up zombie enterprises.","author":[{"dropping-particle":"","family":"Jiang","given":"Xinfeng","non-dropping-particle":"","parse-names":false,"suffix":""},{"dropping-particle":"","family":"Li","given":"Sihai","non-dropping-particle":"","parse-names":false,"suffix":""},{"dropping-particle":"","family":"Song","given":"Xianzhong","non-dropping-particle":"","parse-names":false,"suffix":""}],"container-title":"China Journal of Accounting Research","id":"ITEM-1","issue":"4","issued":{"date-parts":[["2017"]]},"page":"341-357","title":"The mystery of zombie enterprises – “stiff but deathless”","type":"article-journal","volume":"10"},"uris":["http://www.mendeley.com/documents/?uuid=7702062d-079f-4665-b76a-664618ca80b9"]},{"id":"ITEM-2","itemData":{"DOI":"10.24251/hicss.2019.161","ISBN":"9780998133126","ISSN":"15301605","abstract":"In view of the fact that the data of bank loaning is difficult to be collected, this paper innovatively explores the evolution model of zombie companies by text analysis based on the researches of previous papers at home and abroad based on the financial data of zombie companies. Through the relevant researches on 27 zombies collected, the common characteristics of zombies are found out by the grounded theory. According to the relevant models of enterprise life cycle theory, the evolution model of zombie companies is drawn up, and the corresponding feedback loop of system dynamics causality in each link is further found out, so as to explore the evolutionary rules and the reasons of zombie companies, which is helpful for government to further research on zombies, and favorable for the efficient allocation of market resources and the further rapid development of social economy.","author":[{"dropping-particle":"","family":"Fu","given":"Xiangling","non-dropping-particle":"","parse-names":false,"suffix":""},{"dropping-particle":"","family":"Qi","given":"Jiayin","non-dropping-particle":"","parse-names":false,"suffix":""},{"dropping-particle":"","family":"Zou","given":"Lulian","non-dropping-particle":"","parse-names":false,"suffix":""},{"dropping-particle":"","family":"Hou","given":"Yi","non-dropping-particle":"","parse-names":false,"suffix":""}],"container-title":"Proceedings of the Annual Hawaii International Conference on System Sciences","id":"ITEM-2","issued":{"date-parts":[["2019"]]},"page":"1323-1329","title":"Analysis on evolution model of zombie company under the absence of bank data","type":"article-journal","volume":"2019-Janua"},"uris":["http://www.mendeley.com/documents/?uuid=e8e2b222-3b9a-4464-b7f1-521688f1fe13"]},{"id":"ITEM-3","itemData":{"ISBN":"9789523233287","author":[{"dropping-particle":"","family":"Nurmi","given":"Satu","non-dropping-particle":"","parse-names":false,"suffix":""},{"dropping-particle":"","family":"Vanhala","given":"Juuso","non-dropping-particle":"","parse-names":false,"suffix":""},{"dropping-particle":"","family":"Virén","given":"Matti","non-dropping-particle":"","parse-names":false,"suffix":""}],"id":"ITEM-3","issue":"May","issued":{"date-parts":[["2020"]]},"title":"Bank of Finland Research Discussion Papers 8 • 2020 The life and death of zombies-evidence from government subsidies to firms Bank of Finland Research","type":"book"},"uris":["http://www.mendeley.com/documents/?uuid=d85fe761-2a88-493a-9669-a311449bf992"]},{"id":"ITEM-4","itemData":{"DOI":"10.1016/j.cjar.2021.05.003","ISSN":"17553091","abstract":"This paper investigates whether zombie firms demonstrate a tendency to invest in the financial sector, a practice we term financialization strategy. Unlike those in the United States, Japan, and Europe, we find that zombie firms in China are not necessarily small and that they rely heavily on government subsidies in addition to bank loans for survival. In addition, we document that zombie firms in China experience limited investment opportunities in their core businesses. This combination of readily available funding and limited investment opportunities jointly motivate the financialization of firms with zombie status. We further find that financialization is preferred by non-state-owned firms and by those located in regions with less developed markets. Finally, we suggest that a contagion effect can occur in terms of financialization in provinces that have a high percentage of zombie firms. This research sheds light on the effects of a triangular relationship among firms, government agencies, and financial institutions on both the operations of individual firms and overall market efficiency.","author":[{"dropping-particle":"","family":"Wu","given":"Haomin","non-dropping-particle":"","parse-names":false,"suffix":""},{"dropping-particle":"","family":"Yang","given":"Meng","non-dropping-particle":"","parse-names":false,"suffix":""},{"dropping-particle":"","family":"Gu","given":"Jun","non-dropping-particle":"","parse-names":false,"suffix":""}],"container-title":"China Journal of Accounting Research","id":"ITEM-4","issued":{"date-parts":[["2021"]]},"page":"100199","publisher":"Sun Yat-sen University","title":"Are zombie firms more incentivized to financialize?","type":"article-journal"},"uris":["http://www.mendeley.com/documents/?uuid=b2c64481-65b6-4080-a93d-5221b37a3631"]},{"id":"ITEM-5","itemData":{"DOI":"10.1016/j.econmod.2020.02.017","ISSN":"02649993","abstract":"Zombie firms cause serious, widespread harm to the economy. It is thus important to clarify the reasons for their formation. This paper empirically investigates the effects of government intervention on the formation of zombie firms. It suggests that a greater degree of government intervention can increase the risk that a firm will become a zombie firm. Robustness tests and endogeneity tests confirm this finding. Further, we undertake a preliminary exploration of the mechanism of government intervention on the formation of zombie firms, and study how government behaviors affect the formation of such firms from various perspectives. Analysis reveals that government induces the formation of zombie firms by means of subsidies, resource support, financial support, and tax. To a certain extent, the conclusions of this paper could guide the formulation and revision of government policies, which would be conducive to adjusting the direction and intensity of government intervention and providing new ideas for supply-side structural reforms in China. The Chinese government should further increase the role of market force in its reforms.","author":[{"dropping-particle":"","family":"Chang","given":"Qingqing","non-dropping-particle":"","parse-names":false,"suffix":""},{"dropping-particle":"","family":"Zhou","given":"Yisihong","non-dropping-particle":"","parse-names":false,"suffix":""},{"dropping-particle":"","family":"Liu","given":"Guangqiang","non-dropping-particle":"","parse-names":false,"suffix":""},{"dropping-particle":"","family":"Wang","given":"Di","non-dropping-particle":"","parse-names":false,"suffix":""},{"dropping-particle":"","family":"Zhang","given":"Xiaojie","non-dropping-particle":"","parse-names":false,"suffix":""}],"container-title":"Economic Modelling","id":"ITEM-5","issue":"December 2019","issued":{"date-parts":[["2021"]]},"page":"768-779","publisher":"Elsevier Ltd","title":"How does government intervention affect the formation of zombie firms?","type":"article-journal","volume":"94"},"uris":["http://www.mendeley.com/documents/?uuid=545f0094-8913-452e-967c-733d92a5d905"]}],"mendeley":{"formattedCitation":"(Chang et al., 2021; Fu et al., 2019; Jiang et al., 2017; Nurmi et al., 2020; Wu et al., 2021)","manualFormatting":"Chang et al., 2021; Fu et al., 2019; Jiang et al., 2017; Nurmi et al., 2020; Wu et al., 2021","plainTextFormattedCitation":"(Chang et al., 2021; Fu et al., 2019; Jiang et al., 2017; Nurmi et al., 2020; Wu et al., 2021)","previouslyFormattedCitation":"(Chang et al., 2021; Fu et al., 2019; Jiang et al., 2017; Nurmi et al., 2020; Wu et al., 2021)"},"properties":{"noteIndex":0},"schema":"https://github.com/citation-style-language/schema/raw/master/csl-citation.json"}</w:instrText>
      </w:r>
      <w:r w:rsidR="005B2B5C" w:rsidRPr="00DC671C">
        <w:rPr>
          <w:rFonts w:ascii="Times New Roman" w:hAnsi="Times New Roman" w:cs="Times New Roman"/>
          <w:sz w:val="24"/>
          <w:szCs w:val="24"/>
        </w:rPr>
        <w:fldChar w:fldCharType="separate"/>
      </w:r>
      <w:r w:rsidR="005B2B5C" w:rsidRPr="00DC671C">
        <w:rPr>
          <w:rFonts w:ascii="Times New Roman" w:hAnsi="Times New Roman" w:cs="Times New Roman"/>
          <w:noProof/>
          <w:sz w:val="24"/>
          <w:szCs w:val="24"/>
        </w:rPr>
        <w:t xml:space="preserve">Chang </w:t>
      </w:r>
      <w:r w:rsidR="00A01770" w:rsidRPr="00A01770">
        <w:rPr>
          <w:rFonts w:ascii="Times New Roman" w:hAnsi="Times New Roman" w:cs="Times New Roman"/>
          <w:i/>
          <w:iCs/>
          <w:noProof/>
          <w:sz w:val="24"/>
          <w:szCs w:val="24"/>
        </w:rPr>
        <w:t>et al</w:t>
      </w:r>
      <w:r w:rsidR="005B2B5C" w:rsidRPr="00DC671C">
        <w:rPr>
          <w:rFonts w:ascii="Times New Roman" w:hAnsi="Times New Roman" w:cs="Times New Roman"/>
          <w:noProof/>
          <w:sz w:val="24"/>
          <w:szCs w:val="24"/>
        </w:rPr>
        <w:t xml:space="preserve">., 2021; Fu </w:t>
      </w:r>
      <w:r w:rsidR="00A01770" w:rsidRPr="00A01770">
        <w:rPr>
          <w:rFonts w:ascii="Times New Roman" w:hAnsi="Times New Roman" w:cs="Times New Roman"/>
          <w:i/>
          <w:iCs/>
          <w:noProof/>
          <w:sz w:val="24"/>
          <w:szCs w:val="24"/>
        </w:rPr>
        <w:t>et al</w:t>
      </w:r>
      <w:r w:rsidR="005B2B5C" w:rsidRPr="00DC671C">
        <w:rPr>
          <w:rFonts w:ascii="Times New Roman" w:hAnsi="Times New Roman" w:cs="Times New Roman"/>
          <w:noProof/>
          <w:sz w:val="24"/>
          <w:szCs w:val="24"/>
        </w:rPr>
        <w:t xml:space="preserve">., 2019; Jiang </w:t>
      </w:r>
      <w:r w:rsidR="00A01770" w:rsidRPr="00A01770">
        <w:rPr>
          <w:rFonts w:ascii="Times New Roman" w:hAnsi="Times New Roman" w:cs="Times New Roman"/>
          <w:i/>
          <w:iCs/>
          <w:noProof/>
          <w:sz w:val="24"/>
          <w:szCs w:val="24"/>
        </w:rPr>
        <w:t>et al</w:t>
      </w:r>
      <w:r w:rsidR="005B2B5C" w:rsidRPr="00DC671C">
        <w:rPr>
          <w:rFonts w:ascii="Times New Roman" w:hAnsi="Times New Roman" w:cs="Times New Roman"/>
          <w:noProof/>
          <w:sz w:val="24"/>
          <w:szCs w:val="24"/>
        </w:rPr>
        <w:t xml:space="preserve">., 2017; Nurmi </w:t>
      </w:r>
      <w:r w:rsidR="00A01770" w:rsidRPr="00A01770">
        <w:rPr>
          <w:rFonts w:ascii="Times New Roman" w:hAnsi="Times New Roman" w:cs="Times New Roman"/>
          <w:i/>
          <w:iCs/>
          <w:noProof/>
          <w:sz w:val="24"/>
          <w:szCs w:val="24"/>
        </w:rPr>
        <w:t>et al</w:t>
      </w:r>
      <w:r w:rsidR="005B2B5C" w:rsidRPr="00DC671C">
        <w:rPr>
          <w:rFonts w:ascii="Times New Roman" w:hAnsi="Times New Roman" w:cs="Times New Roman"/>
          <w:noProof/>
          <w:sz w:val="24"/>
          <w:szCs w:val="24"/>
        </w:rPr>
        <w:t xml:space="preserve">., 2020; Wu </w:t>
      </w:r>
      <w:r w:rsidR="00A01770" w:rsidRPr="00A01770">
        <w:rPr>
          <w:rFonts w:ascii="Times New Roman" w:hAnsi="Times New Roman" w:cs="Times New Roman"/>
          <w:i/>
          <w:iCs/>
          <w:noProof/>
          <w:sz w:val="24"/>
          <w:szCs w:val="24"/>
        </w:rPr>
        <w:t>et al</w:t>
      </w:r>
      <w:r w:rsidR="005B2B5C" w:rsidRPr="00DC671C">
        <w:rPr>
          <w:rFonts w:ascii="Times New Roman" w:hAnsi="Times New Roman" w:cs="Times New Roman"/>
          <w:noProof/>
          <w:sz w:val="24"/>
          <w:szCs w:val="24"/>
        </w:rPr>
        <w:t>., 2021</w:t>
      </w:r>
      <w:r w:rsidR="005B2B5C" w:rsidRPr="00DC671C">
        <w:rPr>
          <w:rFonts w:ascii="Times New Roman" w:hAnsi="Times New Roman" w:cs="Times New Roman"/>
          <w:sz w:val="24"/>
          <w:szCs w:val="24"/>
        </w:rPr>
        <w:fldChar w:fldCharType="end"/>
      </w:r>
      <w:r w:rsidR="005B2B5C" w:rsidRPr="00DC671C">
        <w:rPr>
          <w:rFonts w:ascii="Times New Roman" w:hAnsi="Times New Roman" w:cs="Times New Roman"/>
          <w:sz w:val="24"/>
          <w:szCs w:val="24"/>
        </w:rPr>
        <w:t>)</w:t>
      </w:r>
      <w:r w:rsidRPr="00DC671C">
        <w:rPr>
          <w:rFonts w:ascii="Times New Roman" w:hAnsi="Times New Roman" w:cs="Times New Roman"/>
          <w:sz w:val="24"/>
          <w:szCs w:val="24"/>
        </w:rPr>
        <w:t>, este</w:t>
      </w:r>
      <w:r w:rsidR="007E5B77" w:rsidRPr="00DC671C">
        <w:rPr>
          <w:rFonts w:ascii="Times New Roman" w:hAnsi="Times New Roman" w:cs="Times New Roman"/>
          <w:sz w:val="24"/>
          <w:szCs w:val="24"/>
        </w:rPr>
        <w:t xml:space="preserve"> tipo de empresas logran mantenerse vivas en el mercado gracias a</w:t>
      </w:r>
      <w:r w:rsidR="004D0DF3" w:rsidRPr="00DC671C">
        <w:rPr>
          <w:rFonts w:ascii="Times New Roman" w:hAnsi="Times New Roman" w:cs="Times New Roman"/>
          <w:sz w:val="24"/>
          <w:szCs w:val="24"/>
        </w:rPr>
        <w:t xml:space="preserve">l apoyo </w:t>
      </w:r>
      <w:r w:rsidR="007E5B77" w:rsidRPr="00DC671C">
        <w:rPr>
          <w:rFonts w:ascii="Times New Roman" w:hAnsi="Times New Roman" w:cs="Times New Roman"/>
          <w:sz w:val="24"/>
          <w:szCs w:val="24"/>
        </w:rPr>
        <w:t>de los gobiernos</w:t>
      </w:r>
      <w:r w:rsidR="00CC2511" w:rsidRPr="00DC671C">
        <w:rPr>
          <w:rFonts w:ascii="Times New Roman" w:hAnsi="Times New Roman" w:cs="Times New Roman"/>
          <w:sz w:val="24"/>
          <w:szCs w:val="24"/>
        </w:rPr>
        <w:t xml:space="preserve"> en forma de subvenciones</w:t>
      </w:r>
      <w:r w:rsidR="00603E8A">
        <w:rPr>
          <w:rFonts w:ascii="Times New Roman" w:hAnsi="Times New Roman" w:cs="Times New Roman"/>
          <w:sz w:val="24"/>
          <w:szCs w:val="24"/>
        </w:rPr>
        <w:t>,</w:t>
      </w:r>
      <w:r w:rsidR="00CC2511" w:rsidRPr="00DC671C">
        <w:rPr>
          <w:rFonts w:ascii="Times New Roman" w:hAnsi="Times New Roman" w:cs="Times New Roman"/>
          <w:sz w:val="24"/>
          <w:szCs w:val="24"/>
        </w:rPr>
        <w:t xml:space="preserve"> </w:t>
      </w:r>
      <w:r w:rsidR="007E5B77" w:rsidRPr="00DC671C">
        <w:rPr>
          <w:rFonts w:ascii="Times New Roman" w:hAnsi="Times New Roman" w:cs="Times New Roman"/>
          <w:sz w:val="24"/>
          <w:szCs w:val="24"/>
        </w:rPr>
        <w:t xml:space="preserve">y </w:t>
      </w:r>
      <w:r w:rsidR="002214F2">
        <w:rPr>
          <w:rFonts w:ascii="Times New Roman" w:hAnsi="Times New Roman" w:cs="Times New Roman"/>
          <w:sz w:val="24"/>
          <w:szCs w:val="24"/>
        </w:rPr>
        <w:t xml:space="preserve">al apoyo </w:t>
      </w:r>
      <w:r w:rsidR="00CC2511" w:rsidRPr="00DC671C">
        <w:rPr>
          <w:rFonts w:ascii="Times New Roman" w:hAnsi="Times New Roman" w:cs="Times New Roman"/>
          <w:sz w:val="24"/>
          <w:szCs w:val="24"/>
        </w:rPr>
        <w:t xml:space="preserve">de los </w:t>
      </w:r>
      <w:r w:rsidR="007E5B77" w:rsidRPr="00DC671C">
        <w:rPr>
          <w:rFonts w:ascii="Times New Roman" w:hAnsi="Times New Roman" w:cs="Times New Roman"/>
          <w:sz w:val="24"/>
          <w:szCs w:val="24"/>
        </w:rPr>
        <w:t>bancos</w:t>
      </w:r>
      <w:r w:rsidR="004D0DF3" w:rsidRPr="00DC671C">
        <w:rPr>
          <w:rFonts w:ascii="Times New Roman" w:hAnsi="Times New Roman" w:cs="Times New Roman"/>
          <w:sz w:val="24"/>
          <w:szCs w:val="24"/>
        </w:rPr>
        <w:t xml:space="preserve"> </w:t>
      </w:r>
      <w:r w:rsidR="007E5B77" w:rsidRPr="00DC671C">
        <w:rPr>
          <w:rFonts w:ascii="Times New Roman" w:hAnsi="Times New Roman" w:cs="Times New Roman"/>
          <w:sz w:val="24"/>
          <w:szCs w:val="24"/>
        </w:rPr>
        <w:fldChar w:fldCharType="begin" w:fldLock="1"/>
      </w:r>
      <w:r w:rsidR="004D0DF3" w:rsidRPr="00DC671C">
        <w:rPr>
          <w:rFonts w:ascii="Times New Roman" w:hAnsi="Times New Roman" w:cs="Times New Roman"/>
          <w:sz w:val="24"/>
          <w:szCs w:val="24"/>
        </w:rPr>
        <w:instrText>ADDIN CSL_CITATION {"citationItems":[{"id":"ITEM-1","itemData":{"DOI":"10.1007/s10368-005-0041-1","ISSN":"16124804","abstract":"It is often claimed that one contributing factor to Japan's weak economic performance over the past decade is that Japanese banks have continued to provide financial support for highly inefficient, debt-ridden companies, commonly referred to as 'zombie' firms. Such poor banking practices in turn prevent more productive companies from gaining market share, strangling a potentially important source of productivity gains for the overall economy. To explore further the zombie-firm hypothesis, we use industry- and firm-level Japanese data and find evidence that productivity growth is low in industries reputed to have heavy concentrations of zombie firms. We also find that the reallocation of market share is going in the wrong direction in these industries, adding to already weak productivity performance. In addition, we find evidence that financial support from Japanese banks may have played a role in sustaining this perverse reallocation of market share. © Springer-Verlag 2005.","author":[{"dropping-particle":"","family":"Ahearne","given":"Alan G.","non-dropping-particle":"","parse-names":false,"suffix":""},{"dropping-particle":"","family":"Shinada","given":"Naoki","non-dropping-particle":"","parse-names":false,"suffix":""}],"container-title":"International Economics and Economic Policy","id":"ITEM-1","issue":"4","issued":{"date-parts":[["2005"]]},"page":"363-381","title":"Zombie firms and economic stagnation in Japan","type":"article-journal","volume":"2"},"uris":["http://www.mendeley.com/documents/?uuid=c1f9b4ba-2e16-452b-b1e9-3a225cc72892"]},{"id":"ITEM-2","itemData":{"DOI":"10.1111/j.1468-5876.2006.00354.x","ISSN":"13524739","abstract":"Zombie firms are those firms that are insolvent and have little hope of recovery but avoid failure thanks to support from their banks. This paper identifies zombie firms in Japan, and compares the characteristics of zombies to other firms. Zombie firms are found to be less profitable, more indebted, more dependent on their main banks, more likely to be found in non-manufacturing industries and more often located outside large metropolitan areas. Overall, larger size makes the firm less likely to be a zombie, but among small firms, relatively larger firms are more likely to be protected and become zombies. Controlling for profitability, the exit probability for zombie firms does not differ from that for non-zombies. Zombie firms tend to increase employment by more (but do not reduce employment by more) than non-zombies. Finally, when the proportion of zombie firms in an industry increases, job creation declines and job destruction increases, and the effects are stronger for non-zombies. © 2006 Japanese Economic Association.","author":[{"dropping-particle":"","family":"Hoshi","given":"Takeo","non-dropping-particle":"","parse-names":false,"suffix":""}],"container-title":"Japanese Economic Review","id":"ITEM-2","issue":"1","issued":{"date-parts":[["2006"]]},"page":"30-49","title":"Economics of the living dead","type":"article-journal","volume":"57"},"uris":["http://www.mendeley.com/documents/?uuid=ba8d9490-5d9e-4b9c-a993-1dac5de2f64d"]},{"id":"ITEM-3","itemData":{"DOI":"10.1016/j.cjar.2017.08.001","ISSN":"17553091","abstract":"Drawing on social exchange theory, this study uses data on China's Shanghai and Shenzhen A-share listed companies from 2009 to 2016 to examine why zombie enterprises are “stiff but deathless.” We find that these enterprises are able to “linger breathlessly” due to government support in the form of increased subsidies and bank loans. The government is more inclined to grant subsidies to zombie companies that assume greater policy burdens, specifically those offering more jobs. Furthermore, an enterprise's property rights do not influence the level of “blood transfusions” received, and government assistance fails to bolster operating efficiency or value. This phenomenon is further explored in the context of the incentives local government officials have to maintain employment stability. Our conclusions highlight the necessity and urgency of cleaning up zombie enterprises.","author":[{"dropping-particle":"","family":"Jiang","given":"Xinfeng","non-dropping-particle":"","parse-names":false,"suffix":""},{"dropping-particle":"","family":"Li","given":"Sihai","non-dropping-particle":"","parse-names":false,"suffix":""},{"dropping-particle":"","family":"Song","given":"Xianzhong","non-dropping-particle":"","parse-names":false,"suffix":""}],"container-title":"China Journal of Accounting Research","id":"ITEM-3","issue":"4","issued":{"date-parts":[["2017"]]},"page":"341-357","title":"The mystery of zombie enterprises – “stiff but deathless”","type":"article-journal","volume":"10"},"uris":["http://www.mendeley.com/documents/?uuid=7702062d-079f-4665-b76a-664618ca80b9"]}],"mendeley":{"formattedCitation":"(Ahearne &amp; Shinada, 2005; Hoshi, 2006; Jiang et al., 2017)","plainTextFormattedCitation":"(Ahearne &amp; Shinada, 2005; Hoshi, 2006; Jiang et al., 2017)","previouslyFormattedCitation":"(Ahearne &amp; Shinada, 2005; Hoshi, 2006; Jiang et al., 2017)"},"properties":{"noteIndex":0},"schema":"https://github.com/citation-style-language/schema/raw/master/csl-citation.json"}</w:instrText>
      </w:r>
      <w:r w:rsidR="007E5B77" w:rsidRPr="00DC671C">
        <w:rPr>
          <w:rFonts w:ascii="Times New Roman" w:hAnsi="Times New Roman" w:cs="Times New Roman"/>
          <w:sz w:val="24"/>
          <w:szCs w:val="24"/>
        </w:rPr>
        <w:fldChar w:fldCharType="separate"/>
      </w:r>
      <w:r w:rsidR="007E5B77" w:rsidRPr="00DC671C">
        <w:rPr>
          <w:rFonts w:ascii="Times New Roman" w:hAnsi="Times New Roman" w:cs="Times New Roman"/>
          <w:noProof/>
          <w:sz w:val="24"/>
          <w:szCs w:val="24"/>
        </w:rPr>
        <w:t xml:space="preserve">(Ahearne &amp; Shinada, 2005; Hoshi, 2006; Jiang </w:t>
      </w:r>
      <w:r w:rsidR="00A01770" w:rsidRPr="00A01770">
        <w:rPr>
          <w:rFonts w:ascii="Times New Roman" w:hAnsi="Times New Roman" w:cs="Times New Roman"/>
          <w:i/>
          <w:iCs/>
          <w:noProof/>
          <w:sz w:val="24"/>
          <w:szCs w:val="24"/>
        </w:rPr>
        <w:t>et al</w:t>
      </w:r>
      <w:r w:rsidR="007E5B77" w:rsidRPr="00DC671C">
        <w:rPr>
          <w:rFonts w:ascii="Times New Roman" w:hAnsi="Times New Roman" w:cs="Times New Roman"/>
          <w:noProof/>
          <w:sz w:val="24"/>
          <w:szCs w:val="24"/>
        </w:rPr>
        <w:t>., 2017)</w:t>
      </w:r>
      <w:r w:rsidR="007E5B77" w:rsidRPr="00DC671C">
        <w:rPr>
          <w:rFonts w:ascii="Times New Roman" w:hAnsi="Times New Roman" w:cs="Times New Roman"/>
          <w:sz w:val="24"/>
          <w:szCs w:val="24"/>
        </w:rPr>
        <w:fldChar w:fldCharType="end"/>
      </w:r>
      <w:r w:rsidR="004D0DF3" w:rsidRPr="00DC671C">
        <w:rPr>
          <w:rFonts w:ascii="Times New Roman" w:hAnsi="Times New Roman" w:cs="Times New Roman"/>
          <w:sz w:val="24"/>
          <w:szCs w:val="24"/>
        </w:rPr>
        <w:t xml:space="preserve">, </w:t>
      </w:r>
      <w:r w:rsidR="002214F2">
        <w:rPr>
          <w:rFonts w:ascii="Times New Roman" w:hAnsi="Times New Roman" w:cs="Times New Roman"/>
          <w:sz w:val="24"/>
          <w:szCs w:val="24"/>
        </w:rPr>
        <w:t>los cuales suelen estar estipulados</w:t>
      </w:r>
      <w:r w:rsidR="005B2B5C" w:rsidRPr="00DC671C">
        <w:rPr>
          <w:rFonts w:ascii="Times New Roman" w:hAnsi="Times New Roman" w:cs="Times New Roman"/>
          <w:sz w:val="24"/>
          <w:szCs w:val="24"/>
        </w:rPr>
        <w:t xml:space="preserve"> </w:t>
      </w:r>
      <w:r w:rsidR="004D0DF3" w:rsidRPr="00DC671C">
        <w:rPr>
          <w:rFonts w:ascii="Times New Roman" w:hAnsi="Times New Roman" w:cs="Times New Roman"/>
          <w:sz w:val="24"/>
          <w:szCs w:val="24"/>
        </w:rPr>
        <w:t xml:space="preserve">en forma de créditos bancarios subvencionados </w:t>
      </w:r>
      <w:r w:rsidR="004D0DF3" w:rsidRPr="00DC671C">
        <w:rPr>
          <w:rFonts w:ascii="Times New Roman" w:hAnsi="Times New Roman" w:cs="Times New Roman"/>
          <w:sz w:val="24"/>
          <w:szCs w:val="24"/>
        </w:rPr>
        <w:fldChar w:fldCharType="begin" w:fldLock="1"/>
      </w:r>
      <w:r w:rsidR="00CC2511" w:rsidRPr="00DC671C">
        <w:rPr>
          <w:rFonts w:ascii="Times New Roman" w:hAnsi="Times New Roman" w:cs="Times New Roman"/>
          <w:sz w:val="24"/>
          <w:szCs w:val="24"/>
        </w:rPr>
        <w:instrText>ADDIN CSL_CITATION {"citationItems":[{"id":"ITEM-1","itemData":{"DOI":"10.1016/j.resourpol.2018.11.016","ISSN":"03014207","abstract":"This paper uses a modified identification method to identify zombie firms from a large sample of coal mining companies in China. It analyzes the prevalence of zombie firms over time and their distribution across different regions and ownership types. It also investigates the causes of the emergence of zombies and evaluates the effectiveness of various restructuring measures for resolving zombie firms. The results indicate that government interventions and subsidized bank credit are important causes of zombie firms, and continuous financial support from the government or banks does not contribute to the recovery of zombie firms. While reductions in labor costs, ownership reforms, and deleveraging can effectively resolve zombie firms, the injection or sale of assets has an ambiguous impact on the recovery of zombie firms. This study contributes to an understanding of the causes of the emergence of zombie firms and provides some policy implications for tackling zombie firms in China's coal sector.","author":[{"dropping-particle":"","family":"Dai","given":"Xiaoyong","non-dropping-particle":"","parse-names":false,"suffix":""},{"dropping-particle":"","family":"Qiao","given":"Xiaole","non-dropping-particle":"","parse-names":false,"suffix":""},{"dropping-particle":"","family":"Song","given":"Lin","non-dropping-particle":"","parse-names":false,"suffix":""}],"container-title":"Resources Policy","id":"ITEM-1","issue":"November 2018","issued":{"date-parts":[["2019"]]},"page":"664-673","publisher":"Elsevier Ltd","title":"Zombie firms in China's coal mining sector: Identification, transition determinants and policy implications","type":"article-journal","volume":"62"},"uris":["http://www.mendeley.com/documents/?uuid=cfe955cb-fabe-4fe2-bbef-eeaa4bf38afa"]},{"id":"ITEM-2","itemData":{"DOI":"10.1007/s11187-021-00483-8","ISSN":"15730913","abstract":"The resources sunk in zombie firms have risen over the last two decades, hampering productivity growth in developed economies. In this paper, we examine the recovery and exit of zombie firms among small- and medium-sized enterprises (SME), as well as the determinants of these transitions. To our knowledge, this is the first study on the determinants of the probability of a zombie recovering or exiting in a European context. The study also contributes to the discussion of the definition of zombie firms. Based on a panel of Portuguese manufacturing and services firms covering the 2004–2017 period, we do find a widespread presence of zombies. As expected, they are relatively less productive than non-zombies, while the probability of transition into recovery and exit is relatively low, which we interpret as evidence in favour of the presence of high barriers to firm mobility. In turn, the regression results show that downsizing and restructuring, as well as debt restructuring, are crucial in enhancing recovery of zombie firms. These are non-trivial results from the perspective of managers and policy makers. We performed several exercises using alternative definitions of zombie firms and estimation techniques and found that our findings are robust. Plain English Summary A 1% decline in the share of highly indebted and unprofitable firms (i.e. zombies) is estimated to increase the average labour productivity by 3.1 percent. Recovery of zombies in particular can be enhanced by downsizing and restructuring. Based on a very large panel of Portuguese small- and medium-sized manufacturing and services firms, covering the 2004–2017 period, we do find a widespread presence of zombie firms. Moreover, the chance of these firms to recover or exit is relatively low, an evidence of the presence of high barriers to firm mobility and resource misallocation. Our results have important managerial and policy implications: (1) a coordinated and holistic restructuring strategy (technological, operational and debt-related) is crucial to increase the likelihood of recovery of weak companies; (2) governments should formulate an adequate institutional framework in order to strengthen the selection of zombie firms, namely by designing more reallocation-friendly insolvency regimes and discouraging creditors to refinance unviable firms.","author":[{"dropping-particle":"","family":"Carreira","given":"Carlos","non-dropping-particle":"","parse-names":false,"suffix":""},{"dropping-particle":"","family":"Teixeira","given":"Paulino","non-dropping-particle":"","parse-names":false,"suffix":""},{"dropping-particle":"","family":"Nieto-Carrillo","given":"Ernesto","non-dropping-particle":"","parse-names":false,"suffix":""}],"container-title":"Small Business Economics","id":"ITEM-2","issued":{"date-parts":[["2021"]]},"title":"Recovery and exit of zombie firms in Portugal","type":"article-journal"},"uris":["http://www.mendeley.com/documents/?uuid=9d3d378a-5e53-4738-9b38-024f9b9d6696"]},{"id":"ITEM-3","itemData":{"DOI":"10.1016/j.cjar.2021.05.003","ISSN":"17553091","abstract":"This paper investigates whether zombie firms demonstrate a tendency to invest in the financial sector, a practice we term financialization strategy. Unlike those in the United States, Japan, and Europe, we find that zombie firms in China are not necessarily small and that they rely heavily on government subsidies in addition to bank loans for survival. In addition, we document that zombie firms in China experience limited investment opportunities in their core businesses. This combination of readily available funding and limited investment opportunities jointly motivate the financialization of firms with zombie status. We further find that financialization is preferred by non-state-owned firms and by those located in regions with less developed markets. Finally, we suggest that a contagion effect can occur in terms of financialization in provinces that have a high percentage of zombie firms. This research sheds light on the effects of a triangular relationship among firms, government agencies, and financial institutions on both the operations of individual firms and overall market efficiency.","author":[{"dropping-particle":"","family":"Wu","given":"Haomin","non-dropping-particle":"","parse-names":false,"suffix":""},{"dropping-particle":"","family":"Yang","given":"Meng","non-dropping-particle":"","parse-names":false,"suffix":""},{"dropping-particle":"","family":"Gu","given":"Jun","non-dropping-particle":"","parse-names":false,"suffix":""}],"container-title":"China Journal of Accounting Research","id":"ITEM-3","issued":{"date-parts":[["2021"]]},"page":"100199","publisher":"Sun Yat-sen University","title":"Are zombie firms more incentivized to financialize?","type":"article-journal"},"uris":["http://www.mendeley.com/documents/?uuid=b2c64481-65b6-4080-a93d-5221b37a3631"]}],"mendeley":{"formattedCitation":"(Carreira et al., 2021; Dai et al., 2019; Wu et al., 2021)","plainTextFormattedCitation":"(Carreira et al., 2021; Dai et al., 2019; Wu et al., 2021)","previouslyFormattedCitation":"(Carreira et al., 2021; Dai et al., 2019; Wu et al., 2021)"},"properties":{"noteIndex":0},"schema":"https://github.com/citation-style-language/schema/raw/master/csl-citation.json"}</w:instrText>
      </w:r>
      <w:r w:rsidR="004D0DF3" w:rsidRPr="00DC671C">
        <w:rPr>
          <w:rFonts w:ascii="Times New Roman" w:hAnsi="Times New Roman" w:cs="Times New Roman"/>
          <w:sz w:val="24"/>
          <w:szCs w:val="24"/>
        </w:rPr>
        <w:fldChar w:fldCharType="separate"/>
      </w:r>
      <w:r w:rsidR="00CC2511" w:rsidRPr="00DC671C">
        <w:rPr>
          <w:rFonts w:ascii="Times New Roman" w:hAnsi="Times New Roman" w:cs="Times New Roman"/>
          <w:noProof/>
          <w:sz w:val="24"/>
          <w:szCs w:val="24"/>
        </w:rPr>
        <w:t xml:space="preserve">(Carreira </w:t>
      </w:r>
      <w:r w:rsidR="00A01770" w:rsidRPr="00A01770">
        <w:rPr>
          <w:rFonts w:ascii="Times New Roman" w:hAnsi="Times New Roman" w:cs="Times New Roman"/>
          <w:i/>
          <w:iCs/>
          <w:noProof/>
          <w:sz w:val="24"/>
          <w:szCs w:val="24"/>
        </w:rPr>
        <w:t>et al</w:t>
      </w:r>
      <w:r w:rsidR="00CC2511" w:rsidRPr="00DC671C">
        <w:rPr>
          <w:rFonts w:ascii="Times New Roman" w:hAnsi="Times New Roman" w:cs="Times New Roman"/>
          <w:noProof/>
          <w:sz w:val="24"/>
          <w:szCs w:val="24"/>
        </w:rPr>
        <w:t xml:space="preserve">., 2021; Dai </w:t>
      </w:r>
      <w:r w:rsidR="00A01770" w:rsidRPr="00A01770">
        <w:rPr>
          <w:rFonts w:ascii="Times New Roman" w:hAnsi="Times New Roman" w:cs="Times New Roman"/>
          <w:i/>
          <w:iCs/>
          <w:noProof/>
          <w:sz w:val="24"/>
          <w:szCs w:val="24"/>
        </w:rPr>
        <w:t>et al</w:t>
      </w:r>
      <w:r w:rsidR="00CC2511" w:rsidRPr="00DC671C">
        <w:rPr>
          <w:rFonts w:ascii="Times New Roman" w:hAnsi="Times New Roman" w:cs="Times New Roman"/>
          <w:noProof/>
          <w:sz w:val="24"/>
          <w:szCs w:val="24"/>
        </w:rPr>
        <w:t xml:space="preserve">., 2019; Wu </w:t>
      </w:r>
      <w:r w:rsidR="00A01770" w:rsidRPr="00A01770">
        <w:rPr>
          <w:rFonts w:ascii="Times New Roman" w:hAnsi="Times New Roman" w:cs="Times New Roman"/>
          <w:i/>
          <w:iCs/>
          <w:noProof/>
          <w:sz w:val="24"/>
          <w:szCs w:val="24"/>
        </w:rPr>
        <w:t>et al</w:t>
      </w:r>
      <w:r w:rsidR="00CC2511" w:rsidRPr="00DC671C">
        <w:rPr>
          <w:rFonts w:ascii="Times New Roman" w:hAnsi="Times New Roman" w:cs="Times New Roman"/>
          <w:noProof/>
          <w:sz w:val="24"/>
          <w:szCs w:val="24"/>
        </w:rPr>
        <w:t>., 2021)</w:t>
      </w:r>
      <w:r w:rsidR="004D0DF3" w:rsidRPr="00DC671C">
        <w:rPr>
          <w:rFonts w:ascii="Times New Roman" w:hAnsi="Times New Roman" w:cs="Times New Roman"/>
          <w:sz w:val="24"/>
          <w:szCs w:val="24"/>
        </w:rPr>
        <w:fldChar w:fldCharType="end"/>
      </w:r>
      <w:r w:rsidR="007E5B77" w:rsidRPr="00DC671C">
        <w:rPr>
          <w:rFonts w:ascii="Times New Roman" w:hAnsi="Times New Roman" w:cs="Times New Roman"/>
          <w:sz w:val="24"/>
          <w:szCs w:val="24"/>
        </w:rPr>
        <w:t>.</w:t>
      </w:r>
    </w:p>
    <w:p w14:paraId="23C5A354" w14:textId="0C9022D5" w:rsidR="002214F2" w:rsidRPr="002214F2" w:rsidRDefault="002214F2" w:rsidP="001F097B">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En la literatura de las empresas zombis existen evidencias que demuestran que estas reciben un trato preferencial sobre las no zombis</w:t>
      </w:r>
      <w:r>
        <w:rPr>
          <w:rFonts w:ascii="Times New Roman" w:hAnsi="Times New Roman" w:cs="Times New Roman"/>
          <w:sz w:val="24"/>
          <w:szCs w:val="24"/>
        </w:rPr>
        <w:t xml:space="preserve"> en el </w:t>
      </w:r>
      <w:r w:rsidRPr="00DC671C">
        <w:rPr>
          <w:rFonts w:ascii="Times New Roman" w:hAnsi="Times New Roman" w:cs="Times New Roman"/>
          <w:sz w:val="24"/>
          <w:szCs w:val="24"/>
        </w:rPr>
        <w:t xml:space="preserve">momento de obtener subsidios gubernamentales y un mejor acceso a los mercados financieros </w:t>
      </w:r>
      <w:r w:rsidRPr="00DC671C">
        <w:rPr>
          <w:rFonts w:ascii="Times New Roman" w:hAnsi="Times New Roman" w:cs="Times New Roman"/>
          <w:sz w:val="24"/>
          <w:szCs w:val="24"/>
        </w:rPr>
        <w:fldChar w:fldCharType="begin" w:fldLock="1"/>
      </w:r>
      <w:r w:rsidRPr="00DC671C">
        <w:rPr>
          <w:rFonts w:ascii="Times New Roman" w:hAnsi="Times New Roman" w:cs="Times New Roman"/>
          <w:sz w:val="24"/>
          <w:szCs w:val="24"/>
        </w:rPr>
        <w:instrText>ADDIN CSL_CITATION {"citationItems":[{"id":"ITEM-1","itemData":{"DOI":"10.1016/j.chieco.2017.05.008","ISSN":"1043951X","abstract":"The problems of over-capacity and zombie firms in China's manufacturing attract all aspects of attention, but academic analysis is still absent. Using firm-level data of Chinese manufacturing, this study first documents the problems of over-capacity and zombie firms during 2011–2013. We find that the over-capacity problem is much more severe in the northeastern and western regions of China, in heavy chemical industries, and in state-owned sector. The distribution of zombie firms is in a similar manner across region, industry and ownership. We also empirically test the relationship between zombie firms and over-capacity, finding that zombie firms cause and worsen over-capacity by crowding out healthy firms.","author":[{"dropping-particle":"","family":"Shen","given":"Guangjun","non-dropping-particle":"","parse-names":false,"suffix":""},{"dropping-particle":"","family":"Chen","given":"Binkai","non-dropping-particle":"","parse-names":false,"suffix":""}],"container-title":"China Economic Review","id":"ITEM-1","issue":"October 2016","issued":{"date-parts":[["2017"]]},"page":"327-342","publisher":"Elsevier","title":"Zombie firms and over-capacity in Chinese manufacturing","type":"article-journal","volume":"44"},"uris":["http://www.mendeley.com/documents/?uuid=fdd5d066-9ed4-46e1-88a7-63ab24f1dcf3"]},{"id":"ITEM-2","itemData":{"DOI":"10.1080/1540496X.2019.1711370","ISSN":"15580938","abstract":"Using a database on Chinese listed firms in 2006–2016, we identify Chinese zombie firms and the characteristics of their distribution by introducing the factors of government overprotection and bank credit support. We find that low-productivity zombie firms tie up abundant financial capital, and they have significant crowd-out effect on non-zombie firms. Furthermore, the crowding out of non-zombie firms by zombie firms are more severe among non-state-owned enterprises (non-SOEs), the manufacturing industries, the labor-intensive firms, and the regions with a high degree of marketization. Our study provides evidence that the prevalence of zombie firms exacerbates the misallocation of financial capital and market distortion and impedes the development of healthy industries.","author":[{"dropping-particle":"","family":"Wang","given":"Yiqiu","non-dropping-particle":"","parse-names":false,"suffix":""},{"dropping-particle":"","family":"Zhu","given":"Yunyi","non-dropping-particle":"","parse-names":false,"suffix":""}],"container-title":"Emerging Markets Finance and Trade","id":"ITEM-2","issue":"7","issued":{"date-parts":[["2021"]]},"page":"1959-1985","title":"The Financing and Investment Crowding-out Effect of Zombie Firms on Non-zombie Firms: Evidence from China","type":"article-journal","volume":"57"},"uris":["http://www.mendeley.com/documents/?uuid=f4116b2e-fb3b-4620-902b-03824d59d1b9"]}],"mendeley":{"formattedCitation":"(Shen &amp; Chen, 2017; Wang &amp; Zhu, 2021)","plainTextFormattedCitation":"(Shen &amp; Chen, 2017; Wang &amp; Zhu, 2021)","previouslyFormattedCitation":"(Shen &amp; Chen, 2017; Wang &amp; Zhu, 2021)"},"properties":{"noteIndex":0},"schema":"https://github.com/citation-style-language/schema/raw/master/csl-citation.json"}</w:instrText>
      </w:r>
      <w:r w:rsidRPr="00DC671C">
        <w:rPr>
          <w:rFonts w:ascii="Times New Roman" w:hAnsi="Times New Roman" w:cs="Times New Roman"/>
          <w:sz w:val="24"/>
          <w:szCs w:val="24"/>
        </w:rPr>
        <w:fldChar w:fldCharType="separate"/>
      </w:r>
      <w:r w:rsidRPr="00DC671C">
        <w:rPr>
          <w:rFonts w:ascii="Times New Roman" w:hAnsi="Times New Roman" w:cs="Times New Roman"/>
          <w:noProof/>
          <w:sz w:val="24"/>
          <w:szCs w:val="24"/>
        </w:rPr>
        <w:t>(Shen &amp; Chen, 2017; Wang &amp; Zhu, 2021)</w:t>
      </w:r>
      <w:r w:rsidRPr="00DC671C">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2214F2">
        <w:rPr>
          <w:rFonts w:ascii="Times New Roman" w:hAnsi="Times New Roman" w:cs="Times New Roman"/>
          <w:sz w:val="24"/>
          <w:szCs w:val="24"/>
        </w:rPr>
        <w:t>lo cual genera graves distorsiones en la asignación de recursos con respecto a las empresas sanas</w:t>
      </w:r>
      <w:r w:rsidR="00EA267E">
        <w:rPr>
          <w:rFonts w:ascii="Times New Roman" w:hAnsi="Times New Roman" w:cs="Times New Roman"/>
          <w:sz w:val="24"/>
          <w:szCs w:val="24"/>
        </w:rPr>
        <w:t xml:space="preserve">. </w:t>
      </w:r>
      <w:r w:rsidR="00706B3D">
        <w:rPr>
          <w:rFonts w:ascii="Times New Roman" w:hAnsi="Times New Roman" w:cs="Times New Roman"/>
          <w:sz w:val="24"/>
          <w:szCs w:val="24"/>
        </w:rPr>
        <w:t>Dicha</w:t>
      </w:r>
      <w:r w:rsidR="00B11C4C">
        <w:rPr>
          <w:rFonts w:ascii="Times New Roman" w:hAnsi="Times New Roman" w:cs="Times New Roman"/>
          <w:sz w:val="24"/>
          <w:szCs w:val="24"/>
        </w:rPr>
        <w:t xml:space="preserve"> preferencia </w:t>
      </w:r>
      <w:r w:rsidR="00CD367D">
        <w:rPr>
          <w:rFonts w:ascii="Times New Roman" w:hAnsi="Times New Roman" w:cs="Times New Roman"/>
          <w:sz w:val="24"/>
          <w:szCs w:val="24"/>
        </w:rPr>
        <w:t xml:space="preserve">se debe a los efectos negativos que </w:t>
      </w:r>
      <w:r w:rsidR="00706B3D">
        <w:rPr>
          <w:rFonts w:ascii="Times New Roman" w:hAnsi="Times New Roman" w:cs="Times New Roman"/>
          <w:sz w:val="24"/>
          <w:szCs w:val="24"/>
        </w:rPr>
        <w:t xml:space="preserve">estas </w:t>
      </w:r>
      <w:r w:rsidR="00365546">
        <w:rPr>
          <w:rFonts w:ascii="Times New Roman" w:hAnsi="Times New Roman" w:cs="Times New Roman"/>
          <w:sz w:val="24"/>
          <w:szCs w:val="24"/>
        </w:rPr>
        <w:t>podrían</w:t>
      </w:r>
      <w:r w:rsidR="00CD367D">
        <w:rPr>
          <w:rFonts w:ascii="Times New Roman" w:hAnsi="Times New Roman" w:cs="Times New Roman"/>
          <w:sz w:val="24"/>
          <w:szCs w:val="24"/>
        </w:rPr>
        <w:t xml:space="preserve"> desencadenar </w:t>
      </w:r>
      <w:r w:rsidR="00487E60">
        <w:rPr>
          <w:rFonts w:ascii="Times New Roman" w:hAnsi="Times New Roman" w:cs="Times New Roman"/>
          <w:sz w:val="24"/>
          <w:szCs w:val="24"/>
        </w:rPr>
        <w:t xml:space="preserve">en la economía de un país </w:t>
      </w:r>
      <w:r w:rsidR="00CD367D">
        <w:rPr>
          <w:rFonts w:ascii="Times New Roman" w:hAnsi="Times New Roman" w:cs="Times New Roman"/>
          <w:sz w:val="24"/>
          <w:szCs w:val="24"/>
        </w:rPr>
        <w:t xml:space="preserve">si </w:t>
      </w:r>
      <w:r w:rsidR="00365546">
        <w:rPr>
          <w:rFonts w:ascii="Times New Roman" w:hAnsi="Times New Roman" w:cs="Times New Roman"/>
          <w:sz w:val="24"/>
          <w:szCs w:val="24"/>
        </w:rPr>
        <w:t>llegasen a quebrar</w:t>
      </w:r>
      <w:r w:rsidR="00706B3D">
        <w:rPr>
          <w:rFonts w:ascii="Times New Roman" w:hAnsi="Times New Roman" w:cs="Times New Roman"/>
          <w:sz w:val="24"/>
          <w:szCs w:val="24"/>
        </w:rPr>
        <w:t xml:space="preserve">. </w:t>
      </w:r>
      <w:r w:rsidR="0067645F">
        <w:rPr>
          <w:rFonts w:ascii="Times New Roman" w:hAnsi="Times New Roman" w:cs="Times New Roman"/>
          <w:sz w:val="24"/>
          <w:szCs w:val="24"/>
        </w:rPr>
        <w:t>En este sentido</w:t>
      </w:r>
      <w:r w:rsidR="00706B3D">
        <w:rPr>
          <w:rFonts w:ascii="Times New Roman" w:hAnsi="Times New Roman" w:cs="Times New Roman"/>
          <w:sz w:val="24"/>
          <w:szCs w:val="24"/>
        </w:rPr>
        <w:t>,</w:t>
      </w:r>
      <w:r w:rsidR="00CD367D">
        <w:rPr>
          <w:rFonts w:ascii="Times New Roman" w:hAnsi="Times New Roman" w:cs="Times New Roman"/>
          <w:sz w:val="24"/>
          <w:szCs w:val="24"/>
        </w:rPr>
        <w:t xml:space="preserve"> </w:t>
      </w:r>
      <w:r w:rsidR="0067645F">
        <w:rPr>
          <w:rFonts w:ascii="Times New Roman" w:hAnsi="Times New Roman" w:cs="Times New Roman"/>
          <w:sz w:val="24"/>
          <w:szCs w:val="24"/>
        </w:rPr>
        <w:t xml:space="preserve">los dos efectos que destacan son </w:t>
      </w:r>
      <w:r w:rsidR="00CD367D">
        <w:rPr>
          <w:rFonts w:ascii="Times New Roman" w:hAnsi="Times New Roman" w:cs="Times New Roman"/>
          <w:sz w:val="24"/>
          <w:szCs w:val="24"/>
        </w:rPr>
        <w:t xml:space="preserve">el aumento del desempleo </w:t>
      </w:r>
      <w:r w:rsidR="00CD367D">
        <w:rPr>
          <w:rFonts w:ascii="Times New Roman" w:hAnsi="Times New Roman" w:cs="Times New Roman"/>
          <w:sz w:val="24"/>
          <w:szCs w:val="24"/>
        </w:rPr>
        <w:fldChar w:fldCharType="begin" w:fldLock="1"/>
      </w:r>
      <w:r w:rsidR="00CD367D">
        <w:rPr>
          <w:rFonts w:ascii="Times New Roman" w:hAnsi="Times New Roman" w:cs="Times New Roman"/>
          <w:sz w:val="24"/>
          <w:szCs w:val="24"/>
        </w:rPr>
        <w:instrText>ADDIN CSL_CITATION {"citationItems":[{"id":"ITEM-1","itemData":{"author":[{"dropping-particle":"","family":"Peek","given":"Joe","non-dropping-particle":"","parse-names":false,"suffix":""},{"dropping-particle":"","family":"Rosengren","given":"Eric S","non-dropping-particle":"","parse-names":false,"suffix":""}],"id":"ITEM-1","issued":{"date-parts":[["2003"]]},"title":"©2003 by Joe Peek and Eric S. Rosengren All rights reserved. Short sections of text not to exceed two paragraphs, may be quoted without explicit permission provided that full credit including ©notice, is given to the source.","type":"article-journal"},"uris":["http://www.mendeley.com/documents/?uuid=367c0232-5b8e-4f76-920b-a0f1982d8600"]},{"id":"ITEM-2","itemData":{"DOI":"10.1016/j.chieco.2017.05.008","ISSN":"1043951X","abstract":"The problems of over-capacity and zombie firms in China's manufacturing attract all aspects of attention, but academic analysis is still absent. Using firm-level data of Chinese manufacturing, this study first documents the problems of over-capacity and zombie firms during 2011–2013. We find that the over-capacity problem is much more severe in the northeastern and western regions of China, in heavy chemical industries, and in state-owned sector. The distribution of zombie firms is in a similar manner across region, industry and ownership. We also empirically test the relationship between zombie firms and over-capacity, finding that zombie firms cause and worsen over-capacity by crowding out healthy firms.","author":[{"dropping-particle":"","family":"Shen","given":"Guangjun","non-dropping-particle":"","parse-names":false,"suffix":""},{"dropping-particle":"","family":"Chen","given":"Binkai","non-dropping-particle":"","parse-names":false,"suffix":""}],"container-title":"China Economic Review","id":"ITEM-2","issue":"October 2016","issued":{"date-parts":[["2017"]]},"page":"327-342","publisher":"Elsevier","title":"Zombie firms and over-capacity in Chinese manufacturing","type":"article-journal","volume":"44"},"uris":["http://www.mendeley.com/documents/?uuid=fdd5d066-9ed4-46e1-88a7-63ab24f1dcf3"]},{"id":"ITEM-3","itemData":{"DOI":"10.1093/epolic/eiy012","ISSN":"0266-4658","abstract":"This paper explores the extent to which ‘zombie’ firms – defined as old firms that have persistent problems meeting their interest payments – are stifling labour productivity performance. The results show that the prevalence of and resources sunk in zombie firms have risen since the mid-2000s and that the increasing survival of these low productivity firms at the margins of exit congests markets and constrains the growth of more productive firms. Controlling for cyclical effects, cross-country analysis shows that within-industries over the period 2003–13, a higher share of industry capital sunk in zombie firms is associated with lower investment and employment growth of the typical non-zombie firm and less productivity-enhancing capital reallocation. Besides limiting the expansion possibilities of healthy incumbent firms, market congestion generated by zombie firms can also create barriers to entry and constrain the post-entry growth of young firms. Finally, we link the rise of zombie firms to the decline in OECD potential output growth through two key channels: business investment and multi-factor productivity growth.","author":[{"dropping-particle":"","family":"Adalet McGowan","given":"Müge","non-dropping-particle":"","parse-names":false,"suffix":""},{"dropping-particle":"","family":"Andrews","given":"Dan","non-dropping-particle":"","parse-names":false,"suffix":""},{"dropping-particle":"","family":"Millot","given":"Valentine","non-dropping-particle":"","parse-names":false,"suffix":""}],"container-title":"Economic Policy","id":"ITEM-3","issue":"96","issued":{"date-parts":[["2018"]]},"page":"685-736","title":"The walking dead? Zombie firms and productivity performance in OECD countries","type":"article-journal","volume":"33"},"uris":["http://www.mendeley.com/documents/?uuid=3c377dad-c83d-4829-9090-13595393f927"]},{"id":"ITEM-4","itemData":{"DOI":"10.1016/j.resourpol.2018.11.016","ISSN":"03014207","abstract":"This paper uses a modified identification method to identify zombie firms from a large sample of coal mining companies in China. It analyzes the prevalence of zombie firms over time and their distribution across different regions and ownership types. It also investigates the causes of the emergence of zombies and evaluates the effectiveness of various restructuring measures for resolving zombie firms. The results indicate that government interventions and subsidized bank credit are important causes of zombie firms, and continuous financial support from the government or banks does not contribute to the recovery of zombie firms. While reductions in labor costs, ownership reforms, and deleveraging can effectively resolve zombie firms, the injection or sale of assets has an ambiguous impact on the recovery of zombie firms. This study contributes to an understanding of the causes of the emergence of zombie firms and provides some policy implications for tackling zombie firms in China's coal sector.","author":[{"dropping-particle":"","family":"Dai","given":"Xiaoyong","non-dropping-particle":"","parse-names":false,"suffix":""},{"dropping-particle":"","family":"Qiao","given":"Xiaole","non-dropping-particle":"","parse-names":false,"suffix":""},{"dropping-particle":"","family":"Song","given":"Lin","non-dropping-particle":"","parse-names":false,"suffix":""}],"container-title":"Resources Policy","id":"ITEM-4","issue":"November 2018","issued":{"date-parts":[["2019"]]},"page":"664-673","publisher":"Elsevier Ltd","title":"Zombie firms in China's coal mining sector: Identification, transition determinants and policy implications","type":"article-journal","volume":"62"},"uris":["http://www.mendeley.com/documents/?uuid=cfe955cb-fabe-4fe2-bbef-eeaa4bf38afa"]},{"id":"ITEM-5","itemData":{"DOI":"10.1016/j.jclepro.2018.09.267","ISSN":"09596526","abstract":"Zombie enterprises, which seriously impede the sustainable development of China's economy and have become a major obstacle to the structural reform of China's supply side, exist throughout the Chinese traditional economy. Based on Chinese industrial enterprise data, this paper identifies zombie enterprises in the energy industries with a modified method used by Fukuda and Nakamura (2011) and uses the survival analysis model to test the impact of environmental regulation on the market exit of zombie enterprises. The empirical results show that environmental regulation can speed up the exit of zombie enterprises to achieve the governance of excess capacity for energy enterprises. Moreover, the effect of environmental regulation is influenced by the regional institutional environment. With the increase in the degree of decentralization and the corruption of officials, the influence of environmental regulation on the overcapacity of energy enterprises is weakened. Finally, the mediating effect model reveals that environmental regulation has a “following cost effect” and “innovation compensation effect” in the energy industry, and the “innovation compensation effect” is dominant.","author":[{"dropping-particle":"","family":"Du","given":"Weijian","non-dropping-particle":"","parse-names":false,"suffix":""},{"dropping-particle":"","family":"Li","given":"Mengjie","non-dropping-particle":"","parse-names":false,"suffix":""}],"container-title":"Journal of Cleaner Production","id":"ITEM-5","issued":{"date-parts":[["2019"]]},"page":"306-316","publisher":"Elsevier Ltd","title":"Can environmental regulation promote the governance of excess capacity in China's energy sector? The market exit of zombie enterprises","type":"article-journal","volume":"207"},"uris":["http://www.mendeley.com/documents/?uuid=2c3bd0ed-37c1-41a3-8e78-033372ff6c71"]},{"id":"ITEM-6","itemData":{"DOI":"10.1016/j.econmod.2019.09.034","ISSN":"02649993","abstract":"Statistics show that many zombie firms in China still enjoy a wide variety of government subsidies. This paper explores the impact of this phenomenon from the perspective of capacity utilization. Specifically, it uses a sample of Chinese zombie firms from 2007 to 2016 to empirically analyze the effect of government subsidies on the capacity utilization of zombie firms. This paper finds that government subsidies have a negative effect on the capacity utilization of zombie firms, and the capacity utilization of subsidized zombie firms is lower than that of unsubsidized zombie firms. Robustness tests and endogeneity tests confirm this finding. Further analysis reveals significant differences in the effects of government subsidies on zombie firms subject to different forms of ownership, different government interventions, and different quality of financial reports. The negative effect of government subsidies on the capacity utilization of zombie firms is more significant in state-owned zombie firms, zombie firms subject to low levels of government intervention, and zombie firms with low quality of financial reports. Government subsidies also distort the investment behaviors of subsidized zombie firms, which in turn leads to poor performance. This paper not only answers the difficult question of whether the government should continue to subsidize zombie firms, but also provides theoretical support for government policy makers. The findings suggest that the government should use subsidies more carefully to help zombie firms “get out of the woods,” and formulate fiscal policies specifically related to zombie firms.","author":[{"dropping-particle":"","family":"Liu","given":"Guangqiang","non-dropping-particle":"","parse-names":false,"suffix":""},{"dropping-particle":"","family":"Zhang","given":"Xiaojie","non-dropping-particle":"","parse-names":false,"suffix":""},{"dropping-particle":"","family":"Zhang","given":"Wanting","non-dropping-particle":"","parse-names":false,"suffix":""},{"dropping-particle":"","family":"Wang","given":"Di","non-dropping-particle":"","parse-names":false,"suffix":""}],"container-title":"Economic Modelling","id":"ITEM-6","issue":"September","issued":{"date-parts":[["2019"]]},"page":"51-64","publisher":"Elsevier Ltd","title":"The impact of government subsidies on the capacity utilization of zombie firms","type":"article-journal","volume":"83"},"uris":["http://www.mendeley.com/documents/?uuid=69e2b22d-7476-4820-8160-9278f2760e42"]},{"id":"ITEM-7","itemData":{"DOI":"10.1016/j.iref.2018.12.007","ISSN":"10590560","abstract":"Using a sample of privately owned listed firms in China, we document that firms’ political connections have a positive effect on their likelihood of becoming insolvent and inefficient (which we call zombies or zombie firms). The results are more pronounced for firms that are located in regions with extensive government intervention or weak institutional environment. In addition, for firms without political connections, the presence of zombie firms has larger negative spillover effects on the investment and productivity of healthy firms compared with zombie firms in the same industry. Curiously, such differential negative spillover effects are not observed for firms with political connections.","author":[{"dropping-particle":"","family":"He","given":"Qing","non-dropping-particle":"","parse-names":false,"suffix":""},{"dropping-particle":"","family":"Li","given":"Xiaoyang","non-dropping-particle":"","parse-names":false,"suffix":""},{"dropping-particle":"","family":"Zhu","given":"Wenyu","non-dropping-particle":"","parse-names":false,"suffix":""}],"container-title":"International Review of Economics and Finance","id":"ITEM-7","issue":"December 2018","issued":{"date-parts":[["2020"]]},"page":"1056-1070","publisher":"Elsevier Ltd","title":"Political connection and the walking dead: Evidence from China's privately owned firms","type":"article-journal","volume":"69"},"uris":["http://www.mendeley.com/documents/?uuid=316901db-2035-42f6-b903-fcf67ff1cabb"]}],"mendeley":{"formattedCitation":"(Adalet McGowan et al., 2018; Dai et al., 2019; Du &amp; Li, 2019; He et al., 2020; Liu et al., 2019; Peek &amp; Rosengren, 2003; Shen &amp; Chen, 2017)","plainTextFormattedCitation":"(Adalet McGowan et al., 2018; Dai et al., 2019; Du &amp; Li, 2019; He et al., 2020; Liu et al., 2019; Peek &amp; Rosengren, 2003; Shen &amp; Chen, 2017)","previouslyFormattedCitation":"(Adalet McGowan et al., 2018; Dai et al., 2019; Du &amp; Li, 2019; He et al., 2020; Liu et al., 2019; Peek &amp; Rosengren, 2003; Shen &amp; Chen, 2017)"},"properties":{"noteIndex":0},"schema":"https://github.com/citation-style-language/schema/raw/master/csl-citation.json"}</w:instrText>
      </w:r>
      <w:r w:rsidR="00CD367D">
        <w:rPr>
          <w:rFonts w:ascii="Times New Roman" w:hAnsi="Times New Roman" w:cs="Times New Roman"/>
          <w:sz w:val="24"/>
          <w:szCs w:val="24"/>
        </w:rPr>
        <w:fldChar w:fldCharType="separate"/>
      </w:r>
      <w:r w:rsidR="00CD367D" w:rsidRPr="00B90D20">
        <w:rPr>
          <w:rFonts w:ascii="Times New Roman" w:hAnsi="Times New Roman" w:cs="Times New Roman"/>
          <w:noProof/>
          <w:sz w:val="24"/>
          <w:szCs w:val="24"/>
        </w:rPr>
        <w:t xml:space="preserve">(Adalet McGowan </w:t>
      </w:r>
      <w:r w:rsidR="00A01770" w:rsidRPr="00A01770">
        <w:rPr>
          <w:rFonts w:ascii="Times New Roman" w:hAnsi="Times New Roman" w:cs="Times New Roman"/>
          <w:i/>
          <w:iCs/>
          <w:noProof/>
          <w:sz w:val="24"/>
          <w:szCs w:val="24"/>
        </w:rPr>
        <w:t>et al</w:t>
      </w:r>
      <w:r w:rsidR="00CD367D" w:rsidRPr="00B90D20">
        <w:rPr>
          <w:rFonts w:ascii="Times New Roman" w:hAnsi="Times New Roman" w:cs="Times New Roman"/>
          <w:noProof/>
          <w:sz w:val="24"/>
          <w:szCs w:val="24"/>
        </w:rPr>
        <w:t xml:space="preserve">., 2018; Dai </w:t>
      </w:r>
      <w:r w:rsidR="00A01770" w:rsidRPr="00A01770">
        <w:rPr>
          <w:rFonts w:ascii="Times New Roman" w:hAnsi="Times New Roman" w:cs="Times New Roman"/>
          <w:i/>
          <w:iCs/>
          <w:noProof/>
          <w:sz w:val="24"/>
          <w:szCs w:val="24"/>
        </w:rPr>
        <w:t>et al</w:t>
      </w:r>
      <w:r w:rsidR="00CD367D" w:rsidRPr="00B90D20">
        <w:rPr>
          <w:rFonts w:ascii="Times New Roman" w:hAnsi="Times New Roman" w:cs="Times New Roman"/>
          <w:noProof/>
          <w:sz w:val="24"/>
          <w:szCs w:val="24"/>
        </w:rPr>
        <w:t xml:space="preserve">., 2019; Du &amp; Li, 2019; He </w:t>
      </w:r>
      <w:r w:rsidR="00A01770" w:rsidRPr="00A01770">
        <w:rPr>
          <w:rFonts w:ascii="Times New Roman" w:hAnsi="Times New Roman" w:cs="Times New Roman"/>
          <w:i/>
          <w:iCs/>
          <w:noProof/>
          <w:sz w:val="24"/>
          <w:szCs w:val="24"/>
        </w:rPr>
        <w:t>et al</w:t>
      </w:r>
      <w:r w:rsidR="00CD367D" w:rsidRPr="00B90D20">
        <w:rPr>
          <w:rFonts w:ascii="Times New Roman" w:hAnsi="Times New Roman" w:cs="Times New Roman"/>
          <w:noProof/>
          <w:sz w:val="24"/>
          <w:szCs w:val="24"/>
        </w:rPr>
        <w:t xml:space="preserve">., 2020; Liu </w:t>
      </w:r>
      <w:r w:rsidR="00A01770" w:rsidRPr="00A01770">
        <w:rPr>
          <w:rFonts w:ascii="Times New Roman" w:hAnsi="Times New Roman" w:cs="Times New Roman"/>
          <w:i/>
          <w:iCs/>
          <w:noProof/>
          <w:sz w:val="24"/>
          <w:szCs w:val="24"/>
        </w:rPr>
        <w:t>et al</w:t>
      </w:r>
      <w:r w:rsidR="00CD367D" w:rsidRPr="00B90D20">
        <w:rPr>
          <w:rFonts w:ascii="Times New Roman" w:hAnsi="Times New Roman" w:cs="Times New Roman"/>
          <w:noProof/>
          <w:sz w:val="24"/>
          <w:szCs w:val="24"/>
        </w:rPr>
        <w:t>., 2019; Peek &amp; Rosengren, 2003; Shen &amp; Chen, 2017)</w:t>
      </w:r>
      <w:r w:rsidR="00CD367D">
        <w:rPr>
          <w:rFonts w:ascii="Times New Roman" w:hAnsi="Times New Roman" w:cs="Times New Roman"/>
          <w:sz w:val="24"/>
          <w:szCs w:val="24"/>
        </w:rPr>
        <w:fldChar w:fldCharType="end"/>
      </w:r>
      <w:r w:rsidR="00CD367D">
        <w:rPr>
          <w:rFonts w:ascii="Times New Roman" w:hAnsi="Times New Roman" w:cs="Times New Roman"/>
          <w:sz w:val="24"/>
          <w:szCs w:val="24"/>
        </w:rPr>
        <w:t xml:space="preserve"> </w:t>
      </w:r>
      <w:r w:rsidR="00487E60">
        <w:rPr>
          <w:rFonts w:ascii="Times New Roman" w:hAnsi="Times New Roman" w:cs="Times New Roman"/>
          <w:sz w:val="24"/>
          <w:szCs w:val="24"/>
        </w:rPr>
        <w:t>y</w:t>
      </w:r>
      <w:r w:rsidR="00CD367D">
        <w:rPr>
          <w:rFonts w:ascii="Times New Roman" w:hAnsi="Times New Roman" w:cs="Times New Roman"/>
          <w:sz w:val="24"/>
          <w:szCs w:val="24"/>
        </w:rPr>
        <w:t xml:space="preserve"> la reducción de los ingresos fiscales del gobierno </w:t>
      </w:r>
      <w:r w:rsidR="00CD367D">
        <w:rPr>
          <w:rFonts w:ascii="Times New Roman" w:hAnsi="Times New Roman" w:cs="Times New Roman"/>
          <w:sz w:val="24"/>
          <w:szCs w:val="24"/>
        </w:rPr>
        <w:fldChar w:fldCharType="begin" w:fldLock="1"/>
      </w:r>
      <w:r w:rsidR="00CD367D">
        <w:rPr>
          <w:rFonts w:ascii="Times New Roman" w:hAnsi="Times New Roman" w:cs="Times New Roman"/>
          <w:sz w:val="24"/>
          <w:szCs w:val="24"/>
        </w:rPr>
        <w:instrText>ADDIN CSL_CITATION {"citationItems":[{"id":"ITEM-1","itemData":{"DOI":"10.1016/j.resourpol.2018.11.016","ISSN":"03014207","abstract":"This paper uses a modified identification method to identify zombie firms from a large sample of coal mining companies in China. It analyzes the prevalence of zombie firms over time and their distribution across different regions and ownership types. It also investigates the causes of the emergence of zombies and evaluates the effectiveness of various restructuring measures for resolving zombie firms. The results indicate that government interventions and subsidized bank credit are important causes of zombie firms, and continuous financial support from the government or banks does not contribute to the recovery of zombie firms. While reductions in labor costs, ownership reforms, and deleveraging can effectively resolve zombie firms, the injection or sale of assets has an ambiguous impact on the recovery of zombie firms. This study contributes to an understanding of the causes of the emergence of zombie firms and provides some policy implications for tackling zombie firms in China's coal sector.","author":[{"dropping-particle":"","family":"Dai","given":"Xiaoyong","non-dropping-particle":"","parse-names":false,"suffix":""},{"dropping-particle":"","family":"Qiao","given":"Xiaole","non-dropping-particle":"","parse-names":false,"suffix":""},{"dropping-particle":"","family":"Song","given":"Lin","non-dropping-particle":"","parse-names":false,"suffix":""}],"container-title":"Resources Policy","id":"ITEM-1","issue":"November 2018","issued":{"date-parts":[["2019"]]},"page":"664-673","publisher":"Elsevier Ltd","title":"Zombie firms in China's coal mining sector: Identification, transition determinants and policy implications","type":"article-journal","volume":"62"},"uris":["http://www.mendeley.com/documents/?uuid=cfe955cb-fabe-4fe2-bbef-eeaa4bf38afa"]},{"id":"ITEM-2","itemData":{"DOI":"10.1016/j.econmod.2019.09.034","ISSN":"02649993","abstract":"Statistics show that many zombie firms in China still enjoy a wide variety of government subsidies. This paper explores the impact of this phenomenon from the perspective of capacity utilization. Specifically, it uses a sample of Chinese zombie firms from 2007 to 2016 to empirically analyze the effect of government subsidies on the capacity utilization of zombie firms. This paper finds that government subsidies have a negative effect on the capacity utilization of zombie firms, and the capacity utilization of subsidized zombie firms is lower than that of unsubsidized zombie firms. Robustness tests and endogeneity tests confirm this finding. Further analysis reveals significant differences in the effects of government subsidies on zombie firms subject to different forms of ownership, different government interventions, and different quality of financial reports. The negative effect of government subsidies on the capacity utilization of zombie firms is more significant in state-owned zombie firms, zombie firms subject to low levels of government intervention, and zombie firms with low quality of financial reports. Government subsidies also distort the investment behaviors of subsidized zombie firms, which in turn leads to poor performance. This paper not only answers the difficult question of whether the government should continue to subsidize zombie firms, but also provides theoretical support for government policy makers. The findings suggest that the government should use subsidies more carefully to help zombie firms “get out of the woods,” and formulate fiscal policies specifically related to zombie firms.","author":[{"dropping-particle":"","family":"Liu","given":"Guangqiang","non-dropping-particle":"","parse-names":false,"suffix":""},{"dropping-particle":"","family":"Zhang","given":"Xiaojie","non-dropping-particle":"","parse-names":false,"suffix":""},{"dropping-particle":"","family":"Zhang","given":"Wanting","non-dropping-particle":"","parse-names":false,"suffix":""},{"dropping-particle":"","family":"Wang","given":"Di","non-dropping-particle":"","parse-names":false,"suffix":""}],"container-title":"Economic Modelling","id":"ITEM-2","issue":"September","issued":{"date-parts":[["2019"]]},"page":"51-64","publisher":"Elsevier Ltd","title":"The impact of government subsidies on the capacity utilization of zombie firms","type":"article-journal","volume":"83"},"uris":["http://www.mendeley.com/documents/?uuid=69e2b22d-7476-4820-8160-9278f2760e42"]}],"mendeley":{"formattedCitation":"(Dai et al., 2019; Liu et al., 2019)","plainTextFormattedCitation":"(Dai et al., 2019; Liu et al., 2019)","previouslyFormattedCitation":"(Dai et al., 2019; Liu et al., 2019)"},"properties":{"noteIndex":0},"schema":"https://github.com/citation-style-language/schema/raw/master/csl-citation.json"}</w:instrText>
      </w:r>
      <w:r w:rsidR="00CD367D">
        <w:rPr>
          <w:rFonts w:ascii="Times New Roman" w:hAnsi="Times New Roman" w:cs="Times New Roman"/>
          <w:sz w:val="24"/>
          <w:szCs w:val="24"/>
        </w:rPr>
        <w:fldChar w:fldCharType="separate"/>
      </w:r>
      <w:r w:rsidR="00CD367D" w:rsidRPr="001A72BF">
        <w:rPr>
          <w:rFonts w:ascii="Times New Roman" w:hAnsi="Times New Roman" w:cs="Times New Roman"/>
          <w:noProof/>
          <w:sz w:val="24"/>
          <w:szCs w:val="24"/>
        </w:rPr>
        <w:t xml:space="preserve">(Dai </w:t>
      </w:r>
      <w:r w:rsidR="00A01770" w:rsidRPr="00A01770">
        <w:rPr>
          <w:rFonts w:ascii="Times New Roman" w:hAnsi="Times New Roman" w:cs="Times New Roman"/>
          <w:i/>
          <w:iCs/>
          <w:noProof/>
          <w:sz w:val="24"/>
          <w:szCs w:val="24"/>
        </w:rPr>
        <w:t>et al</w:t>
      </w:r>
      <w:r w:rsidR="00CD367D" w:rsidRPr="001A72BF">
        <w:rPr>
          <w:rFonts w:ascii="Times New Roman" w:hAnsi="Times New Roman" w:cs="Times New Roman"/>
          <w:noProof/>
          <w:sz w:val="24"/>
          <w:szCs w:val="24"/>
        </w:rPr>
        <w:t xml:space="preserve">., 2019; Liu </w:t>
      </w:r>
      <w:r w:rsidR="00A01770" w:rsidRPr="00A01770">
        <w:rPr>
          <w:rFonts w:ascii="Times New Roman" w:hAnsi="Times New Roman" w:cs="Times New Roman"/>
          <w:i/>
          <w:iCs/>
          <w:noProof/>
          <w:sz w:val="24"/>
          <w:szCs w:val="24"/>
        </w:rPr>
        <w:t>et al</w:t>
      </w:r>
      <w:r w:rsidR="00CD367D" w:rsidRPr="001A72BF">
        <w:rPr>
          <w:rFonts w:ascii="Times New Roman" w:hAnsi="Times New Roman" w:cs="Times New Roman"/>
          <w:noProof/>
          <w:sz w:val="24"/>
          <w:szCs w:val="24"/>
        </w:rPr>
        <w:t>., 2019)</w:t>
      </w:r>
      <w:r w:rsidR="00CD367D">
        <w:rPr>
          <w:rFonts w:ascii="Times New Roman" w:hAnsi="Times New Roman" w:cs="Times New Roman"/>
          <w:sz w:val="24"/>
          <w:szCs w:val="24"/>
        </w:rPr>
        <w:fldChar w:fldCharType="end"/>
      </w:r>
      <w:r w:rsidR="00CD367D">
        <w:rPr>
          <w:rFonts w:ascii="Times New Roman" w:hAnsi="Times New Roman" w:cs="Times New Roman"/>
          <w:sz w:val="24"/>
          <w:szCs w:val="24"/>
        </w:rPr>
        <w:t>.</w:t>
      </w:r>
    </w:p>
    <w:p w14:paraId="7EF2C8B6" w14:textId="6164A7CD" w:rsidR="006802AF" w:rsidRDefault="0067645F" w:rsidP="001F097B">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Además</w:t>
      </w:r>
      <w:r w:rsidR="00017314" w:rsidRPr="00DC671C">
        <w:rPr>
          <w:rFonts w:ascii="Times New Roman" w:hAnsi="Times New Roman" w:cs="Times New Roman"/>
          <w:sz w:val="24"/>
          <w:szCs w:val="24"/>
        </w:rPr>
        <w:t>,</w:t>
      </w:r>
      <w:r w:rsidR="005B2B5C" w:rsidRPr="00DC671C">
        <w:rPr>
          <w:rFonts w:ascii="Times New Roman" w:hAnsi="Times New Roman" w:cs="Times New Roman"/>
          <w:sz w:val="24"/>
          <w:szCs w:val="24"/>
        </w:rPr>
        <w:t xml:space="preserve"> es de resaltar que,</w:t>
      </w:r>
      <w:r w:rsidR="00017314" w:rsidRPr="00DC671C">
        <w:rPr>
          <w:rFonts w:ascii="Times New Roman" w:hAnsi="Times New Roman" w:cs="Times New Roman"/>
          <w:sz w:val="24"/>
          <w:szCs w:val="24"/>
        </w:rPr>
        <w:t xml:space="preserve"> la existencia de empresas zombis en </w:t>
      </w:r>
      <w:r w:rsidR="00EA267E">
        <w:rPr>
          <w:rFonts w:ascii="Times New Roman" w:hAnsi="Times New Roman" w:cs="Times New Roman"/>
          <w:sz w:val="24"/>
          <w:szCs w:val="24"/>
        </w:rPr>
        <w:t>un sector</w:t>
      </w:r>
      <w:r w:rsidR="00017314" w:rsidRPr="00DC671C">
        <w:rPr>
          <w:rFonts w:ascii="Times New Roman" w:hAnsi="Times New Roman" w:cs="Times New Roman"/>
          <w:sz w:val="24"/>
          <w:szCs w:val="24"/>
        </w:rPr>
        <w:t xml:space="preserve">, en primer lugar, </w:t>
      </w:r>
      <w:r w:rsidR="004403AC" w:rsidRPr="00DC671C">
        <w:rPr>
          <w:rFonts w:ascii="Times New Roman" w:hAnsi="Times New Roman" w:cs="Times New Roman"/>
          <w:sz w:val="24"/>
          <w:szCs w:val="24"/>
        </w:rPr>
        <w:t>distorsiona los patrones normales de creación y destrucción de empresas</w:t>
      </w:r>
      <w:r w:rsidR="00EA267E">
        <w:rPr>
          <w:rFonts w:ascii="Times New Roman" w:hAnsi="Times New Roman" w:cs="Times New Roman"/>
          <w:sz w:val="24"/>
          <w:szCs w:val="24"/>
        </w:rPr>
        <w:t xml:space="preserve"> </w:t>
      </w:r>
      <w:r w:rsidR="004403AC" w:rsidRPr="00DC671C">
        <w:rPr>
          <w:rFonts w:ascii="Times New Roman" w:hAnsi="Times New Roman" w:cs="Times New Roman"/>
          <w:sz w:val="24"/>
          <w:szCs w:val="24"/>
        </w:rPr>
        <w:t xml:space="preserve">en </w:t>
      </w:r>
      <w:r w:rsidR="00EA267E">
        <w:rPr>
          <w:rFonts w:ascii="Times New Roman" w:hAnsi="Times New Roman" w:cs="Times New Roman"/>
          <w:sz w:val="24"/>
          <w:szCs w:val="24"/>
        </w:rPr>
        <w:t>el</w:t>
      </w:r>
      <w:r w:rsidR="004403AC" w:rsidRPr="00DC671C">
        <w:rPr>
          <w:rFonts w:ascii="Times New Roman" w:hAnsi="Times New Roman" w:cs="Times New Roman"/>
          <w:sz w:val="24"/>
          <w:szCs w:val="24"/>
        </w:rPr>
        <w:t xml:space="preserve"> </w:t>
      </w:r>
      <w:r w:rsidR="00EA267E">
        <w:rPr>
          <w:rFonts w:ascii="Times New Roman" w:hAnsi="Times New Roman" w:cs="Times New Roman"/>
          <w:sz w:val="24"/>
          <w:szCs w:val="24"/>
        </w:rPr>
        <w:t xml:space="preserve">mismo </w:t>
      </w:r>
      <w:r w:rsidR="004403AC" w:rsidRPr="00DC671C">
        <w:rPr>
          <w:rFonts w:ascii="Times New Roman" w:hAnsi="Times New Roman" w:cs="Times New Roman"/>
          <w:sz w:val="24"/>
          <w:szCs w:val="24"/>
        </w:rPr>
        <w:fldChar w:fldCharType="begin" w:fldLock="1"/>
      </w:r>
      <w:r w:rsidR="004403AC" w:rsidRPr="00DC671C">
        <w:rPr>
          <w:rFonts w:ascii="Times New Roman" w:hAnsi="Times New Roman" w:cs="Times New Roman"/>
          <w:sz w:val="24"/>
          <w:szCs w:val="24"/>
        </w:rPr>
        <w:instrText>ADDIN CSL_CITATION {"citationItems":[{"id":"ITEM-1","itemData":{"DOI":"10.1257/aer.98.5.1943","ISSN":"00028282","abstract":"Large Japanese banks often engaged in sham loan restructurings that kept credit flowing to otherwise insolvent borrowers (which we call zombies). We examine the implications of suppressing the normal competitive process whereby the zombies would shed workers and lose market share. The congestion created by the zombies reduces the profits for healthy firms, which discourages their entry and investment. We confirm that zombie-dominated industries exhibit more depressed job creation and destruction, and lower productivity. We present firm-level regressions showing that the increase in zombies depressed the investment and employment growth of non-zombies and widened the productivity gap between zombies and non-zombies.","author":[{"dropping-particle":"","family":"Caballero","given":"Ricardo J.","non-dropping-particle":"","parse-names":false,"suffix":""},{"dropping-particle":"","family":"Hoshi","given":"Takeo","non-dropping-particle":"","parse-names":false,"suffix":""},{"dropping-particle":"","family":"Kashyap","given":"Anil K.","non-dropping-particle":"","parse-names":false,"suffix":""}],"container-title":"American Economic Review","id":"ITEM-1","issue":"5","issued":{"date-parts":[["2008"]]},"page":"1943-1977","title":"Zombie lending and depressed restructuring in Japan","type":"article-journal","volume":"98"},"uris":["http://www.mendeley.com/documents/?uuid=a7322291-a26a-44b0-94fe-b6f491d379aa"]}],"mendeley":{"formattedCitation":"(Caballero et al., 2008)","plainTextFormattedCitation":"(Caballero et al., 2008)","previouslyFormattedCitation":"(Caballero et al., 2008)"},"properties":{"noteIndex":0},"schema":"https://github.com/citation-style-language/schema/raw/master/csl-citation.json"}</w:instrText>
      </w:r>
      <w:r w:rsidR="004403AC" w:rsidRPr="00DC671C">
        <w:rPr>
          <w:rFonts w:ascii="Times New Roman" w:hAnsi="Times New Roman" w:cs="Times New Roman"/>
          <w:sz w:val="24"/>
          <w:szCs w:val="24"/>
        </w:rPr>
        <w:fldChar w:fldCharType="separate"/>
      </w:r>
      <w:r w:rsidR="004403AC" w:rsidRPr="00DC671C">
        <w:rPr>
          <w:rFonts w:ascii="Times New Roman" w:hAnsi="Times New Roman" w:cs="Times New Roman"/>
          <w:noProof/>
          <w:sz w:val="24"/>
          <w:szCs w:val="24"/>
        </w:rPr>
        <w:t xml:space="preserve">(Caballero </w:t>
      </w:r>
      <w:r w:rsidR="00A01770" w:rsidRPr="00A01770">
        <w:rPr>
          <w:rFonts w:ascii="Times New Roman" w:hAnsi="Times New Roman" w:cs="Times New Roman"/>
          <w:i/>
          <w:iCs/>
          <w:noProof/>
          <w:sz w:val="24"/>
          <w:szCs w:val="24"/>
        </w:rPr>
        <w:t>et al</w:t>
      </w:r>
      <w:r w:rsidR="004403AC" w:rsidRPr="00DC671C">
        <w:rPr>
          <w:rFonts w:ascii="Times New Roman" w:hAnsi="Times New Roman" w:cs="Times New Roman"/>
          <w:noProof/>
          <w:sz w:val="24"/>
          <w:szCs w:val="24"/>
        </w:rPr>
        <w:t>., 2008)</w:t>
      </w:r>
      <w:r w:rsidR="004403AC" w:rsidRPr="00DC671C">
        <w:rPr>
          <w:rFonts w:ascii="Times New Roman" w:hAnsi="Times New Roman" w:cs="Times New Roman"/>
          <w:sz w:val="24"/>
          <w:szCs w:val="24"/>
        </w:rPr>
        <w:fldChar w:fldCharType="end"/>
      </w:r>
      <w:r w:rsidR="004403AC" w:rsidRPr="00DC671C">
        <w:rPr>
          <w:rFonts w:ascii="Times New Roman" w:hAnsi="Times New Roman" w:cs="Times New Roman"/>
          <w:sz w:val="24"/>
          <w:szCs w:val="24"/>
        </w:rPr>
        <w:t xml:space="preserve">. </w:t>
      </w:r>
      <w:r w:rsidR="00B37AF0">
        <w:rPr>
          <w:rFonts w:ascii="Times New Roman" w:hAnsi="Times New Roman" w:cs="Times New Roman"/>
          <w:sz w:val="24"/>
          <w:szCs w:val="24"/>
        </w:rPr>
        <w:t>Esta</w:t>
      </w:r>
      <w:r w:rsidR="004403AC" w:rsidRPr="00DC671C">
        <w:rPr>
          <w:rFonts w:ascii="Times New Roman" w:hAnsi="Times New Roman" w:cs="Times New Roman"/>
          <w:sz w:val="24"/>
          <w:szCs w:val="24"/>
        </w:rPr>
        <w:t xml:space="preserve"> distorsión</w:t>
      </w:r>
      <w:r w:rsidR="00B2043E">
        <w:rPr>
          <w:rFonts w:ascii="Times New Roman" w:hAnsi="Times New Roman" w:cs="Times New Roman"/>
          <w:sz w:val="24"/>
          <w:szCs w:val="24"/>
        </w:rPr>
        <w:t xml:space="preserve"> </w:t>
      </w:r>
      <w:r w:rsidR="008B0EA5" w:rsidRPr="00DC671C">
        <w:rPr>
          <w:rFonts w:ascii="Times New Roman" w:hAnsi="Times New Roman" w:cs="Times New Roman"/>
          <w:sz w:val="24"/>
          <w:szCs w:val="24"/>
        </w:rPr>
        <w:t xml:space="preserve">deprime </w:t>
      </w:r>
      <w:r w:rsidR="004403AC" w:rsidRPr="00DC671C">
        <w:rPr>
          <w:rFonts w:ascii="Times New Roman" w:hAnsi="Times New Roman" w:cs="Times New Roman"/>
          <w:sz w:val="24"/>
          <w:szCs w:val="24"/>
        </w:rPr>
        <w:t>la</w:t>
      </w:r>
      <w:r w:rsidR="008B0EA5" w:rsidRPr="00DC671C">
        <w:rPr>
          <w:rFonts w:ascii="Times New Roman" w:hAnsi="Times New Roman" w:cs="Times New Roman"/>
          <w:sz w:val="24"/>
          <w:szCs w:val="24"/>
        </w:rPr>
        <w:t xml:space="preserve"> productividad </w:t>
      </w:r>
      <w:r w:rsidR="004403AC" w:rsidRPr="00DC671C">
        <w:rPr>
          <w:rFonts w:ascii="Times New Roman" w:hAnsi="Times New Roman" w:cs="Times New Roman"/>
          <w:sz w:val="24"/>
          <w:szCs w:val="24"/>
        </w:rPr>
        <w:t xml:space="preserve">de la industria </w:t>
      </w:r>
      <w:r w:rsidR="008B0EA5" w:rsidRPr="00DC671C">
        <w:rPr>
          <w:rFonts w:ascii="Times New Roman" w:hAnsi="Times New Roman" w:cs="Times New Roman"/>
          <w:sz w:val="24"/>
          <w:szCs w:val="24"/>
        </w:rPr>
        <w:fldChar w:fldCharType="begin" w:fldLock="1"/>
      </w:r>
      <w:r w:rsidR="00721D76" w:rsidRPr="00DC671C">
        <w:rPr>
          <w:rFonts w:ascii="Times New Roman" w:hAnsi="Times New Roman" w:cs="Times New Roman"/>
          <w:sz w:val="24"/>
          <w:szCs w:val="24"/>
        </w:rPr>
        <w:instrText>ADDIN CSL_CITATION {"citationItems":[{"id":"ITEM-1","itemData":{"DOI":"10.1257/aer.98.5.1943","ISSN":"00028282","abstract":"Large Japanese banks often engaged in sham loan restructurings that kept credit flowing to otherwise insolvent borrowers (which we call zombies). We examine the implications of suppressing the normal competitive process whereby the zombies would shed workers and lose market share. The congestion created by the zombies reduces the profits for healthy firms, which discourages their entry and investment. We confirm that zombie-dominated industries exhibit more depressed job creation and destruction, and lower productivity. We present firm-level regressions showing that the increase in zombies depressed the investment and employment growth of non-zombies and widened the productivity gap between zombies and non-zombies.","author":[{"dropping-particle":"","family":"Caballero","given":"Ricardo J.","non-dropping-particle":"","parse-names":false,"suffix":""},{"dropping-particle":"","family":"Hoshi","given":"Takeo","non-dropping-particle":"","parse-names":false,"suffix":""},{"dropping-particle":"","family":"Kashyap","given":"Anil K.","non-dropping-particle":"","parse-names":false,"suffix":""}],"container-title":"American Economic Review","id":"ITEM-1","issue":"5","issued":{"date-parts":[["2008"]]},"page":"1943-1977","title":"Zombie lending and depressed restructuring in Japan","type":"article-journal","volume":"98"},"uris":["http://www.mendeley.com/documents/?uuid=a7322291-a26a-44b0-94fe-b6f491d379aa"]},{"id":"ITEM-2","itemData":{"DOI":"10.1093/epolic/eiy012","ISSN":"0266-4658","abstract":"This paper explores the extent to which ‘zombie’ firms – defined as old firms that have persistent problems meeting their interest payments – are stifling labour productivity performance. The results show that the prevalence of and resources sunk in zombie firms have risen since the mid-2000s and that the increasing survival of these low productivity firms at the margins of exit congests markets and constrains the growth of more productive firms. Controlling for cyclical effects, cross-country analysis shows that within-industries over the period 2003–13, a higher share of industry capital sunk in zombie firms is associated with lower investment and employment growth of the typical non-zombie firm and less productivity-enhancing capital reallocation. Besides limiting the expansion possibilities of healthy incumbent firms, market congestion generated by zombie firms can also create barriers to entry and constrain the post-entry growth of young firms. Finally, we link the rise of zombie firms to the decline in OECD potential output growth through two key channels: business investment and multi-factor productivity growth.","author":[{"dropping-particle":"","family":"Adalet McGowan","given":"Müge","non-dropping-particle":"","parse-names":false,"suffix":""},{"dropping-particle":"","family":"Andrews","given":"Dan","non-dropping-particle":"","parse-names":false,"suffix":""},{"dropping-particle":"","family":"Millot","given":"Valentine","non-dropping-particle":"","parse-names":false,"suffix":""}],"container-title":"Economic Policy","id":"ITEM-2","issue":"96","issued":{"date-parts":[["2018"]]},"page":"685-736","title":"The walking dead? Zombie firms and productivity performance in OECD countries","type":"article-journal","volume":"33"},"uris":["http://www.mendeley.com/documents/?uuid=3c377dad-c83d-4829-9090-13595393f927"]},{"id":"ITEM-3","itemData":{"DOI":"10.1007/s11187-021-00483-8","ISSN":"15730913","abstract":"The resources sunk in zombie firms have risen over the last two decades, hampering productivity growth in developed economies. In this paper, we examine the recovery and exit of zombie firms among small- and medium-sized enterprises (SME), as well as the determinants of these transitions. To our knowledge, this is the first study on the determinants of the probability of a zombie recovering or exiting in a European context. The study also contributes to the discussion of the definition of zombie firms. Based on a panel of Portuguese manufacturing and services firms covering the 2004–2017 period, we do find a widespread presence of zombies. As expected, they are relatively less productive than non-zombies, while the probability of transition into recovery and exit is relatively low, which we interpret as evidence in favour of the presence of high barriers to firm mobility. In turn, the regression results show that downsizing and restructuring, as well as debt restructuring, are crucial in enhancing recovery of zombie firms. These are non-trivial results from the perspective of managers and policy makers. We performed several exercises using alternative definitions of zombie firms and estimation techniques and found that our findings are robust. Plain English Summary A 1% decline in the share of highly indebted and unprofitable firms (i.e. zombies) is estimated to increase the average labour productivity by 3.1 percent. Recovery of zombies in particular can be enhanced by downsizing and restructuring. Based on a very large panel of Portuguese small- and medium-sized manufacturing and services firms, covering the 2004–2017 period, we do find a widespread presence of zombie firms. Moreover, the chance of these firms to recover or exit is relatively low, an evidence of the presence of high barriers to firm mobility and resource misallocation. Our results have important managerial and policy implications: (1) a coordinated and holistic restructuring strategy (technological, operational and debt-related) is crucial to increase the likelihood of recovery of weak companies; (2) governments should formulate an adequate institutional framework in order to strengthen the selection of zombie firms, namely by designing more reallocation-friendly insolvency regimes and discouraging creditors to refinance unviable firms.","author":[{"dropping-particle":"","family":"Carreira","given":"Carlos","non-dropping-particle":"","parse-names":false,"suffix":""},{"dropping-particle":"","family":"Teixeira","given":"Paulino","non-dropping-particle":"","parse-names":false,"suffix":""},{"dropping-particle":"","family":"Nieto-Carrillo","given":"Ernesto","non-dropping-particle":"","parse-names":false,"suffix":""}],"container-title":"Small Business Economics","id":"ITEM-3","issued":{"date-parts":[["2021"]]},"title":"Recovery and exit of zombie firms in Portugal","type":"article-journal"},"uris":["http://www.mendeley.com/documents/?uuid=9d3d378a-5e53-4738-9b38-024f9b9d6696"]}],"mendeley":{"formattedCitation":"(Adalet McGowan et al., 2018; Caballero et al., 2008; Carreira et al., 2021)","plainTextFormattedCitation":"(Adalet McGowan et al., 2018; Caballero et al., 2008; Carreira et al., 2021)","previouslyFormattedCitation":"(Adalet McGowan et al., 2018; Caballero et al., 2008; Carreira et al., 2021)"},"properties":{"noteIndex":0},"schema":"https://github.com/citation-style-language/schema/raw/master/csl-citation.json"}</w:instrText>
      </w:r>
      <w:r w:rsidR="008B0EA5" w:rsidRPr="00DC671C">
        <w:rPr>
          <w:rFonts w:ascii="Times New Roman" w:hAnsi="Times New Roman" w:cs="Times New Roman"/>
          <w:sz w:val="24"/>
          <w:szCs w:val="24"/>
        </w:rPr>
        <w:fldChar w:fldCharType="separate"/>
      </w:r>
      <w:r w:rsidR="00D53CE3" w:rsidRPr="00DC671C">
        <w:rPr>
          <w:rFonts w:ascii="Times New Roman" w:hAnsi="Times New Roman" w:cs="Times New Roman"/>
          <w:noProof/>
          <w:sz w:val="24"/>
          <w:szCs w:val="24"/>
        </w:rPr>
        <w:t xml:space="preserve">(Adalet McGowan </w:t>
      </w:r>
      <w:r w:rsidR="00A01770" w:rsidRPr="00A01770">
        <w:rPr>
          <w:rFonts w:ascii="Times New Roman" w:hAnsi="Times New Roman" w:cs="Times New Roman"/>
          <w:i/>
          <w:iCs/>
          <w:noProof/>
          <w:sz w:val="24"/>
          <w:szCs w:val="24"/>
        </w:rPr>
        <w:t>et al</w:t>
      </w:r>
      <w:r w:rsidR="00D53CE3" w:rsidRPr="00DC671C">
        <w:rPr>
          <w:rFonts w:ascii="Times New Roman" w:hAnsi="Times New Roman" w:cs="Times New Roman"/>
          <w:noProof/>
          <w:sz w:val="24"/>
          <w:szCs w:val="24"/>
        </w:rPr>
        <w:t xml:space="preserve">., 2018; Caballero </w:t>
      </w:r>
      <w:r w:rsidR="00A01770" w:rsidRPr="00A01770">
        <w:rPr>
          <w:rFonts w:ascii="Times New Roman" w:hAnsi="Times New Roman" w:cs="Times New Roman"/>
          <w:i/>
          <w:iCs/>
          <w:noProof/>
          <w:sz w:val="24"/>
          <w:szCs w:val="24"/>
        </w:rPr>
        <w:t>et al</w:t>
      </w:r>
      <w:r w:rsidR="00D53CE3" w:rsidRPr="00DC671C">
        <w:rPr>
          <w:rFonts w:ascii="Times New Roman" w:hAnsi="Times New Roman" w:cs="Times New Roman"/>
          <w:noProof/>
          <w:sz w:val="24"/>
          <w:szCs w:val="24"/>
        </w:rPr>
        <w:t xml:space="preserve">., 2008; Carreira </w:t>
      </w:r>
      <w:r w:rsidR="00A01770" w:rsidRPr="00A01770">
        <w:rPr>
          <w:rFonts w:ascii="Times New Roman" w:hAnsi="Times New Roman" w:cs="Times New Roman"/>
          <w:i/>
          <w:iCs/>
          <w:noProof/>
          <w:sz w:val="24"/>
          <w:szCs w:val="24"/>
        </w:rPr>
        <w:t>et al</w:t>
      </w:r>
      <w:r w:rsidR="00D53CE3" w:rsidRPr="00DC671C">
        <w:rPr>
          <w:rFonts w:ascii="Times New Roman" w:hAnsi="Times New Roman" w:cs="Times New Roman"/>
          <w:noProof/>
          <w:sz w:val="24"/>
          <w:szCs w:val="24"/>
        </w:rPr>
        <w:t>., 2021)</w:t>
      </w:r>
      <w:r w:rsidR="008B0EA5" w:rsidRPr="00DC671C">
        <w:rPr>
          <w:rFonts w:ascii="Times New Roman" w:hAnsi="Times New Roman" w:cs="Times New Roman"/>
          <w:sz w:val="24"/>
          <w:szCs w:val="24"/>
        </w:rPr>
        <w:fldChar w:fldCharType="end"/>
      </w:r>
      <w:r w:rsidR="008B0EA5" w:rsidRPr="00DC671C">
        <w:rPr>
          <w:rFonts w:ascii="Times New Roman" w:hAnsi="Times New Roman" w:cs="Times New Roman"/>
          <w:sz w:val="24"/>
          <w:szCs w:val="24"/>
        </w:rPr>
        <w:t xml:space="preserve"> </w:t>
      </w:r>
      <w:r w:rsidR="004403AC" w:rsidRPr="00DC671C">
        <w:rPr>
          <w:rFonts w:ascii="Times New Roman" w:hAnsi="Times New Roman" w:cs="Times New Roman"/>
          <w:sz w:val="24"/>
          <w:szCs w:val="24"/>
        </w:rPr>
        <w:t>al</w:t>
      </w:r>
      <w:r w:rsidR="008B0EA5" w:rsidRPr="00DC671C">
        <w:rPr>
          <w:rFonts w:ascii="Times New Roman" w:hAnsi="Times New Roman" w:cs="Times New Roman"/>
          <w:sz w:val="24"/>
          <w:szCs w:val="24"/>
        </w:rPr>
        <w:t xml:space="preserve"> mantener empresas ineficientes a expensas de </w:t>
      </w:r>
      <w:r w:rsidR="00D53CE3" w:rsidRPr="00DC671C">
        <w:rPr>
          <w:rFonts w:ascii="Times New Roman" w:hAnsi="Times New Roman" w:cs="Times New Roman"/>
          <w:sz w:val="24"/>
          <w:szCs w:val="24"/>
        </w:rPr>
        <w:t>nuevos participantes</w:t>
      </w:r>
      <w:r w:rsidR="008B0EA5" w:rsidRPr="00DC671C">
        <w:rPr>
          <w:rFonts w:ascii="Times New Roman" w:hAnsi="Times New Roman" w:cs="Times New Roman"/>
          <w:sz w:val="24"/>
          <w:szCs w:val="24"/>
        </w:rPr>
        <w:t xml:space="preserve"> potenciales más productiv</w:t>
      </w:r>
      <w:r w:rsidR="00D53CE3" w:rsidRPr="00DC671C">
        <w:rPr>
          <w:rFonts w:ascii="Times New Roman" w:hAnsi="Times New Roman" w:cs="Times New Roman"/>
          <w:sz w:val="24"/>
          <w:szCs w:val="24"/>
        </w:rPr>
        <w:t>o</w:t>
      </w:r>
      <w:r w:rsidR="008B0EA5" w:rsidRPr="00DC671C">
        <w:rPr>
          <w:rFonts w:ascii="Times New Roman" w:hAnsi="Times New Roman" w:cs="Times New Roman"/>
          <w:sz w:val="24"/>
          <w:szCs w:val="24"/>
        </w:rPr>
        <w:t>s.</w:t>
      </w:r>
      <w:r w:rsidR="00017314" w:rsidRPr="00DC671C">
        <w:rPr>
          <w:rFonts w:ascii="Times New Roman" w:hAnsi="Times New Roman" w:cs="Times New Roman"/>
          <w:sz w:val="24"/>
          <w:szCs w:val="24"/>
        </w:rPr>
        <w:t xml:space="preserve"> </w:t>
      </w:r>
      <w:r w:rsidR="00721D76" w:rsidRPr="00DC671C">
        <w:rPr>
          <w:rFonts w:ascii="Times New Roman" w:hAnsi="Times New Roman" w:cs="Times New Roman"/>
          <w:sz w:val="24"/>
          <w:szCs w:val="24"/>
        </w:rPr>
        <w:t>En segundo lugar, genera</w:t>
      </w:r>
      <w:r w:rsidR="003521CB" w:rsidRPr="00DC671C">
        <w:rPr>
          <w:rFonts w:ascii="Times New Roman" w:hAnsi="Times New Roman" w:cs="Times New Roman"/>
          <w:sz w:val="24"/>
          <w:szCs w:val="24"/>
        </w:rPr>
        <w:t>n</w:t>
      </w:r>
      <w:r w:rsidR="00721D76" w:rsidRPr="00DC671C">
        <w:rPr>
          <w:rFonts w:ascii="Times New Roman" w:hAnsi="Times New Roman" w:cs="Times New Roman"/>
          <w:sz w:val="24"/>
          <w:szCs w:val="24"/>
        </w:rPr>
        <w:t xml:space="preserve"> una </w:t>
      </w:r>
      <w:r w:rsidR="00BB1B28" w:rsidRPr="00DC671C">
        <w:rPr>
          <w:rFonts w:ascii="Times New Roman" w:hAnsi="Times New Roman" w:cs="Times New Roman"/>
          <w:sz w:val="24"/>
          <w:szCs w:val="24"/>
        </w:rPr>
        <w:t>distorsión en la asignación</w:t>
      </w:r>
      <w:r w:rsidR="00721D76" w:rsidRPr="00DC671C">
        <w:rPr>
          <w:rFonts w:ascii="Times New Roman" w:hAnsi="Times New Roman" w:cs="Times New Roman"/>
          <w:sz w:val="24"/>
          <w:szCs w:val="24"/>
        </w:rPr>
        <w:t xml:space="preserve"> de los recursos </w:t>
      </w:r>
      <w:r w:rsidR="00EA267E">
        <w:rPr>
          <w:rFonts w:ascii="Times New Roman" w:hAnsi="Times New Roman" w:cs="Times New Roman"/>
          <w:sz w:val="24"/>
          <w:szCs w:val="24"/>
        </w:rPr>
        <w:t>del sector</w:t>
      </w:r>
      <w:r w:rsidR="00721D76" w:rsidRPr="00DC671C">
        <w:rPr>
          <w:rFonts w:ascii="Times New Roman" w:hAnsi="Times New Roman" w:cs="Times New Roman"/>
          <w:sz w:val="24"/>
          <w:szCs w:val="24"/>
        </w:rPr>
        <w:t xml:space="preserve"> </w:t>
      </w:r>
      <w:r w:rsidR="00721D76" w:rsidRPr="00DC671C">
        <w:rPr>
          <w:rFonts w:ascii="Times New Roman" w:hAnsi="Times New Roman" w:cs="Times New Roman"/>
          <w:sz w:val="24"/>
          <w:szCs w:val="24"/>
        </w:rPr>
        <w:fldChar w:fldCharType="begin" w:fldLock="1"/>
      </w:r>
      <w:r w:rsidR="000605CC" w:rsidRPr="00DC671C">
        <w:rPr>
          <w:rFonts w:ascii="Times New Roman" w:hAnsi="Times New Roman" w:cs="Times New Roman"/>
          <w:sz w:val="24"/>
          <w:szCs w:val="24"/>
        </w:rPr>
        <w:instrText>ADDIN CSL_CITATION {"citationItems":[{"id":"ITEM-1","itemData":{"author":[{"dropping-particle":"","family":"Papworth","given":"Tom","non-dropping-particle":"","parse-names":false,"suffix":""}],"id":"ITEM-1","issued":{"date-parts":[["2013"]]},"title":"The Trading Dead: The zombie firms plaguing Britain's economy, and what to do about them","type":"article-journal"},"uris":["http://www.mendeley.com/documents/?uuid=a8e8457e-33b4-4374-bc3a-d390105ae53e"]},{"id":"ITEM-2","itemData":{"DOI":"10.1016/j.chieco.2017.05.008","ISSN":"1043951X","abstract":"The problems of over-capacity and zombie firms in China's manufacturing attract all aspects of attention, but academic analysis is still absent. Using firm-level data of Chinese manufacturing, this study first documents the problems of over-capacity and zombie firms during 2011–2013. We find that the over-capacity problem is much more severe in the northeastern and western regions of China, in heavy chemical industries, and in state-owned sector. The distribution of zombie firms is in a similar manner across region, industry and ownership. We also empirically test the relationship between zombie firms and over-capacity, finding that zombie firms cause and worsen over-capacity by crowding out healthy firms.","author":[{"dropping-particle":"","family":"Shen","given":"Guangjun","non-dropping-particle":"","parse-names":false,"suffix":""},{"dropping-particle":"","family":"Chen","given":"Binkai","non-dropping-particle":"","parse-names":false,"suffix":""}],"container-title":"China Economic Review","id":"ITEM-2","issue":"October 2016","issued":{"date-parts":[["2017"]]},"page":"327-342","publisher":"Elsevier","title":"Zombie firms and over-capacity in Chinese manufacturing","type":"article-journal","volume":"44"},"uris":["http://www.mendeley.com/documents/?uuid=fdd5d066-9ed4-46e1-88a7-63ab24f1dcf3"]},{"id":"ITEM-3","itemData":{"DOI":"10.1093/epolic/eiy012","ISSN":"0266-4658","abstract":"This paper explores the extent to which ‘zombie’ firms – defined as old firms that have persistent problems meeting their interest payments – are stifling labour productivity performance. The results show that the prevalence of and resources sunk in zombie firms have risen since the mid-2000s and that the increasing survival of these low productivity firms at the margins of exit congests markets and constrains the growth of more productive firms. Controlling for cyclical effects, cross-country analysis shows that within-industries over the period 2003–13, a higher share of industry capital sunk in zombie firms is associated with lower investment and employment growth of the typical non-zombie firm and less productivity-enhancing capital reallocation. Besides limiting the expansion possibilities of healthy incumbent firms, market congestion generated by zombie firms can also create barriers to entry and constrain the post-entry growth of young firms. Finally, we link the rise of zombie firms to the decline in OECD potential output growth through two key channels: business investment and multi-factor productivity growth.","author":[{"dropping-particle":"","family":"Adalet McGowan","given":"Müge","non-dropping-particle":"","parse-names":false,"suffix":""},{"dropping-particle":"","family":"Andrews","given":"Dan","non-dropping-particle":"","parse-names":false,"suffix":""},{"dropping-particle":"","family":"Millot","given":"Valentine","non-dropping-particle":"","parse-names":false,"suffix":""}],"container-title":"Economic Policy","id":"ITEM-3","issue":"96","issued":{"date-parts":[["2018"]]},"page":"685-736","title":"The walking dead? Zombie firms and productivity performance in OECD countries","type":"article-journal","volume":"33"},"uris":["http://www.mendeley.com/documents/?uuid=3c377dad-c83d-4829-9090-13595393f927"]},{"id":"ITEM-4","itemData":{"DOI":"10.1016/j.econmod.2021.01.010","ISSN":"02649993","abstract":"Industrial upgrading to create a new growth engine for China's economic development is crucial. Using data from the Chinese Annual Survey of Industrial Firms, we demonstrate that zombie firms have hindered industrial upgrading in China. We employ the Bartik method to construct instrumental variable to control for endogeneity, and find that when the proportion of an industry's zombie firm assets increases by 1%, the level of industrial upgrading reduces by approximately 0.85%. Two mechanisms are identified. The first is resource mismatch at the industry and firm levels. The second is the suppression of innovation effects. Study results demonstrate why China's industrial upgrading is weak from the perspective of firm structure. Our ﬁndings suggest that the government should make better use of market-oriented policies and the “creative destruction” mechanism to deal with zombie firms, in order to promote industrial upgrading.","author":[{"dropping-particle":"","family":"Geng","given":"Yong","non-dropping-particle":"","parse-names":false,"suffix":""},{"dropping-particle":"","family":"Liu","given":"Wei","non-dropping-particle":"","parse-names":false,"suffix":""},{"dropping-particle":"","family":"Wu","given":"Yuzhao","non-dropping-particle":"","parse-names":false,"suffix":""}],"container-title":"Economic Modelling","id":"ITEM-4","issue":"January","issued":{"date-parts":[["2021"]]},"page":"79-94","publisher":"Elsevier Ltd","title":"How do zombie firms affect China's industrial upgrading?","type":"article-journal","volume":"97"},"uris":["http://www.mendeley.com/documents/?uuid=2966474e-76bb-4bd1-a5dc-84a437703d7b"]},{"id":"ITEM-5","itemData":{"DOI":"10.1016/j.pacfin.2020.101471","ISSN":"0927538X","abstract":"Reducing firms' costs of debt financing is an important means of promoting the high-quality development of China's economy. Using the firm-level data of non-financial A-share listed firms from 2008 to 2018, we empirically test the impact of zombie firms on the debt financing costs of normal firms (i.e., non-zombie firms) through the fixed effect model. The empirical results show that zombie firms significantly increase the debt financing costs of normal firms. The robustness tests and endogeneity tests confirm this finding. Further analysis reveals significant differences in the effects of zombie firms on the debt financing costs of normal firms subject to different levels of external financing dependence, different forms of ownership, and different firm scales. The negative effect of zombie firms on the debt financing costs of normal firms is more significant in industries with high external financing dependence, non-state-owned firms, and middle-small firms. The proper disposal of zombie firms reduces the debt financing costs of normal firms to improve the allocation efficiency of resources across an entire industry and to promote the optimization and upgrading of the industrial structure and the sustainable development of the economy.","author":[{"dropping-particle":"","family":"Yu","given":"Miao","non-dropping-particle":"","parse-names":false,"suffix":""},{"dropping-particle":"","family":"Guo","given":"Yue Mei","non-dropping-particle":"","parse-names":false,"suffix":""},{"dropping-particle":"","family":"Wang","given":"Di","non-dropping-particle":"","parse-names":false,"suffix":""},{"dropping-particle":"","family":"Gao","given":"Xiaohan","non-dropping-particle":"","parse-names":false,"suffix":""}],"container-title":"Pacific Basin Finance Journal","id":"ITEM-5","issue":"September 2020","issued":{"date-parts":[["2021"]]},"page":"101471","publisher":"Elsevier B.V.","title":"How do zombie firms affect debt financing costs of others: From spillover effects views","type":"article-journal","volume":"65"},"uris":["http://www.mendeley.com/documents/?uuid=16694a9e-7f4c-45e4-bf1f-52cc99c03797"]},{"id":"ITEM-6","itemData":{"DOI":"10.1080/1540496X.2019.1711370","ISSN":"15580938","abstract":"Using a database on Chinese listed firms in 2006–2016, we identify Chinese zombie firms and the characteristics of their distribution by introducing the factors of government overprotection and bank credit support. We find that low-productivity zombie firms tie up abundant financial capital, and they have significant crowd-out effect on non-zombie firms. Furthermore, the crowding out of non-zombie firms by zombie firms are more severe among non-state-owned enterprises (non-SOEs), the manufacturing industries, the labor-intensive firms, and the regions with a high degree of marketization. Our study provides evidence that the prevalence of zombie firms exacerbates the misallocation of financial capital and market distortion and impedes the development of healthy industries.","author":[{"dropping-particle":"","family":"Wang","given":"Yiqiu","non-dropping-particle":"","parse-names":false,"suffix":""},{"dropping-particle":"","family":"Zhu","given":"Yunyi","non-dropping-particle":"","parse-names":false,"suffix":""}],"container-title":"Emerging Markets Finance and Trade","id":"ITEM-6","issue":"7","issued":{"date-parts":[["2021"]]},"page":"1959-1985","title":"The Financing and Investment Crowding-out Effect of Zombie Firms on Non-zombie Firms: Evidence from China","type":"article-journal","volume":"57"},"uris":["http://www.mendeley.com/documents/?uuid=f4116b2e-fb3b-4620-902b-03824d59d1b9"]},{"id":"ITEM-7","itemData":{"DOI":"10.1016/j.iref.2018.12.007","ISSN":"10590560","abstract":"Using a sample of privately owned listed firms in China, we document that firms’ political connections have a positive effect on their likelihood of becoming insolvent and inefficient (which we call zombies or zombie firms). The results are more pronounced for firms that are located in regions with extensive government intervention or weak institutional environment. In addition, for firms without political connections, the presence of zombie firms has larger negative spillover effects on the investment and productivity of healthy firms compared with zombie firms in the same industry. Curiously, such differential negative spillover effects are not observed for firms with political connections.","author":[{"dropping-particle":"","family":"He","given":"Qing","non-dropping-particle":"","parse-names":false,"suffix":""},{"dropping-particle":"","family":"Li","given":"Xiaoyang","non-dropping-particle":"","parse-names":false,"suffix":""},{"dropping-particle":"","family":"Zhu","given":"Wenyu","non-dropping-particle":"","parse-names":false,"suffix":""}],"container-title":"International Review of Economics and Finance","id":"ITEM-7","issue":"December 2018","issued":{"date-parts":[["2020"]]},"page":"1056-1070","publisher":"Elsevier Ltd","title":"Political connection and the walking dead: Evidence from China's privately owned firms","type":"article-journal","volume":"69"},"uris":["http://www.mendeley.com/documents/?uuid=316901db-2035-42f6-b903-fcf67ff1cabb"]}],"mendeley":{"formattedCitation":"(Adalet McGowan et al., 2018; Geng et al., 2021; He et al., 2020; Papworth, 2013; Shen &amp; Chen, 2017; Wang &amp; Zhu, 2021; Yu et al., 2021)","plainTextFormattedCitation":"(Adalet McGowan et al., 2018; Geng et al., 2021; He et al., 2020; Papworth, 2013; Shen &amp; Chen, 2017; Wang &amp; Zhu, 2021; Yu et al., 2021)","previouslyFormattedCitation":"(Adalet McGowan et al., 2018; Geng et al., 2021; He et al., 2020; Papworth, 2013; Shen &amp; Chen, 2017; Wang &amp; Zhu, 2021; Yu et al., 2021)"},"properties":{"noteIndex":0},"schema":"https://github.com/citation-style-language/schema/raw/master/csl-citation.json"}</w:instrText>
      </w:r>
      <w:r w:rsidR="00721D76" w:rsidRPr="00DC671C">
        <w:rPr>
          <w:rFonts w:ascii="Times New Roman" w:hAnsi="Times New Roman" w:cs="Times New Roman"/>
          <w:sz w:val="24"/>
          <w:szCs w:val="24"/>
        </w:rPr>
        <w:fldChar w:fldCharType="separate"/>
      </w:r>
      <w:r w:rsidR="0075597B" w:rsidRPr="00DC671C">
        <w:rPr>
          <w:rFonts w:ascii="Times New Roman" w:hAnsi="Times New Roman" w:cs="Times New Roman"/>
          <w:noProof/>
          <w:sz w:val="24"/>
          <w:szCs w:val="24"/>
        </w:rPr>
        <w:t xml:space="preserve">(Adalet McGowan </w:t>
      </w:r>
      <w:r w:rsidR="00A01770" w:rsidRPr="00A01770">
        <w:rPr>
          <w:rFonts w:ascii="Times New Roman" w:hAnsi="Times New Roman" w:cs="Times New Roman"/>
          <w:i/>
          <w:iCs/>
          <w:noProof/>
          <w:sz w:val="24"/>
          <w:szCs w:val="24"/>
        </w:rPr>
        <w:t>et al</w:t>
      </w:r>
      <w:r w:rsidR="0075597B" w:rsidRPr="00DC671C">
        <w:rPr>
          <w:rFonts w:ascii="Times New Roman" w:hAnsi="Times New Roman" w:cs="Times New Roman"/>
          <w:noProof/>
          <w:sz w:val="24"/>
          <w:szCs w:val="24"/>
        </w:rPr>
        <w:t xml:space="preserve">., 2018; Geng </w:t>
      </w:r>
      <w:r w:rsidR="00A01770" w:rsidRPr="00A01770">
        <w:rPr>
          <w:rFonts w:ascii="Times New Roman" w:hAnsi="Times New Roman" w:cs="Times New Roman"/>
          <w:i/>
          <w:iCs/>
          <w:noProof/>
          <w:sz w:val="24"/>
          <w:szCs w:val="24"/>
        </w:rPr>
        <w:t>et al</w:t>
      </w:r>
      <w:r w:rsidR="0075597B" w:rsidRPr="00DC671C">
        <w:rPr>
          <w:rFonts w:ascii="Times New Roman" w:hAnsi="Times New Roman" w:cs="Times New Roman"/>
          <w:noProof/>
          <w:sz w:val="24"/>
          <w:szCs w:val="24"/>
        </w:rPr>
        <w:t xml:space="preserve">., 2021; He </w:t>
      </w:r>
      <w:r w:rsidR="00A01770" w:rsidRPr="00A01770">
        <w:rPr>
          <w:rFonts w:ascii="Times New Roman" w:hAnsi="Times New Roman" w:cs="Times New Roman"/>
          <w:i/>
          <w:iCs/>
          <w:noProof/>
          <w:sz w:val="24"/>
          <w:szCs w:val="24"/>
        </w:rPr>
        <w:t>et al</w:t>
      </w:r>
      <w:r w:rsidR="0075597B" w:rsidRPr="00DC671C">
        <w:rPr>
          <w:rFonts w:ascii="Times New Roman" w:hAnsi="Times New Roman" w:cs="Times New Roman"/>
          <w:noProof/>
          <w:sz w:val="24"/>
          <w:szCs w:val="24"/>
        </w:rPr>
        <w:t xml:space="preserve">., 2020; Papworth, 2013; Shen &amp; Chen, 2017; Wang &amp; Zhu, 2021; Yu </w:t>
      </w:r>
      <w:r w:rsidR="00A01770" w:rsidRPr="00A01770">
        <w:rPr>
          <w:rFonts w:ascii="Times New Roman" w:hAnsi="Times New Roman" w:cs="Times New Roman"/>
          <w:i/>
          <w:iCs/>
          <w:noProof/>
          <w:sz w:val="24"/>
          <w:szCs w:val="24"/>
        </w:rPr>
        <w:t>et al</w:t>
      </w:r>
      <w:r w:rsidR="0075597B" w:rsidRPr="00DC671C">
        <w:rPr>
          <w:rFonts w:ascii="Times New Roman" w:hAnsi="Times New Roman" w:cs="Times New Roman"/>
          <w:noProof/>
          <w:sz w:val="24"/>
          <w:szCs w:val="24"/>
        </w:rPr>
        <w:t>., 2021)</w:t>
      </w:r>
      <w:r w:rsidR="00721D76" w:rsidRPr="00DC671C">
        <w:rPr>
          <w:rFonts w:ascii="Times New Roman" w:hAnsi="Times New Roman" w:cs="Times New Roman"/>
          <w:sz w:val="24"/>
          <w:szCs w:val="24"/>
        </w:rPr>
        <w:fldChar w:fldCharType="end"/>
      </w:r>
      <w:r w:rsidR="00721D76" w:rsidRPr="00DC671C">
        <w:rPr>
          <w:rFonts w:ascii="Times New Roman" w:hAnsi="Times New Roman" w:cs="Times New Roman"/>
          <w:sz w:val="24"/>
          <w:szCs w:val="24"/>
        </w:rPr>
        <w:t xml:space="preserve"> evitando que dichos recursos (</w:t>
      </w:r>
      <w:r w:rsidR="00D47C3C" w:rsidRPr="00DC671C">
        <w:rPr>
          <w:rFonts w:ascii="Times New Roman" w:hAnsi="Times New Roman" w:cs="Times New Roman"/>
          <w:i/>
          <w:iCs/>
          <w:sz w:val="24"/>
          <w:szCs w:val="24"/>
        </w:rPr>
        <w:t xml:space="preserve">e.g., </w:t>
      </w:r>
      <w:r w:rsidR="00721D76" w:rsidRPr="00DC671C">
        <w:rPr>
          <w:rFonts w:ascii="Times New Roman" w:hAnsi="Times New Roman" w:cs="Times New Roman"/>
          <w:sz w:val="24"/>
          <w:szCs w:val="24"/>
        </w:rPr>
        <w:t>capital, mano de obr</w:t>
      </w:r>
      <w:r w:rsidR="00D47C3C" w:rsidRPr="00DC671C">
        <w:rPr>
          <w:rFonts w:ascii="Times New Roman" w:hAnsi="Times New Roman" w:cs="Times New Roman"/>
          <w:sz w:val="24"/>
          <w:szCs w:val="24"/>
        </w:rPr>
        <w:t>a, etc</w:t>
      </w:r>
      <w:r w:rsidR="00721D76" w:rsidRPr="00DC671C">
        <w:rPr>
          <w:rFonts w:ascii="Times New Roman" w:hAnsi="Times New Roman" w:cs="Times New Roman"/>
          <w:sz w:val="24"/>
          <w:szCs w:val="24"/>
        </w:rPr>
        <w:t>) se redesplieguen en otras actividades o sectores más productivos.</w:t>
      </w:r>
      <w:r w:rsidR="000605CC" w:rsidRPr="00DC671C">
        <w:rPr>
          <w:rFonts w:ascii="Times New Roman" w:hAnsi="Times New Roman" w:cs="Times New Roman"/>
          <w:sz w:val="24"/>
          <w:szCs w:val="24"/>
        </w:rPr>
        <w:t xml:space="preserve"> </w:t>
      </w:r>
      <w:r>
        <w:rPr>
          <w:rFonts w:ascii="Times New Roman" w:hAnsi="Times New Roman" w:cs="Times New Roman"/>
          <w:sz w:val="24"/>
          <w:szCs w:val="24"/>
        </w:rPr>
        <w:t>Asimismo</w:t>
      </w:r>
      <w:r w:rsidR="00EA267E">
        <w:rPr>
          <w:rFonts w:ascii="Times New Roman" w:hAnsi="Times New Roman" w:cs="Times New Roman"/>
          <w:sz w:val="24"/>
          <w:szCs w:val="24"/>
        </w:rPr>
        <w:t>,</w:t>
      </w:r>
      <w:r w:rsidR="003521CB" w:rsidRPr="00DC671C">
        <w:rPr>
          <w:rFonts w:ascii="Times New Roman" w:hAnsi="Times New Roman" w:cs="Times New Roman"/>
          <w:sz w:val="24"/>
          <w:szCs w:val="24"/>
        </w:rPr>
        <w:t xml:space="preserve"> es de</w:t>
      </w:r>
      <w:r w:rsidR="005679F4" w:rsidRPr="00DC671C">
        <w:rPr>
          <w:rFonts w:ascii="Times New Roman" w:hAnsi="Times New Roman" w:cs="Times New Roman"/>
          <w:sz w:val="24"/>
          <w:szCs w:val="24"/>
        </w:rPr>
        <w:t xml:space="preserve"> destacar que </w:t>
      </w:r>
      <w:r w:rsidR="00EA267E">
        <w:rPr>
          <w:rFonts w:ascii="Times New Roman" w:hAnsi="Times New Roman" w:cs="Times New Roman"/>
          <w:sz w:val="24"/>
          <w:szCs w:val="24"/>
        </w:rPr>
        <w:t xml:space="preserve">un sector </w:t>
      </w:r>
      <w:r w:rsidR="00665DEC" w:rsidRPr="00DC671C">
        <w:rPr>
          <w:rFonts w:ascii="Times New Roman" w:hAnsi="Times New Roman" w:cs="Times New Roman"/>
          <w:sz w:val="24"/>
          <w:szCs w:val="24"/>
        </w:rPr>
        <w:t>que contenga</w:t>
      </w:r>
      <w:r w:rsidR="005679F4" w:rsidRPr="00DC671C">
        <w:rPr>
          <w:rFonts w:ascii="Times New Roman" w:hAnsi="Times New Roman" w:cs="Times New Roman"/>
          <w:sz w:val="24"/>
          <w:szCs w:val="24"/>
        </w:rPr>
        <w:t xml:space="preserve"> empresas zombis verá disminuida </w:t>
      </w:r>
      <w:r w:rsidR="00EA267E">
        <w:rPr>
          <w:rFonts w:ascii="Times New Roman" w:hAnsi="Times New Roman" w:cs="Times New Roman"/>
          <w:sz w:val="24"/>
          <w:szCs w:val="24"/>
        </w:rPr>
        <w:t>la</w:t>
      </w:r>
      <w:r w:rsidR="005679F4" w:rsidRPr="00DC671C">
        <w:rPr>
          <w:rFonts w:ascii="Times New Roman" w:hAnsi="Times New Roman" w:cs="Times New Roman"/>
          <w:sz w:val="24"/>
          <w:szCs w:val="24"/>
        </w:rPr>
        <w:t xml:space="preserve"> creación de empleo </w:t>
      </w:r>
      <w:r w:rsidR="005679F4" w:rsidRPr="00DC671C">
        <w:rPr>
          <w:rFonts w:ascii="Times New Roman" w:hAnsi="Times New Roman" w:cs="Times New Roman"/>
          <w:sz w:val="24"/>
          <w:szCs w:val="24"/>
        </w:rPr>
        <w:fldChar w:fldCharType="begin" w:fldLock="1"/>
      </w:r>
      <w:r w:rsidR="005679F4" w:rsidRPr="00DC671C">
        <w:rPr>
          <w:rFonts w:ascii="Times New Roman" w:hAnsi="Times New Roman" w:cs="Times New Roman"/>
          <w:sz w:val="24"/>
          <w:szCs w:val="24"/>
        </w:rPr>
        <w:instrText>ADDIN CSL_CITATION {"citationItems":[{"id":"ITEM-1","itemData":{"DOI":"10.1111/j.1468-5876.2006.00354.x","ISSN":"13524739","abstract":"Zombie firms are those firms that are insolvent and have little hope of recovery but avoid failure thanks to support from their banks. This paper identifies zombie firms in Japan, and compares the characteristics of zombies to other firms. Zombie firms are found to be less profitable, more indebted, more dependent on their main banks, more likely to be found in non-manufacturing industries and more often located outside large metropolitan areas. Overall, larger size makes the firm less likely to be a zombie, but among small firms, relatively larger firms are more likely to be protected and become zombies. Controlling for profitability, the exit probability for zombie firms does not differ from that for non-zombies. Zombie firms tend to increase employment by more (but do not reduce employment by more) than non-zombies. Finally, when the proportion of zombie firms in an industry increases, job creation declines and job destruction increases, and the effects are stronger for non-zombies. © 2006 Japanese Economic Association.","author":[{"dropping-particle":"","family":"Hoshi","given":"Takeo","non-dropping-particle":"","parse-names":false,"suffix":""}],"container-title":"Japanese Economic Review","id":"ITEM-1","issue":"1","issued":{"date-parts":[["2006"]]},"page":"30-49","title":"Economics of the living dead","type":"article-journal","volume":"57"},"uris":["http://www.mendeley.com/documents/?uuid=ba8d9490-5d9e-4b9c-a993-1dac5de2f64d"]},{"id":"ITEM-2","itemData":{"DOI":"10.1257/aer.98.5.1943","ISSN":"00028282","abstract":"Large Japanese banks often engaged in sham loan restructurings that kept credit flowing to otherwise insolvent borrowers (which we call zombies). We examine the implications of suppressing the normal competitive process whereby the zombies would shed workers and lose market share. The congestion created by the zombies reduces the profits for healthy firms, which discourages their entry and investment. We confirm that zombie-dominated industries exhibit more depressed job creation and destruction, and lower productivity. We present firm-level regressions showing that the increase in zombies depressed the investment and employment growth of non-zombies and widened the productivity gap between zombies and non-zombies.","author":[{"dropping-particle":"","family":"Caballero","given":"Ricardo J.","non-dropping-particle":"","parse-names":false,"suffix":""},{"dropping-particle":"","family":"Hoshi","given":"Takeo","non-dropping-particle":"","parse-names":false,"suffix":""},{"dropping-particle":"","family":"Kashyap","given":"Anil K.","non-dropping-particle":"","parse-names":false,"suffix":""}],"container-title":"American Economic Review","id":"ITEM-2","issue":"5","issued":{"date-parts":[["2008"]]},"page":"1943-1977","title":"Zombie lending and depressed restructuring in Japan","type":"article-journal","volume":"98"},"uris":["http://www.mendeley.com/documents/?uuid=a7322291-a26a-44b0-94fe-b6f491d379aa"]},{"id":"ITEM-3","itemData":{"DOI":"10.1162/ASEP_a_00474","ISSN":"15360083","abstract":"From a data set of Chinese firms in the 200507 period, we find that government investment boosted the performance of zombie firms and crowded out the growth of private firms; we also found that the higher the concentration of state banks (and of state-owned enterprises), the more conducive is the environment for nurturing zombie firms. With the exit of zombie firms, (a) the industrial output growth rate would be higher by 2.12 percentage points, (b) the capital accumulation rate would be higher by 1.4 percentage points, (c) the employment growth rate would be higher by 0.84 percentage points, and (d) the rate total factor productivity growth would be higher by 1.06 percentage points. Our results support a radical change in the way that government investment has been carried out, and support comprehensive reform of the state sector, but they do not necessarily argue against government investment in large infrastructure projects and strategically-critical areas.","author":[{"dropping-particle":"","family":"Tan","given":"Yuyan","non-dropping-particle":"","parse-names":false,"suffix":""},{"dropping-particle":"","family":"Huang","given":"Yiping","non-dropping-particle":"","parse-names":false,"suffix":""},{"dropping-particle":"","family":"Woo","given":"Wing Thye","non-dropping-particle":"","parse-names":false,"suffix":""}],"container-title":"Asian Economic Papers","id":"ITEM-3","issue":"3","issued":{"date-parts":[["2016"]]},"page":"32-55","title":"Zombie Firms and the Crowding-Out of Private Investment in China","type":"article-journal","volume":"15"},"uris":["http://www.mendeley.com/documents/?uuid=28848fe6-35ba-44ee-ba54-bf27482db435"]}],"mendeley":{"formattedCitation":"(Caballero et al., 2008; Hoshi, 2006; Tan et al., 2016)","plainTextFormattedCitation":"(Caballero et al., 2008; Hoshi, 2006; Tan et al., 2016)","previouslyFormattedCitation":"(Caballero et al., 2008; Hoshi, 2006; Tan et al., 2016)"},"properties":{"noteIndex":0},"schema":"https://github.com/citation-style-language/schema/raw/master/csl-citation.json"}</w:instrText>
      </w:r>
      <w:r w:rsidR="005679F4" w:rsidRPr="00DC671C">
        <w:rPr>
          <w:rFonts w:ascii="Times New Roman" w:hAnsi="Times New Roman" w:cs="Times New Roman"/>
          <w:sz w:val="24"/>
          <w:szCs w:val="24"/>
        </w:rPr>
        <w:fldChar w:fldCharType="separate"/>
      </w:r>
      <w:r w:rsidR="005679F4" w:rsidRPr="00DC671C">
        <w:rPr>
          <w:rFonts w:ascii="Times New Roman" w:hAnsi="Times New Roman" w:cs="Times New Roman"/>
          <w:noProof/>
          <w:sz w:val="24"/>
          <w:szCs w:val="24"/>
        </w:rPr>
        <w:t xml:space="preserve">(Caballero </w:t>
      </w:r>
      <w:r w:rsidR="00A01770" w:rsidRPr="00A01770">
        <w:rPr>
          <w:rFonts w:ascii="Times New Roman" w:hAnsi="Times New Roman" w:cs="Times New Roman"/>
          <w:i/>
          <w:iCs/>
          <w:noProof/>
          <w:sz w:val="24"/>
          <w:szCs w:val="24"/>
        </w:rPr>
        <w:t>et al</w:t>
      </w:r>
      <w:r w:rsidR="005679F4" w:rsidRPr="00DC671C">
        <w:rPr>
          <w:rFonts w:ascii="Times New Roman" w:hAnsi="Times New Roman" w:cs="Times New Roman"/>
          <w:noProof/>
          <w:sz w:val="24"/>
          <w:szCs w:val="24"/>
        </w:rPr>
        <w:t xml:space="preserve">., 2008; Hoshi, 2006; Tan </w:t>
      </w:r>
      <w:r w:rsidR="00A01770" w:rsidRPr="00A01770">
        <w:rPr>
          <w:rFonts w:ascii="Times New Roman" w:hAnsi="Times New Roman" w:cs="Times New Roman"/>
          <w:i/>
          <w:iCs/>
          <w:noProof/>
          <w:sz w:val="24"/>
          <w:szCs w:val="24"/>
        </w:rPr>
        <w:t>et al</w:t>
      </w:r>
      <w:r w:rsidR="005679F4" w:rsidRPr="00DC671C">
        <w:rPr>
          <w:rFonts w:ascii="Times New Roman" w:hAnsi="Times New Roman" w:cs="Times New Roman"/>
          <w:noProof/>
          <w:sz w:val="24"/>
          <w:szCs w:val="24"/>
        </w:rPr>
        <w:t>., 2016)</w:t>
      </w:r>
      <w:r w:rsidR="005679F4" w:rsidRPr="00DC671C">
        <w:rPr>
          <w:rFonts w:ascii="Times New Roman" w:hAnsi="Times New Roman" w:cs="Times New Roman"/>
          <w:sz w:val="24"/>
          <w:szCs w:val="24"/>
        </w:rPr>
        <w:fldChar w:fldCharType="end"/>
      </w:r>
      <w:r w:rsidR="006802AF">
        <w:rPr>
          <w:rFonts w:ascii="Times New Roman" w:hAnsi="Times New Roman" w:cs="Times New Roman"/>
          <w:sz w:val="24"/>
          <w:szCs w:val="24"/>
        </w:rPr>
        <w:t xml:space="preserve">; afectando </w:t>
      </w:r>
      <w:r w:rsidR="000605CC" w:rsidRPr="00DC671C">
        <w:rPr>
          <w:rFonts w:ascii="Times New Roman" w:hAnsi="Times New Roman" w:cs="Times New Roman"/>
          <w:sz w:val="24"/>
          <w:szCs w:val="24"/>
        </w:rPr>
        <w:t>de manera negativa a las empresas sanas</w:t>
      </w:r>
      <w:r w:rsidR="0028106B" w:rsidRPr="00DC671C">
        <w:rPr>
          <w:rFonts w:ascii="Times New Roman" w:hAnsi="Times New Roman" w:cs="Times New Roman"/>
          <w:sz w:val="24"/>
          <w:szCs w:val="24"/>
        </w:rPr>
        <w:t xml:space="preserve"> </w:t>
      </w:r>
      <w:r w:rsidR="006802AF">
        <w:rPr>
          <w:rFonts w:ascii="Times New Roman" w:hAnsi="Times New Roman" w:cs="Times New Roman"/>
          <w:sz w:val="24"/>
          <w:szCs w:val="24"/>
        </w:rPr>
        <w:t>del</w:t>
      </w:r>
      <w:r w:rsidR="0028106B" w:rsidRPr="00DC671C">
        <w:rPr>
          <w:rFonts w:ascii="Times New Roman" w:hAnsi="Times New Roman" w:cs="Times New Roman"/>
          <w:sz w:val="24"/>
          <w:szCs w:val="24"/>
        </w:rPr>
        <w:t xml:space="preserve"> mism</w:t>
      </w:r>
      <w:r w:rsidR="006802AF">
        <w:rPr>
          <w:rFonts w:ascii="Times New Roman" w:hAnsi="Times New Roman" w:cs="Times New Roman"/>
          <w:sz w:val="24"/>
          <w:szCs w:val="24"/>
        </w:rPr>
        <w:t>o</w:t>
      </w:r>
      <w:r w:rsidR="000605CC" w:rsidRPr="00DC671C">
        <w:rPr>
          <w:rFonts w:ascii="Times New Roman" w:hAnsi="Times New Roman" w:cs="Times New Roman"/>
          <w:sz w:val="24"/>
          <w:szCs w:val="24"/>
        </w:rPr>
        <w:t>.</w:t>
      </w:r>
    </w:p>
    <w:p w14:paraId="0B79EACB" w14:textId="7B633931" w:rsidR="00285D53" w:rsidRPr="00DC671C" w:rsidRDefault="00B2043E" w:rsidP="001F097B">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En este sentido, </w:t>
      </w:r>
      <w:r w:rsidR="000605CC" w:rsidRPr="00DC671C">
        <w:rPr>
          <w:rFonts w:ascii="Times New Roman" w:hAnsi="Times New Roman" w:cs="Times New Roman"/>
          <w:sz w:val="24"/>
          <w:szCs w:val="24"/>
        </w:rPr>
        <w:fldChar w:fldCharType="begin" w:fldLock="1"/>
      </w:r>
      <w:r w:rsidR="005679F4" w:rsidRPr="00DC671C">
        <w:rPr>
          <w:rFonts w:ascii="Times New Roman" w:hAnsi="Times New Roman" w:cs="Times New Roman"/>
          <w:sz w:val="24"/>
          <w:szCs w:val="24"/>
        </w:rPr>
        <w:instrText>ADDIN CSL_CITATION {"citationItems":[{"id":"ITEM-1","itemData":{"DOI":"10.1257/aer.98.5.1943","ISSN":"00028282","abstract":"Large Japanese banks often engaged in sham loan restructurings that kept credit flowing to otherwise insolvent borrowers (which we call zombies). We examine the implications of suppressing the normal competitive process whereby the zombies would shed workers and lose market share. The congestion created by the zombies reduces the profits for healthy firms, which discourages their entry and investment. We confirm that zombie-dominated industries exhibit more depressed job creation and destruction, and lower productivity. We present firm-level regressions showing that the increase in zombies depressed the investment and employment growth of non-zombies and widened the productivity gap between zombies and non-zombies.","author":[{"dropping-particle":"","family":"Caballero","given":"Ricardo J.","non-dropping-particle":"","parse-names":false,"suffix":""},{"dropping-particle":"","family":"Hoshi","given":"Takeo","non-dropping-particle":"","parse-names":false,"suffix":""},{"dropping-particle":"","family":"Kashyap","given":"Anil K.","non-dropping-particle":"","parse-names":false,"suffix":""}],"container-title":"American Economic Review","id":"ITEM-1","issue":"5","issued":{"date-parts":[["2008"]]},"page":"1943-1977","title":"Zombie lending and depressed restructuring in Japan","type":"article-journal","volume":"98"},"uris":["http://www.mendeley.com/documents/?uuid=a7322291-a26a-44b0-94fe-b6f491d379aa"]}],"mendeley":{"formattedCitation":"(Caballero et al., 2008)","manualFormatting":"Caballero et al. (2008)","plainTextFormattedCitation":"(Caballero et al., 2008)","previouslyFormattedCitation":"(Caballero et al., 2008)"},"properties":{"noteIndex":0},"schema":"https://github.com/citation-style-language/schema/raw/master/csl-citation.json"}</w:instrText>
      </w:r>
      <w:r w:rsidR="000605CC" w:rsidRPr="00DC671C">
        <w:rPr>
          <w:rFonts w:ascii="Times New Roman" w:hAnsi="Times New Roman" w:cs="Times New Roman"/>
          <w:sz w:val="24"/>
          <w:szCs w:val="24"/>
        </w:rPr>
        <w:fldChar w:fldCharType="separate"/>
      </w:r>
      <w:r w:rsidR="000605CC" w:rsidRPr="00DC671C">
        <w:rPr>
          <w:rFonts w:ascii="Times New Roman" w:hAnsi="Times New Roman" w:cs="Times New Roman"/>
          <w:noProof/>
          <w:sz w:val="24"/>
          <w:szCs w:val="24"/>
        </w:rPr>
        <w:t xml:space="preserve">Caballero </w:t>
      </w:r>
      <w:r w:rsidR="00A01770" w:rsidRPr="00A01770">
        <w:rPr>
          <w:rFonts w:ascii="Times New Roman" w:hAnsi="Times New Roman" w:cs="Times New Roman"/>
          <w:i/>
          <w:iCs/>
          <w:noProof/>
          <w:sz w:val="24"/>
          <w:szCs w:val="24"/>
        </w:rPr>
        <w:t>et al</w:t>
      </w:r>
      <w:r w:rsidR="000605CC" w:rsidRPr="00DC671C">
        <w:rPr>
          <w:rFonts w:ascii="Times New Roman" w:hAnsi="Times New Roman" w:cs="Times New Roman"/>
          <w:noProof/>
          <w:sz w:val="24"/>
          <w:szCs w:val="24"/>
        </w:rPr>
        <w:t xml:space="preserve">. </w:t>
      </w:r>
      <w:r w:rsidR="005523AB" w:rsidRPr="00DC671C">
        <w:rPr>
          <w:rFonts w:ascii="Times New Roman" w:hAnsi="Times New Roman" w:cs="Times New Roman"/>
          <w:noProof/>
          <w:sz w:val="24"/>
          <w:szCs w:val="24"/>
        </w:rPr>
        <w:t>(</w:t>
      </w:r>
      <w:r w:rsidR="000605CC" w:rsidRPr="00DC671C">
        <w:rPr>
          <w:rFonts w:ascii="Times New Roman" w:hAnsi="Times New Roman" w:cs="Times New Roman"/>
          <w:noProof/>
          <w:sz w:val="24"/>
          <w:szCs w:val="24"/>
        </w:rPr>
        <w:t>200</w:t>
      </w:r>
      <w:r w:rsidR="005523AB" w:rsidRPr="00DC671C">
        <w:rPr>
          <w:rFonts w:ascii="Times New Roman" w:hAnsi="Times New Roman" w:cs="Times New Roman"/>
          <w:noProof/>
          <w:sz w:val="24"/>
          <w:szCs w:val="24"/>
        </w:rPr>
        <w:t>8)</w:t>
      </w:r>
      <w:r w:rsidR="000605CC" w:rsidRPr="00DC671C">
        <w:rPr>
          <w:rFonts w:ascii="Times New Roman" w:hAnsi="Times New Roman" w:cs="Times New Roman"/>
          <w:sz w:val="24"/>
          <w:szCs w:val="24"/>
        </w:rPr>
        <w:fldChar w:fldCharType="end"/>
      </w:r>
      <w:r w:rsidR="000605CC" w:rsidRPr="00DC671C">
        <w:rPr>
          <w:rFonts w:ascii="Times New Roman" w:hAnsi="Times New Roman" w:cs="Times New Roman"/>
          <w:sz w:val="24"/>
          <w:szCs w:val="24"/>
        </w:rPr>
        <w:t xml:space="preserve"> y </w:t>
      </w:r>
      <w:r w:rsidR="000605CC" w:rsidRPr="00DC671C">
        <w:rPr>
          <w:rFonts w:ascii="Times New Roman" w:hAnsi="Times New Roman" w:cs="Times New Roman"/>
          <w:sz w:val="24"/>
          <w:szCs w:val="24"/>
        </w:rPr>
        <w:fldChar w:fldCharType="begin" w:fldLock="1"/>
      </w:r>
      <w:r w:rsidR="00077166" w:rsidRPr="00DC671C">
        <w:rPr>
          <w:rFonts w:ascii="Times New Roman" w:hAnsi="Times New Roman" w:cs="Times New Roman"/>
          <w:sz w:val="24"/>
          <w:szCs w:val="24"/>
        </w:rPr>
        <w:instrText>ADDIN CSL_CITATION {"citationItems":[{"id":"ITEM-1","itemData":{"DOI":"10.1093/epolic/eiy012","ISSN":"0266-4658","abstract":"This paper explores the extent to which ‘zombie’ firms – defined as old firms that have persistent problems meeting their interest payments – are stifling labour productivity performance. The results show that the prevalence of and resources sunk in zombie firms have risen since the mid-2000s and that the increasing survival of these low productivity firms at the margins of exit congests markets and constrains the growth of more productive firms. Controlling for cyclical effects, cross-country analysis shows that within-industries over the period 2003–13, a higher share of industry capital sunk in zombie firms is associated with lower investment and employment growth of the typical non-zombie firm and less productivity-enhancing capital reallocation. Besides limiting the expansion possibilities of healthy incumbent firms, market congestion generated by zombie firms can also create barriers to entry and constrain the post-entry growth of young firms. Finally, we link the rise of zombie firms to the decline in OECD potential output growth through two key channels: business investment and multi-factor productivity growth.","author":[{"dropping-particle":"","family":"Adalet McGowan","given":"Müge","non-dropping-particle":"","parse-names":false,"suffix":""},{"dropping-particle":"","family":"Andrews","given":"Dan","non-dropping-particle":"","parse-names":false,"suffix":""},{"dropping-particle":"","family":"Millot","given":"Valentine","non-dropping-particle":"","parse-names":false,"suffix":""}],"container-title":"Economic Policy","id":"ITEM-1","issue":"96","issued":{"date-parts":[["2018"]]},"page":"685-736","title":"The walking dead? Zombie firms and productivity performance in OECD countries","type":"article-journal","volume":"33"},"uris":["http://www.mendeley.com/documents/?uuid=3c377dad-c83d-4829-9090-13595393f927"]}],"mendeley":{"formattedCitation":"(Adalet McGowan et al., 2018)","manualFormatting":"Adalet McGowan et al. (2018)","plainTextFormattedCitation":"(Adalet McGowan et al., 2018)","previouslyFormattedCitation":"(Adalet McGowan et al., 2018)"},"properties":{"noteIndex":0},"schema":"https://github.com/citation-style-language/schema/raw/master/csl-citation.json"}</w:instrText>
      </w:r>
      <w:r w:rsidR="000605CC" w:rsidRPr="00DC671C">
        <w:rPr>
          <w:rFonts w:ascii="Times New Roman" w:hAnsi="Times New Roman" w:cs="Times New Roman"/>
          <w:sz w:val="24"/>
          <w:szCs w:val="24"/>
        </w:rPr>
        <w:fldChar w:fldCharType="separate"/>
      </w:r>
      <w:r w:rsidR="000605CC" w:rsidRPr="00DC671C">
        <w:rPr>
          <w:rFonts w:ascii="Times New Roman" w:hAnsi="Times New Roman" w:cs="Times New Roman"/>
          <w:noProof/>
          <w:sz w:val="24"/>
          <w:szCs w:val="24"/>
        </w:rPr>
        <w:t xml:space="preserve">Adalet McGowan </w:t>
      </w:r>
      <w:r w:rsidR="00A01770" w:rsidRPr="00A01770">
        <w:rPr>
          <w:rFonts w:ascii="Times New Roman" w:hAnsi="Times New Roman" w:cs="Times New Roman"/>
          <w:i/>
          <w:iCs/>
          <w:noProof/>
          <w:sz w:val="24"/>
          <w:szCs w:val="24"/>
        </w:rPr>
        <w:t>et al</w:t>
      </w:r>
      <w:r w:rsidR="000605CC" w:rsidRPr="00DC671C">
        <w:rPr>
          <w:rFonts w:ascii="Times New Roman" w:hAnsi="Times New Roman" w:cs="Times New Roman"/>
          <w:noProof/>
          <w:sz w:val="24"/>
          <w:szCs w:val="24"/>
        </w:rPr>
        <w:t xml:space="preserve">. </w:t>
      </w:r>
      <w:r w:rsidR="005523AB" w:rsidRPr="00DC671C">
        <w:rPr>
          <w:rFonts w:ascii="Times New Roman" w:hAnsi="Times New Roman" w:cs="Times New Roman"/>
          <w:noProof/>
          <w:sz w:val="24"/>
          <w:szCs w:val="24"/>
        </w:rPr>
        <w:t>(</w:t>
      </w:r>
      <w:r w:rsidR="000605CC" w:rsidRPr="00DC671C">
        <w:rPr>
          <w:rFonts w:ascii="Times New Roman" w:hAnsi="Times New Roman" w:cs="Times New Roman"/>
          <w:noProof/>
          <w:sz w:val="24"/>
          <w:szCs w:val="24"/>
        </w:rPr>
        <w:t>201</w:t>
      </w:r>
      <w:r w:rsidR="005523AB" w:rsidRPr="00DC671C">
        <w:rPr>
          <w:rFonts w:ascii="Times New Roman" w:hAnsi="Times New Roman" w:cs="Times New Roman"/>
          <w:noProof/>
          <w:sz w:val="24"/>
          <w:szCs w:val="24"/>
        </w:rPr>
        <w:t>8)</w:t>
      </w:r>
      <w:r w:rsidR="000605CC" w:rsidRPr="00DC671C">
        <w:rPr>
          <w:rFonts w:ascii="Times New Roman" w:hAnsi="Times New Roman" w:cs="Times New Roman"/>
          <w:sz w:val="24"/>
          <w:szCs w:val="24"/>
        </w:rPr>
        <w:fldChar w:fldCharType="end"/>
      </w:r>
      <w:r w:rsidR="000605CC" w:rsidRPr="00DC671C">
        <w:rPr>
          <w:rFonts w:ascii="Times New Roman" w:hAnsi="Times New Roman" w:cs="Times New Roman"/>
          <w:sz w:val="24"/>
          <w:szCs w:val="24"/>
        </w:rPr>
        <w:t xml:space="preserve"> </w:t>
      </w:r>
      <w:r w:rsidR="0028106B" w:rsidRPr="00DC671C">
        <w:rPr>
          <w:rFonts w:ascii="Times New Roman" w:hAnsi="Times New Roman" w:cs="Times New Roman"/>
          <w:sz w:val="24"/>
          <w:szCs w:val="24"/>
        </w:rPr>
        <w:t xml:space="preserve">mencionan que el crecimiento de la inversión y el empleo para las empresas no zombis disminuye a medida que aumenta el porcentaje de los zombis en </w:t>
      </w:r>
      <w:r w:rsidR="006802AF">
        <w:rPr>
          <w:rFonts w:ascii="Times New Roman" w:hAnsi="Times New Roman" w:cs="Times New Roman"/>
          <w:sz w:val="24"/>
          <w:szCs w:val="24"/>
        </w:rPr>
        <w:t>el sector</w:t>
      </w:r>
      <w:r w:rsidR="0028106B" w:rsidRPr="00DC671C">
        <w:rPr>
          <w:rFonts w:ascii="Times New Roman" w:hAnsi="Times New Roman" w:cs="Times New Roman"/>
          <w:sz w:val="24"/>
          <w:szCs w:val="24"/>
        </w:rPr>
        <w:t>.</w:t>
      </w:r>
      <w:r w:rsidR="007B42F5" w:rsidRPr="00DC671C">
        <w:rPr>
          <w:rFonts w:ascii="Times New Roman" w:hAnsi="Times New Roman" w:cs="Times New Roman"/>
          <w:sz w:val="24"/>
          <w:szCs w:val="24"/>
        </w:rPr>
        <w:t xml:space="preserve"> </w:t>
      </w:r>
      <w:r>
        <w:rPr>
          <w:rFonts w:ascii="Times New Roman" w:hAnsi="Times New Roman" w:cs="Times New Roman"/>
          <w:sz w:val="24"/>
          <w:szCs w:val="24"/>
        </w:rPr>
        <w:t>Además, e</w:t>
      </w:r>
      <w:r w:rsidR="007B42F5" w:rsidRPr="00DC671C">
        <w:rPr>
          <w:rFonts w:ascii="Times New Roman" w:hAnsi="Times New Roman" w:cs="Times New Roman"/>
          <w:sz w:val="24"/>
          <w:szCs w:val="24"/>
        </w:rPr>
        <w:t xml:space="preserve">ntre otros posibles efectos de estas empresas ineficientes sobre otras más productivas destacan: </w:t>
      </w:r>
      <w:r w:rsidR="00D47C3C" w:rsidRPr="00DC671C">
        <w:rPr>
          <w:rFonts w:ascii="Times New Roman" w:hAnsi="Times New Roman" w:cs="Times New Roman"/>
          <w:sz w:val="24"/>
          <w:szCs w:val="24"/>
        </w:rPr>
        <w:t xml:space="preserve">la </w:t>
      </w:r>
      <w:r w:rsidR="007B42F5" w:rsidRPr="00DC671C">
        <w:rPr>
          <w:rFonts w:ascii="Times New Roman" w:hAnsi="Times New Roman" w:cs="Times New Roman"/>
          <w:sz w:val="24"/>
          <w:szCs w:val="24"/>
        </w:rPr>
        <w:t xml:space="preserve">disminución de la tasa de beneficios </w:t>
      </w:r>
      <w:r w:rsidR="007B42F5" w:rsidRPr="00DC671C">
        <w:rPr>
          <w:rFonts w:ascii="Times New Roman" w:hAnsi="Times New Roman" w:cs="Times New Roman"/>
          <w:sz w:val="24"/>
          <w:szCs w:val="24"/>
        </w:rPr>
        <w:fldChar w:fldCharType="begin" w:fldLock="1"/>
      </w:r>
      <w:r w:rsidR="00664100" w:rsidRPr="00DC671C">
        <w:rPr>
          <w:rFonts w:ascii="Times New Roman" w:hAnsi="Times New Roman" w:cs="Times New Roman"/>
          <w:sz w:val="24"/>
          <w:szCs w:val="24"/>
        </w:rPr>
        <w:instrText>ADDIN CSL_CITATION {"citationItems":[{"id":"ITEM-1","itemData":{"DOI":"10.1016/j.chieco.2017.05.008","ISSN":"1043951X","abstract":"The problems of over-capacity and zombie firms in China's manufacturing attract all aspects of attention, but academic analysis is still absent. Using firm-level data of Chinese manufacturing, this study first documents the problems of over-capacity and zombie firms during 2011–2013. We find that the over-capacity problem is much more severe in the northeastern and western regions of China, in heavy chemical industries, and in state-owned sector. The distribution of zombie firms is in a similar manner across region, industry and ownership. We also empirically test the relationship between zombie firms and over-capacity, finding that zombie firms cause and worsen over-capacity by crowding out healthy firms.","author":[{"dropping-particle":"","family":"Shen","given":"Guangjun","non-dropping-particle":"","parse-names":false,"suffix":""},{"dropping-particle":"","family":"Chen","given":"Binkai","non-dropping-particle":"","parse-names":false,"suffix":""}],"container-title":"China Economic Review","id":"ITEM-1","issue":"October 2016","issued":{"date-parts":[["2017"]]},"page":"327-342","publisher":"Elsevier","title":"Zombie firms and over-capacity in Chinese manufacturing","type":"article-journal","volume":"44"},"uris":["http://www.mendeley.com/documents/?uuid=fdd5d066-9ed4-46e1-88a7-63ab24f1dcf3"]}],"mendeley":{"formattedCitation":"(Shen &amp; Chen, 2017)","plainTextFormattedCitation":"(Shen &amp; Chen, 2017)","previouslyFormattedCitation":"(Shen &amp; Chen, 2017)"},"properties":{"noteIndex":0},"schema":"https://github.com/citation-style-language/schema/raw/master/csl-citation.json"}</w:instrText>
      </w:r>
      <w:r w:rsidR="007B42F5" w:rsidRPr="00DC671C">
        <w:rPr>
          <w:rFonts w:ascii="Times New Roman" w:hAnsi="Times New Roman" w:cs="Times New Roman"/>
          <w:sz w:val="24"/>
          <w:szCs w:val="24"/>
        </w:rPr>
        <w:fldChar w:fldCharType="separate"/>
      </w:r>
      <w:r w:rsidR="007B42F5" w:rsidRPr="00DC671C">
        <w:rPr>
          <w:rFonts w:ascii="Times New Roman" w:hAnsi="Times New Roman" w:cs="Times New Roman"/>
          <w:noProof/>
          <w:sz w:val="24"/>
          <w:szCs w:val="24"/>
        </w:rPr>
        <w:t>(Shen &amp; Chen, 2017)</w:t>
      </w:r>
      <w:r w:rsidR="007B42F5" w:rsidRPr="00DC671C">
        <w:rPr>
          <w:rFonts w:ascii="Times New Roman" w:hAnsi="Times New Roman" w:cs="Times New Roman"/>
          <w:sz w:val="24"/>
          <w:szCs w:val="24"/>
        </w:rPr>
        <w:fldChar w:fldCharType="end"/>
      </w:r>
      <w:r w:rsidR="00027A48">
        <w:rPr>
          <w:rFonts w:ascii="Times New Roman" w:hAnsi="Times New Roman" w:cs="Times New Roman"/>
          <w:sz w:val="24"/>
          <w:szCs w:val="24"/>
        </w:rPr>
        <w:t>;</w:t>
      </w:r>
      <w:r w:rsidR="00380687" w:rsidRPr="00DC671C">
        <w:rPr>
          <w:rFonts w:ascii="Times New Roman" w:hAnsi="Times New Roman" w:cs="Times New Roman"/>
          <w:sz w:val="24"/>
          <w:szCs w:val="24"/>
        </w:rPr>
        <w:t xml:space="preserve"> </w:t>
      </w:r>
      <w:r w:rsidR="00D47C3C" w:rsidRPr="00DC671C">
        <w:rPr>
          <w:rFonts w:ascii="Times New Roman" w:hAnsi="Times New Roman" w:cs="Times New Roman"/>
          <w:sz w:val="24"/>
          <w:szCs w:val="24"/>
        </w:rPr>
        <w:t xml:space="preserve">el desplazamiento de las </w:t>
      </w:r>
      <w:r w:rsidR="00380687" w:rsidRPr="00DC671C">
        <w:rPr>
          <w:rFonts w:ascii="Times New Roman" w:hAnsi="Times New Roman" w:cs="Times New Roman"/>
          <w:sz w:val="24"/>
          <w:szCs w:val="24"/>
        </w:rPr>
        <w:t>oportunidades de crecimiento</w:t>
      </w:r>
      <w:r w:rsidR="00664100" w:rsidRPr="00DC671C">
        <w:rPr>
          <w:rFonts w:ascii="Times New Roman" w:hAnsi="Times New Roman" w:cs="Times New Roman"/>
          <w:sz w:val="24"/>
          <w:szCs w:val="24"/>
        </w:rPr>
        <w:t xml:space="preserve">, </w:t>
      </w:r>
      <w:r w:rsidR="006802AF">
        <w:rPr>
          <w:rFonts w:ascii="Times New Roman" w:hAnsi="Times New Roman" w:cs="Times New Roman"/>
          <w:sz w:val="24"/>
          <w:szCs w:val="24"/>
        </w:rPr>
        <w:t xml:space="preserve">por </w:t>
      </w:r>
      <w:r w:rsidR="00664100" w:rsidRPr="00DC671C">
        <w:rPr>
          <w:rFonts w:ascii="Times New Roman" w:hAnsi="Times New Roman" w:cs="Times New Roman"/>
          <w:sz w:val="24"/>
          <w:szCs w:val="24"/>
        </w:rPr>
        <w:t>una mayor proporción de pr</w:t>
      </w:r>
      <w:r w:rsidR="006802AF">
        <w:rPr>
          <w:rFonts w:ascii="Times New Roman" w:hAnsi="Times New Roman" w:cs="Times New Roman"/>
          <w:sz w:val="24"/>
          <w:szCs w:val="24"/>
        </w:rPr>
        <w:t>é</w:t>
      </w:r>
      <w:r w:rsidR="00664100" w:rsidRPr="00DC671C">
        <w:rPr>
          <w:rFonts w:ascii="Times New Roman" w:hAnsi="Times New Roman" w:cs="Times New Roman"/>
          <w:sz w:val="24"/>
          <w:szCs w:val="24"/>
        </w:rPr>
        <w:t>stamos a prestatarios en dificultades y de baja productividad</w:t>
      </w:r>
      <w:r w:rsidR="00380687" w:rsidRPr="00DC671C">
        <w:rPr>
          <w:rFonts w:ascii="Times New Roman" w:hAnsi="Times New Roman" w:cs="Times New Roman"/>
          <w:sz w:val="24"/>
          <w:szCs w:val="24"/>
        </w:rPr>
        <w:t xml:space="preserve"> </w:t>
      </w:r>
      <w:r w:rsidR="00664100" w:rsidRPr="00DC671C">
        <w:rPr>
          <w:rFonts w:ascii="Times New Roman" w:hAnsi="Times New Roman" w:cs="Times New Roman"/>
          <w:sz w:val="24"/>
          <w:szCs w:val="24"/>
        </w:rPr>
        <w:fldChar w:fldCharType="begin" w:fldLock="1"/>
      </w:r>
      <w:r w:rsidR="009F04BE" w:rsidRPr="00DC671C">
        <w:rPr>
          <w:rFonts w:ascii="Times New Roman" w:hAnsi="Times New Roman" w:cs="Times New Roman"/>
          <w:sz w:val="24"/>
          <w:szCs w:val="24"/>
        </w:rPr>
        <w:instrText>ADDIN CSL_CITATION {"citationItems":[{"id":"ITEM-1","itemData":{"DOI":"10.20955/r.85.67","abstract":"We show that the speed and type of corporate deleveraging depends on the interaction between corporate and financial sector health. Based on granular bank-firm data pertaining to small and medium-sized enterprises (SME) from five stressed and two non-stressed euro area economies, we show that “zombie” firms generally continued to lever up during the 2010–2014 period. Whereas relationships with stressed banks reduce SME leverage on average, we also show that zombie firms that are tied to weak banks in euro area periphery countries increase their indebtedness even further. Sustainable economic recovery therefore requires both: deleveraging of banks and firms.","author":[{"dropping-particle":"","family":"Storz","given":"Manuela","non-dropping-particle":"","parse-names":false,"suffix":""},{"dropping-particle":"","family":"Koetter","given":"Michael","non-dropping-particle":"","parse-names":false,"suffix":""},{"dropping-particle":"","family":"Setzer","given":"Ralph","non-dropping-particle":"","parse-names":false,"suffix":""}],"container-title":"Review","id":"ITEM-1","issue":"6","issued":{"date-parts":[["2003"]]},"title":"Do we want these two to tango? On zombie firms and stressed banks in Europe","type":"chapter","volume":"85"},"uris":["http://www.mendeley.com/documents/?uuid=394fc999-f6a7-4a9a-bb2a-7cf1d7b5748e"]}],"mendeley":{"formattedCitation":"(Storz et al., 2003)","plainTextFormattedCitation":"(Storz et al., 2003)","previouslyFormattedCitation":"(Storz et al., 2003)"},"properties":{"noteIndex":0},"schema":"https://github.com/citation-style-language/schema/raw/master/csl-citation.json"}</w:instrText>
      </w:r>
      <w:r w:rsidR="00664100" w:rsidRPr="00DC671C">
        <w:rPr>
          <w:rFonts w:ascii="Times New Roman" w:hAnsi="Times New Roman" w:cs="Times New Roman"/>
          <w:sz w:val="24"/>
          <w:szCs w:val="24"/>
        </w:rPr>
        <w:fldChar w:fldCharType="separate"/>
      </w:r>
      <w:r w:rsidR="00664100" w:rsidRPr="00DC671C">
        <w:rPr>
          <w:rFonts w:ascii="Times New Roman" w:hAnsi="Times New Roman" w:cs="Times New Roman"/>
          <w:noProof/>
          <w:sz w:val="24"/>
          <w:szCs w:val="24"/>
        </w:rPr>
        <w:t xml:space="preserve">(Storz </w:t>
      </w:r>
      <w:r w:rsidR="00A01770" w:rsidRPr="00A01770">
        <w:rPr>
          <w:rFonts w:ascii="Times New Roman" w:hAnsi="Times New Roman" w:cs="Times New Roman"/>
          <w:i/>
          <w:iCs/>
          <w:noProof/>
          <w:sz w:val="24"/>
          <w:szCs w:val="24"/>
        </w:rPr>
        <w:t>et al</w:t>
      </w:r>
      <w:r w:rsidR="00664100" w:rsidRPr="00DC671C">
        <w:rPr>
          <w:rFonts w:ascii="Times New Roman" w:hAnsi="Times New Roman" w:cs="Times New Roman"/>
          <w:noProof/>
          <w:sz w:val="24"/>
          <w:szCs w:val="24"/>
        </w:rPr>
        <w:t>., 2003)</w:t>
      </w:r>
      <w:r w:rsidR="00664100" w:rsidRPr="00DC671C">
        <w:rPr>
          <w:rFonts w:ascii="Times New Roman" w:hAnsi="Times New Roman" w:cs="Times New Roman"/>
          <w:sz w:val="24"/>
          <w:szCs w:val="24"/>
        </w:rPr>
        <w:fldChar w:fldCharType="end"/>
      </w:r>
      <w:r w:rsidR="006802AF">
        <w:rPr>
          <w:rFonts w:ascii="Times New Roman" w:hAnsi="Times New Roman" w:cs="Times New Roman"/>
          <w:sz w:val="24"/>
          <w:szCs w:val="24"/>
        </w:rPr>
        <w:t>;</w:t>
      </w:r>
      <w:r w:rsidR="00664100" w:rsidRPr="00DC671C">
        <w:rPr>
          <w:rFonts w:ascii="Times New Roman" w:hAnsi="Times New Roman" w:cs="Times New Roman"/>
          <w:sz w:val="24"/>
          <w:szCs w:val="24"/>
        </w:rPr>
        <w:t xml:space="preserve"> </w:t>
      </w:r>
      <w:r w:rsidR="00D47C3C" w:rsidRPr="00DC671C">
        <w:rPr>
          <w:rFonts w:ascii="Times New Roman" w:hAnsi="Times New Roman" w:cs="Times New Roman"/>
          <w:sz w:val="24"/>
          <w:szCs w:val="24"/>
        </w:rPr>
        <w:t xml:space="preserve">la reducción de </w:t>
      </w:r>
      <w:r w:rsidR="00664100" w:rsidRPr="00DC671C">
        <w:rPr>
          <w:rFonts w:ascii="Times New Roman" w:hAnsi="Times New Roman" w:cs="Times New Roman"/>
          <w:sz w:val="24"/>
          <w:szCs w:val="24"/>
        </w:rPr>
        <w:t xml:space="preserve">la voluntad de entrada de los nuevos participantes, </w:t>
      </w:r>
      <w:r w:rsidR="00D47C3C" w:rsidRPr="00DC671C">
        <w:rPr>
          <w:rFonts w:ascii="Times New Roman" w:hAnsi="Times New Roman" w:cs="Times New Roman"/>
          <w:sz w:val="24"/>
          <w:szCs w:val="24"/>
        </w:rPr>
        <w:t>el aumento d</w:t>
      </w:r>
      <w:r w:rsidR="00664100" w:rsidRPr="00DC671C">
        <w:rPr>
          <w:rFonts w:ascii="Times New Roman" w:hAnsi="Times New Roman" w:cs="Times New Roman"/>
          <w:sz w:val="24"/>
          <w:szCs w:val="24"/>
        </w:rPr>
        <w:t xml:space="preserve">el riesgo de salida de las empresas normales y </w:t>
      </w:r>
      <w:r w:rsidR="00D47C3C" w:rsidRPr="00DC671C">
        <w:rPr>
          <w:rFonts w:ascii="Times New Roman" w:hAnsi="Times New Roman" w:cs="Times New Roman"/>
          <w:sz w:val="24"/>
          <w:szCs w:val="24"/>
        </w:rPr>
        <w:t>el debilitamiento de los</w:t>
      </w:r>
      <w:r w:rsidR="009F04BE" w:rsidRPr="00DC671C">
        <w:rPr>
          <w:rFonts w:ascii="Times New Roman" w:hAnsi="Times New Roman" w:cs="Times New Roman"/>
          <w:sz w:val="24"/>
          <w:szCs w:val="24"/>
        </w:rPr>
        <w:t xml:space="preserve"> incentivos a la innovación </w:t>
      </w:r>
      <w:r w:rsidR="009F04BE" w:rsidRPr="00DC671C">
        <w:rPr>
          <w:rFonts w:ascii="Times New Roman" w:hAnsi="Times New Roman" w:cs="Times New Roman"/>
          <w:sz w:val="24"/>
          <w:szCs w:val="24"/>
        </w:rPr>
        <w:fldChar w:fldCharType="begin" w:fldLock="1"/>
      </w:r>
      <w:r w:rsidR="009F04BE" w:rsidRPr="00DC671C">
        <w:rPr>
          <w:rFonts w:ascii="Times New Roman" w:hAnsi="Times New Roman" w:cs="Times New Roman"/>
          <w:sz w:val="24"/>
          <w:szCs w:val="24"/>
        </w:rPr>
        <w:instrText>ADDIN CSL_CITATION {"citationItems":[{"id":"ITEM-1","itemData":{"DOI":"10.1016/j.econmod.2021.01.010","ISSN":"02649993","abstract":"Industrial upgrading to create a new growth engine for China's economic development is crucial. Using data from the Chinese Annual Survey of Industrial Firms, we demonstrate that zombie firms have hindered industrial upgrading in China. We employ the Bartik method to construct instrumental variable to control for endogeneity, and find that when the proportion of an industry's zombie firm assets increases by 1%, the level of industrial upgrading reduces by approximately 0.85%. Two mechanisms are identified. The first is resource mismatch at the industry and firm levels. The second is the suppression of innovation effects. Study results demonstrate why China's industrial upgrading is weak from the perspective of firm structure. Our ﬁndings suggest that the government should make better use of market-oriented policies and the “creative destruction” mechanism to deal with zombie firms, in order to promote industrial upgrading.","author":[{"dropping-particle":"","family":"Geng","given":"Yong","non-dropping-particle":"","parse-names":false,"suffix":""},{"dropping-particle":"","family":"Liu","given":"Wei","non-dropping-particle":"","parse-names":false,"suffix":""},{"dropping-particle":"","family":"Wu","given":"Yuzhao","non-dropping-particle":"","parse-names":false,"suffix":""}],"container-title":"Economic Modelling","id":"ITEM-1","issue":"January","issued":{"date-parts":[["2021"]]},"page":"79-94","publisher":"Elsevier Ltd","title":"How do zombie firms affect China's industrial upgrading?","type":"article-journal","volume":"97"},"uris":["http://www.mendeley.com/documents/?uuid=2966474e-76bb-4bd1-a5dc-84a437703d7b"]}],"mendeley":{"formattedCitation":"(Geng et al., 2021)","plainTextFormattedCitation":"(Geng et al., 2021)","previouslyFormattedCitation":"(Geng et al., 2021)"},"properties":{"noteIndex":0},"schema":"https://github.com/citation-style-language/schema/raw/master/csl-citation.json"}</w:instrText>
      </w:r>
      <w:r w:rsidR="009F04BE" w:rsidRPr="00DC671C">
        <w:rPr>
          <w:rFonts w:ascii="Times New Roman" w:hAnsi="Times New Roman" w:cs="Times New Roman"/>
          <w:sz w:val="24"/>
          <w:szCs w:val="24"/>
        </w:rPr>
        <w:fldChar w:fldCharType="separate"/>
      </w:r>
      <w:r w:rsidR="009F04BE" w:rsidRPr="00DC671C">
        <w:rPr>
          <w:rFonts w:ascii="Times New Roman" w:hAnsi="Times New Roman" w:cs="Times New Roman"/>
          <w:noProof/>
          <w:sz w:val="24"/>
          <w:szCs w:val="24"/>
        </w:rPr>
        <w:t xml:space="preserve">(Geng </w:t>
      </w:r>
      <w:r w:rsidR="00A01770" w:rsidRPr="00A01770">
        <w:rPr>
          <w:rFonts w:ascii="Times New Roman" w:hAnsi="Times New Roman" w:cs="Times New Roman"/>
          <w:i/>
          <w:iCs/>
          <w:noProof/>
          <w:sz w:val="24"/>
          <w:szCs w:val="24"/>
        </w:rPr>
        <w:t>et al</w:t>
      </w:r>
      <w:r w:rsidR="009F04BE" w:rsidRPr="00DC671C">
        <w:rPr>
          <w:rFonts w:ascii="Times New Roman" w:hAnsi="Times New Roman" w:cs="Times New Roman"/>
          <w:noProof/>
          <w:sz w:val="24"/>
          <w:szCs w:val="24"/>
        </w:rPr>
        <w:t>., 2021)</w:t>
      </w:r>
      <w:r w:rsidR="009F04BE" w:rsidRPr="00DC671C">
        <w:rPr>
          <w:rFonts w:ascii="Times New Roman" w:hAnsi="Times New Roman" w:cs="Times New Roman"/>
          <w:sz w:val="24"/>
          <w:szCs w:val="24"/>
        </w:rPr>
        <w:fldChar w:fldCharType="end"/>
      </w:r>
      <w:r w:rsidR="006802AF">
        <w:rPr>
          <w:rFonts w:ascii="Times New Roman" w:hAnsi="Times New Roman" w:cs="Times New Roman"/>
          <w:sz w:val="24"/>
          <w:szCs w:val="24"/>
        </w:rPr>
        <w:t>;</w:t>
      </w:r>
      <w:r w:rsidR="009F04BE" w:rsidRPr="00DC671C">
        <w:rPr>
          <w:rFonts w:ascii="Times New Roman" w:hAnsi="Times New Roman" w:cs="Times New Roman"/>
          <w:sz w:val="24"/>
          <w:szCs w:val="24"/>
        </w:rPr>
        <w:t xml:space="preserve"> </w:t>
      </w:r>
      <w:r w:rsidR="00E00470" w:rsidRPr="00DC671C">
        <w:rPr>
          <w:rFonts w:ascii="Times New Roman" w:hAnsi="Times New Roman" w:cs="Times New Roman"/>
          <w:sz w:val="24"/>
          <w:szCs w:val="24"/>
        </w:rPr>
        <w:t xml:space="preserve">el aumento de los </w:t>
      </w:r>
      <w:r w:rsidR="009F04BE" w:rsidRPr="00DC671C">
        <w:rPr>
          <w:rFonts w:ascii="Times New Roman" w:hAnsi="Times New Roman" w:cs="Times New Roman"/>
          <w:sz w:val="24"/>
          <w:szCs w:val="24"/>
        </w:rPr>
        <w:t xml:space="preserve">costes de financiación </w:t>
      </w:r>
      <w:r w:rsidR="009F04BE" w:rsidRPr="00DC671C">
        <w:rPr>
          <w:rFonts w:ascii="Times New Roman" w:hAnsi="Times New Roman" w:cs="Times New Roman"/>
          <w:sz w:val="24"/>
          <w:szCs w:val="24"/>
        </w:rPr>
        <w:fldChar w:fldCharType="begin" w:fldLock="1"/>
      </w:r>
      <w:r w:rsidR="009F04BE" w:rsidRPr="00DC671C">
        <w:rPr>
          <w:rFonts w:ascii="Times New Roman" w:hAnsi="Times New Roman" w:cs="Times New Roman"/>
          <w:sz w:val="24"/>
          <w:szCs w:val="24"/>
        </w:rPr>
        <w:instrText>ADDIN CSL_CITATION {"citationItems":[{"id":"ITEM-1","itemData":{"DOI":"10.1016/j.pacfin.2020.101471","ISSN":"0927538X","abstract":"Reducing firms' costs of debt financing is an important means of promoting the high-quality development of China's economy. Using the firm-level data of non-financial A-share listed firms from 2008 to 2018, we empirically test the impact of zombie firms on the debt financing costs of normal firms (i.e., non-zombie firms) through the fixed effect model. The empirical results show that zombie firms significantly increase the debt financing costs of normal firms. The robustness tests and endogeneity tests confirm this finding. Further analysis reveals significant differences in the effects of zombie firms on the debt financing costs of normal firms subject to different levels of external financing dependence, different forms of ownership, and different firm scales. The negative effect of zombie firms on the debt financing costs of normal firms is more significant in industries with high external financing dependence, non-state-owned firms, and middle-small firms. The proper disposal of zombie firms reduces the debt financing costs of normal firms to improve the allocation efficiency of resources across an entire industry and to promote the optimization and upgrading of the industrial structure and the sustainable development of the economy.","author":[{"dropping-particle":"","family":"Yu","given":"Miao","non-dropping-particle":"","parse-names":false,"suffix":""},{"dropping-particle":"","family":"Guo","given":"Yue Mei","non-dropping-particle":"","parse-names":false,"suffix":""},{"dropping-particle":"","family":"Wang","given":"Di","non-dropping-particle":"","parse-names":false,"suffix":""},{"dropping-particle":"","family":"Gao","given":"Xiaohan","non-dropping-particle":"","parse-names":false,"suffix":""}],"container-title":"Pacific Basin Finance Journal","id":"ITEM-1","issue":"September 2020","issued":{"date-parts":[["2021"]]},"page":"101471","publisher":"Elsevier B.V.","title":"How do zombie firms affect debt financing costs of others: From spillover effects views","type":"article-journal","volume":"65"},"uris":["http://www.mendeley.com/documents/?uuid=16694a9e-7f4c-45e4-bf1f-52cc99c03797"]}],"mendeley":{"formattedCitation":"(Yu et al., 2021)","plainTextFormattedCitation":"(Yu et al., 2021)","previouslyFormattedCitation":"(Yu et al., 2021)"},"properties":{"noteIndex":0},"schema":"https://github.com/citation-style-language/schema/raw/master/csl-citation.json"}</w:instrText>
      </w:r>
      <w:r w:rsidR="009F04BE" w:rsidRPr="00DC671C">
        <w:rPr>
          <w:rFonts w:ascii="Times New Roman" w:hAnsi="Times New Roman" w:cs="Times New Roman"/>
          <w:sz w:val="24"/>
          <w:szCs w:val="24"/>
        </w:rPr>
        <w:fldChar w:fldCharType="separate"/>
      </w:r>
      <w:r w:rsidR="009F04BE" w:rsidRPr="00DC671C">
        <w:rPr>
          <w:rFonts w:ascii="Times New Roman" w:hAnsi="Times New Roman" w:cs="Times New Roman"/>
          <w:noProof/>
          <w:sz w:val="24"/>
          <w:szCs w:val="24"/>
        </w:rPr>
        <w:t xml:space="preserve">(Yu </w:t>
      </w:r>
      <w:r w:rsidR="00A01770" w:rsidRPr="00A01770">
        <w:rPr>
          <w:rFonts w:ascii="Times New Roman" w:hAnsi="Times New Roman" w:cs="Times New Roman"/>
          <w:i/>
          <w:iCs/>
          <w:noProof/>
          <w:sz w:val="24"/>
          <w:szCs w:val="24"/>
        </w:rPr>
        <w:t>et al</w:t>
      </w:r>
      <w:r w:rsidR="009F04BE" w:rsidRPr="00DC671C">
        <w:rPr>
          <w:rFonts w:ascii="Times New Roman" w:hAnsi="Times New Roman" w:cs="Times New Roman"/>
          <w:noProof/>
          <w:sz w:val="24"/>
          <w:szCs w:val="24"/>
        </w:rPr>
        <w:t>., 2021)</w:t>
      </w:r>
      <w:r w:rsidR="009F04BE" w:rsidRPr="00DC671C">
        <w:rPr>
          <w:rFonts w:ascii="Times New Roman" w:hAnsi="Times New Roman" w:cs="Times New Roman"/>
          <w:sz w:val="24"/>
          <w:szCs w:val="24"/>
        </w:rPr>
        <w:fldChar w:fldCharType="end"/>
      </w:r>
      <w:r w:rsidR="009F04BE" w:rsidRPr="00DC671C">
        <w:rPr>
          <w:rFonts w:ascii="Times New Roman" w:hAnsi="Times New Roman" w:cs="Times New Roman"/>
          <w:sz w:val="24"/>
          <w:szCs w:val="24"/>
        </w:rPr>
        <w:t xml:space="preserve"> y</w:t>
      </w:r>
      <w:r w:rsidR="00E00470" w:rsidRPr="00DC671C">
        <w:rPr>
          <w:rFonts w:ascii="Times New Roman" w:hAnsi="Times New Roman" w:cs="Times New Roman"/>
          <w:sz w:val="24"/>
          <w:szCs w:val="24"/>
        </w:rPr>
        <w:t>,</w:t>
      </w:r>
      <w:r w:rsidR="009F04BE" w:rsidRPr="00DC671C">
        <w:rPr>
          <w:rFonts w:ascii="Times New Roman" w:hAnsi="Times New Roman" w:cs="Times New Roman"/>
          <w:sz w:val="24"/>
          <w:szCs w:val="24"/>
        </w:rPr>
        <w:t xml:space="preserve"> </w:t>
      </w:r>
      <w:r w:rsidR="00E00470" w:rsidRPr="00DC671C">
        <w:rPr>
          <w:rFonts w:ascii="Times New Roman" w:hAnsi="Times New Roman" w:cs="Times New Roman"/>
          <w:sz w:val="24"/>
          <w:szCs w:val="24"/>
        </w:rPr>
        <w:t xml:space="preserve">por último, las </w:t>
      </w:r>
      <w:r w:rsidR="009F04BE" w:rsidRPr="00DC671C">
        <w:rPr>
          <w:rFonts w:ascii="Times New Roman" w:hAnsi="Times New Roman" w:cs="Times New Roman"/>
          <w:sz w:val="24"/>
          <w:szCs w:val="24"/>
        </w:rPr>
        <w:t>mayores restricciones financieras</w:t>
      </w:r>
      <w:r w:rsidR="00665DEC" w:rsidRPr="00DC671C">
        <w:rPr>
          <w:rFonts w:ascii="Times New Roman" w:hAnsi="Times New Roman" w:cs="Times New Roman"/>
          <w:sz w:val="24"/>
          <w:szCs w:val="24"/>
        </w:rPr>
        <w:t>,</w:t>
      </w:r>
      <w:r w:rsidR="009F04BE" w:rsidRPr="00DC671C">
        <w:rPr>
          <w:rFonts w:ascii="Times New Roman" w:hAnsi="Times New Roman" w:cs="Times New Roman"/>
          <w:sz w:val="24"/>
          <w:szCs w:val="24"/>
        </w:rPr>
        <w:t xml:space="preserve"> debido a que atan abundante capital financiero en el mercado</w:t>
      </w:r>
      <w:r w:rsidR="00017378">
        <w:rPr>
          <w:rFonts w:ascii="Times New Roman" w:hAnsi="Times New Roman" w:cs="Times New Roman"/>
          <w:sz w:val="24"/>
          <w:szCs w:val="24"/>
        </w:rPr>
        <w:t xml:space="preserve"> </w:t>
      </w:r>
      <w:r w:rsidR="00017378" w:rsidRPr="00DC671C">
        <w:rPr>
          <w:rFonts w:ascii="Times New Roman" w:hAnsi="Times New Roman" w:cs="Times New Roman"/>
          <w:sz w:val="24"/>
          <w:szCs w:val="24"/>
        </w:rPr>
        <w:fldChar w:fldCharType="begin" w:fldLock="1"/>
      </w:r>
      <w:r w:rsidR="00017378" w:rsidRPr="00DC671C">
        <w:rPr>
          <w:rFonts w:ascii="Times New Roman" w:hAnsi="Times New Roman" w:cs="Times New Roman"/>
          <w:sz w:val="24"/>
          <w:szCs w:val="24"/>
        </w:rPr>
        <w:instrText>ADDIN CSL_CITATION {"citationItems":[{"id":"ITEM-1","itemData":{"DOI":"10.1080/1540496X.2019.1711370","ISSN":"15580938","abstract":"Using a database on Chinese listed firms in 2006–2016, we identify Chinese zombie firms and the characteristics of their distribution by introducing the factors of government overprotection and bank credit support. We find that low-productivity zombie firms tie up abundant financial capital, and they have significant crowd-out effect on non-zombie firms. Furthermore, the crowding out of non-zombie firms by zombie firms are more severe among non-state-owned enterprises (non-SOEs), the manufacturing industries, the labor-intensive firms, and the regions with a high degree of marketization. Our study provides evidence that the prevalence of zombie firms exacerbates the misallocation of financial capital and market distortion and impedes the development of healthy industries.","author":[{"dropping-particle":"","family":"Wang","given":"Yiqiu","non-dropping-particle":"","parse-names":false,"suffix":""},{"dropping-particle":"","family":"Zhu","given":"Yunyi","non-dropping-particle":"","parse-names":false,"suffix":""}],"container-title":"Emerging Markets Finance and Trade","id":"ITEM-1","issue":"7","issued":{"date-parts":[["2021"]]},"page":"1959-1985","title":"The Financing and Investment Crowding-out Effect of Zombie Firms on Non-zombie Firms: Evidence from China","type":"article-journal","volume":"57"},"uris":["http://www.mendeley.com/documents/?uuid=f4116b2e-fb3b-4620-902b-03824d59d1b9"]}],"mendeley":{"formattedCitation":"(Wang &amp; Zhu, 2021)","plainTextFormattedCitation":"(Wang &amp; Zhu, 2021)","previouslyFormattedCitation":"(Wang &amp; Zhu, 2021)"},"properties":{"noteIndex":0},"schema":"https://github.com/citation-style-language/schema/raw/master/csl-citation.json"}</w:instrText>
      </w:r>
      <w:r w:rsidR="00017378" w:rsidRPr="00DC671C">
        <w:rPr>
          <w:rFonts w:ascii="Times New Roman" w:hAnsi="Times New Roman" w:cs="Times New Roman"/>
          <w:sz w:val="24"/>
          <w:szCs w:val="24"/>
        </w:rPr>
        <w:fldChar w:fldCharType="separate"/>
      </w:r>
      <w:r w:rsidR="00017378" w:rsidRPr="00DC671C">
        <w:rPr>
          <w:rFonts w:ascii="Times New Roman" w:hAnsi="Times New Roman" w:cs="Times New Roman"/>
          <w:noProof/>
          <w:sz w:val="24"/>
          <w:szCs w:val="24"/>
        </w:rPr>
        <w:t>(Wang &amp; Zhu, 2021)</w:t>
      </w:r>
      <w:r w:rsidR="00017378" w:rsidRPr="00DC671C">
        <w:rPr>
          <w:rFonts w:ascii="Times New Roman" w:hAnsi="Times New Roman" w:cs="Times New Roman"/>
          <w:sz w:val="24"/>
          <w:szCs w:val="24"/>
        </w:rPr>
        <w:fldChar w:fldCharType="end"/>
      </w:r>
      <w:r w:rsidR="009F04BE" w:rsidRPr="00DC671C">
        <w:rPr>
          <w:rFonts w:ascii="Times New Roman" w:hAnsi="Times New Roman" w:cs="Times New Roman"/>
          <w:sz w:val="24"/>
          <w:szCs w:val="24"/>
        </w:rPr>
        <w:t>.</w:t>
      </w:r>
      <w:r w:rsidR="00C06666" w:rsidRPr="00DC671C">
        <w:rPr>
          <w:rFonts w:ascii="Times New Roman" w:hAnsi="Times New Roman" w:cs="Times New Roman"/>
          <w:sz w:val="24"/>
          <w:szCs w:val="24"/>
        </w:rPr>
        <w:t xml:space="preserve"> </w:t>
      </w:r>
    </w:p>
    <w:p w14:paraId="5E213672" w14:textId="370B0DBD" w:rsidR="00664309" w:rsidRPr="00DC671C" w:rsidRDefault="00664309" w:rsidP="001F097B">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 xml:space="preserve">Con respecto a las características de estas empresas, varios autores </w:t>
      </w:r>
      <w:r w:rsidR="006F1BA0" w:rsidRPr="00DC671C">
        <w:rPr>
          <w:rFonts w:ascii="Times New Roman" w:hAnsi="Times New Roman" w:cs="Times New Roman"/>
          <w:sz w:val="24"/>
          <w:szCs w:val="24"/>
        </w:rPr>
        <w:t>las asocian como</w:t>
      </w:r>
      <w:r w:rsidR="00F15DFA" w:rsidRPr="00DC671C">
        <w:rPr>
          <w:rFonts w:ascii="Times New Roman" w:hAnsi="Times New Roman" w:cs="Times New Roman"/>
          <w:sz w:val="24"/>
          <w:szCs w:val="24"/>
        </w:rPr>
        <w:t xml:space="preserve"> </w:t>
      </w:r>
      <w:r w:rsidRPr="00DC671C">
        <w:rPr>
          <w:rFonts w:ascii="Times New Roman" w:hAnsi="Times New Roman" w:cs="Times New Roman"/>
          <w:sz w:val="24"/>
          <w:szCs w:val="24"/>
        </w:rPr>
        <w:t xml:space="preserve">empresas con altos niveles de </w:t>
      </w:r>
      <w:r w:rsidR="0043209C">
        <w:rPr>
          <w:rFonts w:ascii="Times New Roman" w:hAnsi="Times New Roman" w:cs="Times New Roman"/>
          <w:sz w:val="24"/>
          <w:szCs w:val="24"/>
        </w:rPr>
        <w:t>apalancamiento</w:t>
      </w:r>
      <w:r w:rsidRPr="00DC671C">
        <w:rPr>
          <w:rFonts w:ascii="Times New Roman" w:hAnsi="Times New Roman" w:cs="Times New Roman"/>
          <w:sz w:val="24"/>
          <w:szCs w:val="24"/>
        </w:rPr>
        <w:t xml:space="preserve"> </w:t>
      </w:r>
      <w:r w:rsidR="00F15DFA" w:rsidRPr="00DC671C">
        <w:rPr>
          <w:rFonts w:ascii="Times New Roman" w:hAnsi="Times New Roman" w:cs="Times New Roman"/>
          <w:sz w:val="24"/>
          <w:szCs w:val="24"/>
        </w:rPr>
        <w:fldChar w:fldCharType="begin" w:fldLock="1"/>
      </w:r>
      <w:r w:rsidR="00322567">
        <w:rPr>
          <w:rFonts w:ascii="Times New Roman" w:hAnsi="Times New Roman" w:cs="Times New Roman"/>
          <w:sz w:val="24"/>
          <w:szCs w:val="24"/>
        </w:rPr>
        <w:instrText>ADDIN CSL_CITATION {"citationItems":[{"id":"ITEM-1","itemData":{"abstract":"Nonviable “zombie” firms have become a key concern in China. Using novel firm-level industrial survey data, this paper illustrates the central role of zombies and their strong linkages with state- owned enterprises (SOEs) in contributing to debt vulnerabilities and low productivity. As a group, zombie firms and SOEs account for an outsized share of corporate debt, contribute to much of the rise in debt, and face weak fundamentals. Empirical results also show that resolving these weak firms can generate significant gains of 0.7–1.2 percentage points in long-term growth per year. These results also shed light on the ongoing government strategy to tackle these issues by evaluating the effects of different restructuring options. In particular, deleveraging, reducing government subsidies, as well as operational restructuring through divestment and reducing redundancy have significant benefits in restoring corporate performance for zombie firms.","author":[{"dropping-particle":"","family":"Lam","given":"W Raphael","non-dropping-particle":"","parse-names":false,"suffix":""},{"dropping-particle":"","family":"Schipke","given":"Alfred","non-dropping-particle":"","parse-names":false,"suffix":""},{"dropping-particle":"","family":"Tan","given":"Yuyan","non-dropping-particle":"","parse-names":false,"suffix":""},{"dropping-particle":"","family":"Tan","given":"Zhibo","non-dropping-particle":"","parse-names":false,"suffix":""}],"container-title":"IMF Working Papers WP/17/266","id":"ITEM-1","issued":{"date-parts":[["2017"]]},"page":"26","title":"Resolving China ’ s Zombies : Tackling Debt and Raising Productivity","type":"article-journal"},"uris":["http://www.mendeley.com/documents/?uuid=223e1aec-c5f7-4fe3-a4ea-44ea1ce67870"]},{"id":"ITEM-2","itemData":{"DOI":"10.20955/r.85.67","abstract":"We show that the speed and type of corporate deleveraging depends on the interaction between corporate and financial sector health. Based on granular bank-firm data pertaining to small and medium-sized enterprises (SME) from five stressed and two non-stressed euro area economies, we show that “zombie” firms generally continued to lever up during the 2010–2014 period. Whereas relationships with stressed banks reduce SME leverage on average, we also show that zombie firms that are tied to weak banks in euro area periphery countries increase their indebtedness even further. Sustainable economic recovery therefore requires both: deleveraging of banks and firms.","author":[{"dropping-particle":"","family":"Storz","given":"Manuela","non-dropping-particle":"","parse-names":false,"suffix":""},{"dropping-particle":"","family":"Koetter","given":"Michael","non-dropping-particle":"","parse-names":false,"suffix":""},{"dropping-particle":"","family":"Setzer","given":"Ralph","non-dropping-particle":"","parse-names":false,"suffix":""}],"container-title":"Review","id":"ITEM-2","issue":"6","issued":{"date-parts":[["2003"]]},"title":"Do we want these two to tango? On zombie firms and stressed banks in Europe","type":"chapter","volume":"85"},"uris":["http://www.mendeley.com/documents/?uuid=394fc999-f6a7-4a9a-bb2a-7cf1d7b5748e"]},{"id":"ITEM-3","itemData":{"DOI":"10.1016/j.resourpol.2018.11.016","ISSN":"03014207","abstract":"This paper uses a modified identification method to identify zombie firms from a large sample of coal mining companies in China. It analyzes the prevalence of zombie firms over time and their distribution across different regions and ownership types. It also investigates the causes of the emergence of zombies and evaluates the effectiveness of various restructuring measures for resolving zombie firms. The results indicate that government interventions and subsidized bank credit are important causes of zombie firms, and continuous financial support from the government or banks does not contribute to the recovery of zombie firms. While reductions in labor costs, ownership reforms, and deleveraging can effectively resolve zombie firms, the injection or sale of assets has an ambiguous impact on the recovery of zombie firms. This study contributes to an understanding of the causes of the emergence of zombie firms and provides some policy implications for tackling zombie firms in China's coal sector.","author":[{"dropping-particle":"","family":"Dai","given":"Xiaoyong","non-dropping-particle":"","parse-names":false,"suffix":""},{"dropping-particle":"","family":"Qiao","given":"Xiaole","non-dropping-particle":"","parse-names":false,"suffix":""},{"dropping-particle":"","family":"Song","given":"Lin","non-dropping-particle":"","parse-names":false,"suffix":""}],"container-title":"Resources Policy","id":"ITEM-3","issue":"November 2018","issued":{"date-parts":[["2019"]]},"page":"664-673","publisher":"Elsevier Ltd","title":"Zombie firms in China's coal mining sector: Identification, transition determinants and policy implications","type":"article-journal","volume":"62"},"uris":["http://www.mendeley.com/documents/?uuid=cfe955cb-fabe-4fe2-bbef-eeaa4bf38afa"]},{"id":"ITEM-4","itemData":{"DOI":"10.1016/j.econmod.2020.02.017","ISSN":"02649993","abstract":"Zombie firms cause serious, widespread harm to the economy. It is thus important to clarify the reasons for their formation. This paper empirically investigates the effects of government intervention on the formation of zombie firms. It suggests that a greater degree of government intervention can increase the risk that a firm will become a zombie firm. Robustness tests and endogeneity tests confirm this finding. Further, we undertake a preliminary exploration of the mechanism of government intervention on the formation of zombie firms, and study how government behaviors affect the formation of such firms from various perspectives. Analysis reveals that government induces the formation of zombie firms by means of subsidies, resource support, financial support, and tax. To a certain extent, the conclusions of this paper could guide the formulation and revision of government policies, which would be conducive to adjusting the direction and intensity of government intervention and providing new ideas for supply-side structural reforms in China. The Chinese government should further increase the role of market force in its reforms.","author":[{"dropping-particle":"","family":"Chang","given":"Qingqing","non-dropping-particle":"","parse-names":false,"suffix":""},{"dropping-particle":"","family":"Zhou","given":"Yisihong","non-dropping-particle":"","parse-names":false,"suffix":""},{"dropping-particle":"","family":"Liu","given":"Guangqiang","non-dropping-particle":"","parse-names":false,"suffix":""},{"dropping-particle":"","family":"Wang","given":"Di","non-dropping-particle":"","parse-names":false,"suffix":""},{"dropping-particle":"","family":"Zhang","given":"Xiaojie","non-dropping-particle":"","parse-names":false,"suffix":""}],"container-title":"Economic Modelling","id":"ITEM-4","issue":"December 2019","issued":{"date-parts":[["2021"]]},"page":"768-779","publisher":"Elsevier Ltd","title":"How does government intervention affect the formation of zombie firms?","type":"article-journal","volume":"94"},"uris":["http://www.mendeley.com/documents/?uuid=545f0094-8913-452e-967c-733d92a5d905"]},{"id":"ITEM-5","itemData":{"DOI":"10.1016/j.frl.2020.101876","ISSN":"15446123","abstract":"Using a comprehensive dataset of firms from seventy-nine countries, we document the incidence, determinants, and corporate policies of zombie firms for the 2005–2016 period. Zombie firms account for roughly 10% of our observations. We find that countries with more efficient debt enforcement environments tend to have fewer zombie firms. We find no evidence that the prevalence of zombie firms is related to national culture. We further find that zombie firms have conservative dividend and investment policies, aggressive leverage policies, and higher idiosyncratic risk. We conclude that zombie firms may impose a cost on the economy by impeding efficient resource allocation.","author":[{"dropping-particle":"","family":"Ghoul","given":"Sadok","non-dropping-particle":"El","parse-names":false,"suffix":""},{"dropping-particle":"","family":"Fu","given":"Zhengwei","non-dropping-particle":"","parse-names":false,"suffix":""},{"dropping-particle":"","family":"Guedhami","given":"Omrane","non-dropping-particle":"","parse-names":false,"suffix":""}],"container-title":"Finance Research Letters","id":"ITEM-5","issue":"December 2020","issued":{"date-parts":[["2021"]]},"page":"101876","publisher":"Elsevier Inc.","title":"Zombie firms: Prevalence, determinants, and corporate policies","type":"article-journal","volume":"41"},"uris":["http://www.mendeley.com/documents/?uuid=6e33fcf7-94b5-4934-92ba-716fe5e0592d"]},{"id":"ITEM-6","itemData":{"DOI":"10.1111/j.1468-5876.2006.00354.x","ISSN":"13524739","abstract":"Zombie firms are those firms that are insolvent and have little hope of recovery but avoid failure thanks to support from their banks. This paper identifies zombie firms in Japan, and compares the characteristics of zombies to other firms. Zombie firms are found to be less profitable, more indebted, more dependent on their main banks, more likely to be found in non-manufacturing industries and more often located outside large metropolitan areas. Overall, larger size makes the firm less likely to be a zombie, but among small firms, relatively larger firms are more likely to be protected and become zombies. Controlling for profitability, the exit probability for zombie firms does not differ from that for non-zombies. Zombie firms tend to increase employment by more (but do not reduce employment by more) than non-zombies. Finally, when the proportion of zombie firms in an industry increases, job creation declines and job destruction increases, and the effects are stronger for non-zombies. © 2006 Japanese Economic Association.","author":[{"dropping-particle":"","family":"Hoshi","given":"Takeo","non-dropping-particle":"","parse-names":false,"suffix":""}],"container-title":"Japanese Economic Review","id":"ITEM-6","issue":"1","issued":{"date-parts":[["2006"]]},"page":"30-49","title":"Economics of the living dead","type":"article-journal","volume":"57"},"uris":["http://www.mendeley.com/documents/?uuid=ba8d9490-5d9e-4b9c-a993-1dac5de2f64d"]},{"id":"ITEM-7","itemData":{"DOI":"10.1080/00472778.2019.1696100","ISSN":"1540627X","abstract":"Inefficient and uncompetitive companies operating in the economy are a significant impediment to sustainable economic growth. This article contributes to the knowledge on so-called zombie firms. Using a Czech sample from 2003 to 2015, this research detected zombie firms and firms with negative equity, and investigated the process of zombie firms’ genesis and symptoms appearing in financial management before the company became a zombie. The results show that zombie firms are most often located in metropolitan areas, they are smaller companies, and most likely they are middle-aged companies. Negative development of firm financial performance significantly increases probability to become a zombie firm.","author":[{"dropping-particle":"","family":"Blažková","given":"Ivana","non-dropping-particle":"","parse-names":false,"suffix":""},{"dropping-particle":"","family":"Dvouletý","given":"Ondřej","non-dropping-particle":"","parse-names":false,"suffix":""}],"container-title":"Journal of Small Business Management","id":"ITEM-7","issued":{"date-parts":[["2020"]]},"publisher":"Routledge","title":"Zombies: Who are they and how do firms become zombies?","type":"article-journal","volume":"2778"},"uris":["http://www.mendeley.com/documents/?uuid=b5f3339c-5155-4c4e-ad9d-b705721c4243"]}],"mendeley":{"formattedCitation":"(Blažková &amp; Dvouletý, 2020; Chang et al., 2021; Dai et al., 2019; El Ghoul et al., 2021; Hoshi, 2006; Lam et al., 2017b; Storz et al., 2003)","manualFormatting":"(e.g. Blažková &amp; Dvouletý, 2020; Chang et al., 2021; Dai et al., 2019; El Ghoul et al., 2021; Hoshi, 2006; Lam et al., 2017; Storz et al., 2003)","plainTextFormattedCitation":"(Blažková &amp; Dvouletý, 2020; Chang et al., 2021; Dai et al., 2019; El Ghoul et al., 2021; Hoshi, 2006; Lam et al., 2017b; Storz et al., 2003)","previouslyFormattedCitation":"(Blažková &amp; Dvouletý, 2020; Chang et al., 2021; Dai et al., 2019; El Ghoul et al., 2021; Hoshi, 2006; Lam et al., 2017b; Storz et al., 2003)"},"properties":{"noteIndex":0},"schema":"https://github.com/citation-style-language/schema/raw/master/csl-citation.json"}</w:instrText>
      </w:r>
      <w:r w:rsidR="00F15DFA" w:rsidRPr="00DC671C">
        <w:rPr>
          <w:rFonts w:ascii="Times New Roman" w:hAnsi="Times New Roman" w:cs="Times New Roman"/>
          <w:sz w:val="24"/>
          <w:szCs w:val="24"/>
        </w:rPr>
        <w:fldChar w:fldCharType="separate"/>
      </w:r>
      <w:r w:rsidR="0043209C" w:rsidRPr="0043209C">
        <w:rPr>
          <w:rFonts w:ascii="Times New Roman" w:hAnsi="Times New Roman" w:cs="Times New Roman"/>
          <w:noProof/>
          <w:sz w:val="24"/>
          <w:szCs w:val="24"/>
        </w:rPr>
        <w:t>(</w:t>
      </w:r>
      <w:r w:rsidR="0043209C" w:rsidRPr="0043209C">
        <w:rPr>
          <w:rFonts w:ascii="Times New Roman" w:hAnsi="Times New Roman" w:cs="Times New Roman"/>
          <w:i/>
          <w:iCs/>
          <w:noProof/>
          <w:sz w:val="24"/>
          <w:szCs w:val="24"/>
        </w:rPr>
        <w:t>e.g.</w:t>
      </w:r>
      <w:r w:rsidR="0043209C">
        <w:rPr>
          <w:rFonts w:ascii="Times New Roman" w:hAnsi="Times New Roman" w:cs="Times New Roman"/>
          <w:noProof/>
          <w:sz w:val="24"/>
          <w:szCs w:val="24"/>
        </w:rPr>
        <w:t xml:space="preserve"> </w:t>
      </w:r>
      <w:r w:rsidR="0043209C" w:rsidRPr="0043209C">
        <w:rPr>
          <w:rFonts w:ascii="Times New Roman" w:hAnsi="Times New Roman" w:cs="Times New Roman"/>
          <w:noProof/>
          <w:sz w:val="24"/>
          <w:szCs w:val="24"/>
        </w:rPr>
        <w:t xml:space="preserve">Blažková &amp; Dvouletý, 2020; Chang </w:t>
      </w:r>
      <w:r w:rsidR="00A01770" w:rsidRPr="00A01770">
        <w:rPr>
          <w:rFonts w:ascii="Times New Roman" w:hAnsi="Times New Roman" w:cs="Times New Roman"/>
          <w:i/>
          <w:iCs/>
          <w:noProof/>
          <w:sz w:val="24"/>
          <w:szCs w:val="24"/>
        </w:rPr>
        <w:t>et al</w:t>
      </w:r>
      <w:r w:rsidR="0043209C" w:rsidRPr="0043209C">
        <w:rPr>
          <w:rFonts w:ascii="Times New Roman" w:hAnsi="Times New Roman" w:cs="Times New Roman"/>
          <w:noProof/>
          <w:sz w:val="24"/>
          <w:szCs w:val="24"/>
        </w:rPr>
        <w:t xml:space="preserve">., 2021; Dai </w:t>
      </w:r>
      <w:r w:rsidR="00A01770" w:rsidRPr="00A01770">
        <w:rPr>
          <w:rFonts w:ascii="Times New Roman" w:hAnsi="Times New Roman" w:cs="Times New Roman"/>
          <w:i/>
          <w:iCs/>
          <w:noProof/>
          <w:sz w:val="24"/>
          <w:szCs w:val="24"/>
        </w:rPr>
        <w:t>et al</w:t>
      </w:r>
      <w:r w:rsidR="0043209C" w:rsidRPr="0043209C">
        <w:rPr>
          <w:rFonts w:ascii="Times New Roman" w:hAnsi="Times New Roman" w:cs="Times New Roman"/>
          <w:noProof/>
          <w:sz w:val="24"/>
          <w:szCs w:val="24"/>
        </w:rPr>
        <w:t xml:space="preserve">., 2019; El Ghoul </w:t>
      </w:r>
      <w:r w:rsidR="00A01770" w:rsidRPr="00A01770">
        <w:rPr>
          <w:rFonts w:ascii="Times New Roman" w:hAnsi="Times New Roman" w:cs="Times New Roman"/>
          <w:i/>
          <w:iCs/>
          <w:noProof/>
          <w:sz w:val="24"/>
          <w:szCs w:val="24"/>
        </w:rPr>
        <w:t>et al</w:t>
      </w:r>
      <w:r w:rsidR="0043209C" w:rsidRPr="0043209C">
        <w:rPr>
          <w:rFonts w:ascii="Times New Roman" w:hAnsi="Times New Roman" w:cs="Times New Roman"/>
          <w:noProof/>
          <w:sz w:val="24"/>
          <w:szCs w:val="24"/>
        </w:rPr>
        <w:t xml:space="preserve">., 2021; Hoshi, 2006; Lam </w:t>
      </w:r>
      <w:r w:rsidR="00A01770" w:rsidRPr="00A01770">
        <w:rPr>
          <w:rFonts w:ascii="Times New Roman" w:hAnsi="Times New Roman" w:cs="Times New Roman"/>
          <w:i/>
          <w:iCs/>
          <w:noProof/>
          <w:sz w:val="24"/>
          <w:szCs w:val="24"/>
        </w:rPr>
        <w:t>et al</w:t>
      </w:r>
      <w:r w:rsidR="0043209C" w:rsidRPr="0043209C">
        <w:rPr>
          <w:rFonts w:ascii="Times New Roman" w:hAnsi="Times New Roman" w:cs="Times New Roman"/>
          <w:noProof/>
          <w:sz w:val="24"/>
          <w:szCs w:val="24"/>
        </w:rPr>
        <w:t xml:space="preserve">., 2017; Storz </w:t>
      </w:r>
      <w:r w:rsidR="00A01770" w:rsidRPr="00A01770">
        <w:rPr>
          <w:rFonts w:ascii="Times New Roman" w:hAnsi="Times New Roman" w:cs="Times New Roman"/>
          <w:i/>
          <w:iCs/>
          <w:noProof/>
          <w:sz w:val="24"/>
          <w:szCs w:val="24"/>
        </w:rPr>
        <w:t>et al</w:t>
      </w:r>
      <w:r w:rsidR="0043209C" w:rsidRPr="0043209C">
        <w:rPr>
          <w:rFonts w:ascii="Times New Roman" w:hAnsi="Times New Roman" w:cs="Times New Roman"/>
          <w:noProof/>
          <w:sz w:val="24"/>
          <w:szCs w:val="24"/>
        </w:rPr>
        <w:t>., 2003)</w:t>
      </w:r>
      <w:r w:rsidR="00F15DFA" w:rsidRPr="00DC671C">
        <w:rPr>
          <w:rFonts w:ascii="Times New Roman" w:hAnsi="Times New Roman" w:cs="Times New Roman"/>
          <w:sz w:val="24"/>
          <w:szCs w:val="24"/>
        </w:rPr>
        <w:fldChar w:fldCharType="end"/>
      </w:r>
      <w:r w:rsidR="00F15DFA" w:rsidRPr="00DC671C">
        <w:rPr>
          <w:rFonts w:ascii="Times New Roman" w:hAnsi="Times New Roman" w:cs="Times New Roman"/>
          <w:sz w:val="24"/>
          <w:szCs w:val="24"/>
        </w:rPr>
        <w:t>.</w:t>
      </w:r>
      <w:r w:rsidR="00797FDB" w:rsidRPr="00DC671C">
        <w:rPr>
          <w:rFonts w:ascii="Times New Roman" w:hAnsi="Times New Roman" w:cs="Times New Roman"/>
          <w:sz w:val="24"/>
          <w:szCs w:val="24"/>
        </w:rPr>
        <w:t xml:space="preserve"> </w:t>
      </w:r>
      <w:r w:rsidR="00B2043E">
        <w:rPr>
          <w:rFonts w:ascii="Times New Roman" w:hAnsi="Times New Roman" w:cs="Times New Roman"/>
          <w:sz w:val="24"/>
          <w:szCs w:val="24"/>
        </w:rPr>
        <w:t>Estas a</w:t>
      </w:r>
      <w:r w:rsidR="00797FDB" w:rsidRPr="00DC671C">
        <w:rPr>
          <w:rFonts w:ascii="Times New Roman" w:hAnsi="Times New Roman" w:cs="Times New Roman"/>
          <w:sz w:val="24"/>
          <w:szCs w:val="24"/>
        </w:rPr>
        <w:t xml:space="preserve">demás, </w:t>
      </w:r>
      <w:r w:rsidR="00C31805">
        <w:rPr>
          <w:rFonts w:ascii="Times New Roman" w:hAnsi="Times New Roman" w:cs="Times New Roman"/>
          <w:sz w:val="24"/>
          <w:szCs w:val="24"/>
        </w:rPr>
        <w:t xml:space="preserve">generan </w:t>
      </w:r>
      <w:r w:rsidR="00797FDB" w:rsidRPr="00DC671C">
        <w:rPr>
          <w:rFonts w:ascii="Times New Roman" w:hAnsi="Times New Roman" w:cs="Times New Roman"/>
          <w:sz w:val="24"/>
          <w:szCs w:val="24"/>
        </w:rPr>
        <w:t>una rentabilidad económica</w:t>
      </w:r>
      <w:r w:rsidR="00591A5A" w:rsidRPr="00DC671C">
        <w:rPr>
          <w:rFonts w:ascii="Times New Roman" w:hAnsi="Times New Roman" w:cs="Times New Roman"/>
          <w:sz w:val="24"/>
          <w:szCs w:val="24"/>
        </w:rPr>
        <w:t xml:space="preserve"> </w:t>
      </w:r>
      <w:r w:rsidR="00AD695D" w:rsidRPr="00DC671C">
        <w:rPr>
          <w:rFonts w:ascii="Times New Roman" w:hAnsi="Times New Roman" w:cs="Times New Roman"/>
          <w:sz w:val="24"/>
          <w:szCs w:val="24"/>
        </w:rPr>
        <w:t xml:space="preserve">negativa </w:t>
      </w:r>
      <w:r w:rsidR="00797FDB" w:rsidRPr="00DC671C">
        <w:rPr>
          <w:rFonts w:ascii="Times New Roman" w:hAnsi="Times New Roman" w:cs="Times New Roman"/>
          <w:sz w:val="24"/>
          <w:szCs w:val="24"/>
        </w:rPr>
        <w:fldChar w:fldCharType="begin" w:fldLock="1"/>
      </w:r>
      <w:r w:rsidR="00322567">
        <w:rPr>
          <w:rFonts w:ascii="Times New Roman" w:hAnsi="Times New Roman" w:cs="Times New Roman"/>
          <w:sz w:val="24"/>
          <w:szCs w:val="24"/>
        </w:rPr>
        <w:instrText>ADDIN CSL_CITATION {"citationItems":[{"id":"ITEM-1","itemData":{"DOI":"10.1111/j.1468-5876.2006.00354.x","ISSN":"13524739","abstract":"Zombie firms are those firms that are insolvent and have little hope of recovery but avoid failure thanks to support from their banks. This paper identifies zombie firms in Japan, and compares the characteristics of zombies to other firms. Zombie firms are found to be less profitable, more indebted, more dependent on their main banks, more likely to be found in non-manufacturing industries and more often located outside large metropolitan areas. Overall, larger size makes the firm less likely to be a zombie, but among small firms, relatively larger firms are more likely to be protected and become zombies. Controlling for profitability, the exit probability for zombie firms does not differ from that for non-zombies. Zombie firms tend to increase employment by more (but do not reduce employment by more) than non-zombies. Finally, when the proportion of zombie firms in an industry increases, job creation declines and job destruction increases, and the effects are stronger for non-zombies. © 2006 Japanese Economic Association.","author":[{"dropping-particle":"","family":"Hoshi","given":"Takeo","non-dropping-particle":"","parse-names":false,"suffix":""}],"container-title":"Japanese Economic Review","id":"ITEM-1","issue":"1","issued":{"date-parts":[["2006"]]},"page":"30-49","title":"Economics of the living dead","type":"article-journal","volume":"57"},"uris":["http://www.mendeley.com/documents/?uuid=ba8d9490-5d9e-4b9c-a993-1dac5de2f64d"]},{"id":"ITEM-2","itemData":{"abstract":"Nonviable “zombie” firms have become a key concern in China. Using novel firm-level industrial survey data, this paper illustrates the central role of zombies and their strong linkages with state- owned enterprises (SOEs) in contributing to debt vulnerabilities and low productivity. As a group, zombie firms and SOEs account for an outsized share of corporate debt, contribute to much of the rise in debt, and face weak fundamentals. Empirical results also show that resolving these weak firms can generate significant gains of 0.7–1.2 percentage points in long-term growth per year. These results also shed light on the ongoing government strategy to tackle these issues by evaluating the effects of different restructuring options. In particular, deleveraging, reducing government subsidies, as well as operational restructuring through divestment and reducing redundancy have significant benefits in restoring corporate performance for zombie firms.","author":[{"dropping-particle":"","family":"Lam","given":"W Raphael","non-dropping-particle":"","parse-names":false,"suffix":""},{"dropping-particle":"","family":"Schipke","given":"Alfred","non-dropping-particle":"","parse-names":false,"suffix":""},{"dropping-particle":"","family":"Tan","given":"Yuyan","non-dropping-particle":"","parse-names":false,"suffix":""},{"dropping-particle":"","family":"Tan","given":"Zhibo","non-dropping-particle":"","parse-names":false,"suffix":""}],"container-title":"IMF Working Papers WP/17/266","id":"ITEM-2","issued":{"date-parts":[["2017"]]},"page":"26","title":"Resolving China ’ s Zombies : Tackling Debt and Raising Productivity","type":"article-journal"},"uris":["http://www.mendeley.com/documents/?uuid=223e1aec-c5f7-4fe3-a4ea-44ea1ce67870"]},{"id":"ITEM-3","itemData":{"DOI":"10.1016/j.resourpol.2018.11.016","ISSN":"03014207","abstract":"This paper uses a modified identification method to identify zombie firms from a large sample of coal mining companies in China. It analyzes the prevalence of zombie firms over time and their distribution across different regions and ownership types. It also investigates the causes of the emergence of zombies and evaluates the effectiveness of various restructuring measures for resolving zombie firms. The results indicate that government interventions and subsidized bank credit are important causes of zombie firms, and continuous financial support from the government or banks does not contribute to the recovery of zombie firms. While reductions in labor costs, ownership reforms, and deleveraging can effectively resolve zombie firms, the injection or sale of assets has an ambiguous impact on the recovery of zombie firms. This study contributes to an understanding of the causes of the emergence of zombie firms and provides some policy implications for tackling zombie firms in China's coal sector.","author":[{"dropping-particle":"","family":"Dai","given":"Xiaoyong","non-dropping-particle":"","parse-names":false,"suffix":""},{"dropping-particle":"","family":"Qiao","given":"Xiaole","non-dropping-particle":"","parse-names":false,"suffix":""},{"dropping-particle":"","family":"Song","given":"Lin","non-dropping-particle":"","parse-names":false,"suffix":""}],"container-title":"Resources Policy","id":"ITEM-3","issue":"November 2018","issued":{"date-parts":[["2019"]]},"page":"664-673","publisher":"Elsevier Ltd","title":"Zombie firms in China's coal mining sector: Identification, transition determinants and policy implications","type":"article-journal","volume":"62"},"uris":["http://www.mendeley.com/documents/?uuid=cfe955cb-fabe-4fe2-bbef-eeaa4bf38afa"]},{"id":"ITEM-4","itemData":{"DOI":"10.1016/j.japwor.2018.09.007","ISSN":"09221425","abstract":"The “soft budget problem,” by which banks loosen their lending stances toward long-term client firms despite worsening business conditions, has been widely discussed in the field of financial studies. In Japan, this problem has attracted attention particularly in connection to so-called “zombie firms,” financially weak firms sustained by discounted interest rates and evergreen lending which have become a major research and political interest in recent years. In this article, we focus on zombie firms among small and medium-sized enterprises (SME), a corporate category that has hitherto received less consideration in the discussion about Japan's zombie firms. We find that: (1) many zombie firms exist among SME and that the zombie firm ratio increases as firm size decreases; and (2) some zombie firms eventually emerge from zombie status among SME. In other words, zombie firms are likely problematic from the view of the efficiency of the industries to which they belong. But when one considers that many zombie firms achieve revival, it would seem inappropriate to uniformly promote their elimination. Since ending zombie status seems to directly imply market exit for many SME, it is important to conduct preliminary screening to prevent the creation of zombie firms in the first place.","author":[{"dropping-particle":"","family":"Goto","given":"Yasuo","non-dropping-particle":"","parse-names":false,"suffix":""},{"dropping-particle":"","family":"Wilbur","given":"Scott","non-dropping-particle":"","parse-names":false,"suffix":""}],"container-title":"Japan and the World Economy","id":"ITEM-4","issue":"December 2017","issued":{"date-parts":[["2019"]]},"page":"105-112","publisher":"Elsevier","title":"Unfinished business: Zombie firms among SME in Japan's lost decades","type":"article-journal","volume":"49"},"uris":["http://www.mendeley.com/documents/?uuid=e69f5137-a4a2-4430-b943-d54e72593483"]},{"id":"ITEM-5","itemData":{"DOI":"10.21919/remef.v14i4.107","ISSN":"16655346","abstract":"El objetivo de este trabajo consiste en profundizar en la presencia de empresas zombis en la Bolsa Mexicana de Valores (BMV) y los factores que inciden en su existencia. Para ello, a través del método CHK se determinó la presencia de empresas zombis en México y, posteriormente, mediante un modelo logit se evalúa el impacto de la rentabilidad y la cuota de mercado en las empresas zombi. Los datos empleados corresponden a 102 empresas inscritas en el mercado de valores de México en el año 2015, lo cual permitió identificar la presencia de 18 empresas con características zombis. Mientras que el análisis empírico confirmó que la cuota de mercado impacta positivamente a las empresas zombis, mientras que la rentabilidad disminuye la probabilidad de incurrir en esta situación. El modelo empleado representa uno de los trabajos pioneros en América Latina sobre este tipo de empresas y da luz sobre el comportamiento que siguen dichas organizaciones mostrando que las características del mercado pueden ser otros predictores importantes de las empresas zombis y representan futuras líneas de investigación relevantes.","author":[{"dropping-particle":"","family":"la Garza Cárdenas","given":"Manuel Humberto","non-dropping-particle":"De","parse-names":false,"suffix":""},{"dropping-particle":"","family":"Sánchez Tovar","given":"Yesenia","non-dropping-particle":"","parse-names":false,"suffix":""},{"dropping-particle":"","family":"Zerón Félix","given":"Mariana","non-dropping-particle":"","parse-names":false,"suffix":""}],"container-title":"Revista Mexicana de Economía y Finanzas","id":"ITEM-5","issue":"4","issued":{"date-parts":[["2019"]]},"page":"729-743","title":"Impacto de la rentabilidad y la cuota de mercado en las empresas zombis en México","type":"article-journal","volume":"14"},"uris":["http://www.mendeley.com/documents/?uuid=235b7a14-48d3-47ba-a791-1ae38c8c1b46"]}],"mendeley":{"formattedCitation":"(Dai et al., 2019; De la Garza Cárdenas et al., 2019; Goto &amp; Wilbur, 2019; Hoshi, 2006; Lam et al., 2017b)","plainTextFormattedCitation":"(Dai et al., 2019; De la Garza Cárdenas et al., 2019; Goto &amp; Wilbur, 2019; Hoshi, 2006; Lam et al., 2017b)","previouslyFormattedCitation":"(Dai et al., 2019; De la Garza Cárdenas et al., 2019; Goto &amp; Wilbur, 2019; Hoshi, 2006; Lam et al., 2017b)"},"properties":{"noteIndex":0},"schema":"https://github.com/citation-style-language/schema/raw/master/csl-citation.json"}</w:instrText>
      </w:r>
      <w:r w:rsidR="00797FDB" w:rsidRPr="00DC671C">
        <w:rPr>
          <w:rFonts w:ascii="Times New Roman" w:hAnsi="Times New Roman" w:cs="Times New Roman"/>
          <w:sz w:val="24"/>
          <w:szCs w:val="24"/>
        </w:rPr>
        <w:fldChar w:fldCharType="separate"/>
      </w:r>
      <w:r w:rsidR="009415CB" w:rsidRPr="009415CB">
        <w:rPr>
          <w:rFonts w:ascii="Times New Roman" w:hAnsi="Times New Roman" w:cs="Times New Roman"/>
          <w:noProof/>
          <w:sz w:val="24"/>
          <w:szCs w:val="24"/>
        </w:rPr>
        <w:t xml:space="preserve">(Dai </w:t>
      </w:r>
      <w:r w:rsidR="00A01770" w:rsidRPr="00A01770">
        <w:rPr>
          <w:rFonts w:ascii="Times New Roman" w:hAnsi="Times New Roman" w:cs="Times New Roman"/>
          <w:i/>
          <w:iCs/>
          <w:noProof/>
          <w:sz w:val="24"/>
          <w:szCs w:val="24"/>
        </w:rPr>
        <w:t>et al</w:t>
      </w:r>
      <w:r w:rsidR="009415CB" w:rsidRPr="009415CB">
        <w:rPr>
          <w:rFonts w:ascii="Times New Roman" w:hAnsi="Times New Roman" w:cs="Times New Roman"/>
          <w:noProof/>
          <w:sz w:val="24"/>
          <w:szCs w:val="24"/>
        </w:rPr>
        <w:t xml:space="preserve">., 2019; De la Garza Cárdenas </w:t>
      </w:r>
      <w:r w:rsidR="00A01770" w:rsidRPr="00A01770">
        <w:rPr>
          <w:rFonts w:ascii="Times New Roman" w:hAnsi="Times New Roman" w:cs="Times New Roman"/>
          <w:i/>
          <w:iCs/>
          <w:noProof/>
          <w:sz w:val="24"/>
          <w:szCs w:val="24"/>
        </w:rPr>
        <w:t>et al</w:t>
      </w:r>
      <w:r w:rsidR="009415CB" w:rsidRPr="009415CB">
        <w:rPr>
          <w:rFonts w:ascii="Times New Roman" w:hAnsi="Times New Roman" w:cs="Times New Roman"/>
          <w:noProof/>
          <w:sz w:val="24"/>
          <w:szCs w:val="24"/>
        </w:rPr>
        <w:t xml:space="preserve">., 2019; Goto &amp; Wilbur, 2019; Hoshi, 2006; Lam </w:t>
      </w:r>
      <w:r w:rsidR="00A01770" w:rsidRPr="00A01770">
        <w:rPr>
          <w:rFonts w:ascii="Times New Roman" w:hAnsi="Times New Roman" w:cs="Times New Roman"/>
          <w:i/>
          <w:iCs/>
          <w:noProof/>
          <w:sz w:val="24"/>
          <w:szCs w:val="24"/>
        </w:rPr>
        <w:t>et al</w:t>
      </w:r>
      <w:r w:rsidR="009415CB" w:rsidRPr="009415CB">
        <w:rPr>
          <w:rFonts w:ascii="Times New Roman" w:hAnsi="Times New Roman" w:cs="Times New Roman"/>
          <w:noProof/>
          <w:sz w:val="24"/>
          <w:szCs w:val="24"/>
        </w:rPr>
        <w:t>., 2017b)</w:t>
      </w:r>
      <w:r w:rsidR="00797FDB" w:rsidRPr="00DC671C">
        <w:rPr>
          <w:rFonts w:ascii="Times New Roman" w:hAnsi="Times New Roman" w:cs="Times New Roman"/>
          <w:sz w:val="24"/>
          <w:szCs w:val="24"/>
        </w:rPr>
        <w:fldChar w:fldCharType="end"/>
      </w:r>
      <w:r w:rsidR="006F1BA0" w:rsidRPr="00DC671C">
        <w:rPr>
          <w:rFonts w:ascii="Times New Roman" w:hAnsi="Times New Roman" w:cs="Times New Roman"/>
          <w:sz w:val="24"/>
          <w:szCs w:val="24"/>
        </w:rPr>
        <w:t xml:space="preserve"> y son significativamente menos productivas que las empresas no zombis</w:t>
      </w:r>
      <w:r w:rsidR="000C3FA5" w:rsidRPr="00DC671C">
        <w:rPr>
          <w:rFonts w:ascii="Times New Roman" w:hAnsi="Times New Roman" w:cs="Times New Roman"/>
          <w:sz w:val="24"/>
          <w:szCs w:val="24"/>
        </w:rPr>
        <w:t xml:space="preserve"> </w:t>
      </w:r>
      <w:r w:rsidR="006F1BA0" w:rsidRPr="00DC671C">
        <w:rPr>
          <w:rFonts w:ascii="Times New Roman" w:hAnsi="Times New Roman" w:cs="Times New Roman"/>
          <w:sz w:val="24"/>
          <w:szCs w:val="24"/>
        </w:rPr>
        <w:fldChar w:fldCharType="begin" w:fldLock="1"/>
      </w:r>
      <w:r w:rsidR="00104684" w:rsidRPr="00DC671C">
        <w:rPr>
          <w:rFonts w:ascii="Times New Roman" w:hAnsi="Times New Roman" w:cs="Times New Roman"/>
          <w:sz w:val="24"/>
          <w:szCs w:val="24"/>
        </w:rPr>
        <w:instrText>ADDIN CSL_CITATION {"citationItems":[{"id":"ITEM-1","itemData":{"DOI":"10.1007/s11187-021-00483-8","ISSN":"15730913","abstract":"The resources sunk in zombie firms have risen over the last two decades, hampering productivity growth in developed economies. In this paper, we examine the recovery and exit of zombie firms among small- and medium-sized enterprises (SME), as well as the determinants of these transitions. To our knowledge, this is the first study on the determinants of the probability of a zombie recovering or exiting in a European context. The study also contributes to the discussion of the definition of zombie firms. Based on a panel of Portuguese manufacturing and services firms covering the 2004–2017 period, we do find a widespread presence of zombies. As expected, they are relatively less productive than non-zombies, while the probability of transition into recovery and exit is relatively low, which we interpret as evidence in favour of the presence of high barriers to firm mobility. In turn, the regression results show that downsizing and restructuring, as well as debt restructuring, are crucial in enhancing recovery of zombie firms. These are non-trivial results from the perspective of managers and policy makers. We performed several exercises using alternative definitions of zombie firms and estimation techniques and found that our findings are robust. Plain English Summary A 1% decline in the share of highly indebted and unprofitable firms (i.e. zombies) is estimated to increase the average labour productivity by 3.1 percent. Recovery of zombies in particular can be enhanced by downsizing and restructuring. Based on a very large panel of Portuguese small- and medium-sized manufacturing and services firms, covering the 2004–2017 period, we do find a widespread presence of zombie firms. Moreover, the chance of these firms to recover or exit is relatively low, an evidence of the presence of high barriers to firm mobility and resource misallocation. Our results have important managerial and policy implications: (1) a coordinated and holistic restructuring strategy (technological, operational and debt-related) is crucial to increase the likelihood of recovery of weak companies; (2) governments should formulate an adequate institutional framework in order to strengthen the selection of zombie firms, namely by designing more reallocation-friendly insolvency regimes and discouraging creditors to refinance unviable firms.","author":[{"dropping-particle":"","family":"Carreira","given":"Carlos","non-dropping-particle":"","parse-names":false,"suffix":""},{"dropping-particle":"","family":"Teixeira","given":"Paulino","non-dropping-particle":"","parse-names":false,"suffix":""},{"dropping-particle":"","family":"Nieto-Carrillo","given":"Ernesto","non-dropping-particle":"","parse-names":false,"suffix":""}],"container-title":"Small Business Economics","id":"ITEM-1","issued":{"date-parts":[["2021"]]},"title":"Recovery and exit of zombie firms in Portugal","type":"article-journal"},"uris":["http://www.mendeley.com/documents/?uuid=9d3d378a-5e53-4738-9b38-024f9b9d6696"]}],"mendeley":{"formattedCitation":"(Carreira et al., 2021)","plainTextFormattedCitation":"(Carreira et al., 2021)","previouslyFormattedCitation":"(Carreira et al., 2021)"},"properties":{"noteIndex":0},"schema":"https://github.com/citation-style-language/schema/raw/master/csl-citation.json"}</w:instrText>
      </w:r>
      <w:r w:rsidR="006F1BA0" w:rsidRPr="00DC671C">
        <w:rPr>
          <w:rFonts w:ascii="Times New Roman" w:hAnsi="Times New Roman" w:cs="Times New Roman"/>
          <w:sz w:val="24"/>
          <w:szCs w:val="24"/>
        </w:rPr>
        <w:fldChar w:fldCharType="separate"/>
      </w:r>
      <w:r w:rsidR="006F1BA0" w:rsidRPr="00DC671C">
        <w:rPr>
          <w:rFonts w:ascii="Times New Roman" w:hAnsi="Times New Roman" w:cs="Times New Roman"/>
          <w:noProof/>
          <w:sz w:val="24"/>
          <w:szCs w:val="24"/>
        </w:rPr>
        <w:t xml:space="preserve">(Carreira </w:t>
      </w:r>
      <w:r w:rsidR="00A01770" w:rsidRPr="00A01770">
        <w:rPr>
          <w:rFonts w:ascii="Times New Roman" w:hAnsi="Times New Roman" w:cs="Times New Roman"/>
          <w:i/>
          <w:iCs/>
          <w:noProof/>
          <w:sz w:val="24"/>
          <w:szCs w:val="24"/>
        </w:rPr>
        <w:t>et al</w:t>
      </w:r>
      <w:r w:rsidR="006F1BA0" w:rsidRPr="00DC671C">
        <w:rPr>
          <w:rFonts w:ascii="Times New Roman" w:hAnsi="Times New Roman" w:cs="Times New Roman"/>
          <w:noProof/>
          <w:sz w:val="24"/>
          <w:szCs w:val="24"/>
        </w:rPr>
        <w:t>., 2021)</w:t>
      </w:r>
      <w:r w:rsidR="006F1BA0" w:rsidRPr="00DC671C">
        <w:rPr>
          <w:rFonts w:ascii="Times New Roman" w:hAnsi="Times New Roman" w:cs="Times New Roman"/>
          <w:sz w:val="24"/>
          <w:szCs w:val="24"/>
        </w:rPr>
        <w:fldChar w:fldCharType="end"/>
      </w:r>
      <w:r w:rsidR="00797FDB" w:rsidRPr="00DC671C">
        <w:rPr>
          <w:rFonts w:ascii="Times New Roman" w:hAnsi="Times New Roman" w:cs="Times New Roman"/>
          <w:sz w:val="24"/>
          <w:szCs w:val="24"/>
        </w:rPr>
        <w:t>.</w:t>
      </w:r>
      <w:r w:rsidR="00AD695D" w:rsidRPr="00DC671C">
        <w:rPr>
          <w:rFonts w:ascii="Times New Roman" w:hAnsi="Times New Roman" w:cs="Times New Roman"/>
          <w:sz w:val="24"/>
          <w:szCs w:val="24"/>
        </w:rPr>
        <w:t xml:space="preserve"> Por otro lado, cabe destacar que, en la literatura académica revisada, no se ha encontrado un acuerdo entre los distintos autores respecto al tamaño de </w:t>
      </w:r>
      <w:r w:rsidR="00C31805">
        <w:rPr>
          <w:rFonts w:ascii="Times New Roman" w:hAnsi="Times New Roman" w:cs="Times New Roman"/>
          <w:sz w:val="24"/>
          <w:szCs w:val="24"/>
        </w:rPr>
        <w:t>é</w:t>
      </w:r>
      <w:r w:rsidR="00AD695D" w:rsidRPr="00DC671C">
        <w:rPr>
          <w:rFonts w:ascii="Times New Roman" w:hAnsi="Times New Roman" w:cs="Times New Roman"/>
          <w:sz w:val="24"/>
          <w:szCs w:val="24"/>
        </w:rPr>
        <w:t>stas. Así,</w:t>
      </w:r>
      <w:r w:rsidR="00104684" w:rsidRPr="00DC671C">
        <w:rPr>
          <w:rFonts w:ascii="Times New Roman" w:hAnsi="Times New Roman" w:cs="Times New Roman"/>
          <w:sz w:val="24"/>
          <w:szCs w:val="24"/>
        </w:rPr>
        <w:t xml:space="preserve"> </w:t>
      </w:r>
      <w:r w:rsidR="005523AB" w:rsidRPr="00DC671C">
        <w:rPr>
          <w:rFonts w:ascii="Times New Roman" w:hAnsi="Times New Roman" w:cs="Times New Roman"/>
          <w:sz w:val="24"/>
          <w:szCs w:val="24"/>
        </w:rPr>
        <w:fldChar w:fldCharType="begin" w:fldLock="1"/>
      </w:r>
      <w:r w:rsidR="005523AB" w:rsidRPr="00DC671C">
        <w:rPr>
          <w:rFonts w:ascii="Times New Roman" w:hAnsi="Times New Roman" w:cs="Times New Roman"/>
          <w:sz w:val="24"/>
          <w:szCs w:val="24"/>
        </w:rPr>
        <w:instrText>ADDIN CSL_CITATION {"citationItems":[{"id":"ITEM-1","itemData":{"DOI":"10.1016/j.resourpol.2018.11.016","ISSN":"03014207","abstract":"This paper uses a modified identification method to identify zombie firms from a large sample of coal mining companies in China. It analyzes the prevalence of zombie firms over time and their distribution across different regions and ownership types. It also investigates the causes of the emergence of zombies and evaluates the effectiveness of various restructuring measures for resolving zombie firms. The results indicate that government interventions and subsidized bank credit are important causes of zombie firms, and continuous financial support from the government or banks does not contribute to the recovery of zombie firms. While reductions in labor costs, ownership reforms, and deleveraging can effectively resolve zombie firms, the injection or sale of assets has an ambiguous impact on the recovery of zombie firms. This study contributes to an understanding of the causes of the emergence of zombie firms and provides some policy implications for tackling zombie firms in China's coal sector.","author":[{"dropping-particle":"","family":"Dai","given":"Xiaoyong","non-dropping-particle":"","parse-names":false,"suffix":""},{"dropping-particle":"","family":"Qiao","given":"Xiaole","non-dropping-particle":"","parse-names":false,"suffix":""},{"dropping-particle":"","family":"Song","given":"Lin","non-dropping-particle":"","parse-names":false,"suffix":""}],"container-title":"Resources Policy","id":"ITEM-1","issue":"November 2018","issued":{"date-parts":[["2019"]]},"page":"664-673","publisher":"Elsevier Ltd","title":"Zombie firms in China's coal mining sector: Identification, transition determinants and policy implications","type":"article-journal","volume":"62"},"uris":["http://www.mendeley.com/documents/?uuid=cfe955cb-fabe-4fe2-bbef-eeaa4bf38afa"]}],"mendeley":{"formattedCitation":"(Dai et al., 2019)","manualFormatting":"Dai et al. (2019)","plainTextFormattedCitation":"(Dai et al., 2019)","previouslyFormattedCitation":"(Dai et al., 2019)"},"properties":{"noteIndex":0},"schema":"https://github.com/citation-style-language/schema/raw/master/csl-citation.json"}</w:instrText>
      </w:r>
      <w:r w:rsidR="005523AB" w:rsidRPr="00DC671C">
        <w:rPr>
          <w:rFonts w:ascii="Times New Roman" w:hAnsi="Times New Roman" w:cs="Times New Roman"/>
          <w:sz w:val="24"/>
          <w:szCs w:val="24"/>
        </w:rPr>
        <w:fldChar w:fldCharType="separate"/>
      </w:r>
      <w:r w:rsidR="005523AB" w:rsidRPr="00DC671C">
        <w:rPr>
          <w:rFonts w:ascii="Times New Roman" w:hAnsi="Times New Roman" w:cs="Times New Roman"/>
          <w:noProof/>
          <w:sz w:val="24"/>
          <w:szCs w:val="24"/>
        </w:rPr>
        <w:t xml:space="preserve">Dai </w:t>
      </w:r>
      <w:r w:rsidR="00A01770" w:rsidRPr="00A01770">
        <w:rPr>
          <w:rFonts w:ascii="Times New Roman" w:hAnsi="Times New Roman" w:cs="Times New Roman"/>
          <w:i/>
          <w:iCs/>
          <w:noProof/>
          <w:sz w:val="24"/>
          <w:szCs w:val="24"/>
        </w:rPr>
        <w:t>et al</w:t>
      </w:r>
      <w:r w:rsidR="005523AB" w:rsidRPr="00DC671C">
        <w:rPr>
          <w:rFonts w:ascii="Times New Roman" w:hAnsi="Times New Roman" w:cs="Times New Roman"/>
          <w:noProof/>
          <w:sz w:val="24"/>
          <w:szCs w:val="24"/>
        </w:rPr>
        <w:t>. (2019)</w:t>
      </w:r>
      <w:r w:rsidR="005523AB" w:rsidRPr="00DC671C">
        <w:rPr>
          <w:rFonts w:ascii="Times New Roman" w:hAnsi="Times New Roman" w:cs="Times New Roman"/>
          <w:sz w:val="24"/>
          <w:szCs w:val="24"/>
        </w:rPr>
        <w:fldChar w:fldCharType="end"/>
      </w:r>
      <w:r w:rsidR="005523AB" w:rsidRPr="00DC671C">
        <w:rPr>
          <w:rFonts w:ascii="Times New Roman" w:hAnsi="Times New Roman" w:cs="Times New Roman"/>
          <w:sz w:val="24"/>
          <w:szCs w:val="24"/>
        </w:rPr>
        <w:t xml:space="preserve"> y </w:t>
      </w:r>
      <w:r w:rsidR="00104684" w:rsidRPr="00DC671C">
        <w:rPr>
          <w:rFonts w:ascii="Times New Roman" w:hAnsi="Times New Roman" w:cs="Times New Roman"/>
          <w:sz w:val="24"/>
          <w:szCs w:val="24"/>
        </w:rPr>
        <w:fldChar w:fldCharType="begin" w:fldLock="1"/>
      </w:r>
      <w:r w:rsidR="005523AB" w:rsidRPr="00DC671C">
        <w:rPr>
          <w:rFonts w:ascii="Times New Roman" w:hAnsi="Times New Roman" w:cs="Times New Roman"/>
          <w:sz w:val="24"/>
          <w:szCs w:val="24"/>
        </w:rPr>
        <w:instrText>ADDIN CSL_CITATION {"citationItems":[{"id":"ITEM-1","itemData":{"DOI":"10.1016/j.emj.2017.05.005","ISSN":"02632373","abstract":"This paper shows the existence of extreme types of zombie firm, i.e. companies with negative equity that continue to do business despite having lost their entire equity. We explain how these firms are measured and how the riskier ones are defined with different determinants. Using a Spanish sample from 2010 to 2014 an index called the EZIndex is developed that includes four dimensions of the extreme zombie problem: extension, contagion, recovery signs and immediacy. The paper contributes to zombie theory on the one hand by developing a method for ranking zombie firms based on risks and changes over time, and on the other hand by using a log-linear model to detect the riskiest corporate profiles out of all these risky firms. It demonstrates significant implications that need to be considered by the competent authorities not only in terms of their impact as a whole but also in regard to the particular profile of extreme zombie firms: they are less regulated, large and located in regions with large business fabrics.","author":[{"dropping-particle":"","family":"Urionabarrenetxea","given":"Sara","non-dropping-particle":"","parse-names":false,"suffix":""},{"dropping-particle":"","family":"Garcia-Merino","given":"Jose Domingo","non-dropping-particle":"","parse-names":false,"suffix":""},{"dropping-particle":"","family":"San-Jose","given":"Leire","non-dropping-particle":"","parse-names":false,"suffix":""},{"dropping-particle":"","family":"Retolaza","given":"Jose Luis","non-dropping-particle":"","parse-names":false,"suffix":""}],"container-title":"European Management Journal","id":"ITEM-1","issue":"3","issued":{"date-parts":[["2018"]]},"page":"408-420","publisher":"Elsevier Ltd","title":"Living with zombie companies: Do we know where the threat lies?","type":"article-journal","volume":"36"},"uris":["http://www.mendeley.com/documents/?uuid=a6966ab0-9317-40ac-93ff-b6d2a2b7b98b"]}],"mendeley":{"formattedCitation":"(Urionabarrenetxea et al., 2018)","manualFormatting":"Urionabarrenetxea et al. (2018)","plainTextFormattedCitation":"(Urionabarrenetxea et al., 2018)","previouslyFormattedCitation":"(Urionabarrenetxea et al., 2018)"},"properties":{"noteIndex":0},"schema":"https://github.com/citation-style-language/schema/raw/master/csl-citation.json"}</w:instrText>
      </w:r>
      <w:r w:rsidR="00104684" w:rsidRPr="00DC671C">
        <w:rPr>
          <w:rFonts w:ascii="Times New Roman" w:hAnsi="Times New Roman" w:cs="Times New Roman"/>
          <w:sz w:val="24"/>
          <w:szCs w:val="24"/>
        </w:rPr>
        <w:fldChar w:fldCharType="separate"/>
      </w:r>
      <w:r w:rsidR="00104684" w:rsidRPr="00DC671C">
        <w:rPr>
          <w:rFonts w:ascii="Times New Roman" w:hAnsi="Times New Roman" w:cs="Times New Roman"/>
          <w:noProof/>
          <w:sz w:val="24"/>
          <w:szCs w:val="24"/>
        </w:rPr>
        <w:t xml:space="preserve">Urionabarrenetxea </w:t>
      </w:r>
      <w:r w:rsidR="00A01770" w:rsidRPr="00A01770">
        <w:rPr>
          <w:rFonts w:ascii="Times New Roman" w:hAnsi="Times New Roman" w:cs="Times New Roman"/>
          <w:i/>
          <w:iCs/>
          <w:noProof/>
          <w:sz w:val="24"/>
          <w:szCs w:val="24"/>
        </w:rPr>
        <w:t>et al</w:t>
      </w:r>
      <w:r w:rsidR="005523AB" w:rsidRPr="00DC671C">
        <w:rPr>
          <w:rFonts w:ascii="Times New Roman" w:hAnsi="Times New Roman" w:cs="Times New Roman"/>
          <w:noProof/>
          <w:sz w:val="24"/>
          <w:szCs w:val="24"/>
        </w:rPr>
        <w:t>. (</w:t>
      </w:r>
      <w:r w:rsidR="00104684" w:rsidRPr="00DC671C">
        <w:rPr>
          <w:rFonts w:ascii="Times New Roman" w:hAnsi="Times New Roman" w:cs="Times New Roman"/>
          <w:noProof/>
          <w:sz w:val="24"/>
          <w:szCs w:val="24"/>
        </w:rPr>
        <w:t>201</w:t>
      </w:r>
      <w:r w:rsidR="005523AB" w:rsidRPr="00DC671C">
        <w:rPr>
          <w:rFonts w:ascii="Times New Roman" w:hAnsi="Times New Roman" w:cs="Times New Roman"/>
          <w:noProof/>
          <w:sz w:val="24"/>
          <w:szCs w:val="24"/>
        </w:rPr>
        <w:t>8)</w:t>
      </w:r>
      <w:r w:rsidR="00104684" w:rsidRPr="00DC671C">
        <w:rPr>
          <w:rFonts w:ascii="Times New Roman" w:hAnsi="Times New Roman" w:cs="Times New Roman"/>
          <w:sz w:val="24"/>
          <w:szCs w:val="24"/>
        </w:rPr>
        <w:fldChar w:fldCharType="end"/>
      </w:r>
      <w:r w:rsidR="005523AB" w:rsidRPr="00DC671C">
        <w:rPr>
          <w:rFonts w:ascii="Times New Roman" w:hAnsi="Times New Roman" w:cs="Times New Roman"/>
          <w:sz w:val="24"/>
          <w:szCs w:val="24"/>
        </w:rPr>
        <w:t xml:space="preserve"> </w:t>
      </w:r>
      <w:r w:rsidR="00104684" w:rsidRPr="00DC671C">
        <w:rPr>
          <w:rFonts w:ascii="Times New Roman" w:hAnsi="Times New Roman" w:cs="Times New Roman"/>
          <w:sz w:val="24"/>
          <w:szCs w:val="24"/>
        </w:rPr>
        <w:t>mencionan que las empresas grandes son más propensas a convertirse en zombis.</w:t>
      </w:r>
      <w:r w:rsidR="005523AB" w:rsidRPr="00DC671C">
        <w:rPr>
          <w:rFonts w:ascii="Times New Roman" w:hAnsi="Times New Roman" w:cs="Times New Roman"/>
          <w:sz w:val="24"/>
          <w:szCs w:val="24"/>
        </w:rPr>
        <w:t xml:space="preserve"> </w:t>
      </w:r>
      <w:r w:rsidR="00AD695D" w:rsidRPr="00DC671C">
        <w:rPr>
          <w:rFonts w:ascii="Times New Roman" w:hAnsi="Times New Roman" w:cs="Times New Roman"/>
          <w:sz w:val="24"/>
          <w:szCs w:val="24"/>
        </w:rPr>
        <w:t>En la misma línea</w:t>
      </w:r>
      <w:r w:rsidR="000C3FA5" w:rsidRPr="00DC671C">
        <w:rPr>
          <w:rFonts w:ascii="Times New Roman" w:hAnsi="Times New Roman" w:cs="Times New Roman"/>
          <w:sz w:val="24"/>
          <w:szCs w:val="24"/>
        </w:rPr>
        <w:t xml:space="preserve">, </w:t>
      </w:r>
      <w:r w:rsidR="00BB1065" w:rsidRPr="00DC671C">
        <w:rPr>
          <w:rFonts w:ascii="Times New Roman" w:hAnsi="Times New Roman" w:cs="Times New Roman"/>
          <w:sz w:val="24"/>
          <w:szCs w:val="24"/>
        </w:rPr>
        <w:fldChar w:fldCharType="begin" w:fldLock="1"/>
      </w:r>
      <w:r w:rsidR="000C3FA5" w:rsidRPr="00DC671C">
        <w:rPr>
          <w:rFonts w:ascii="Times New Roman" w:hAnsi="Times New Roman" w:cs="Times New Roman"/>
          <w:sz w:val="24"/>
          <w:szCs w:val="24"/>
        </w:rPr>
        <w:instrText>ADDIN CSL_CITATION {"citationItems":[{"id":"ITEM-1","itemData":{"DOI":"10.1016/j.pacfin.2020.101357","ISSN":"0927538X","abstract":"This paper examines the implication of top executive gender on the zombie likelihood of firms listed in China's stock market. Our investigation shows that an increase in female executive percentage can significantly reduce corporate risk and zombie likelihood. This reduction in zombie likelihood is mainly achieved by the financial supervision of the female CFOs, mainly through the channels of quality improvement in information disclosure as well as in corporate governance. By contrast, loans and subsidies from local governments and financial institutions do not improve the performance of listed companies but increase zombie likelihood. Female executives' previous appointments with government agencies and financial institutions increase zombie likelihood as well. The academic background of female executives does not affect zombie likelihood. These findings provide insights into the relationship between executive gender diversity and corporate governance. We provide policy recommendations to help address the issue of zombie firms in China.","author":[{"dropping-particle":"","family":"Fang","given":"Jianchun","non-dropping-particle":"","parse-names":false,"suffix":""},{"dropping-particle":"","family":"Gozgor","given":"Giray","non-dropping-particle":"","parse-names":false,"suffix":""},{"dropping-particle":"","family":"Lau","given":"Chi Keung Marco","non-dropping-particle":"","parse-names":false,"suffix":""},{"dropping-particle":"","family":"Wu","given":"Wanshan","non-dropping-particle":"","parse-names":false,"suffix":""},{"dropping-particle":"","family":"Yan","given":"Cheng","non-dropping-particle":"","parse-names":false,"suffix":""}],"container-title":"Pacific Basin Finance Journal","id":"ITEM-1","issue":"February","issued":{"date-parts":[["2020"]]},"page":"1-17","title":"Listed zombie firms and top executive gender: Evidence from an emerging market","type":"article-journal","volume":"62"},"uris":["http://www.mendeley.com/documents/?uuid=ff42332f-f8d1-4331-ba45-ac6dd1747a66"]}],"mendeley":{"formattedCitation":"(Fang et al., 2020)","manualFormatting":"Fang et al. (2020)","plainTextFormattedCitation":"(Fang et al., 2020)","previouslyFormattedCitation":"(Fang et al., 2020)"},"properties":{"noteIndex":0},"schema":"https://github.com/citation-style-language/schema/raw/master/csl-citation.json"}</w:instrText>
      </w:r>
      <w:r w:rsidR="00BB1065" w:rsidRPr="00DC671C">
        <w:rPr>
          <w:rFonts w:ascii="Times New Roman" w:hAnsi="Times New Roman" w:cs="Times New Roman"/>
          <w:sz w:val="24"/>
          <w:szCs w:val="24"/>
        </w:rPr>
        <w:fldChar w:fldCharType="separate"/>
      </w:r>
      <w:r w:rsidR="00BB1065" w:rsidRPr="00DC671C">
        <w:rPr>
          <w:rFonts w:ascii="Times New Roman" w:hAnsi="Times New Roman" w:cs="Times New Roman"/>
          <w:noProof/>
          <w:sz w:val="24"/>
          <w:szCs w:val="24"/>
        </w:rPr>
        <w:t xml:space="preserve">Fang </w:t>
      </w:r>
      <w:r w:rsidR="00A01770" w:rsidRPr="00A01770">
        <w:rPr>
          <w:rFonts w:ascii="Times New Roman" w:hAnsi="Times New Roman" w:cs="Times New Roman"/>
          <w:i/>
          <w:iCs/>
          <w:noProof/>
          <w:sz w:val="24"/>
          <w:szCs w:val="24"/>
        </w:rPr>
        <w:t>et al</w:t>
      </w:r>
      <w:r w:rsidR="00BB1065" w:rsidRPr="00DC671C">
        <w:rPr>
          <w:rFonts w:ascii="Times New Roman" w:hAnsi="Times New Roman" w:cs="Times New Roman"/>
          <w:noProof/>
          <w:sz w:val="24"/>
          <w:szCs w:val="24"/>
        </w:rPr>
        <w:t>. (2020)</w:t>
      </w:r>
      <w:r w:rsidR="00BB1065" w:rsidRPr="00DC671C">
        <w:rPr>
          <w:rFonts w:ascii="Times New Roman" w:hAnsi="Times New Roman" w:cs="Times New Roman"/>
          <w:sz w:val="24"/>
          <w:szCs w:val="24"/>
        </w:rPr>
        <w:fldChar w:fldCharType="end"/>
      </w:r>
      <w:r w:rsidR="000C3FA5" w:rsidRPr="00DC671C">
        <w:rPr>
          <w:rFonts w:ascii="Times New Roman" w:hAnsi="Times New Roman" w:cs="Times New Roman"/>
          <w:sz w:val="24"/>
          <w:szCs w:val="24"/>
        </w:rPr>
        <w:t xml:space="preserve"> y </w:t>
      </w:r>
      <w:r w:rsidR="000C3FA5" w:rsidRPr="00DC671C">
        <w:rPr>
          <w:rFonts w:ascii="Times New Roman" w:hAnsi="Times New Roman" w:cs="Times New Roman"/>
          <w:sz w:val="24"/>
          <w:szCs w:val="24"/>
        </w:rPr>
        <w:fldChar w:fldCharType="begin" w:fldLock="1"/>
      </w:r>
      <w:r w:rsidR="002E26BB" w:rsidRPr="00DC671C">
        <w:rPr>
          <w:rFonts w:ascii="Times New Roman" w:hAnsi="Times New Roman" w:cs="Times New Roman"/>
          <w:sz w:val="24"/>
          <w:szCs w:val="24"/>
        </w:rPr>
        <w:instrText>ADDIN CSL_CITATION {"citationItems":[{"id":"ITEM-1","itemData":{"DOI":"10.1007/s11187-021-00483-8","ISSN":"15730913","abstract":"The resources sunk in zombie firms have risen over the last two decades, hampering productivity growth in developed economies. In this paper, we examine the recovery and exit of zombie firms among small- and medium-sized enterprises (SME), as well as the determinants of these transitions. To our knowledge, this is the first study on the determinants of the probability of a zombie recovering or exiting in a European context. The study also contributes to the discussion of the definition of zombie firms. Based on a panel of Portuguese manufacturing and services firms covering the 2004–2017 period, we do find a widespread presence of zombies. As expected, they are relatively less productive than non-zombies, while the probability of transition into recovery and exit is relatively low, which we interpret as evidence in favour of the presence of high barriers to firm mobility. In turn, the regression results show that downsizing and restructuring, as well as debt restructuring, are crucial in enhancing recovery of zombie firms. These are non-trivial results from the perspective of managers and policy makers. We performed several exercises using alternative definitions of zombie firms and estimation techniques and found that our findings are robust. Plain English Summary A 1% decline in the share of highly indebted and unprofitable firms (i.e. zombies) is estimated to increase the average labour productivity by 3.1 percent. Recovery of zombies in particular can be enhanced by downsizing and restructuring. Based on a very large panel of Portuguese small- and medium-sized manufacturing and services firms, covering the 2004–2017 period, we do find a widespread presence of zombie firms. Moreover, the chance of these firms to recover or exit is relatively low, an evidence of the presence of high barriers to firm mobility and resource misallocation. Our results have important managerial and policy implications: (1) a coordinated and holistic restructuring strategy (technological, operational and debt-related) is crucial to increase the likelihood of recovery of weak companies; (2) governments should formulate an adequate institutional framework in order to strengthen the selection of zombie firms, namely by designing more reallocation-friendly insolvency regimes and discouraging creditors to refinance unviable firms.","author":[{"dropping-particle":"","family":"Carreira","given":"Carlos","non-dropping-particle":"","parse-names":false,"suffix":""},{"dropping-particle":"","family":"Teixeira","given":"Paulino","non-dropping-particle":"","parse-names":false,"suffix":""},{"dropping-particle":"","family":"Nieto-Carrillo","given":"Ernesto","non-dropping-particle":"","parse-names":false,"suffix":""}],"container-title":"Small Business Economics","id":"ITEM-1","issued":{"date-parts":[["2021"]]},"title":"Recovery and exit of zombie firms in Portugal","type":"article-journal"},"uris":["http://www.mendeley.com/documents/?uuid=9d3d378a-5e53-4738-9b38-024f9b9d6696"]}],"mendeley":{"formattedCitation":"(Carreira et al., 2021)","manualFormatting":"Carreira et al. (2021)","plainTextFormattedCitation":"(Carreira et al., 2021)","previouslyFormattedCitation":"(Carreira et al., 2021)"},"properties":{"noteIndex":0},"schema":"https://github.com/citation-style-language/schema/raw/master/csl-citation.json"}</w:instrText>
      </w:r>
      <w:r w:rsidR="000C3FA5" w:rsidRPr="00DC671C">
        <w:rPr>
          <w:rFonts w:ascii="Times New Roman" w:hAnsi="Times New Roman" w:cs="Times New Roman"/>
          <w:sz w:val="24"/>
          <w:szCs w:val="24"/>
        </w:rPr>
        <w:fldChar w:fldCharType="separate"/>
      </w:r>
      <w:r w:rsidR="000C3FA5" w:rsidRPr="00DC671C">
        <w:rPr>
          <w:rFonts w:ascii="Times New Roman" w:hAnsi="Times New Roman" w:cs="Times New Roman"/>
          <w:noProof/>
          <w:sz w:val="24"/>
          <w:szCs w:val="24"/>
        </w:rPr>
        <w:t xml:space="preserve">Carreira </w:t>
      </w:r>
      <w:r w:rsidR="00A01770" w:rsidRPr="00A01770">
        <w:rPr>
          <w:rFonts w:ascii="Times New Roman" w:hAnsi="Times New Roman" w:cs="Times New Roman"/>
          <w:i/>
          <w:iCs/>
          <w:noProof/>
          <w:sz w:val="24"/>
          <w:szCs w:val="24"/>
        </w:rPr>
        <w:t>et al</w:t>
      </w:r>
      <w:r w:rsidR="000C3FA5" w:rsidRPr="00DC671C">
        <w:rPr>
          <w:rFonts w:ascii="Times New Roman" w:hAnsi="Times New Roman" w:cs="Times New Roman"/>
          <w:noProof/>
          <w:sz w:val="24"/>
          <w:szCs w:val="24"/>
        </w:rPr>
        <w:t>. (2021)</w:t>
      </w:r>
      <w:r w:rsidR="000C3FA5" w:rsidRPr="00DC671C">
        <w:rPr>
          <w:rFonts w:ascii="Times New Roman" w:hAnsi="Times New Roman" w:cs="Times New Roman"/>
          <w:sz w:val="24"/>
          <w:szCs w:val="24"/>
        </w:rPr>
        <w:fldChar w:fldCharType="end"/>
      </w:r>
      <w:r w:rsidR="000C3FA5" w:rsidRPr="00DC671C">
        <w:rPr>
          <w:rFonts w:ascii="Times New Roman" w:hAnsi="Times New Roman" w:cs="Times New Roman"/>
          <w:sz w:val="24"/>
          <w:szCs w:val="24"/>
        </w:rPr>
        <w:t xml:space="preserve"> </w:t>
      </w:r>
      <w:r w:rsidR="00BB1065" w:rsidRPr="00DC671C">
        <w:rPr>
          <w:rFonts w:ascii="Times New Roman" w:hAnsi="Times New Roman" w:cs="Times New Roman"/>
          <w:sz w:val="24"/>
          <w:szCs w:val="24"/>
        </w:rPr>
        <w:t>propone</w:t>
      </w:r>
      <w:r w:rsidR="000C3FA5" w:rsidRPr="00DC671C">
        <w:rPr>
          <w:rFonts w:ascii="Times New Roman" w:hAnsi="Times New Roman" w:cs="Times New Roman"/>
          <w:sz w:val="24"/>
          <w:szCs w:val="24"/>
        </w:rPr>
        <w:t>n</w:t>
      </w:r>
      <w:r w:rsidR="00BB1065" w:rsidRPr="00DC671C">
        <w:rPr>
          <w:rFonts w:ascii="Times New Roman" w:hAnsi="Times New Roman" w:cs="Times New Roman"/>
          <w:sz w:val="24"/>
          <w:szCs w:val="24"/>
        </w:rPr>
        <w:t xml:space="preserve"> que</w:t>
      </w:r>
      <w:r w:rsidR="000C3FA5" w:rsidRPr="00DC671C">
        <w:rPr>
          <w:rFonts w:ascii="Times New Roman" w:hAnsi="Times New Roman" w:cs="Times New Roman"/>
          <w:sz w:val="24"/>
          <w:szCs w:val="24"/>
        </w:rPr>
        <w:t>,</w:t>
      </w:r>
      <w:r w:rsidR="00BB1065" w:rsidRPr="00DC671C">
        <w:rPr>
          <w:rFonts w:ascii="Times New Roman" w:hAnsi="Times New Roman" w:cs="Times New Roman"/>
          <w:sz w:val="24"/>
          <w:szCs w:val="24"/>
        </w:rPr>
        <w:t xml:space="preserve"> </w:t>
      </w:r>
      <w:r w:rsidR="000C3FA5" w:rsidRPr="00DC671C">
        <w:rPr>
          <w:rFonts w:ascii="Times New Roman" w:hAnsi="Times New Roman" w:cs="Times New Roman"/>
          <w:sz w:val="24"/>
          <w:szCs w:val="24"/>
        </w:rPr>
        <w:t xml:space="preserve">cuando </w:t>
      </w:r>
      <w:r w:rsidR="00BE4E19" w:rsidRPr="00DC671C">
        <w:rPr>
          <w:rFonts w:ascii="Times New Roman" w:hAnsi="Times New Roman" w:cs="Times New Roman"/>
          <w:sz w:val="24"/>
          <w:szCs w:val="24"/>
        </w:rPr>
        <w:t xml:space="preserve">los </w:t>
      </w:r>
      <w:r w:rsidR="00BB1065" w:rsidRPr="00DC671C">
        <w:rPr>
          <w:rFonts w:ascii="Times New Roman" w:hAnsi="Times New Roman" w:cs="Times New Roman"/>
          <w:sz w:val="24"/>
          <w:szCs w:val="24"/>
        </w:rPr>
        <w:t xml:space="preserve">activos </w:t>
      </w:r>
      <w:r w:rsidR="00BE4E19" w:rsidRPr="00DC671C">
        <w:rPr>
          <w:rFonts w:ascii="Times New Roman" w:hAnsi="Times New Roman" w:cs="Times New Roman"/>
          <w:sz w:val="24"/>
          <w:szCs w:val="24"/>
        </w:rPr>
        <w:t xml:space="preserve">de una organización </w:t>
      </w:r>
      <w:r w:rsidR="00BB1065" w:rsidRPr="00DC671C">
        <w:rPr>
          <w:rFonts w:ascii="Times New Roman" w:hAnsi="Times New Roman" w:cs="Times New Roman"/>
          <w:sz w:val="24"/>
          <w:szCs w:val="24"/>
        </w:rPr>
        <w:t>aumenta</w:t>
      </w:r>
      <w:r w:rsidR="00BE4E19" w:rsidRPr="00DC671C">
        <w:rPr>
          <w:rFonts w:ascii="Times New Roman" w:hAnsi="Times New Roman" w:cs="Times New Roman"/>
          <w:sz w:val="24"/>
          <w:szCs w:val="24"/>
        </w:rPr>
        <w:t>n</w:t>
      </w:r>
      <w:r w:rsidR="00BB1065" w:rsidRPr="00DC671C">
        <w:rPr>
          <w:rFonts w:ascii="Times New Roman" w:hAnsi="Times New Roman" w:cs="Times New Roman"/>
          <w:sz w:val="24"/>
          <w:szCs w:val="24"/>
        </w:rPr>
        <w:t xml:space="preserve"> </w:t>
      </w:r>
      <w:r w:rsidR="000C3FA5" w:rsidRPr="00DC671C">
        <w:rPr>
          <w:rFonts w:ascii="Times New Roman" w:hAnsi="Times New Roman" w:cs="Times New Roman"/>
          <w:sz w:val="24"/>
          <w:szCs w:val="24"/>
        </w:rPr>
        <w:t xml:space="preserve">también lo hace </w:t>
      </w:r>
      <w:r w:rsidR="00BB1065" w:rsidRPr="00DC671C">
        <w:rPr>
          <w:rFonts w:ascii="Times New Roman" w:hAnsi="Times New Roman" w:cs="Times New Roman"/>
          <w:sz w:val="24"/>
          <w:szCs w:val="24"/>
        </w:rPr>
        <w:t xml:space="preserve">la </w:t>
      </w:r>
      <w:r w:rsidR="005523AB" w:rsidRPr="00DC671C">
        <w:rPr>
          <w:rFonts w:ascii="Times New Roman" w:hAnsi="Times New Roman" w:cs="Times New Roman"/>
          <w:sz w:val="24"/>
          <w:szCs w:val="24"/>
        </w:rPr>
        <w:t xml:space="preserve">probabilidad de </w:t>
      </w:r>
      <w:r w:rsidR="00BB1065" w:rsidRPr="00DC671C">
        <w:rPr>
          <w:rFonts w:ascii="Times New Roman" w:hAnsi="Times New Roman" w:cs="Times New Roman"/>
          <w:sz w:val="24"/>
          <w:szCs w:val="24"/>
        </w:rPr>
        <w:t>ser</w:t>
      </w:r>
      <w:r w:rsidR="005523AB" w:rsidRPr="00DC671C">
        <w:rPr>
          <w:rFonts w:ascii="Times New Roman" w:hAnsi="Times New Roman" w:cs="Times New Roman"/>
          <w:sz w:val="24"/>
          <w:szCs w:val="24"/>
        </w:rPr>
        <w:t xml:space="preserve"> zombi.</w:t>
      </w:r>
      <w:r w:rsidR="000C3FA5" w:rsidRPr="00DC671C">
        <w:rPr>
          <w:rFonts w:ascii="Times New Roman" w:hAnsi="Times New Roman" w:cs="Times New Roman"/>
          <w:sz w:val="24"/>
          <w:szCs w:val="24"/>
        </w:rPr>
        <w:t xml:space="preserve"> </w:t>
      </w:r>
      <w:r w:rsidR="008A7961" w:rsidRPr="00DC671C">
        <w:rPr>
          <w:rFonts w:ascii="Times New Roman" w:hAnsi="Times New Roman" w:cs="Times New Roman"/>
          <w:sz w:val="24"/>
          <w:szCs w:val="24"/>
        </w:rPr>
        <w:t xml:space="preserve">De manera contraria, </w:t>
      </w:r>
      <w:r w:rsidR="002E26BB" w:rsidRPr="00DC671C">
        <w:rPr>
          <w:rFonts w:ascii="Times New Roman" w:hAnsi="Times New Roman" w:cs="Times New Roman"/>
          <w:sz w:val="24"/>
          <w:szCs w:val="24"/>
        </w:rPr>
        <w:fldChar w:fldCharType="begin" w:fldLock="1"/>
      </w:r>
      <w:r w:rsidR="00AD695D" w:rsidRPr="00DC671C">
        <w:rPr>
          <w:rFonts w:ascii="Times New Roman" w:hAnsi="Times New Roman" w:cs="Times New Roman"/>
          <w:sz w:val="24"/>
          <w:szCs w:val="24"/>
        </w:rPr>
        <w:instrText>ADDIN CSL_CITATION {"citationItems":[{"id":"ITEM-1","itemData":{"DOI":"10.1080/00472778.2019.1696100","ISSN":"1540627X","abstract":"Inefficient and uncompetitive companies operating in the economy are a significant impediment to sustainable economic growth. This article contributes to the knowledge on so-called zombie firms. Using a Czech sample from 2003 to 2015, this research detected zombie firms and firms with negative equity, and investigated the process of zombie firms’ genesis and symptoms appearing in financial management before the company became a zombie. The results show that zombie firms are most often located in metropolitan areas, they are smaller companies, and most likely they are middle-aged companies. Negative development of firm financial performance significantly increases probability to become a zombie firm.","author":[{"dropping-particle":"","family":"Blažková","given":"Ivana","non-dropping-particle":"","parse-names":false,"suffix":""},{"dropping-particle":"","family":"Dvouletý","given":"Ondřej","non-dropping-particle":"","parse-names":false,"suffix":""}],"container-title":"Journal of Small Business Management","id":"ITEM-1","issued":{"date-parts":[["2020"]]},"publisher":"Routledge","title":"Zombies: Who are they and how do firms become zombies?","type":"article-journal","volume":"2778"},"uris":["http://www.mendeley.com/documents/?uuid=b5f3339c-5155-4c4e-ad9d-b705721c4243"]}],"mendeley":{"formattedCitation":"(Blažková &amp; Dvouletý, 2020)","manualFormatting":"Blažková &amp; Dvouletý (2020)","plainTextFormattedCitation":"(Blažková &amp; Dvouletý, 2020)","previouslyFormattedCitation":"(Blažková &amp; Dvouletý, 2020)"},"properties":{"noteIndex":0},"schema":"https://github.com/citation-style-language/schema/raw/master/csl-citation.json"}</w:instrText>
      </w:r>
      <w:r w:rsidR="002E26BB" w:rsidRPr="00DC671C">
        <w:rPr>
          <w:rFonts w:ascii="Times New Roman" w:hAnsi="Times New Roman" w:cs="Times New Roman"/>
          <w:sz w:val="24"/>
          <w:szCs w:val="24"/>
        </w:rPr>
        <w:fldChar w:fldCharType="separate"/>
      </w:r>
      <w:r w:rsidR="002E26BB" w:rsidRPr="00DC671C">
        <w:rPr>
          <w:rFonts w:ascii="Times New Roman" w:hAnsi="Times New Roman" w:cs="Times New Roman"/>
          <w:noProof/>
          <w:sz w:val="24"/>
          <w:szCs w:val="24"/>
        </w:rPr>
        <w:t>Blažková &amp; Dvouletý (2020)</w:t>
      </w:r>
      <w:r w:rsidR="002E26BB" w:rsidRPr="00DC671C">
        <w:rPr>
          <w:rFonts w:ascii="Times New Roman" w:hAnsi="Times New Roman" w:cs="Times New Roman"/>
          <w:sz w:val="24"/>
          <w:szCs w:val="24"/>
        </w:rPr>
        <w:fldChar w:fldCharType="end"/>
      </w:r>
      <w:r w:rsidR="002E26BB" w:rsidRPr="00DC671C">
        <w:rPr>
          <w:rFonts w:ascii="Times New Roman" w:hAnsi="Times New Roman" w:cs="Times New Roman"/>
          <w:sz w:val="24"/>
          <w:szCs w:val="24"/>
        </w:rPr>
        <w:t xml:space="preserve"> indica</w:t>
      </w:r>
      <w:r w:rsidR="00F06499" w:rsidRPr="00DC671C">
        <w:rPr>
          <w:rFonts w:ascii="Times New Roman" w:hAnsi="Times New Roman" w:cs="Times New Roman"/>
          <w:sz w:val="24"/>
          <w:szCs w:val="24"/>
        </w:rPr>
        <w:t>n</w:t>
      </w:r>
      <w:r w:rsidR="002E26BB" w:rsidRPr="00DC671C">
        <w:rPr>
          <w:rFonts w:ascii="Times New Roman" w:hAnsi="Times New Roman" w:cs="Times New Roman"/>
          <w:sz w:val="24"/>
          <w:szCs w:val="24"/>
        </w:rPr>
        <w:t xml:space="preserve"> que </w:t>
      </w:r>
      <w:r w:rsidR="00C31805">
        <w:rPr>
          <w:rFonts w:ascii="Times New Roman" w:hAnsi="Times New Roman" w:cs="Times New Roman"/>
          <w:sz w:val="24"/>
          <w:szCs w:val="24"/>
        </w:rPr>
        <w:t>las</w:t>
      </w:r>
      <w:r w:rsidR="00E64ECB" w:rsidRPr="00DC671C">
        <w:rPr>
          <w:rFonts w:ascii="Times New Roman" w:hAnsi="Times New Roman" w:cs="Times New Roman"/>
          <w:sz w:val="24"/>
          <w:szCs w:val="24"/>
        </w:rPr>
        <w:t xml:space="preserve"> </w:t>
      </w:r>
      <w:r w:rsidR="002E26BB" w:rsidRPr="00DC671C">
        <w:rPr>
          <w:rFonts w:ascii="Times New Roman" w:hAnsi="Times New Roman" w:cs="Times New Roman"/>
          <w:sz w:val="24"/>
          <w:szCs w:val="24"/>
        </w:rPr>
        <w:t xml:space="preserve">zombis son </w:t>
      </w:r>
      <w:r w:rsidR="00FA13F9" w:rsidRPr="00DC671C">
        <w:rPr>
          <w:rFonts w:ascii="Times New Roman" w:hAnsi="Times New Roman" w:cs="Times New Roman"/>
          <w:sz w:val="24"/>
          <w:szCs w:val="24"/>
        </w:rPr>
        <w:t xml:space="preserve">empresas </w:t>
      </w:r>
      <w:r w:rsidR="002E26BB" w:rsidRPr="00DC671C">
        <w:rPr>
          <w:rFonts w:ascii="Times New Roman" w:hAnsi="Times New Roman" w:cs="Times New Roman"/>
          <w:sz w:val="24"/>
          <w:szCs w:val="24"/>
        </w:rPr>
        <w:t xml:space="preserve">pequeñas y </w:t>
      </w:r>
      <w:r w:rsidR="00E64ECB" w:rsidRPr="00DC671C">
        <w:rPr>
          <w:rFonts w:ascii="Times New Roman" w:hAnsi="Times New Roman" w:cs="Times New Roman"/>
          <w:sz w:val="24"/>
          <w:szCs w:val="24"/>
        </w:rPr>
        <w:t>sociedades</w:t>
      </w:r>
      <w:r w:rsidR="00277818" w:rsidRPr="00DC671C">
        <w:rPr>
          <w:rFonts w:ascii="Times New Roman" w:hAnsi="Times New Roman" w:cs="Times New Roman"/>
          <w:sz w:val="24"/>
          <w:szCs w:val="24"/>
        </w:rPr>
        <w:t xml:space="preserve"> con responsabilidades</w:t>
      </w:r>
      <w:r w:rsidR="002E26BB" w:rsidRPr="00DC671C">
        <w:rPr>
          <w:rFonts w:ascii="Times New Roman" w:hAnsi="Times New Roman" w:cs="Times New Roman"/>
          <w:sz w:val="24"/>
          <w:szCs w:val="24"/>
        </w:rPr>
        <w:t xml:space="preserve"> limitada</w:t>
      </w:r>
      <w:r w:rsidR="009147AB" w:rsidRPr="00DC671C">
        <w:rPr>
          <w:rFonts w:ascii="Times New Roman" w:hAnsi="Times New Roman" w:cs="Times New Roman"/>
          <w:sz w:val="24"/>
          <w:szCs w:val="24"/>
        </w:rPr>
        <w:t>s</w:t>
      </w:r>
      <w:r w:rsidR="00FA13F9" w:rsidRPr="00DC671C">
        <w:rPr>
          <w:rFonts w:ascii="Times New Roman" w:hAnsi="Times New Roman" w:cs="Times New Roman"/>
          <w:sz w:val="24"/>
          <w:szCs w:val="24"/>
        </w:rPr>
        <w:t xml:space="preserve">. </w:t>
      </w:r>
      <w:r w:rsidR="00277818" w:rsidRPr="00DC671C">
        <w:rPr>
          <w:rFonts w:ascii="Times New Roman" w:hAnsi="Times New Roman" w:cs="Times New Roman"/>
          <w:sz w:val="24"/>
          <w:szCs w:val="24"/>
        </w:rPr>
        <w:t>También</w:t>
      </w:r>
      <w:r w:rsidR="00FA13F9" w:rsidRPr="00DC671C">
        <w:rPr>
          <w:rFonts w:ascii="Times New Roman" w:hAnsi="Times New Roman" w:cs="Times New Roman"/>
          <w:sz w:val="24"/>
          <w:szCs w:val="24"/>
        </w:rPr>
        <w:t xml:space="preserve">, </w:t>
      </w:r>
      <w:r w:rsidR="00333344" w:rsidRPr="00DC671C">
        <w:rPr>
          <w:rFonts w:ascii="Times New Roman" w:hAnsi="Times New Roman" w:cs="Times New Roman"/>
          <w:sz w:val="24"/>
          <w:szCs w:val="24"/>
        </w:rPr>
        <w:fldChar w:fldCharType="begin" w:fldLock="1"/>
      </w:r>
      <w:r w:rsidR="00333344" w:rsidRPr="00DC671C">
        <w:rPr>
          <w:rFonts w:ascii="Times New Roman" w:hAnsi="Times New Roman" w:cs="Times New Roman"/>
          <w:sz w:val="24"/>
          <w:szCs w:val="24"/>
        </w:rPr>
        <w:instrText>ADDIN CSL_CITATION {"citationItems":[{"id":"ITEM-1","itemData":{"DOI":"10.1111/j.1468-5876.2006.00354.x","ISSN":"13524739","abstract":"Zombie firms are those firms that are insolvent and have little hope of recovery but avoid failure thanks to support from their banks. This paper identifies zombie firms in Japan, and compares the characteristics of zombies to other firms. Zombie firms are found to be less profitable, more indebted, more dependent on their main banks, more likely to be found in non-manufacturing industries and more often located outside large metropolitan areas. Overall, larger size makes the firm less likely to be a zombie, but among small firms, relatively larger firms are more likely to be protected and become zombies. Controlling for profitability, the exit probability for zombie firms does not differ from that for non-zombies. Zombie firms tend to increase employment by more (but do not reduce employment by more) than non-zombies. Finally, when the proportion of zombie firms in an industry increases, job creation declines and job destruction increases, and the effects are stronger for non-zombies. © 2006 Japanese Economic Association.","author":[{"dropping-particle":"","family":"Hoshi","given":"Takeo","non-dropping-particle":"","parse-names":false,"suffix":""}],"container-title":"Japanese Economic Review","id":"ITEM-1","issue":"1","issued":{"date-parts":[["2006"]]},"page":"30-49","title":"Economics of the living dead","type":"article-journal","volume":"57"},"uris":["http://www.mendeley.com/documents/?uuid=ba8d9490-5d9e-4b9c-a993-1dac5de2f64d"]}],"mendeley":{"formattedCitation":"(Hoshi, 2006)","manualFormatting":"Hoshi (2006)","plainTextFormattedCitation":"(Hoshi, 2006)","previouslyFormattedCitation":"(Hoshi, 2006)"},"properties":{"noteIndex":0},"schema":"https://github.com/citation-style-language/schema/raw/master/csl-citation.json"}</w:instrText>
      </w:r>
      <w:r w:rsidR="00333344" w:rsidRPr="00DC671C">
        <w:rPr>
          <w:rFonts w:ascii="Times New Roman" w:hAnsi="Times New Roman" w:cs="Times New Roman"/>
          <w:sz w:val="24"/>
          <w:szCs w:val="24"/>
        </w:rPr>
        <w:fldChar w:fldCharType="separate"/>
      </w:r>
      <w:r w:rsidR="00333344" w:rsidRPr="00DC671C">
        <w:rPr>
          <w:rFonts w:ascii="Times New Roman" w:hAnsi="Times New Roman" w:cs="Times New Roman"/>
          <w:noProof/>
          <w:sz w:val="24"/>
          <w:szCs w:val="24"/>
        </w:rPr>
        <w:t>Hoshi (2006)</w:t>
      </w:r>
      <w:r w:rsidR="00333344" w:rsidRPr="00DC671C">
        <w:rPr>
          <w:rFonts w:ascii="Times New Roman" w:hAnsi="Times New Roman" w:cs="Times New Roman"/>
          <w:sz w:val="24"/>
          <w:szCs w:val="24"/>
        </w:rPr>
        <w:fldChar w:fldCharType="end"/>
      </w:r>
      <w:r w:rsidR="00333344" w:rsidRPr="00DC671C">
        <w:rPr>
          <w:rFonts w:ascii="Times New Roman" w:hAnsi="Times New Roman" w:cs="Times New Roman"/>
          <w:sz w:val="24"/>
          <w:szCs w:val="24"/>
        </w:rPr>
        <w:t xml:space="preserve"> y </w:t>
      </w:r>
      <w:r w:rsidR="00333344" w:rsidRPr="00DC671C">
        <w:rPr>
          <w:rFonts w:ascii="Times New Roman" w:hAnsi="Times New Roman" w:cs="Times New Roman"/>
          <w:sz w:val="24"/>
          <w:szCs w:val="24"/>
        </w:rPr>
        <w:fldChar w:fldCharType="begin" w:fldLock="1"/>
      </w:r>
      <w:r w:rsidR="00403751" w:rsidRPr="00DC671C">
        <w:rPr>
          <w:rFonts w:ascii="Times New Roman" w:hAnsi="Times New Roman" w:cs="Times New Roman"/>
          <w:sz w:val="24"/>
          <w:szCs w:val="24"/>
        </w:rPr>
        <w:instrText>ADDIN CSL_CITATION {"citationItems":[{"id":"ITEM-1","itemData":{"DOI":"10.1016/j.econmod.2020.02.017","ISSN":"02649993","abstract":"Zombie firms cause serious, widespread harm to the economy. It is thus important to clarify the reasons for their formation. This paper empirically investigates the effects of government intervention on the formation of zombie firms. It suggests that a greater degree of government intervention can increase the risk that a firm will become a zombie firm. Robustness tests and endogeneity tests confirm this finding. Further, we undertake a preliminary exploration of the mechanism of government intervention on the formation of zombie firms, and study how government behaviors affect the formation of such firms from various perspectives. Analysis reveals that government induces the formation of zombie firms by means of subsidies, resource support, financial support, and tax. To a certain extent, the conclusions of this paper could guide the formulation and revision of government policies, which would be conducive to adjusting the direction and intensity of government intervention and providing new ideas for supply-side structural reforms in China. The Chinese government should further increase the role of market force in its reforms.","author":[{"dropping-particle":"","family":"Chang","given":"Qingqing","non-dropping-particle":"","parse-names":false,"suffix":""},{"dropping-particle":"","family":"Zhou","given":"Yisihong","non-dropping-particle":"","parse-names":false,"suffix":""},{"dropping-particle":"","family":"Liu","given":"Guangqiang","non-dropping-particle":"","parse-names":false,"suffix":""},{"dropping-particle":"","family":"Wang","given":"Di","non-dropping-particle":"","parse-names":false,"suffix":""},{"dropping-particle":"","family":"Zhang","given":"Xiaojie","non-dropping-particle":"","parse-names":false,"suffix":""}],"container-title":"Economic Modelling","id":"ITEM-1","issue":"December 2019","issued":{"date-parts":[["2021"]]},"page":"768-779","publisher":"Elsevier Ltd","title":"How does government intervention affect the formation of zombie firms?","type":"article-journal","volume":"94"},"uris":["http://www.mendeley.com/documents/?uuid=545f0094-8913-452e-967c-733d92a5d905"]}],"mendeley":{"formattedCitation":"(Chang et al., 2021)","manualFormatting":"Chang et al. (2021)","plainTextFormattedCitation":"(Chang et al., 2021)","previouslyFormattedCitation":"(Chang et al., 2021)"},"properties":{"noteIndex":0},"schema":"https://github.com/citation-style-language/schema/raw/master/csl-citation.json"}</w:instrText>
      </w:r>
      <w:r w:rsidR="00333344" w:rsidRPr="00DC671C">
        <w:rPr>
          <w:rFonts w:ascii="Times New Roman" w:hAnsi="Times New Roman" w:cs="Times New Roman"/>
          <w:sz w:val="24"/>
          <w:szCs w:val="24"/>
        </w:rPr>
        <w:fldChar w:fldCharType="separate"/>
      </w:r>
      <w:r w:rsidR="00333344" w:rsidRPr="00DC671C">
        <w:rPr>
          <w:rFonts w:ascii="Times New Roman" w:hAnsi="Times New Roman" w:cs="Times New Roman"/>
          <w:noProof/>
          <w:sz w:val="24"/>
          <w:szCs w:val="24"/>
        </w:rPr>
        <w:t xml:space="preserve">Chang </w:t>
      </w:r>
      <w:r w:rsidR="00A01770" w:rsidRPr="00A01770">
        <w:rPr>
          <w:rFonts w:ascii="Times New Roman" w:hAnsi="Times New Roman" w:cs="Times New Roman"/>
          <w:i/>
          <w:iCs/>
          <w:noProof/>
          <w:sz w:val="24"/>
          <w:szCs w:val="24"/>
        </w:rPr>
        <w:t>et al</w:t>
      </w:r>
      <w:r w:rsidR="00333344" w:rsidRPr="00DC671C">
        <w:rPr>
          <w:rFonts w:ascii="Times New Roman" w:hAnsi="Times New Roman" w:cs="Times New Roman"/>
          <w:noProof/>
          <w:sz w:val="24"/>
          <w:szCs w:val="24"/>
        </w:rPr>
        <w:t>. (2021)</w:t>
      </w:r>
      <w:r w:rsidR="00333344" w:rsidRPr="00DC671C">
        <w:rPr>
          <w:rFonts w:ascii="Times New Roman" w:hAnsi="Times New Roman" w:cs="Times New Roman"/>
          <w:sz w:val="24"/>
          <w:szCs w:val="24"/>
        </w:rPr>
        <w:fldChar w:fldCharType="end"/>
      </w:r>
      <w:r w:rsidR="00333344" w:rsidRPr="00DC671C">
        <w:rPr>
          <w:rFonts w:ascii="Times New Roman" w:hAnsi="Times New Roman" w:cs="Times New Roman"/>
          <w:sz w:val="24"/>
          <w:szCs w:val="24"/>
        </w:rPr>
        <w:t xml:space="preserve"> </w:t>
      </w:r>
      <w:r w:rsidR="00277818" w:rsidRPr="00DC671C">
        <w:rPr>
          <w:rFonts w:ascii="Times New Roman" w:hAnsi="Times New Roman" w:cs="Times New Roman"/>
          <w:sz w:val="24"/>
          <w:szCs w:val="24"/>
        </w:rPr>
        <w:t>aseveran</w:t>
      </w:r>
      <w:r w:rsidR="00333344" w:rsidRPr="00DC671C">
        <w:rPr>
          <w:rFonts w:ascii="Times New Roman" w:hAnsi="Times New Roman" w:cs="Times New Roman"/>
          <w:sz w:val="24"/>
          <w:szCs w:val="24"/>
        </w:rPr>
        <w:t xml:space="preserve"> que, cuanto mayor es el tamaño de la empresa</w:t>
      </w:r>
      <w:r w:rsidR="00277818" w:rsidRPr="00DC671C">
        <w:rPr>
          <w:rFonts w:ascii="Times New Roman" w:hAnsi="Times New Roman" w:cs="Times New Roman"/>
          <w:sz w:val="24"/>
          <w:szCs w:val="24"/>
        </w:rPr>
        <w:t>,</w:t>
      </w:r>
      <w:r w:rsidR="00333344" w:rsidRPr="00DC671C">
        <w:rPr>
          <w:rFonts w:ascii="Times New Roman" w:hAnsi="Times New Roman" w:cs="Times New Roman"/>
          <w:sz w:val="24"/>
          <w:szCs w:val="24"/>
        </w:rPr>
        <w:t xml:space="preserve"> menor es la probabilidad de ser zombi.</w:t>
      </w:r>
      <w:r w:rsidR="009147AB" w:rsidRPr="00DC671C">
        <w:rPr>
          <w:rFonts w:ascii="Times New Roman" w:hAnsi="Times New Roman" w:cs="Times New Roman"/>
          <w:sz w:val="24"/>
          <w:szCs w:val="24"/>
        </w:rPr>
        <w:t xml:space="preserve"> Sin embargo, </w:t>
      </w:r>
      <w:r w:rsidR="00A15395" w:rsidRPr="00DC671C">
        <w:rPr>
          <w:rFonts w:ascii="Times New Roman" w:hAnsi="Times New Roman" w:cs="Times New Roman"/>
          <w:sz w:val="24"/>
          <w:szCs w:val="24"/>
        </w:rPr>
        <w:t>sí</w:t>
      </w:r>
      <w:r w:rsidR="003E0ABC" w:rsidRPr="00DC671C">
        <w:rPr>
          <w:rFonts w:ascii="Times New Roman" w:hAnsi="Times New Roman" w:cs="Times New Roman"/>
          <w:sz w:val="24"/>
          <w:szCs w:val="24"/>
        </w:rPr>
        <w:t xml:space="preserve"> que </w:t>
      </w:r>
      <w:r w:rsidR="00A15395" w:rsidRPr="00DC671C">
        <w:rPr>
          <w:rFonts w:ascii="Times New Roman" w:hAnsi="Times New Roman" w:cs="Times New Roman"/>
          <w:sz w:val="24"/>
          <w:szCs w:val="24"/>
        </w:rPr>
        <w:t>parece haber una opinión</w:t>
      </w:r>
      <w:r w:rsidR="003E0ABC" w:rsidRPr="00DC671C">
        <w:rPr>
          <w:rFonts w:ascii="Times New Roman" w:hAnsi="Times New Roman" w:cs="Times New Roman"/>
          <w:sz w:val="24"/>
          <w:szCs w:val="24"/>
        </w:rPr>
        <w:t xml:space="preserve"> consensuada sobre la edad de estas empresas</w:t>
      </w:r>
      <w:r w:rsidR="00C31805">
        <w:rPr>
          <w:rFonts w:ascii="Times New Roman" w:hAnsi="Times New Roman" w:cs="Times New Roman"/>
          <w:sz w:val="24"/>
          <w:szCs w:val="24"/>
        </w:rPr>
        <w:t>, de manera que</w:t>
      </w:r>
      <w:r w:rsidR="003E0ABC" w:rsidRPr="00DC671C">
        <w:rPr>
          <w:rFonts w:ascii="Times New Roman" w:hAnsi="Times New Roman" w:cs="Times New Roman"/>
          <w:sz w:val="24"/>
          <w:szCs w:val="24"/>
        </w:rPr>
        <w:t xml:space="preserve"> cuanto mayor es </w:t>
      </w:r>
      <w:r w:rsidR="00C31805">
        <w:rPr>
          <w:rFonts w:ascii="Times New Roman" w:hAnsi="Times New Roman" w:cs="Times New Roman"/>
          <w:sz w:val="24"/>
          <w:szCs w:val="24"/>
        </w:rPr>
        <w:t xml:space="preserve">su edad </w:t>
      </w:r>
      <w:r w:rsidR="003E0ABC" w:rsidRPr="00DC671C">
        <w:rPr>
          <w:rFonts w:ascii="Times New Roman" w:hAnsi="Times New Roman" w:cs="Times New Roman"/>
          <w:sz w:val="24"/>
          <w:szCs w:val="24"/>
        </w:rPr>
        <w:t xml:space="preserve">mayor es la probabilidad de </w:t>
      </w:r>
      <w:r w:rsidR="00277818" w:rsidRPr="00DC671C">
        <w:rPr>
          <w:rFonts w:ascii="Times New Roman" w:hAnsi="Times New Roman" w:cs="Times New Roman"/>
          <w:sz w:val="24"/>
          <w:szCs w:val="24"/>
        </w:rPr>
        <w:t>ser</w:t>
      </w:r>
      <w:r w:rsidR="00852D87" w:rsidRPr="00DC671C">
        <w:rPr>
          <w:rFonts w:ascii="Times New Roman" w:hAnsi="Times New Roman" w:cs="Times New Roman"/>
          <w:sz w:val="24"/>
          <w:szCs w:val="24"/>
        </w:rPr>
        <w:t xml:space="preserve"> considerad</w:t>
      </w:r>
      <w:r w:rsidR="000C2A8A">
        <w:rPr>
          <w:rFonts w:ascii="Times New Roman" w:hAnsi="Times New Roman" w:cs="Times New Roman"/>
          <w:sz w:val="24"/>
          <w:szCs w:val="24"/>
        </w:rPr>
        <w:t>a</w:t>
      </w:r>
      <w:r w:rsidR="003E0ABC" w:rsidRPr="00DC671C">
        <w:rPr>
          <w:rFonts w:ascii="Times New Roman" w:hAnsi="Times New Roman" w:cs="Times New Roman"/>
          <w:sz w:val="24"/>
          <w:szCs w:val="24"/>
        </w:rPr>
        <w:t xml:space="preserve"> zombi</w:t>
      </w:r>
      <w:r w:rsidR="00403751" w:rsidRPr="00DC671C">
        <w:rPr>
          <w:rFonts w:ascii="Times New Roman" w:hAnsi="Times New Roman" w:cs="Times New Roman"/>
          <w:sz w:val="24"/>
          <w:szCs w:val="24"/>
        </w:rPr>
        <w:t xml:space="preserve"> </w:t>
      </w:r>
      <w:r w:rsidR="00403751" w:rsidRPr="00DC671C">
        <w:rPr>
          <w:rFonts w:ascii="Times New Roman" w:hAnsi="Times New Roman" w:cs="Times New Roman"/>
          <w:sz w:val="24"/>
          <w:szCs w:val="24"/>
        </w:rPr>
        <w:fldChar w:fldCharType="begin" w:fldLock="1"/>
      </w:r>
      <w:r w:rsidR="00322567">
        <w:rPr>
          <w:rFonts w:ascii="Times New Roman" w:hAnsi="Times New Roman" w:cs="Times New Roman"/>
          <w:sz w:val="24"/>
          <w:szCs w:val="24"/>
        </w:rPr>
        <w:instrText>ADDIN CSL_CITATION {"citationItems":[{"id":"ITEM-1","itemData":{"DOI":"10.1016/j.resourpol.2018.11.016","ISSN":"03014207","abstract":"This paper uses a modified identification method to identify zombie firms from a large sample of coal mining companies in China. It analyzes the prevalence of zombie firms over time and their distribution across different regions and ownership types. It also investigates the causes of the emergence of zombies and evaluates the effectiveness of various restructuring measures for resolving zombie firms. The results indicate that government interventions and subsidized bank credit are important causes of zombie firms, and continuous financial support from the government or banks does not contribute to the recovery of zombie firms. While reductions in labor costs, ownership reforms, and deleveraging can effectively resolve zombie firms, the injection or sale of assets has an ambiguous impact on the recovery of zombie firms. This study contributes to an understanding of the causes of the emergence of zombie firms and provides some policy implications for tackling zombie firms in China's coal sector.","author":[{"dropping-particle":"","family":"Dai","given":"Xiaoyong","non-dropping-particle":"","parse-names":false,"suffix":""},{"dropping-particle":"","family":"Qiao","given":"Xiaole","non-dropping-particle":"","parse-names":false,"suffix":""},{"dropping-particle":"","family":"Song","given":"Lin","non-dropping-particle":"","parse-names":false,"suffix":""}],"container-title":"Resources Policy","id":"ITEM-1","issue":"November 2018","issued":{"date-parts":[["2019"]]},"page":"664-673","publisher":"Elsevier Ltd","title":"Zombie firms in China's coal mining sector: Identification, transition determinants and policy implications","type":"article-journal","volume":"62"},"uris":["http://www.mendeley.com/documents/?uuid=cfe955cb-fabe-4fe2-bbef-eeaa4bf38afa"]},{"id":"ITEM-2","itemData":{"DOI":"10.1016/j.econmod.2020.02.017","ISSN":"02649993","abstract":"Zombie firms cause serious, widespread harm to the economy. It is thus important to clarify the reasons for their formation. This paper empirically investigates the effects of government intervention on the formation of zombie firms. It suggests that a greater degree of government intervention can increase the risk that a firm will become a zombie firm. Robustness tests and endogeneity tests confirm this finding. Further, we undertake a preliminary exploration of the mechanism of government intervention on the formation of zombie firms, and study how government behaviors affect the formation of such firms from various perspectives. Analysis reveals that government induces the formation of zombie firms by means of subsidies, resource support, financial support, and tax. To a certain extent, the conclusions of this paper could guide the formulation and revision of government policies, which would be conducive to adjusting the direction and intensity of government intervention and providing new ideas for supply-side structural reforms in China. The Chinese government should further increase the role of market force in its reforms.","author":[{"dropping-particle":"","family":"Chang","given":"Qingqing","non-dropping-particle":"","parse-names":false,"suffix":""},{"dropping-particle":"","family":"Zhou","given":"Yisihong","non-dropping-particle":"","parse-names":false,"suffix":""},{"dropping-particle":"","family":"Liu","given":"Guangqiang","non-dropping-particle":"","parse-names":false,"suffix":""},{"dropping-particle":"","family":"Wang","given":"Di","non-dropping-particle":"","parse-names":false,"suffix":""},{"dropping-particle":"","family":"Zhang","given":"Xiaojie","non-dropping-particle":"","parse-names":false,"suffix":""}],"container-title":"Economic Modelling","id":"ITEM-2","issue":"December 2019","issued":{"date-parts":[["2021"]]},"page":"768-779","publisher":"Elsevier Ltd","title":"How does government intervention affect the formation of zombie firms?","type":"article-journal","volume":"94"},"uris":["http://www.mendeley.com/documents/?uuid=545f0094-8913-452e-967c-733d92a5d905"]},{"id":"ITEM-3","itemData":{"abstract":"Nonviable “zombie” firms have become a key concern in China. Using novel firm-level industrial survey data, this paper illustrates the central role of zombies and their strong linkages with state- owned enterprises (SOEs) in contributing to debt vulnerabilities and low productivity. As a group, zombie firms and SOEs account for an outsized share of corporate debt, contribute to much of the rise in debt, and face weak fundamentals. Empirical results also show that resolving these weak firms can generate significant gains of 0.7–1.2 percentage points in long-term growth per year. These results also shed light on the ongoing government strategy to tackle these issues by evaluating the effects of different restructuring options. In particular, deleveraging, reducing government subsidies, as well as operational restructuring through divestment and reducing redundancy have significant benefits in restoring corporate performance for zombie firms.","author":[{"dropping-particle":"","family":"Lam","given":"W Raphael","non-dropping-particle":"","parse-names":false,"suffix":""},{"dropping-particle":"","family":"Schipke","given":"Alfred","non-dropping-particle":"","parse-names":false,"suffix":""},{"dropping-particle":"","family":"Tan","given":"Yuyan","non-dropping-particle":"","parse-names":false,"suffix":""},{"dropping-particle":"","family":"Tan","given":"Zhibo","non-dropping-particle":"","parse-names":false,"suffix":""}],"container-title":"IMF Working Papers WP/17/266","id":"ITEM-3","issued":{"date-parts":[["2017"]]},"page":"26","title":"Resolving China ’ s Zombies : Tackling Debt and Raising Productivity","type":"article-journal"},"uris":["http://www.mendeley.com/documents/?uuid=223e1aec-c5f7-4fe3-a4ea-44ea1ce67870"]}],"mendeley":{"formattedCitation":"(Chang et al., 2021; Dai et al., 2019; Lam et al., 2017b)","manualFormatting":"(e.g. Chang et al., 2021; Dai et al., 2019; Lam et al., 2017)","plainTextFormattedCitation":"(Chang et al., 2021; Dai et al., 2019; Lam et al., 2017b)","previouslyFormattedCitation":"(Chang et al., 2021; Dai et al., 2019; Lam et al., 2017b)"},"properties":{"noteIndex":0},"schema":"https://github.com/citation-style-language/schema/raw/master/csl-citation.json"}</w:instrText>
      </w:r>
      <w:r w:rsidR="00403751" w:rsidRPr="00DC671C">
        <w:rPr>
          <w:rFonts w:ascii="Times New Roman" w:hAnsi="Times New Roman" w:cs="Times New Roman"/>
          <w:sz w:val="24"/>
          <w:szCs w:val="24"/>
        </w:rPr>
        <w:fldChar w:fldCharType="separate"/>
      </w:r>
      <w:r w:rsidR="002128FE" w:rsidRPr="00DC671C">
        <w:rPr>
          <w:rFonts w:ascii="Times New Roman" w:hAnsi="Times New Roman" w:cs="Times New Roman"/>
          <w:noProof/>
          <w:sz w:val="24"/>
          <w:szCs w:val="24"/>
        </w:rPr>
        <w:t>(</w:t>
      </w:r>
      <w:r w:rsidR="00E64ECB" w:rsidRPr="00DC671C">
        <w:rPr>
          <w:rFonts w:ascii="Times New Roman" w:hAnsi="Times New Roman" w:cs="Times New Roman"/>
          <w:i/>
          <w:iCs/>
          <w:noProof/>
          <w:sz w:val="24"/>
          <w:szCs w:val="24"/>
        </w:rPr>
        <w:t>e.g.</w:t>
      </w:r>
      <w:r w:rsidR="00E64ECB" w:rsidRPr="00DC671C">
        <w:rPr>
          <w:rFonts w:ascii="Times New Roman" w:hAnsi="Times New Roman" w:cs="Times New Roman"/>
          <w:noProof/>
          <w:sz w:val="24"/>
          <w:szCs w:val="24"/>
        </w:rPr>
        <w:t xml:space="preserve"> </w:t>
      </w:r>
      <w:r w:rsidR="002128FE" w:rsidRPr="00DC671C">
        <w:rPr>
          <w:rFonts w:ascii="Times New Roman" w:hAnsi="Times New Roman" w:cs="Times New Roman"/>
          <w:noProof/>
          <w:sz w:val="24"/>
          <w:szCs w:val="24"/>
        </w:rPr>
        <w:t xml:space="preserve">Chang </w:t>
      </w:r>
      <w:r w:rsidR="00A01770" w:rsidRPr="00A01770">
        <w:rPr>
          <w:rFonts w:ascii="Times New Roman" w:hAnsi="Times New Roman" w:cs="Times New Roman"/>
          <w:i/>
          <w:iCs/>
          <w:noProof/>
          <w:sz w:val="24"/>
          <w:szCs w:val="24"/>
        </w:rPr>
        <w:t>et al</w:t>
      </w:r>
      <w:r w:rsidR="002128FE" w:rsidRPr="00DC671C">
        <w:rPr>
          <w:rFonts w:ascii="Times New Roman" w:hAnsi="Times New Roman" w:cs="Times New Roman"/>
          <w:noProof/>
          <w:sz w:val="24"/>
          <w:szCs w:val="24"/>
        </w:rPr>
        <w:t xml:space="preserve">., 2021; Dai </w:t>
      </w:r>
      <w:r w:rsidR="00A01770" w:rsidRPr="00A01770">
        <w:rPr>
          <w:rFonts w:ascii="Times New Roman" w:hAnsi="Times New Roman" w:cs="Times New Roman"/>
          <w:i/>
          <w:iCs/>
          <w:noProof/>
          <w:sz w:val="24"/>
          <w:szCs w:val="24"/>
        </w:rPr>
        <w:t>et al</w:t>
      </w:r>
      <w:r w:rsidR="002128FE" w:rsidRPr="00DC671C">
        <w:rPr>
          <w:rFonts w:ascii="Times New Roman" w:hAnsi="Times New Roman" w:cs="Times New Roman"/>
          <w:noProof/>
          <w:sz w:val="24"/>
          <w:szCs w:val="24"/>
        </w:rPr>
        <w:t xml:space="preserve">., 2019; Lam </w:t>
      </w:r>
      <w:r w:rsidR="00A01770" w:rsidRPr="00A01770">
        <w:rPr>
          <w:rFonts w:ascii="Times New Roman" w:hAnsi="Times New Roman" w:cs="Times New Roman"/>
          <w:i/>
          <w:iCs/>
          <w:noProof/>
          <w:sz w:val="24"/>
          <w:szCs w:val="24"/>
        </w:rPr>
        <w:t>et al</w:t>
      </w:r>
      <w:r w:rsidR="002128FE" w:rsidRPr="00DC671C">
        <w:rPr>
          <w:rFonts w:ascii="Times New Roman" w:hAnsi="Times New Roman" w:cs="Times New Roman"/>
          <w:noProof/>
          <w:sz w:val="24"/>
          <w:szCs w:val="24"/>
        </w:rPr>
        <w:t>., 2017)</w:t>
      </w:r>
      <w:r w:rsidR="00403751" w:rsidRPr="00DC671C">
        <w:rPr>
          <w:rFonts w:ascii="Times New Roman" w:hAnsi="Times New Roman" w:cs="Times New Roman"/>
          <w:sz w:val="24"/>
          <w:szCs w:val="24"/>
        </w:rPr>
        <w:fldChar w:fldCharType="end"/>
      </w:r>
      <w:r w:rsidR="003E0ABC" w:rsidRPr="00DC671C">
        <w:rPr>
          <w:rFonts w:ascii="Times New Roman" w:hAnsi="Times New Roman" w:cs="Times New Roman"/>
          <w:sz w:val="24"/>
          <w:szCs w:val="24"/>
        </w:rPr>
        <w:t>.</w:t>
      </w:r>
    </w:p>
    <w:p w14:paraId="4B1F998C" w14:textId="204560DA" w:rsidR="00FF62BA" w:rsidRPr="00DC671C" w:rsidRDefault="0067645F" w:rsidP="001F097B">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Asimismo</w:t>
      </w:r>
      <w:r w:rsidR="00FF62BA" w:rsidRPr="00DC671C">
        <w:rPr>
          <w:rFonts w:ascii="Times New Roman" w:hAnsi="Times New Roman" w:cs="Times New Roman"/>
          <w:sz w:val="24"/>
          <w:szCs w:val="24"/>
        </w:rPr>
        <w:t xml:space="preserve">, </w:t>
      </w:r>
      <w:r w:rsidR="00ED685F" w:rsidRPr="00DC671C">
        <w:rPr>
          <w:rFonts w:ascii="Times New Roman" w:hAnsi="Times New Roman" w:cs="Times New Roman"/>
          <w:sz w:val="24"/>
          <w:szCs w:val="24"/>
        </w:rPr>
        <w:t xml:space="preserve">varios </w:t>
      </w:r>
      <w:r w:rsidR="00FF62BA" w:rsidRPr="00DC671C">
        <w:rPr>
          <w:rFonts w:ascii="Times New Roman" w:hAnsi="Times New Roman" w:cs="Times New Roman"/>
          <w:sz w:val="24"/>
          <w:szCs w:val="24"/>
        </w:rPr>
        <w:t>estudios realizados sobre estas</w:t>
      </w:r>
      <w:r w:rsidR="00665DEC" w:rsidRPr="00DC671C">
        <w:rPr>
          <w:rFonts w:ascii="Times New Roman" w:hAnsi="Times New Roman" w:cs="Times New Roman"/>
          <w:sz w:val="24"/>
          <w:szCs w:val="24"/>
        </w:rPr>
        <w:t xml:space="preserve"> empresas</w:t>
      </w:r>
      <w:r w:rsidR="00FF62BA" w:rsidRPr="00DC671C">
        <w:rPr>
          <w:rFonts w:ascii="Times New Roman" w:hAnsi="Times New Roman" w:cs="Times New Roman"/>
          <w:sz w:val="24"/>
          <w:szCs w:val="24"/>
        </w:rPr>
        <w:t xml:space="preserve"> en </w:t>
      </w:r>
      <w:r w:rsidR="00210FED" w:rsidRPr="00DC671C">
        <w:rPr>
          <w:rFonts w:ascii="Times New Roman" w:hAnsi="Times New Roman" w:cs="Times New Roman"/>
          <w:sz w:val="24"/>
          <w:szCs w:val="24"/>
        </w:rPr>
        <w:t>C</w:t>
      </w:r>
      <w:r w:rsidR="00FF62BA" w:rsidRPr="00DC671C">
        <w:rPr>
          <w:rFonts w:ascii="Times New Roman" w:hAnsi="Times New Roman" w:cs="Times New Roman"/>
          <w:sz w:val="24"/>
          <w:szCs w:val="24"/>
        </w:rPr>
        <w:t xml:space="preserve">hina demuestran que, </w:t>
      </w:r>
      <w:r w:rsidR="00ED685F" w:rsidRPr="00DC671C">
        <w:rPr>
          <w:rFonts w:ascii="Times New Roman" w:hAnsi="Times New Roman" w:cs="Times New Roman"/>
          <w:sz w:val="24"/>
          <w:szCs w:val="24"/>
        </w:rPr>
        <w:t xml:space="preserve">las empresas estatales son más propensas </w:t>
      </w:r>
      <w:r w:rsidR="00210FED" w:rsidRPr="00DC671C">
        <w:rPr>
          <w:rFonts w:ascii="Times New Roman" w:hAnsi="Times New Roman" w:cs="Times New Roman"/>
          <w:sz w:val="24"/>
          <w:szCs w:val="24"/>
        </w:rPr>
        <w:t>de</w:t>
      </w:r>
      <w:r w:rsidR="00ED685F" w:rsidRPr="00DC671C">
        <w:rPr>
          <w:rFonts w:ascii="Times New Roman" w:hAnsi="Times New Roman" w:cs="Times New Roman"/>
          <w:sz w:val="24"/>
          <w:szCs w:val="24"/>
        </w:rPr>
        <w:t xml:space="preserve"> convertirse en zombi</w:t>
      </w:r>
      <w:r w:rsidR="00FF62BA" w:rsidRPr="00DC671C">
        <w:rPr>
          <w:rFonts w:ascii="Times New Roman" w:hAnsi="Times New Roman" w:cs="Times New Roman"/>
          <w:sz w:val="24"/>
          <w:szCs w:val="24"/>
        </w:rPr>
        <w:t xml:space="preserve"> </w:t>
      </w:r>
      <w:r w:rsidR="00FF62BA" w:rsidRPr="00DC671C">
        <w:rPr>
          <w:rFonts w:ascii="Times New Roman" w:hAnsi="Times New Roman" w:cs="Times New Roman"/>
          <w:sz w:val="24"/>
          <w:szCs w:val="24"/>
        </w:rPr>
        <w:fldChar w:fldCharType="begin" w:fldLock="1"/>
      </w:r>
      <w:r w:rsidR="00322567">
        <w:rPr>
          <w:rFonts w:ascii="Times New Roman" w:hAnsi="Times New Roman" w:cs="Times New Roman"/>
          <w:sz w:val="24"/>
          <w:szCs w:val="24"/>
        </w:rPr>
        <w:instrText>ADDIN CSL_CITATION {"citationItems":[{"id":"ITEM-1","itemData":{"abstract":"Nonviable “zombie” firms have become a key concern in China. Using novel firm-level industrial survey data, this paper illustrates the central role of zombies and their strong linkages with state- owned enterprises (SOEs) in contributing to debt vulnerabilities and low productivity. As a group, zombie firms and SOEs account for an outsized share of corporate debt, contribute to much of the rise in debt, and face weak fundamentals. Empirical results also show that resolving these weak firms can generate significant gains of 0.7–1.2 percentage points in long-term growth per year. These results also shed light on the ongoing government strategy to tackle these issues by evaluating the effects of different restructuring options. In particular, deleveraging, reducing government subsidies, as well as operational restructuring through divestment and reducing redundancy have significant benefits in restoring corporate performance for zombie firms.","author":[{"dropping-particle":"","family":"Lam","given":"W Raphael","non-dropping-particle":"","parse-names":false,"suffix":""},{"dropping-particle":"","family":"Schipke","given":"Alfred","non-dropping-particle":"","parse-names":false,"suffix":""},{"dropping-particle":"","family":"Tan","given":"Yuyan","non-dropping-particle":"","parse-names":false,"suffix":""},{"dropping-particle":"","family":"Tan","given":"Zhibo","non-dropping-particle":"","parse-names":false,"suffix":""}],"container-title":"IMF Working Papers WP/17/266","id":"ITEM-1","issued":{"date-parts":[["2017"]]},"page":"26","title":"Resolving China ’ s Zombies : Tackling Debt and Raising Productivity","type":"article-journal"},"uris":["http://www.mendeley.com/documents/?uuid=223e1aec-c5f7-4fe3-a4ea-44ea1ce67870"]},{"id":"ITEM-2","itemData":{"DOI":"10.1016/j.econmod.2019.09.034","ISSN":"02649993","abstract":"Statistics show that many zombie firms in China still enjoy a wide variety of government subsidies. This paper explores the impact of this phenomenon from the perspective of capacity utilization. Specifically, it uses a sample of Chinese zombie firms from 2007 to 2016 to empirically analyze the effect of government subsidies on the capacity utilization of zombie firms. This paper finds that government subsidies have a negative effect on the capacity utilization of zombie firms, and the capacity utilization of subsidized zombie firms is lower than that of unsubsidized zombie firms. Robustness tests and endogeneity tests confirm this finding. Further analysis reveals significant differences in the effects of government subsidies on zombie firms subject to different forms of ownership, different government interventions, and different quality of financial reports. The negative effect of government subsidies on the capacity utilization of zombie firms is more significant in state-owned zombie firms, zombie firms subject to low levels of government intervention, and zombie firms with low quality of financial reports. Government subsidies also distort the investment behaviors of subsidized zombie firms, which in turn leads to poor performance. This paper not only answers the difficult question of whether the government should continue to subsidize zombie firms, but also provides theoretical support for government policy makers. The findings suggest that the government should use subsidies more carefully to help zombie firms “get out of the woods,” and formulate fiscal policies specifically related to zombie firms.","author":[{"dropping-particle":"","family":"Liu","given":"Guangqiang","non-dropping-particle":"","parse-names":false,"suffix":""},{"dropping-particle":"","family":"Zhang","given":"Xiaojie","non-dropping-particle":"","parse-names":false,"suffix":""},{"dropping-particle":"","family":"Zhang","given":"Wanting","non-dropping-particle":"","parse-names":false,"suffix":""},{"dropping-particle":"","family":"Wang","given":"Di","non-dropping-particle":"","parse-names":false,"suffix":""}],"container-title":"Economic Modelling","id":"ITEM-2","issue":"September","issued":{"date-parts":[["2019"]]},"page":"51-64","publisher":"Elsevier Ltd","title":"The impact of government subsidies on the capacity utilization of zombie firms","type":"article-journal","volume":"83"},"uris":["http://www.mendeley.com/documents/?uuid=69e2b22d-7476-4820-8160-9278f2760e42"]},{"id":"ITEM-3","itemData":{"DOI":"10.1016/j.resourpol.2018.11.016","ISSN":"03014207","abstract":"This paper uses a modified identification method to identify zombie firms from a large sample of coal mining companies in China. It analyzes the prevalence of zombie firms over time and their distribution across different regions and ownership types. It also investigates the causes of the emergence of zombies and evaluates the effectiveness of various restructuring measures for resolving zombie firms. The results indicate that government interventions and subsidized bank credit are important causes of zombie firms, and continuous financial support from the government or banks does not contribute to the recovery of zombie firms. While reductions in labor costs, ownership reforms, and deleveraging can effectively resolve zombie firms, the injection or sale of assets has an ambiguous impact on the recovery of zombie firms. This study contributes to an understanding of the causes of the emergence of zombie firms and provides some policy implications for tackling zombie firms in China's coal sector.","author":[{"dropping-particle":"","family":"Dai","given":"Xiaoyong","non-dropping-particle":"","parse-names":false,"suffix":""},{"dropping-particle":"","family":"Qiao","given":"Xiaole","non-dropping-particle":"","parse-names":false,"suffix":""},{"dropping-particle":"","family":"Song","given":"Lin","non-dropping-particle":"","parse-names":false,"suffix":""}],"container-title":"Resources Policy","id":"ITEM-3","issue":"November 2018","issued":{"date-parts":[["2019"]]},"page":"664-673","publisher":"Elsevier Ltd","title":"Zombie firms in China's coal mining sector: Identification, transition determinants and policy implications","type":"article-journal","volume":"62"},"uris":["http://www.mendeley.com/documents/?uuid=cfe955cb-fabe-4fe2-bbef-eeaa4bf38afa"]},{"id":"ITEM-4","itemData":{"DOI":"10.1016/j.econmod.2020.02.017","ISSN":"02649993","abstract":"Zombie firms cause serious, widespread harm to the economy. It is thus important to clarify the reasons for their formation. This paper empirically investigates the effects of government intervention on the formation of zombie firms. It suggests that a greater degree of government intervention can increase the risk that a firm will become a zombie firm. Robustness tests and endogeneity tests confirm this finding. Further, we undertake a preliminary exploration of the mechanism of government intervention on the formation of zombie firms, and study how government behaviors affect the formation of such firms from various perspectives. Analysis reveals that government induces the formation of zombie firms by means of subsidies, resource support, financial support, and tax. To a certain extent, the conclusions of this paper could guide the formulation and revision of government policies, which would be conducive to adjusting the direction and intensity of government intervention and providing new ideas for supply-side structural reforms in China. The Chinese government should further increase the role of market force in its reforms.","author":[{"dropping-particle":"","family":"Chang","given":"Qingqing","non-dropping-particle":"","parse-names":false,"suffix":""},{"dropping-particle":"","family":"Zhou","given":"Yisihong","non-dropping-particle":"","parse-names":false,"suffix":""},{"dropping-particle":"","family":"Liu","given":"Guangqiang","non-dropping-particle":"","parse-names":false,"suffix":""},{"dropping-particle":"","family":"Wang","given":"Di","non-dropping-particle":"","parse-names":false,"suffix":""},{"dropping-particle":"","family":"Zhang","given":"Xiaojie","non-dropping-particle":"","parse-names":false,"suffix":""}],"container-title":"Economic Modelling","id":"ITEM-4","issue":"December 2019","issued":{"date-parts":[["2021"]]},"page":"768-779","publisher":"Elsevier Ltd","title":"How does government intervention affect the formation of zombie firms?","type":"article-journal","volume":"94"},"uris":["http://www.mendeley.com/documents/?uuid=545f0094-8913-452e-967c-733d92a5d905"]}],"mendeley":{"formattedCitation":"(Chang et al., 2021; Dai et al., 2019; Lam et al., 2017b; Liu et al., 2019)","manualFormatting":"(e.g. Chang et al., 2021; Dai et al., 2019; Lam et al., 2017; Liu et al., 2019)","plainTextFormattedCitation":"(Chang et al., 2021; Dai et al., 2019; Lam et al., 2017b; Liu et al., 2019)","previouslyFormattedCitation":"(Chang et al., 2021; Dai et al., 2019; Lam et al., 2017b; Liu et al., 2019)"},"properties":{"noteIndex":0},"schema":"https://github.com/citation-style-language/schema/raw/master/csl-citation.json"}</w:instrText>
      </w:r>
      <w:r w:rsidR="00FF62BA" w:rsidRPr="00DC671C">
        <w:rPr>
          <w:rFonts w:ascii="Times New Roman" w:hAnsi="Times New Roman" w:cs="Times New Roman"/>
          <w:sz w:val="24"/>
          <w:szCs w:val="24"/>
        </w:rPr>
        <w:fldChar w:fldCharType="separate"/>
      </w:r>
      <w:r w:rsidR="0088130A" w:rsidRPr="00DC671C">
        <w:rPr>
          <w:rFonts w:ascii="Times New Roman" w:hAnsi="Times New Roman" w:cs="Times New Roman"/>
          <w:noProof/>
          <w:sz w:val="24"/>
          <w:szCs w:val="24"/>
        </w:rPr>
        <w:t>(</w:t>
      </w:r>
      <w:r w:rsidR="00E64ECB" w:rsidRPr="00DC671C">
        <w:rPr>
          <w:rFonts w:ascii="Times New Roman" w:hAnsi="Times New Roman" w:cs="Times New Roman"/>
          <w:i/>
          <w:iCs/>
          <w:noProof/>
          <w:sz w:val="24"/>
          <w:szCs w:val="24"/>
        </w:rPr>
        <w:t xml:space="preserve">e.g. </w:t>
      </w:r>
      <w:r w:rsidR="0088130A" w:rsidRPr="00DC671C">
        <w:rPr>
          <w:rFonts w:ascii="Times New Roman" w:hAnsi="Times New Roman" w:cs="Times New Roman"/>
          <w:noProof/>
          <w:sz w:val="24"/>
          <w:szCs w:val="24"/>
        </w:rPr>
        <w:t xml:space="preserve">Chang </w:t>
      </w:r>
      <w:r w:rsidR="00A01770" w:rsidRPr="00A01770">
        <w:rPr>
          <w:rFonts w:ascii="Times New Roman" w:hAnsi="Times New Roman" w:cs="Times New Roman"/>
          <w:i/>
          <w:iCs/>
          <w:noProof/>
          <w:sz w:val="24"/>
          <w:szCs w:val="24"/>
        </w:rPr>
        <w:t>et al</w:t>
      </w:r>
      <w:r w:rsidR="0088130A" w:rsidRPr="00DC671C">
        <w:rPr>
          <w:rFonts w:ascii="Times New Roman" w:hAnsi="Times New Roman" w:cs="Times New Roman"/>
          <w:noProof/>
          <w:sz w:val="24"/>
          <w:szCs w:val="24"/>
        </w:rPr>
        <w:t xml:space="preserve">., 2021; Dai </w:t>
      </w:r>
      <w:r w:rsidR="00A01770" w:rsidRPr="00A01770">
        <w:rPr>
          <w:rFonts w:ascii="Times New Roman" w:hAnsi="Times New Roman" w:cs="Times New Roman"/>
          <w:i/>
          <w:iCs/>
          <w:noProof/>
          <w:sz w:val="24"/>
          <w:szCs w:val="24"/>
        </w:rPr>
        <w:t>et al</w:t>
      </w:r>
      <w:r w:rsidR="0088130A" w:rsidRPr="00DC671C">
        <w:rPr>
          <w:rFonts w:ascii="Times New Roman" w:hAnsi="Times New Roman" w:cs="Times New Roman"/>
          <w:noProof/>
          <w:sz w:val="24"/>
          <w:szCs w:val="24"/>
        </w:rPr>
        <w:t xml:space="preserve">., 2019; Lam </w:t>
      </w:r>
      <w:r w:rsidR="00A01770" w:rsidRPr="00A01770">
        <w:rPr>
          <w:rFonts w:ascii="Times New Roman" w:hAnsi="Times New Roman" w:cs="Times New Roman"/>
          <w:i/>
          <w:iCs/>
          <w:noProof/>
          <w:sz w:val="24"/>
          <w:szCs w:val="24"/>
        </w:rPr>
        <w:t>et al</w:t>
      </w:r>
      <w:r w:rsidR="0088130A" w:rsidRPr="00DC671C">
        <w:rPr>
          <w:rFonts w:ascii="Times New Roman" w:hAnsi="Times New Roman" w:cs="Times New Roman"/>
          <w:noProof/>
          <w:sz w:val="24"/>
          <w:szCs w:val="24"/>
        </w:rPr>
        <w:t xml:space="preserve">., 2017; Liu </w:t>
      </w:r>
      <w:r w:rsidR="00A01770" w:rsidRPr="00A01770">
        <w:rPr>
          <w:rFonts w:ascii="Times New Roman" w:hAnsi="Times New Roman" w:cs="Times New Roman"/>
          <w:i/>
          <w:iCs/>
          <w:noProof/>
          <w:sz w:val="24"/>
          <w:szCs w:val="24"/>
        </w:rPr>
        <w:t>et al</w:t>
      </w:r>
      <w:r w:rsidR="0088130A" w:rsidRPr="00DC671C">
        <w:rPr>
          <w:rFonts w:ascii="Times New Roman" w:hAnsi="Times New Roman" w:cs="Times New Roman"/>
          <w:noProof/>
          <w:sz w:val="24"/>
          <w:szCs w:val="24"/>
        </w:rPr>
        <w:t>., 2019)</w:t>
      </w:r>
      <w:r w:rsidR="00FF62BA" w:rsidRPr="00DC671C">
        <w:rPr>
          <w:rFonts w:ascii="Times New Roman" w:hAnsi="Times New Roman" w:cs="Times New Roman"/>
          <w:sz w:val="24"/>
          <w:szCs w:val="24"/>
        </w:rPr>
        <w:fldChar w:fldCharType="end"/>
      </w:r>
      <w:r w:rsidR="00D974D1">
        <w:rPr>
          <w:rFonts w:ascii="Times New Roman" w:hAnsi="Times New Roman" w:cs="Times New Roman"/>
          <w:sz w:val="24"/>
          <w:szCs w:val="24"/>
        </w:rPr>
        <w:t xml:space="preserve">, caracterizándose por una menor capacidad productiva </w:t>
      </w:r>
      <w:r w:rsidR="00D974D1" w:rsidRPr="00DC671C">
        <w:rPr>
          <w:rFonts w:ascii="Times New Roman" w:hAnsi="Times New Roman" w:cs="Times New Roman"/>
          <w:sz w:val="24"/>
          <w:szCs w:val="24"/>
        </w:rPr>
        <w:fldChar w:fldCharType="begin" w:fldLock="1"/>
      </w:r>
      <w:r w:rsidR="00D974D1" w:rsidRPr="00DC671C">
        <w:rPr>
          <w:rFonts w:ascii="Times New Roman" w:hAnsi="Times New Roman" w:cs="Times New Roman"/>
          <w:sz w:val="24"/>
          <w:szCs w:val="24"/>
        </w:rPr>
        <w:instrText>ADDIN CSL_CITATION {"citationItems":[{"id":"ITEM-1","itemData":{"DOI":"10.1016/j.chieco.2017.05.008","ISSN":"1043951X","abstract":"The problems of over-capacity and zombie firms in China's manufacturing attract all aspects of attention, but academic analysis is still absent. Using firm-level data of Chinese manufacturing, this study first documents the problems of over-capacity and zombie firms during 2011–2013. We find that the over-capacity problem is much more severe in the northeastern and western regions of China, in heavy chemical industries, and in state-owned sector. The distribution of zombie firms is in a similar manner across region, industry and ownership. We also empirically test the relationship between zombie firms and over-capacity, finding that zombie firms cause and worsen over-capacity by crowding out healthy firms.","author":[{"dropping-particle":"","family":"Shen","given":"Guangjun","non-dropping-particle":"","parse-names":false,"suffix":""},{"dropping-particle":"","family":"Chen","given":"Binkai","non-dropping-particle":"","parse-names":false,"suffix":""}],"container-title":"China Economic Review","id":"ITEM-1","issue":"October 2016","issued":{"date-parts":[["2017"]]},"page":"327-342","publisher":"Elsevier","title":"Zombie firms and over-capacity in Chinese manufacturing","type":"article-journal","volume":"44"},"uris":["http://www.mendeley.com/documents/?uuid=fdd5d066-9ed4-46e1-88a7-63ab24f1dcf3"]},{"id":"ITEM-2","itemData":{"DOI":"10.1016/j.econmod.2019.09.034","ISSN":"02649993","abstract":"Statistics show that many zombie firms in China still enjoy a wide variety of government subsidies. This paper explores the impact of this phenomenon from the perspective of capacity utilization. Specifically, it uses a sample of Chinese zombie firms from 2007 to 2016 to empirically analyze the effect of government subsidies on the capacity utilization of zombie firms. This paper finds that government subsidies have a negative effect on the capacity utilization of zombie firms, and the capacity utilization of subsidized zombie firms is lower than that of unsubsidized zombie firms. Robustness tests and endogeneity tests confirm this finding. Further analysis reveals significant differences in the effects of government subsidies on zombie firms subject to different forms of ownership, different government interventions, and different quality of financial reports. The negative effect of government subsidies on the capacity utilization of zombie firms is more significant in state-owned zombie firms, zombie firms subject to low levels of government intervention, and zombie firms with low quality of financial reports. Government subsidies also distort the investment behaviors of subsidized zombie firms, which in turn leads to poor performance. This paper not only answers the difficult question of whether the government should continue to subsidize zombie firms, but also provides theoretical support for government policy makers. The findings suggest that the government should use subsidies more carefully to help zombie firms “get out of the woods,” and formulate fiscal policies specifically related to zombie firms.","author":[{"dropping-particle":"","family":"Liu","given":"Guangqiang","non-dropping-particle":"","parse-names":false,"suffix":""},{"dropping-particle":"","family":"Zhang","given":"Xiaojie","non-dropping-particle":"","parse-names":false,"suffix":""},{"dropping-particle":"","family":"Zhang","given":"Wanting","non-dropping-particle":"","parse-names":false,"suffix":""},{"dropping-particle":"","family":"Wang","given":"Di","non-dropping-particle":"","parse-names":false,"suffix":""}],"container-title":"Economic Modelling","id":"ITEM-2","issue":"September","issued":{"date-parts":[["2019"]]},"page":"51-64","publisher":"Elsevier Ltd","title":"The impact of government subsidies on the capacity utilization of zombie firms","type":"article-journal","volume":"83"},"uris":["http://www.mendeley.com/documents/?uuid=69e2b22d-7476-4820-8160-9278f2760e42"]}],"mendeley":{"formattedCitation":"(Liu et al., 2019; Shen &amp; Chen, 2017)","plainTextFormattedCitation":"(Liu et al., 2019; Shen &amp; Chen, 2017)","previouslyFormattedCitation":"(Liu et al., 2019; Shen &amp; Chen, 2017)"},"properties":{"noteIndex":0},"schema":"https://github.com/citation-style-language/schema/raw/master/csl-citation.json"}</w:instrText>
      </w:r>
      <w:r w:rsidR="00D974D1" w:rsidRPr="00DC671C">
        <w:rPr>
          <w:rFonts w:ascii="Times New Roman" w:hAnsi="Times New Roman" w:cs="Times New Roman"/>
          <w:sz w:val="24"/>
          <w:szCs w:val="24"/>
        </w:rPr>
        <w:fldChar w:fldCharType="separate"/>
      </w:r>
      <w:r w:rsidR="00D974D1" w:rsidRPr="00DC671C">
        <w:rPr>
          <w:rFonts w:ascii="Times New Roman" w:hAnsi="Times New Roman" w:cs="Times New Roman"/>
          <w:noProof/>
          <w:sz w:val="24"/>
          <w:szCs w:val="24"/>
        </w:rPr>
        <w:t xml:space="preserve">(Liu </w:t>
      </w:r>
      <w:r w:rsidR="00A01770" w:rsidRPr="00A01770">
        <w:rPr>
          <w:rFonts w:ascii="Times New Roman" w:hAnsi="Times New Roman" w:cs="Times New Roman"/>
          <w:i/>
          <w:iCs/>
          <w:noProof/>
          <w:sz w:val="24"/>
          <w:szCs w:val="24"/>
        </w:rPr>
        <w:t>et al</w:t>
      </w:r>
      <w:r w:rsidR="00D974D1" w:rsidRPr="00DC671C">
        <w:rPr>
          <w:rFonts w:ascii="Times New Roman" w:hAnsi="Times New Roman" w:cs="Times New Roman"/>
          <w:noProof/>
          <w:sz w:val="24"/>
          <w:szCs w:val="24"/>
        </w:rPr>
        <w:t>., 2019; Shen &amp; Chen, 2017)</w:t>
      </w:r>
      <w:r w:rsidR="00D974D1" w:rsidRPr="00DC671C">
        <w:rPr>
          <w:rFonts w:ascii="Times New Roman" w:hAnsi="Times New Roman" w:cs="Times New Roman"/>
          <w:sz w:val="24"/>
          <w:szCs w:val="24"/>
        </w:rPr>
        <w:fldChar w:fldCharType="end"/>
      </w:r>
      <w:r w:rsidR="00FF62BA" w:rsidRPr="00DC671C">
        <w:rPr>
          <w:rFonts w:ascii="Times New Roman" w:hAnsi="Times New Roman" w:cs="Times New Roman"/>
          <w:sz w:val="24"/>
          <w:szCs w:val="24"/>
        </w:rPr>
        <w:t>.</w:t>
      </w:r>
      <w:r w:rsidR="006A3FE1" w:rsidRPr="00DC671C">
        <w:rPr>
          <w:rFonts w:ascii="Times New Roman" w:hAnsi="Times New Roman" w:cs="Times New Roman"/>
          <w:sz w:val="24"/>
          <w:szCs w:val="24"/>
        </w:rPr>
        <w:t xml:space="preserve"> </w:t>
      </w:r>
      <w:r w:rsidR="00D974D1">
        <w:rPr>
          <w:rFonts w:ascii="Times New Roman" w:hAnsi="Times New Roman" w:cs="Times New Roman"/>
          <w:sz w:val="24"/>
          <w:szCs w:val="24"/>
        </w:rPr>
        <w:t xml:space="preserve">Esta situación puede venir derivada por una </w:t>
      </w:r>
      <w:r w:rsidR="00D974D1">
        <w:rPr>
          <w:rFonts w:ascii="Times New Roman" w:hAnsi="Times New Roman" w:cs="Times New Roman"/>
          <w:sz w:val="24"/>
          <w:szCs w:val="24"/>
        </w:rPr>
        <w:lastRenderedPageBreak/>
        <w:t>particularidad de dicho país</w:t>
      </w:r>
      <w:r w:rsidR="006A3FE1" w:rsidRPr="00DC671C">
        <w:rPr>
          <w:rFonts w:ascii="Times New Roman" w:hAnsi="Times New Roman" w:cs="Times New Roman"/>
          <w:sz w:val="24"/>
          <w:szCs w:val="24"/>
        </w:rPr>
        <w:t xml:space="preserve"> debido a</w:t>
      </w:r>
      <w:r w:rsidR="00CB40CE" w:rsidRPr="00DC671C">
        <w:rPr>
          <w:rFonts w:ascii="Times New Roman" w:hAnsi="Times New Roman" w:cs="Times New Roman"/>
          <w:sz w:val="24"/>
          <w:szCs w:val="24"/>
        </w:rPr>
        <w:t xml:space="preserve"> que las empresas estatales</w:t>
      </w:r>
      <w:r w:rsidR="000009BB" w:rsidRPr="00DC671C">
        <w:rPr>
          <w:rFonts w:ascii="Times New Roman" w:hAnsi="Times New Roman" w:cs="Times New Roman"/>
          <w:sz w:val="24"/>
          <w:szCs w:val="24"/>
        </w:rPr>
        <w:t xml:space="preserve">, </w:t>
      </w:r>
      <w:r w:rsidR="00CB40CE" w:rsidRPr="00DC671C">
        <w:rPr>
          <w:rFonts w:ascii="Times New Roman" w:hAnsi="Times New Roman" w:cs="Times New Roman"/>
          <w:sz w:val="24"/>
          <w:szCs w:val="24"/>
        </w:rPr>
        <w:t xml:space="preserve">generalmente </w:t>
      </w:r>
      <w:r w:rsidR="00C50F39" w:rsidRPr="00DC671C">
        <w:rPr>
          <w:rFonts w:ascii="Times New Roman" w:hAnsi="Times New Roman" w:cs="Times New Roman"/>
          <w:sz w:val="24"/>
          <w:szCs w:val="24"/>
        </w:rPr>
        <w:t>guardan</w:t>
      </w:r>
      <w:r w:rsidR="00CB40CE" w:rsidRPr="00DC671C">
        <w:rPr>
          <w:rFonts w:ascii="Times New Roman" w:hAnsi="Times New Roman" w:cs="Times New Roman"/>
          <w:sz w:val="24"/>
          <w:szCs w:val="24"/>
        </w:rPr>
        <w:t xml:space="preserve"> mejores relaciones con el gobierno </w:t>
      </w:r>
      <w:r w:rsidR="00016F0E" w:rsidRPr="00DC671C">
        <w:rPr>
          <w:rFonts w:ascii="Times New Roman" w:hAnsi="Times New Roman" w:cs="Times New Roman"/>
          <w:sz w:val="24"/>
          <w:szCs w:val="24"/>
        </w:rPr>
        <w:fldChar w:fldCharType="begin" w:fldLock="1"/>
      </w:r>
      <w:r w:rsidR="008C2363" w:rsidRPr="00DC671C">
        <w:rPr>
          <w:rFonts w:ascii="Times New Roman" w:hAnsi="Times New Roman" w:cs="Times New Roman"/>
          <w:sz w:val="24"/>
          <w:szCs w:val="24"/>
        </w:rPr>
        <w:instrText>ADDIN CSL_CITATION {"citationItems":[{"id":"ITEM-1","itemData":{"DOI":"10.1080/1540496X.2019.1711370","ISSN":"15580938","abstract":"Using a database on Chinese listed firms in 2006–2016, we identify Chinese zombie firms and the characteristics of their distribution by introducing the factors of government overprotection and bank credit support. We find that low-productivity zombie firms tie up abundant financial capital, and they have significant crowd-out effect on non-zombie firms. Furthermore, the crowding out of non-zombie firms by zombie firms are more severe among non-state-owned enterprises (non-SOEs), the manufacturing industries, the labor-intensive firms, and the regions with a high degree of marketization. Our study provides evidence that the prevalence of zombie firms exacerbates the misallocation of financial capital and market distortion and impedes the development of healthy industries.","author":[{"dropping-particle":"","family":"Wang","given":"Yiqiu","non-dropping-particle":"","parse-names":false,"suffix":""},{"dropping-particle":"","family":"Zhu","given":"Yunyi","non-dropping-particle":"","parse-names":false,"suffix":""}],"container-title":"Emerging Markets Finance and Trade","id":"ITEM-1","issue":"7","issued":{"date-parts":[["2021"]]},"page":"1959-1985","title":"The Financing and Investment Crowding-out Effect of Zombie Firms on Non-zombie Firms: Evidence from China","type":"article-journal","volume":"57"},"uris":["http://www.mendeley.com/documents/?uuid=f4116b2e-fb3b-4620-902b-03824d59d1b9"]}],"mendeley":{"formattedCitation":"(Wang &amp; Zhu, 2021)","plainTextFormattedCitation":"(Wang &amp; Zhu, 2021)","previouslyFormattedCitation":"(Wang &amp; Zhu, 2021)"},"properties":{"noteIndex":0},"schema":"https://github.com/citation-style-language/schema/raw/master/csl-citation.json"}</w:instrText>
      </w:r>
      <w:r w:rsidR="00016F0E" w:rsidRPr="00DC671C">
        <w:rPr>
          <w:rFonts w:ascii="Times New Roman" w:hAnsi="Times New Roman" w:cs="Times New Roman"/>
          <w:sz w:val="24"/>
          <w:szCs w:val="24"/>
        </w:rPr>
        <w:fldChar w:fldCharType="separate"/>
      </w:r>
      <w:r w:rsidR="00016F0E" w:rsidRPr="00DC671C">
        <w:rPr>
          <w:rFonts w:ascii="Times New Roman" w:hAnsi="Times New Roman" w:cs="Times New Roman"/>
          <w:noProof/>
          <w:sz w:val="24"/>
          <w:szCs w:val="24"/>
        </w:rPr>
        <w:t>(Wang &amp; Zhu, 2021)</w:t>
      </w:r>
      <w:r w:rsidR="00016F0E" w:rsidRPr="00DC671C">
        <w:rPr>
          <w:rFonts w:ascii="Times New Roman" w:hAnsi="Times New Roman" w:cs="Times New Roman"/>
          <w:sz w:val="24"/>
          <w:szCs w:val="24"/>
        </w:rPr>
        <w:fldChar w:fldCharType="end"/>
      </w:r>
      <w:r w:rsidR="00CB40CE" w:rsidRPr="00DC671C">
        <w:rPr>
          <w:rFonts w:ascii="Times New Roman" w:hAnsi="Times New Roman" w:cs="Times New Roman"/>
          <w:sz w:val="24"/>
          <w:szCs w:val="24"/>
        </w:rPr>
        <w:t>.</w:t>
      </w:r>
    </w:p>
    <w:p w14:paraId="371DFB39" w14:textId="6812F9F1" w:rsidR="00232CD1" w:rsidRDefault="00B03343" w:rsidP="001F097B">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 xml:space="preserve">Como </w:t>
      </w:r>
      <w:r w:rsidR="006E114C" w:rsidRPr="00DC671C">
        <w:rPr>
          <w:rFonts w:ascii="Times New Roman" w:hAnsi="Times New Roman" w:cs="Times New Roman"/>
          <w:sz w:val="24"/>
          <w:szCs w:val="24"/>
        </w:rPr>
        <w:t>se puede observar</w:t>
      </w:r>
      <w:r w:rsidRPr="00DC671C">
        <w:rPr>
          <w:rFonts w:ascii="Times New Roman" w:hAnsi="Times New Roman" w:cs="Times New Roman"/>
          <w:sz w:val="24"/>
          <w:szCs w:val="24"/>
        </w:rPr>
        <w:t xml:space="preserve">, son muchos los autores que han investigado sobre </w:t>
      </w:r>
      <w:r w:rsidR="00544B1A" w:rsidRPr="00DC671C">
        <w:rPr>
          <w:rFonts w:ascii="Times New Roman" w:hAnsi="Times New Roman" w:cs="Times New Roman"/>
          <w:sz w:val="24"/>
          <w:szCs w:val="24"/>
        </w:rPr>
        <w:t xml:space="preserve">las </w:t>
      </w:r>
      <w:r w:rsidR="003E7773" w:rsidRPr="00DC671C">
        <w:rPr>
          <w:rFonts w:ascii="Times New Roman" w:hAnsi="Times New Roman" w:cs="Times New Roman"/>
          <w:sz w:val="24"/>
          <w:szCs w:val="24"/>
        </w:rPr>
        <w:t xml:space="preserve">empresas </w:t>
      </w:r>
      <w:r w:rsidRPr="00DC671C">
        <w:rPr>
          <w:rFonts w:ascii="Times New Roman" w:hAnsi="Times New Roman" w:cs="Times New Roman"/>
          <w:sz w:val="24"/>
          <w:szCs w:val="24"/>
        </w:rPr>
        <w:t xml:space="preserve">zombis, </w:t>
      </w:r>
      <w:r w:rsidR="00C55D31" w:rsidRPr="00DC671C">
        <w:rPr>
          <w:rFonts w:ascii="Times New Roman" w:hAnsi="Times New Roman" w:cs="Times New Roman"/>
          <w:sz w:val="24"/>
          <w:szCs w:val="24"/>
        </w:rPr>
        <w:t>sin embargo</w:t>
      </w:r>
      <w:r w:rsidRPr="00DC671C">
        <w:rPr>
          <w:rFonts w:ascii="Times New Roman" w:hAnsi="Times New Roman" w:cs="Times New Roman"/>
          <w:sz w:val="24"/>
          <w:szCs w:val="24"/>
        </w:rPr>
        <w:t xml:space="preserve"> </w:t>
      </w:r>
      <w:r w:rsidR="00886F25">
        <w:rPr>
          <w:rFonts w:ascii="Times New Roman" w:hAnsi="Times New Roman" w:cs="Times New Roman"/>
          <w:sz w:val="24"/>
          <w:szCs w:val="24"/>
        </w:rPr>
        <w:t>muy pocos de ellos</w:t>
      </w:r>
      <w:r w:rsidR="000C68D1" w:rsidRPr="00DC671C">
        <w:rPr>
          <w:rFonts w:ascii="Times New Roman" w:hAnsi="Times New Roman" w:cs="Times New Roman"/>
          <w:sz w:val="24"/>
          <w:szCs w:val="24"/>
        </w:rPr>
        <w:t xml:space="preserve"> </w:t>
      </w:r>
      <w:r w:rsidRPr="00DC671C">
        <w:rPr>
          <w:rFonts w:ascii="Times New Roman" w:hAnsi="Times New Roman" w:cs="Times New Roman"/>
          <w:sz w:val="24"/>
          <w:szCs w:val="24"/>
        </w:rPr>
        <w:t xml:space="preserve">se han centrado </w:t>
      </w:r>
      <w:r w:rsidR="00886F25">
        <w:rPr>
          <w:rFonts w:ascii="Times New Roman" w:hAnsi="Times New Roman" w:cs="Times New Roman"/>
          <w:sz w:val="24"/>
          <w:szCs w:val="24"/>
        </w:rPr>
        <w:t xml:space="preserve">de manera exclusiva en </w:t>
      </w:r>
      <w:r w:rsidR="00D12EEE">
        <w:rPr>
          <w:rFonts w:ascii="Times New Roman" w:hAnsi="Times New Roman" w:cs="Times New Roman"/>
          <w:sz w:val="24"/>
          <w:szCs w:val="24"/>
        </w:rPr>
        <w:t>su formato pyme</w:t>
      </w:r>
      <w:r w:rsidRPr="00DC671C">
        <w:rPr>
          <w:rFonts w:ascii="Times New Roman" w:hAnsi="Times New Roman" w:cs="Times New Roman"/>
          <w:sz w:val="24"/>
          <w:szCs w:val="24"/>
        </w:rPr>
        <w:t>.</w:t>
      </w:r>
      <w:r w:rsidR="003E7773" w:rsidRPr="00DC671C">
        <w:rPr>
          <w:rFonts w:ascii="Times New Roman" w:hAnsi="Times New Roman" w:cs="Times New Roman"/>
          <w:sz w:val="24"/>
          <w:szCs w:val="24"/>
        </w:rPr>
        <w:t xml:space="preserve"> </w:t>
      </w:r>
      <w:r w:rsidR="00DF4E61" w:rsidRPr="00DC671C">
        <w:rPr>
          <w:rFonts w:ascii="Times New Roman" w:hAnsi="Times New Roman" w:cs="Times New Roman"/>
          <w:sz w:val="24"/>
          <w:szCs w:val="24"/>
        </w:rPr>
        <w:t xml:space="preserve">Entre ellos, </w:t>
      </w:r>
      <w:r w:rsidR="00474085" w:rsidRPr="00DC671C">
        <w:rPr>
          <w:rFonts w:ascii="Times New Roman" w:hAnsi="Times New Roman" w:cs="Times New Roman"/>
          <w:sz w:val="24"/>
          <w:szCs w:val="24"/>
        </w:rPr>
        <w:fldChar w:fldCharType="begin" w:fldLock="1"/>
      </w:r>
      <w:r w:rsidR="000C68D1" w:rsidRPr="00DC671C">
        <w:rPr>
          <w:rFonts w:ascii="Times New Roman" w:hAnsi="Times New Roman" w:cs="Times New Roman"/>
          <w:sz w:val="24"/>
          <w:szCs w:val="24"/>
        </w:rPr>
        <w:instrText>ADDIN CSL_CITATION {"citationItems":[{"id":"ITEM-1","itemData":{"DOI":"10.1016/j.jjie.2015.12.001","ISSN":"08891583","abstract":"Utilizing a panel dataset of firms for the period 1999-2008, we estimated the prevalence of zombies among Japanese Small- and Medium-sized enterprises (SMEs) and their borrowing and investment behaviors. We observe that 4-13% of SMEs were zombie firms during the period 1999-2008. The estimation of the borrowing function reveals that SME zombie firms did not change their loans in response to a change in land values due to evergreening. We also observe that the profitability of investment, measured by marginal q, did not have positive effects on investments of zombie firms. This indicates that investment increase resulting from evergreen loans was not necessarily productive or profitable.","author":[{"dropping-particle":"","family":"Imai","given":"Kentaro","non-dropping-particle":"","parse-names":false,"suffix":""}],"container-title":"Journal of the Japanese and International Economies","id":"ITEM-1","issued":{"date-parts":[["2016"]]},"page":"91-107","publisher":"Elsevier Inc.","title":"A panel study of zombie SMEs in Japan: Identification, borrowing and investment behavior","type":"article-journal","volume":"39"},"uris":["http://www.mendeley.com/documents/?uuid=5ed42baf-ad54-45ba-9b8d-916bc8d28d16"]}],"mendeley":{"formattedCitation":"(Imai, 2016)","manualFormatting":"Imai (2016)","plainTextFormattedCitation":"(Imai, 2016)","previouslyFormattedCitation":"(Imai, 2016)"},"properties":{"noteIndex":0},"schema":"https://github.com/citation-style-language/schema/raw/master/csl-citation.json"}</w:instrText>
      </w:r>
      <w:r w:rsidR="00474085" w:rsidRPr="00DC671C">
        <w:rPr>
          <w:rFonts w:ascii="Times New Roman" w:hAnsi="Times New Roman" w:cs="Times New Roman"/>
          <w:sz w:val="24"/>
          <w:szCs w:val="24"/>
        </w:rPr>
        <w:fldChar w:fldCharType="separate"/>
      </w:r>
      <w:r w:rsidR="00474085" w:rsidRPr="00DC671C">
        <w:rPr>
          <w:rFonts w:ascii="Times New Roman" w:hAnsi="Times New Roman" w:cs="Times New Roman"/>
          <w:noProof/>
          <w:sz w:val="24"/>
          <w:szCs w:val="24"/>
        </w:rPr>
        <w:t>Imai (2016)</w:t>
      </w:r>
      <w:r w:rsidR="00474085" w:rsidRPr="00DC671C">
        <w:rPr>
          <w:rFonts w:ascii="Times New Roman" w:hAnsi="Times New Roman" w:cs="Times New Roman"/>
          <w:sz w:val="24"/>
          <w:szCs w:val="24"/>
        </w:rPr>
        <w:fldChar w:fldCharType="end"/>
      </w:r>
      <w:r w:rsidR="00474085" w:rsidRPr="00DC671C">
        <w:rPr>
          <w:rFonts w:ascii="Times New Roman" w:hAnsi="Times New Roman" w:cs="Times New Roman"/>
          <w:sz w:val="24"/>
          <w:szCs w:val="24"/>
        </w:rPr>
        <w:t xml:space="preserve"> </w:t>
      </w:r>
      <w:r w:rsidR="006E114C" w:rsidRPr="00DC671C">
        <w:rPr>
          <w:rFonts w:ascii="Times New Roman" w:hAnsi="Times New Roman" w:cs="Times New Roman"/>
          <w:sz w:val="24"/>
          <w:szCs w:val="24"/>
        </w:rPr>
        <w:t>analiza</w:t>
      </w:r>
      <w:r w:rsidR="00474085" w:rsidRPr="00DC671C">
        <w:rPr>
          <w:rFonts w:ascii="Times New Roman" w:hAnsi="Times New Roman" w:cs="Times New Roman"/>
          <w:sz w:val="24"/>
          <w:szCs w:val="24"/>
        </w:rPr>
        <w:t xml:space="preserve"> hasta qué punto existían </w:t>
      </w:r>
      <w:r w:rsidR="00287282">
        <w:rPr>
          <w:rFonts w:ascii="Times New Roman" w:hAnsi="Times New Roman" w:cs="Times New Roman"/>
          <w:sz w:val="24"/>
          <w:szCs w:val="24"/>
        </w:rPr>
        <w:t xml:space="preserve">las </w:t>
      </w:r>
      <w:r w:rsidR="00474085" w:rsidRPr="00DC671C">
        <w:rPr>
          <w:rFonts w:ascii="Times New Roman" w:hAnsi="Times New Roman" w:cs="Times New Roman"/>
          <w:sz w:val="24"/>
          <w:szCs w:val="24"/>
        </w:rPr>
        <w:t xml:space="preserve">zombis </w:t>
      </w:r>
      <w:r w:rsidR="00287282">
        <w:rPr>
          <w:rFonts w:ascii="Times New Roman" w:hAnsi="Times New Roman" w:cs="Times New Roman"/>
          <w:sz w:val="24"/>
          <w:szCs w:val="24"/>
        </w:rPr>
        <w:t>entre las pymes japonesas</w:t>
      </w:r>
      <w:r w:rsidR="00346F14" w:rsidRPr="00DC671C">
        <w:rPr>
          <w:rFonts w:ascii="Times New Roman" w:hAnsi="Times New Roman" w:cs="Times New Roman"/>
          <w:sz w:val="24"/>
          <w:szCs w:val="24"/>
        </w:rPr>
        <w:t xml:space="preserve">, proponiendo para ello </w:t>
      </w:r>
      <w:r w:rsidR="00853B1E" w:rsidRPr="00DC671C">
        <w:rPr>
          <w:rFonts w:ascii="Times New Roman" w:hAnsi="Times New Roman" w:cs="Times New Roman"/>
          <w:sz w:val="24"/>
          <w:szCs w:val="24"/>
        </w:rPr>
        <w:t xml:space="preserve">una medida de identificación basada en los criterios de </w:t>
      </w:r>
      <w:r w:rsidR="00853B1E" w:rsidRPr="00DC671C">
        <w:rPr>
          <w:rFonts w:ascii="Times New Roman" w:hAnsi="Times New Roman" w:cs="Times New Roman"/>
          <w:sz w:val="24"/>
          <w:szCs w:val="24"/>
        </w:rPr>
        <w:fldChar w:fldCharType="begin" w:fldLock="1"/>
      </w:r>
      <w:r w:rsidR="00853B1E" w:rsidRPr="00DC671C">
        <w:rPr>
          <w:rFonts w:ascii="Times New Roman" w:hAnsi="Times New Roman" w:cs="Times New Roman"/>
          <w:sz w:val="24"/>
          <w:szCs w:val="24"/>
        </w:rPr>
        <w:instrText>ADDIN CSL_CITATION {"citationItems":[{"id":"ITEM-1","itemData":{"DOI":"10.1257/aer.98.5.1943","ISSN":"00028282","abstract":"Large Japanese banks often engaged in sham loan restructurings that kept credit flowing to otherwise insolvent borrowers (which we call zombies). We examine the implications of suppressing the normal competitive process whereby the zombies would shed workers and lose market share. The congestion created by the zombies reduces the profits for healthy firms, which discourages their entry and investment. We confirm that zombie-dominated industries exhibit more depressed job creation and destruction, and lower productivity. We present firm-level regressions showing that the increase in zombies depressed the investment and employment growth of non-zombies and widened the productivity gap between zombies and non-zombies.","author":[{"dropping-particle":"","family":"Caballero","given":"Ricardo J.","non-dropping-particle":"","parse-names":false,"suffix":""},{"dropping-particle":"","family":"Hoshi","given":"Takeo","non-dropping-particle":"","parse-names":false,"suffix":""},{"dropping-particle":"","family":"Kashyap","given":"Anil K.","non-dropping-particle":"","parse-names":false,"suffix":""}],"container-title":"American Economic Review","id":"ITEM-1","issue":"5","issued":{"date-parts":[["2008"]]},"page":"1943-1977","title":"Zombie lending and depressed restructuring in Japan","type":"article-journal","volume":"98"},"uris":["http://www.mendeley.com/documents/?uuid=a7322291-a26a-44b0-94fe-b6f491d379aa"]}],"mendeley":{"formattedCitation":"(Caballero et al., 2008)","manualFormatting":"Caballero et al (2008)","plainTextFormattedCitation":"(Caballero et al., 2008)","previouslyFormattedCitation":"(Caballero et al., 2008)"},"properties":{"noteIndex":0},"schema":"https://github.com/citation-style-language/schema/raw/master/csl-citation.json"}</w:instrText>
      </w:r>
      <w:r w:rsidR="00853B1E" w:rsidRPr="00DC671C">
        <w:rPr>
          <w:rFonts w:ascii="Times New Roman" w:hAnsi="Times New Roman" w:cs="Times New Roman"/>
          <w:sz w:val="24"/>
          <w:szCs w:val="24"/>
        </w:rPr>
        <w:fldChar w:fldCharType="separate"/>
      </w:r>
      <w:r w:rsidR="00853B1E" w:rsidRPr="00DC671C">
        <w:rPr>
          <w:rFonts w:ascii="Times New Roman" w:hAnsi="Times New Roman" w:cs="Times New Roman"/>
          <w:noProof/>
          <w:sz w:val="24"/>
          <w:szCs w:val="24"/>
        </w:rPr>
        <w:t xml:space="preserve">Caballero </w:t>
      </w:r>
      <w:r w:rsidR="00A01770" w:rsidRPr="00A01770">
        <w:rPr>
          <w:rFonts w:ascii="Times New Roman" w:hAnsi="Times New Roman" w:cs="Times New Roman"/>
          <w:i/>
          <w:iCs/>
          <w:noProof/>
          <w:sz w:val="24"/>
          <w:szCs w:val="24"/>
        </w:rPr>
        <w:t>et al</w:t>
      </w:r>
      <w:r w:rsidR="00853B1E" w:rsidRPr="00DC671C">
        <w:rPr>
          <w:rFonts w:ascii="Times New Roman" w:hAnsi="Times New Roman" w:cs="Times New Roman"/>
          <w:noProof/>
          <w:sz w:val="24"/>
          <w:szCs w:val="24"/>
        </w:rPr>
        <w:t xml:space="preserve"> (2008)</w:t>
      </w:r>
      <w:r w:rsidR="00853B1E" w:rsidRPr="00DC671C">
        <w:rPr>
          <w:rFonts w:ascii="Times New Roman" w:hAnsi="Times New Roman" w:cs="Times New Roman"/>
          <w:sz w:val="24"/>
          <w:szCs w:val="24"/>
        </w:rPr>
        <w:fldChar w:fldCharType="end"/>
      </w:r>
      <w:r w:rsidR="00853B1E" w:rsidRPr="00DC671C">
        <w:rPr>
          <w:rFonts w:ascii="Times New Roman" w:hAnsi="Times New Roman" w:cs="Times New Roman"/>
          <w:sz w:val="24"/>
          <w:szCs w:val="24"/>
        </w:rPr>
        <w:t xml:space="preserve"> y </w:t>
      </w:r>
      <w:r w:rsidR="00853B1E" w:rsidRPr="00DC671C">
        <w:rPr>
          <w:rFonts w:ascii="Times New Roman" w:hAnsi="Times New Roman" w:cs="Times New Roman"/>
          <w:sz w:val="24"/>
          <w:szCs w:val="24"/>
        </w:rPr>
        <w:fldChar w:fldCharType="begin" w:fldLock="1"/>
      </w:r>
      <w:r w:rsidR="00AA6B97" w:rsidRPr="00DC671C">
        <w:rPr>
          <w:rFonts w:ascii="Times New Roman" w:hAnsi="Times New Roman" w:cs="Times New Roman"/>
          <w:sz w:val="24"/>
          <w:szCs w:val="24"/>
        </w:rPr>
        <w:instrText>ADDIN CSL_CITATION {"citationItems":[{"id":"ITEM-1","itemData":{"DOI":"10.1111/j.1467-9701.2011.01368.x","ISSN":"03785920","abstract":"The Japanese economy experienced prolonged recessions during the 1990s. Previous studies suggest that evergreen lending to troubled firms known as 'zombie firms' distorted market discipline in terms of stabilising the economy and caused significant delays in its recovery. However, the eventual bankruptcy of zombies was rare. The purpose of this study is to investigate why zombie firms recovered in Japan. We first extend the method of Caballero et al. (2008) and identify zombies from among the listed firms. Subsequently, we investigate the nature of corporate restructuring that was effective in reviving zombie firms. Our multinomial logistic regressions suggest that reducing the employee strength of zombie firms and selling its fixed assets were beneficial in facilitating their recovery. However, corporate restructuring without accounting transparency or by discouraging incentives for managers was ineffective. In addition, corporate restructuring lacked effectiveness in the absence of favourable macroeconomic environment as well as substantial external financial support. © 2011 Blackwell Publishing Ltd.","author":[{"dropping-particle":"","family":"Fukuda","given":"Shin ichi","non-dropping-particle":"","parse-names":false,"suffix":""},{"dropping-particle":"","family":"Nakamura","given":"Jun ichi","non-dropping-particle":"","parse-names":false,"suffix":""}],"container-title":"World Economy","id":"ITEM-1","issue":"7","issued":{"date-parts":[["2011"]]},"page":"1124-1137","title":"Why did 'zombie' firms recover in Japan?","type":"article-journal","volume":"34"},"uris":["http://www.mendeley.com/documents/?uuid=33d39781-ceae-4c1b-9d80-6fff422b1f88"]}],"mendeley":{"formattedCitation":"(Fukuda &amp; Nakamura, 2011)","manualFormatting":"Fukuda &amp; Nakamura (2011)","plainTextFormattedCitation":"(Fukuda &amp; Nakamura, 2011)","previouslyFormattedCitation":"(Fukuda &amp; Nakamura, 2011)"},"properties":{"noteIndex":0},"schema":"https://github.com/citation-style-language/schema/raw/master/csl-citation.json"}</w:instrText>
      </w:r>
      <w:r w:rsidR="00853B1E" w:rsidRPr="00DC671C">
        <w:rPr>
          <w:rFonts w:ascii="Times New Roman" w:hAnsi="Times New Roman" w:cs="Times New Roman"/>
          <w:sz w:val="24"/>
          <w:szCs w:val="24"/>
        </w:rPr>
        <w:fldChar w:fldCharType="separate"/>
      </w:r>
      <w:r w:rsidR="00853B1E" w:rsidRPr="00DC671C">
        <w:rPr>
          <w:rFonts w:ascii="Times New Roman" w:hAnsi="Times New Roman" w:cs="Times New Roman"/>
          <w:noProof/>
          <w:sz w:val="24"/>
          <w:szCs w:val="24"/>
        </w:rPr>
        <w:t>Fukuda &amp; Nakamura (2011)</w:t>
      </w:r>
      <w:r w:rsidR="00853B1E" w:rsidRPr="00DC671C">
        <w:rPr>
          <w:rFonts w:ascii="Times New Roman" w:hAnsi="Times New Roman" w:cs="Times New Roman"/>
          <w:sz w:val="24"/>
          <w:szCs w:val="24"/>
        </w:rPr>
        <w:fldChar w:fldCharType="end"/>
      </w:r>
      <w:r w:rsidR="00853B1E" w:rsidRPr="00DC671C">
        <w:rPr>
          <w:rFonts w:ascii="Times New Roman" w:hAnsi="Times New Roman" w:cs="Times New Roman"/>
          <w:sz w:val="24"/>
          <w:szCs w:val="24"/>
        </w:rPr>
        <w:t xml:space="preserve">. Además, </w:t>
      </w:r>
      <w:r w:rsidR="00474085" w:rsidRPr="00DC671C">
        <w:rPr>
          <w:rFonts w:ascii="Times New Roman" w:hAnsi="Times New Roman" w:cs="Times New Roman"/>
          <w:sz w:val="24"/>
          <w:szCs w:val="24"/>
        </w:rPr>
        <w:t xml:space="preserve">examina </w:t>
      </w:r>
      <w:r w:rsidR="00853B1E" w:rsidRPr="00DC671C">
        <w:rPr>
          <w:rFonts w:ascii="Times New Roman" w:hAnsi="Times New Roman" w:cs="Times New Roman"/>
          <w:sz w:val="24"/>
          <w:szCs w:val="24"/>
        </w:rPr>
        <w:t>los</w:t>
      </w:r>
      <w:r w:rsidR="00474085" w:rsidRPr="00DC671C">
        <w:rPr>
          <w:rFonts w:ascii="Times New Roman" w:hAnsi="Times New Roman" w:cs="Times New Roman"/>
          <w:sz w:val="24"/>
          <w:szCs w:val="24"/>
        </w:rPr>
        <w:t xml:space="preserve"> comportamientos de endeudamiento e inversión</w:t>
      </w:r>
      <w:r w:rsidR="00853B1E" w:rsidRPr="00DC671C">
        <w:rPr>
          <w:rFonts w:ascii="Times New Roman" w:hAnsi="Times New Roman" w:cs="Times New Roman"/>
          <w:sz w:val="24"/>
          <w:szCs w:val="24"/>
        </w:rPr>
        <w:t xml:space="preserve"> de </w:t>
      </w:r>
      <w:r w:rsidR="00287282">
        <w:rPr>
          <w:rFonts w:ascii="Times New Roman" w:hAnsi="Times New Roman" w:cs="Times New Roman"/>
          <w:sz w:val="24"/>
          <w:szCs w:val="24"/>
        </w:rPr>
        <w:t>estas</w:t>
      </w:r>
      <w:r w:rsidR="008F6793">
        <w:rPr>
          <w:rFonts w:ascii="Times New Roman" w:hAnsi="Times New Roman" w:cs="Times New Roman"/>
          <w:sz w:val="24"/>
          <w:szCs w:val="24"/>
        </w:rPr>
        <w:t>, llegando a la conclusión de que la disminución del valor de la garantía de los préstamos</w:t>
      </w:r>
      <w:r w:rsidR="00287282">
        <w:rPr>
          <w:rFonts w:ascii="Times New Roman" w:hAnsi="Times New Roman" w:cs="Times New Roman"/>
          <w:sz w:val="24"/>
          <w:szCs w:val="24"/>
        </w:rPr>
        <w:t xml:space="preserve"> (tierras de la empresa)</w:t>
      </w:r>
      <w:r w:rsidR="008F6793">
        <w:rPr>
          <w:rFonts w:ascii="Times New Roman" w:hAnsi="Times New Roman" w:cs="Times New Roman"/>
          <w:sz w:val="24"/>
          <w:szCs w:val="24"/>
        </w:rPr>
        <w:t xml:space="preserve">, </w:t>
      </w:r>
      <w:r w:rsidR="007616B0">
        <w:rPr>
          <w:rFonts w:ascii="Times New Roman" w:hAnsi="Times New Roman" w:cs="Times New Roman"/>
          <w:sz w:val="24"/>
          <w:szCs w:val="24"/>
        </w:rPr>
        <w:t xml:space="preserve">no </w:t>
      </w:r>
      <w:r w:rsidR="00AC395B">
        <w:rPr>
          <w:rFonts w:ascii="Times New Roman" w:hAnsi="Times New Roman" w:cs="Times New Roman"/>
          <w:sz w:val="24"/>
          <w:szCs w:val="24"/>
        </w:rPr>
        <w:t xml:space="preserve">condujeron </w:t>
      </w:r>
      <w:r w:rsidR="008F6793">
        <w:rPr>
          <w:rFonts w:ascii="Times New Roman" w:hAnsi="Times New Roman" w:cs="Times New Roman"/>
          <w:sz w:val="24"/>
          <w:szCs w:val="24"/>
        </w:rPr>
        <w:t xml:space="preserve">a </w:t>
      </w:r>
      <w:r w:rsidR="00AC395B">
        <w:rPr>
          <w:rFonts w:ascii="Times New Roman" w:hAnsi="Times New Roman" w:cs="Times New Roman"/>
          <w:sz w:val="24"/>
          <w:szCs w:val="24"/>
        </w:rPr>
        <w:t>una</w:t>
      </w:r>
      <w:r w:rsidR="008F6793">
        <w:rPr>
          <w:rFonts w:ascii="Times New Roman" w:hAnsi="Times New Roman" w:cs="Times New Roman"/>
          <w:sz w:val="24"/>
          <w:szCs w:val="24"/>
        </w:rPr>
        <w:t xml:space="preserve"> </w:t>
      </w:r>
      <w:r w:rsidR="00287282">
        <w:rPr>
          <w:rFonts w:ascii="Times New Roman" w:hAnsi="Times New Roman" w:cs="Times New Roman"/>
          <w:sz w:val="24"/>
          <w:szCs w:val="24"/>
        </w:rPr>
        <w:t>contracción</w:t>
      </w:r>
      <w:r w:rsidR="008F6793">
        <w:rPr>
          <w:rFonts w:ascii="Times New Roman" w:hAnsi="Times New Roman" w:cs="Times New Roman"/>
          <w:sz w:val="24"/>
          <w:szCs w:val="24"/>
        </w:rPr>
        <w:t xml:space="preserve"> crediticia entre las </w:t>
      </w:r>
      <w:r w:rsidR="00287282">
        <w:rPr>
          <w:rFonts w:ascii="Times New Roman" w:hAnsi="Times New Roman" w:cs="Times New Roman"/>
          <w:sz w:val="24"/>
          <w:szCs w:val="24"/>
        </w:rPr>
        <w:t xml:space="preserve">pymes </w:t>
      </w:r>
      <w:r w:rsidR="007616B0">
        <w:rPr>
          <w:rFonts w:ascii="Times New Roman" w:hAnsi="Times New Roman" w:cs="Times New Roman"/>
          <w:sz w:val="24"/>
          <w:szCs w:val="24"/>
        </w:rPr>
        <w:t>zombis, sino que dieron lugar a</w:t>
      </w:r>
      <w:r w:rsidR="00A11813">
        <w:rPr>
          <w:rFonts w:ascii="Times New Roman" w:hAnsi="Times New Roman" w:cs="Times New Roman"/>
          <w:sz w:val="24"/>
          <w:szCs w:val="24"/>
        </w:rPr>
        <w:t xml:space="preserve">l fenómeno de los </w:t>
      </w:r>
      <w:r w:rsidR="007616B0">
        <w:rPr>
          <w:rFonts w:ascii="Times New Roman" w:hAnsi="Times New Roman" w:cs="Times New Roman"/>
          <w:sz w:val="24"/>
          <w:szCs w:val="24"/>
        </w:rPr>
        <w:t>préstamos evergreen</w:t>
      </w:r>
      <w:r w:rsidR="00D250FC">
        <w:rPr>
          <w:rFonts w:ascii="Times New Roman" w:hAnsi="Times New Roman" w:cs="Times New Roman"/>
          <w:sz w:val="24"/>
          <w:szCs w:val="24"/>
        </w:rPr>
        <w:t xml:space="preserve"> entre estas empresa</w:t>
      </w:r>
      <w:r w:rsidR="00A11813">
        <w:rPr>
          <w:rFonts w:ascii="Times New Roman" w:hAnsi="Times New Roman" w:cs="Times New Roman"/>
          <w:sz w:val="24"/>
          <w:szCs w:val="24"/>
        </w:rPr>
        <w:t>s</w:t>
      </w:r>
      <w:r w:rsidR="00AC395B">
        <w:rPr>
          <w:rFonts w:ascii="Times New Roman" w:hAnsi="Times New Roman" w:cs="Times New Roman"/>
          <w:sz w:val="24"/>
          <w:szCs w:val="24"/>
        </w:rPr>
        <w:t>.</w:t>
      </w:r>
      <w:r w:rsidR="00D250FC">
        <w:rPr>
          <w:rFonts w:ascii="Times New Roman" w:hAnsi="Times New Roman" w:cs="Times New Roman"/>
          <w:sz w:val="24"/>
          <w:szCs w:val="24"/>
        </w:rPr>
        <w:t xml:space="preserve"> Así, </w:t>
      </w:r>
      <w:r w:rsidR="00BB3F72">
        <w:rPr>
          <w:rFonts w:ascii="Times New Roman" w:hAnsi="Times New Roman" w:cs="Times New Roman"/>
          <w:sz w:val="24"/>
          <w:szCs w:val="24"/>
        </w:rPr>
        <w:t>dichos</w:t>
      </w:r>
      <w:r w:rsidR="00D250FC">
        <w:rPr>
          <w:rFonts w:ascii="Times New Roman" w:hAnsi="Times New Roman" w:cs="Times New Roman"/>
          <w:sz w:val="24"/>
          <w:szCs w:val="24"/>
        </w:rPr>
        <w:t xml:space="preserve"> préstamos lograron </w:t>
      </w:r>
      <w:r w:rsidR="00E10D40">
        <w:rPr>
          <w:rFonts w:ascii="Times New Roman" w:hAnsi="Times New Roman" w:cs="Times New Roman"/>
          <w:sz w:val="24"/>
          <w:szCs w:val="24"/>
        </w:rPr>
        <w:t xml:space="preserve">incrementar </w:t>
      </w:r>
      <w:r w:rsidR="00D250FC">
        <w:rPr>
          <w:rFonts w:ascii="Times New Roman" w:hAnsi="Times New Roman" w:cs="Times New Roman"/>
          <w:sz w:val="24"/>
          <w:szCs w:val="24"/>
        </w:rPr>
        <w:t xml:space="preserve">la inversión de las zombis, </w:t>
      </w:r>
      <w:r w:rsidR="00E10D40">
        <w:rPr>
          <w:rFonts w:ascii="Times New Roman" w:hAnsi="Times New Roman" w:cs="Times New Roman"/>
          <w:sz w:val="24"/>
          <w:szCs w:val="24"/>
        </w:rPr>
        <w:t xml:space="preserve">pero </w:t>
      </w:r>
      <w:r w:rsidR="00D12EEE">
        <w:rPr>
          <w:rFonts w:ascii="Times New Roman" w:hAnsi="Times New Roman" w:cs="Times New Roman"/>
          <w:sz w:val="24"/>
          <w:szCs w:val="24"/>
        </w:rPr>
        <w:t>las cuales</w:t>
      </w:r>
      <w:r w:rsidR="00E10D40">
        <w:rPr>
          <w:rFonts w:ascii="Times New Roman" w:hAnsi="Times New Roman" w:cs="Times New Roman"/>
          <w:sz w:val="24"/>
          <w:szCs w:val="24"/>
        </w:rPr>
        <w:t xml:space="preserve"> </w:t>
      </w:r>
      <w:r w:rsidR="00D250FC">
        <w:rPr>
          <w:rFonts w:ascii="Times New Roman" w:hAnsi="Times New Roman" w:cs="Times New Roman"/>
          <w:sz w:val="24"/>
          <w:szCs w:val="24"/>
        </w:rPr>
        <w:t>no fue</w:t>
      </w:r>
      <w:r w:rsidR="00E10D40">
        <w:rPr>
          <w:rFonts w:ascii="Times New Roman" w:hAnsi="Times New Roman" w:cs="Times New Roman"/>
          <w:sz w:val="24"/>
          <w:szCs w:val="24"/>
        </w:rPr>
        <w:t>ron</w:t>
      </w:r>
      <w:r w:rsidR="00D250FC">
        <w:rPr>
          <w:rFonts w:ascii="Times New Roman" w:hAnsi="Times New Roman" w:cs="Times New Roman"/>
          <w:sz w:val="24"/>
          <w:szCs w:val="24"/>
        </w:rPr>
        <w:t xml:space="preserve"> necesariamente</w:t>
      </w:r>
      <w:r w:rsidR="00276C0A">
        <w:rPr>
          <w:rFonts w:ascii="Times New Roman" w:hAnsi="Times New Roman" w:cs="Times New Roman"/>
          <w:sz w:val="24"/>
          <w:szCs w:val="24"/>
        </w:rPr>
        <w:t xml:space="preserve"> </w:t>
      </w:r>
      <w:r w:rsidR="00D250FC">
        <w:rPr>
          <w:rFonts w:ascii="Times New Roman" w:hAnsi="Times New Roman" w:cs="Times New Roman"/>
          <w:sz w:val="24"/>
          <w:szCs w:val="24"/>
        </w:rPr>
        <w:t>productiv</w:t>
      </w:r>
      <w:r w:rsidR="00BE07DE">
        <w:rPr>
          <w:rFonts w:ascii="Times New Roman" w:hAnsi="Times New Roman" w:cs="Times New Roman"/>
          <w:sz w:val="24"/>
          <w:szCs w:val="24"/>
        </w:rPr>
        <w:t>a</w:t>
      </w:r>
      <w:r w:rsidR="00E10D40">
        <w:rPr>
          <w:rFonts w:ascii="Times New Roman" w:hAnsi="Times New Roman" w:cs="Times New Roman"/>
          <w:sz w:val="24"/>
          <w:szCs w:val="24"/>
        </w:rPr>
        <w:t>s</w:t>
      </w:r>
      <w:r w:rsidR="00474085" w:rsidRPr="00DC671C">
        <w:rPr>
          <w:rFonts w:ascii="Times New Roman" w:hAnsi="Times New Roman" w:cs="Times New Roman"/>
          <w:sz w:val="24"/>
          <w:szCs w:val="24"/>
        </w:rPr>
        <w:t>.</w:t>
      </w:r>
      <w:r w:rsidR="00346F14" w:rsidRPr="00DC671C">
        <w:rPr>
          <w:rFonts w:ascii="Times New Roman" w:hAnsi="Times New Roman" w:cs="Times New Roman"/>
          <w:sz w:val="24"/>
          <w:szCs w:val="24"/>
        </w:rPr>
        <w:t xml:space="preserve"> </w:t>
      </w:r>
      <w:r w:rsidR="00AA6B97" w:rsidRPr="00DC671C">
        <w:rPr>
          <w:rFonts w:ascii="Times New Roman" w:hAnsi="Times New Roman" w:cs="Times New Roman"/>
          <w:sz w:val="24"/>
          <w:szCs w:val="24"/>
        </w:rPr>
        <w:t xml:space="preserve">Posteriormente, </w:t>
      </w:r>
      <w:r w:rsidR="00DE3994">
        <w:rPr>
          <w:rFonts w:ascii="Times New Roman" w:hAnsi="Times New Roman" w:cs="Times New Roman"/>
          <w:sz w:val="24"/>
          <w:szCs w:val="24"/>
        </w:rPr>
        <w:t xml:space="preserve">en el año 2019, </w:t>
      </w:r>
      <w:r w:rsidR="00AA6B97" w:rsidRPr="00DC671C">
        <w:rPr>
          <w:rFonts w:ascii="Times New Roman" w:hAnsi="Times New Roman" w:cs="Times New Roman"/>
          <w:sz w:val="24"/>
          <w:szCs w:val="24"/>
        </w:rPr>
        <w:fldChar w:fldCharType="begin" w:fldLock="1"/>
      </w:r>
      <w:r w:rsidR="003648F4">
        <w:rPr>
          <w:rFonts w:ascii="Times New Roman" w:hAnsi="Times New Roman" w:cs="Times New Roman"/>
          <w:sz w:val="24"/>
          <w:szCs w:val="24"/>
        </w:rPr>
        <w:instrText>ADDIN CSL_CITATION {"citationItems":[{"id":"ITEM-1","itemData":{"DOI":"10.1016/j.japwor.2018.09.007","ISSN":"09221425","abstract":"The “soft budget problem,” by which banks loosen their lending stances toward long-term client firms despite worsening business conditions, has been widely discussed in the field of financial studies. In Japan, this problem has attracted attention particularly in connection to so-called “zombie firms,” financially weak firms sustained by discounted interest rates and evergreen lending which have become a major research and political interest in recent years. In this article, we focus on zombie firms among small and medium-sized enterprises (SME), a corporate category that has hitherto received less consideration in the discussion about Japan's zombie firms. We find that: (1) many zombie firms exist among SME and that the zombie firm ratio increases as firm size decreases; and (2) some zombie firms eventually emerge from zombie status among SME. In other words, zombie firms are likely problematic from the view of the efficiency of the industries to which they belong. But when one considers that many zombie firms achieve revival, it would seem inappropriate to uniformly promote their elimination. Since ending zombie status seems to directly imply market exit for many SME, it is important to conduct preliminary screening to prevent the creation of zombie firms in the first place.","author":[{"dropping-particle":"","family":"Goto","given":"Yasuo","non-dropping-particle":"","parse-names":false,"suffix":""},{"dropping-particle":"","family":"Wilbur","given":"Scott","non-dropping-particle":"","parse-names":false,"suffix":""}],"container-title":"Japan and the World Economy","id":"ITEM-1","issue":"December 2017","issued":{"date-parts":[["2019"]]},"page":"105-112","publisher":"Elsevier","title":"Unfinished business: Zombie firms among SME in Japan's lost decades","type":"article-journal","volume":"49"},"uris":["http://www.mendeley.com/documents/?uuid=e69f5137-a4a2-4430-b943-d54e72593483"]}],"mendeley":{"formattedCitation":"(Goto &amp; Wilbur, 2019)","manualFormatting":"Goto &amp; Wilbur","plainTextFormattedCitation":"(Goto &amp; Wilbur, 2019)","previouslyFormattedCitation":"(Goto &amp; Wilbur, 2019)"},"properties":{"noteIndex":0},"schema":"https://github.com/citation-style-language/schema/raw/master/csl-citation.json"}</w:instrText>
      </w:r>
      <w:r w:rsidR="00AA6B97" w:rsidRPr="00DC671C">
        <w:rPr>
          <w:rFonts w:ascii="Times New Roman" w:hAnsi="Times New Roman" w:cs="Times New Roman"/>
          <w:sz w:val="24"/>
          <w:szCs w:val="24"/>
        </w:rPr>
        <w:fldChar w:fldCharType="separate"/>
      </w:r>
      <w:r w:rsidR="00AA6B97" w:rsidRPr="00DC671C">
        <w:rPr>
          <w:rFonts w:ascii="Times New Roman" w:hAnsi="Times New Roman" w:cs="Times New Roman"/>
          <w:noProof/>
          <w:sz w:val="24"/>
          <w:szCs w:val="24"/>
        </w:rPr>
        <w:t xml:space="preserve">Goto </w:t>
      </w:r>
      <w:r w:rsidR="00C11409">
        <w:rPr>
          <w:rFonts w:ascii="Times New Roman" w:hAnsi="Times New Roman" w:cs="Times New Roman"/>
          <w:noProof/>
          <w:sz w:val="24"/>
          <w:szCs w:val="24"/>
        </w:rPr>
        <w:t>&amp;</w:t>
      </w:r>
      <w:r w:rsidR="00AA6B97" w:rsidRPr="00DC671C">
        <w:rPr>
          <w:rFonts w:ascii="Times New Roman" w:hAnsi="Times New Roman" w:cs="Times New Roman"/>
          <w:noProof/>
          <w:sz w:val="24"/>
          <w:szCs w:val="24"/>
        </w:rPr>
        <w:t xml:space="preserve"> Wilbur</w:t>
      </w:r>
      <w:r w:rsidR="00AA6B97" w:rsidRPr="00DC671C">
        <w:rPr>
          <w:rFonts w:ascii="Times New Roman" w:hAnsi="Times New Roman" w:cs="Times New Roman"/>
          <w:sz w:val="24"/>
          <w:szCs w:val="24"/>
        </w:rPr>
        <w:fldChar w:fldCharType="end"/>
      </w:r>
      <w:r w:rsidR="00AA6B97" w:rsidRPr="00DC671C">
        <w:rPr>
          <w:rFonts w:ascii="Times New Roman" w:hAnsi="Times New Roman" w:cs="Times New Roman"/>
          <w:sz w:val="24"/>
          <w:szCs w:val="24"/>
        </w:rPr>
        <w:t xml:space="preserve"> </w:t>
      </w:r>
      <w:r w:rsidR="00BE07DE">
        <w:rPr>
          <w:rFonts w:ascii="Times New Roman" w:hAnsi="Times New Roman" w:cs="Times New Roman"/>
          <w:sz w:val="24"/>
          <w:szCs w:val="24"/>
        </w:rPr>
        <w:t xml:space="preserve">también </w:t>
      </w:r>
      <w:r w:rsidR="00D12EEE">
        <w:rPr>
          <w:rFonts w:ascii="Times New Roman" w:hAnsi="Times New Roman" w:cs="Times New Roman"/>
          <w:sz w:val="24"/>
          <w:szCs w:val="24"/>
        </w:rPr>
        <w:t>analizaron</w:t>
      </w:r>
      <w:r w:rsidR="00AA6B97" w:rsidRPr="00DC671C">
        <w:rPr>
          <w:rFonts w:ascii="Times New Roman" w:hAnsi="Times New Roman" w:cs="Times New Roman"/>
          <w:sz w:val="24"/>
          <w:szCs w:val="24"/>
        </w:rPr>
        <w:t xml:space="preserve"> la situación </w:t>
      </w:r>
      <w:r w:rsidR="00DE3994">
        <w:rPr>
          <w:rFonts w:ascii="Times New Roman" w:hAnsi="Times New Roman" w:cs="Times New Roman"/>
          <w:sz w:val="24"/>
          <w:szCs w:val="24"/>
        </w:rPr>
        <w:t xml:space="preserve">zombi entre </w:t>
      </w:r>
      <w:r w:rsidR="00AA6B97" w:rsidRPr="00DC671C">
        <w:rPr>
          <w:rFonts w:ascii="Times New Roman" w:hAnsi="Times New Roman" w:cs="Times New Roman"/>
          <w:sz w:val="24"/>
          <w:szCs w:val="24"/>
        </w:rPr>
        <w:t xml:space="preserve">las pymes japonesas. </w:t>
      </w:r>
      <w:r w:rsidR="006E114C" w:rsidRPr="00DC671C">
        <w:rPr>
          <w:rFonts w:ascii="Times New Roman" w:hAnsi="Times New Roman" w:cs="Times New Roman"/>
          <w:sz w:val="24"/>
          <w:szCs w:val="24"/>
        </w:rPr>
        <w:t xml:space="preserve">Estos autores </w:t>
      </w:r>
      <w:r w:rsidR="00D12EEE">
        <w:rPr>
          <w:rFonts w:ascii="Times New Roman" w:hAnsi="Times New Roman" w:cs="Times New Roman"/>
          <w:sz w:val="24"/>
          <w:szCs w:val="24"/>
        </w:rPr>
        <w:t>llegaron</w:t>
      </w:r>
      <w:r w:rsidR="00AA6B97" w:rsidRPr="00DC671C">
        <w:rPr>
          <w:rFonts w:ascii="Times New Roman" w:hAnsi="Times New Roman" w:cs="Times New Roman"/>
          <w:sz w:val="24"/>
          <w:szCs w:val="24"/>
        </w:rPr>
        <w:t xml:space="preserve"> a la conclusión de que, </w:t>
      </w:r>
      <w:r w:rsidR="00DE3994">
        <w:rPr>
          <w:rFonts w:ascii="Times New Roman" w:hAnsi="Times New Roman" w:cs="Times New Roman"/>
          <w:sz w:val="24"/>
          <w:szCs w:val="24"/>
        </w:rPr>
        <w:t>existían</w:t>
      </w:r>
      <w:r w:rsidR="00AA6B97" w:rsidRPr="00DC671C">
        <w:rPr>
          <w:rFonts w:ascii="Times New Roman" w:hAnsi="Times New Roman" w:cs="Times New Roman"/>
          <w:sz w:val="24"/>
          <w:szCs w:val="24"/>
        </w:rPr>
        <w:t xml:space="preserve"> muchas empresas zombis entre las pyme</w:t>
      </w:r>
      <w:r w:rsidR="001B739C" w:rsidRPr="00DC671C">
        <w:rPr>
          <w:rFonts w:ascii="Times New Roman" w:hAnsi="Times New Roman" w:cs="Times New Roman"/>
          <w:sz w:val="24"/>
          <w:szCs w:val="24"/>
        </w:rPr>
        <w:t>s</w:t>
      </w:r>
      <w:r w:rsidR="00DE3994">
        <w:rPr>
          <w:rFonts w:ascii="Times New Roman" w:hAnsi="Times New Roman" w:cs="Times New Roman"/>
          <w:sz w:val="24"/>
          <w:szCs w:val="24"/>
        </w:rPr>
        <w:t xml:space="preserve"> analizadas</w:t>
      </w:r>
      <w:r w:rsidR="00C11409">
        <w:rPr>
          <w:rFonts w:ascii="Times New Roman" w:hAnsi="Times New Roman" w:cs="Times New Roman"/>
          <w:sz w:val="24"/>
          <w:szCs w:val="24"/>
        </w:rPr>
        <w:t>, aumentando</w:t>
      </w:r>
      <w:r w:rsidR="00AA6B97" w:rsidRPr="00DC671C">
        <w:rPr>
          <w:rFonts w:ascii="Times New Roman" w:hAnsi="Times New Roman" w:cs="Times New Roman"/>
          <w:sz w:val="24"/>
          <w:szCs w:val="24"/>
        </w:rPr>
        <w:t xml:space="preserve"> la proporción de </w:t>
      </w:r>
      <w:r w:rsidR="00C11409">
        <w:rPr>
          <w:rFonts w:ascii="Times New Roman" w:hAnsi="Times New Roman" w:cs="Times New Roman"/>
          <w:sz w:val="24"/>
          <w:szCs w:val="24"/>
        </w:rPr>
        <w:t>é</w:t>
      </w:r>
      <w:r w:rsidR="00AA6B97" w:rsidRPr="00DC671C">
        <w:rPr>
          <w:rFonts w:ascii="Times New Roman" w:hAnsi="Times New Roman" w:cs="Times New Roman"/>
          <w:sz w:val="24"/>
          <w:szCs w:val="24"/>
        </w:rPr>
        <w:t>stas a medida que disminuye el tamaño de las empresas</w:t>
      </w:r>
      <w:r w:rsidR="00C11409">
        <w:rPr>
          <w:rFonts w:ascii="Times New Roman" w:hAnsi="Times New Roman" w:cs="Times New Roman"/>
          <w:sz w:val="24"/>
          <w:szCs w:val="24"/>
        </w:rPr>
        <w:t>; observando, además,</w:t>
      </w:r>
      <w:r w:rsidR="00AA6B97" w:rsidRPr="00DC671C">
        <w:rPr>
          <w:rFonts w:ascii="Times New Roman" w:hAnsi="Times New Roman" w:cs="Times New Roman"/>
          <w:sz w:val="24"/>
          <w:szCs w:val="24"/>
        </w:rPr>
        <w:t xml:space="preserve"> </w:t>
      </w:r>
      <w:r w:rsidR="001B739C" w:rsidRPr="00DC671C">
        <w:rPr>
          <w:rFonts w:ascii="Times New Roman" w:hAnsi="Times New Roman" w:cs="Times New Roman"/>
          <w:sz w:val="24"/>
          <w:szCs w:val="24"/>
        </w:rPr>
        <w:t xml:space="preserve">que la probabilidad de salida del estado zombi es mayor para las pymes. </w:t>
      </w:r>
    </w:p>
    <w:p w14:paraId="3FF76E4F" w14:textId="45858DBC" w:rsidR="001D6ABE" w:rsidRDefault="00232CD1" w:rsidP="001F097B">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E</w:t>
      </w:r>
      <w:r w:rsidR="000A2BFE" w:rsidRPr="00DC671C">
        <w:rPr>
          <w:rFonts w:ascii="Times New Roman" w:hAnsi="Times New Roman" w:cs="Times New Roman"/>
          <w:sz w:val="24"/>
          <w:szCs w:val="24"/>
        </w:rPr>
        <w:t xml:space="preserve">n el contexto europeo destaca el estudio realizado por </w:t>
      </w:r>
      <w:r w:rsidR="000A2BFE" w:rsidRPr="00DC671C">
        <w:rPr>
          <w:rFonts w:ascii="Times New Roman" w:hAnsi="Times New Roman" w:cs="Times New Roman"/>
          <w:sz w:val="24"/>
          <w:szCs w:val="24"/>
        </w:rPr>
        <w:fldChar w:fldCharType="begin" w:fldLock="1"/>
      </w:r>
      <w:r w:rsidR="00001E53" w:rsidRPr="00DC671C">
        <w:rPr>
          <w:rFonts w:ascii="Times New Roman" w:hAnsi="Times New Roman" w:cs="Times New Roman"/>
          <w:sz w:val="24"/>
          <w:szCs w:val="24"/>
        </w:rPr>
        <w:instrText>ADDIN CSL_CITATION {"citationItems":[{"id":"ITEM-1","itemData":{"DOI":"10.1007/s11187-021-00483-8","ISSN":"15730913","abstract":"The resources sunk in zombie firms have risen over the last two decades, hampering productivity growth in developed economies. In this paper, we examine the recovery and exit of zombie firms among small- and medium-sized enterprises (SME), as well as the determinants of these transitions. To our knowledge, this is the first study on the determinants of the probability of a zombie recovering or exiting in a European context. The study also contributes to the discussion of the definition of zombie firms. Based on a panel of Portuguese manufacturing and services firms covering the 2004–2017 period, we do find a widespread presence of zombies. As expected, they are relatively less productive than non-zombies, while the probability of transition into recovery and exit is relatively low, which we interpret as evidence in favour of the presence of high barriers to firm mobility. In turn, the regression results show that downsizing and restructuring, as well as debt restructuring, are crucial in enhancing recovery of zombie firms. These are non-trivial results from the perspective of managers and policy makers. We performed several exercises using alternative definitions of zombie firms and estimation techniques and found that our findings are robust. Plain English Summary A 1% decline in the share of highly indebted and unprofitable firms (i.e. zombies) is estimated to increase the average labour productivity by 3.1 percent. Recovery of zombies in particular can be enhanced by downsizing and restructuring. Based on a very large panel of Portuguese small- and medium-sized manufacturing and services firms, covering the 2004–2017 period, we do find a widespread presence of zombie firms. Moreover, the chance of these firms to recover or exit is relatively low, an evidence of the presence of high barriers to firm mobility and resource misallocation. Our results have important managerial and policy implications: (1) a coordinated and holistic restructuring strategy (technological, operational and debt-related) is crucial to increase the likelihood of recovery of weak companies; (2) governments should formulate an adequate institutional framework in order to strengthen the selection of zombie firms, namely by designing more reallocation-friendly insolvency regimes and discouraging creditors to refinance unviable firms.","author":[{"dropping-particle":"","family":"Carreira","given":"Carlos","non-dropping-particle":"","parse-names":false,"suffix":""},{"dropping-particle":"","family":"Teixeira","given":"Paulino","non-dropping-particle":"","parse-names":false,"suffix":""},{"dropping-particle":"","family":"Nieto-Carrillo","given":"Ernesto","non-dropping-particle":"","parse-names":false,"suffix":""}],"container-title":"Small Business Economics","id":"ITEM-1","issued":{"date-parts":[["2021"]]},"title":"Recovery and exit of zombie firms in Portugal","type":"article-journal"},"uris":["http://www.mendeley.com/documents/?uuid=9d3d378a-5e53-4738-9b38-024f9b9d6696"]}],"mendeley":{"formattedCitation":"(Carreira et al., 2021)","manualFormatting":"Carreira et al. (2021)","plainTextFormattedCitation":"(Carreira et al., 2021)","previouslyFormattedCitation":"(Carreira et al., 2021)"},"properties":{"noteIndex":0},"schema":"https://github.com/citation-style-language/schema/raw/master/csl-citation.json"}</w:instrText>
      </w:r>
      <w:r w:rsidR="000A2BFE" w:rsidRPr="00DC671C">
        <w:rPr>
          <w:rFonts w:ascii="Times New Roman" w:hAnsi="Times New Roman" w:cs="Times New Roman"/>
          <w:sz w:val="24"/>
          <w:szCs w:val="24"/>
        </w:rPr>
        <w:fldChar w:fldCharType="separate"/>
      </w:r>
      <w:r w:rsidR="000A2BFE" w:rsidRPr="00DC671C">
        <w:rPr>
          <w:rFonts w:ascii="Times New Roman" w:hAnsi="Times New Roman" w:cs="Times New Roman"/>
          <w:noProof/>
          <w:sz w:val="24"/>
          <w:szCs w:val="24"/>
        </w:rPr>
        <w:t xml:space="preserve">Carreira </w:t>
      </w:r>
      <w:r w:rsidR="00A01770" w:rsidRPr="00A01770">
        <w:rPr>
          <w:rFonts w:ascii="Times New Roman" w:hAnsi="Times New Roman" w:cs="Times New Roman"/>
          <w:i/>
          <w:iCs/>
          <w:noProof/>
          <w:sz w:val="24"/>
          <w:szCs w:val="24"/>
        </w:rPr>
        <w:t>et al</w:t>
      </w:r>
      <w:r w:rsidR="00001E53" w:rsidRPr="00DC671C">
        <w:rPr>
          <w:rFonts w:ascii="Times New Roman" w:hAnsi="Times New Roman" w:cs="Times New Roman"/>
          <w:noProof/>
          <w:sz w:val="24"/>
          <w:szCs w:val="24"/>
        </w:rPr>
        <w:t>.</w:t>
      </w:r>
      <w:r w:rsidR="000A2BFE" w:rsidRPr="00DC671C">
        <w:rPr>
          <w:rFonts w:ascii="Times New Roman" w:hAnsi="Times New Roman" w:cs="Times New Roman"/>
          <w:noProof/>
          <w:sz w:val="24"/>
          <w:szCs w:val="24"/>
        </w:rPr>
        <w:t xml:space="preserve"> (2021)</w:t>
      </w:r>
      <w:r w:rsidR="000A2BFE" w:rsidRPr="00DC671C">
        <w:rPr>
          <w:rFonts w:ascii="Times New Roman" w:hAnsi="Times New Roman" w:cs="Times New Roman"/>
          <w:sz w:val="24"/>
          <w:szCs w:val="24"/>
        </w:rPr>
        <w:fldChar w:fldCharType="end"/>
      </w:r>
      <w:r>
        <w:rPr>
          <w:rFonts w:ascii="Times New Roman" w:hAnsi="Times New Roman" w:cs="Times New Roman"/>
          <w:sz w:val="24"/>
          <w:szCs w:val="24"/>
        </w:rPr>
        <w:t xml:space="preserve">, quienes </w:t>
      </w:r>
      <w:r w:rsidR="00BB3F72">
        <w:rPr>
          <w:rFonts w:ascii="Times New Roman" w:hAnsi="Times New Roman" w:cs="Times New Roman"/>
          <w:sz w:val="24"/>
          <w:szCs w:val="24"/>
        </w:rPr>
        <w:t>analizaron</w:t>
      </w:r>
      <w:r>
        <w:rPr>
          <w:rFonts w:ascii="Times New Roman" w:hAnsi="Times New Roman" w:cs="Times New Roman"/>
          <w:sz w:val="24"/>
          <w:szCs w:val="24"/>
        </w:rPr>
        <w:t xml:space="preserve"> </w:t>
      </w:r>
      <w:r w:rsidR="000A2BFE" w:rsidRPr="00DC671C">
        <w:rPr>
          <w:rFonts w:ascii="Times New Roman" w:hAnsi="Times New Roman" w:cs="Times New Roman"/>
          <w:sz w:val="24"/>
          <w:szCs w:val="24"/>
        </w:rPr>
        <w:t xml:space="preserve">la recuperación y salida de las zombis entre las </w:t>
      </w:r>
      <w:r>
        <w:rPr>
          <w:rFonts w:ascii="Times New Roman" w:hAnsi="Times New Roman" w:cs="Times New Roman"/>
          <w:sz w:val="24"/>
          <w:szCs w:val="24"/>
        </w:rPr>
        <w:t xml:space="preserve">pymes </w:t>
      </w:r>
      <w:r w:rsidR="000A2BFE" w:rsidRPr="00DC671C">
        <w:rPr>
          <w:rFonts w:ascii="Times New Roman" w:hAnsi="Times New Roman" w:cs="Times New Roman"/>
          <w:sz w:val="24"/>
          <w:szCs w:val="24"/>
        </w:rPr>
        <w:t>de Portugal, así como los determinantes de estas transiciones.</w:t>
      </w:r>
      <w:r w:rsidR="007633D0" w:rsidRPr="00DC671C">
        <w:rPr>
          <w:rFonts w:ascii="Times New Roman" w:hAnsi="Times New Roman" w:cs="Times New Roman"/>
          <w:sz w:val="24"/>
          <w:szCs w:val="24"/>
        </w:rPr>
        <w:t xml:space="preserve"> </w:t>
      </w:r>
      <w:r w:rsidR="00BB3F72">
        <w:rPr>
          <w:rFonts w:ascii="Times New Roman" w:hAnsi="Times New Roman" w:cs="Times New Roman"/>
          <w:sz w:val="24"/>
          <w:szCs w:val="24"/>
        </w:rPr>
        <w:t>Así, e</w:t>
      </w:r>
      <w:r w:rsidR="007633D0" w:rsidRPr="00DC671C">
        <w:rPr>
          <w:rFonts w:ascii="Times New Roman" w:hAnsi="Times New Roman" w:cs="Times New Roman"/>
          <w:sz w:val="24"/>
          <w:szCs w:val="24"/>
        </w:rPr>
        <w:t xml:space="preserve">l estudio confirma que </w:t>
      </w:r>
      <w:r>
        <w:rPr>
          <w:rFonts w:ascii="Times New Roman" w:hAnsi="Times New Roman" w:cs="Times New Roman"/>
          <w:sz w:val="24"/>
          <w:szCs w:val="24"/>
        </w:rPr>
        <w:t xml:space="preserve">las </w:t>
      </w:r>
      <w:r w:rsidR="00BB3F72">
        <w:rPr>
          <w:rFonts w:ascii="Times New Roman" w:hAnsi="Times New Roman" w:cs="Times New Roman"/>
          <w:sz w:val="24"/>
          <w:szCs w:val="24"/>
        </w:rPr>
        <w:t xml:space="preserve">empresas </w:t>
      </w:r>
      <w:r w:rsidR="007633D0" w:rsidRPr="00DC671C">
        <w:rPr>
          <w:rFonts w:ascii="Times New Roman" w:hAnsi="Times New Roman" w:cs="Times New Roman"/>
          <w:sz w:val="24"/>
          <w:szCs w:val="24"/>
        </w:rPr>
        <w:t xml:space="preserve">zombis son significativamente menos </w:t>
      </w:r>
      <w:r w:rsidRPr="00DC671C">
        <w:rPr>
          <w:rFonts w:ascii="Times New Roman" w:hAnsi="Times New Roman" w:cs="Times New Roman"/>
          <w:sz w:val="24"/>
          <w:szCs w:val="24"/>
        </w:rPr>
        <w:t>productivas</w:t>
      </w:r>
      <w:r w:rsidR="007633D0" w:rsidRPr="00DC671C">
        <w:rPr>
          <w:rFonts w:ascii="Times New Roman" w:hAnsi="Times New Roman" w:cs="Times New Roman"/>
          <w:sz w:val="24"/>
          <w:szCs w:val="24"/>
        </w:rPr>
        <w:t xml:space="preserve"> que l</w:t>
      </w:r>
      <w:r>
        <w:rPr>
          <w:rFonts w:ascii="Times New Roman" w:hAnsi="Times New Roman" w:cs="Times New Roman"/>
          <w:sz w:val="24"/>
          <w:szCs w:val="24"/>
        </w:rPr>
        <w:t>a</w:t>
      </w:r>
      <w:r w:rsidR="007633D0" w:rsidRPr="00DC671C">
        <w:rPr>
          <w:rFonts w:ascii="Times New Roman" w:hAnsi="Times New Roman" w:cs="Times New Roman"/>
          <w:sz w:val="24"/>
          <w:szCs w:val="24"/>
        </w:rPr>
        <w:t>s no zombi</w:t>
      </w:r>
      <w:r w:rsidR="00BB3F72">
        <w:rPr>
          <w:rFonts w:ascii="Times New Roman" w:hAnsi="Times New Roman" w:cs="Times New Roman"/>
          <w:sz w:val="24"/>
          <w:szCs w:val="24"/>
        </w:rPr>
        <w:t>s</w:t>
      </w:r>
      <w:r w:rsidR="007633D0" w:rsidRPr="00DC671C">
        <w:rPr>
          <w:rFonts w:ascii="Times New Roman" w:hAnsi="Times New Roman" w:cs="Times New Roman"/>
          <w:sz w:val="24"/>
          <w:szCs w:val="24"/>
        </w:rPr>
        <w:t xml:space="preserve">, </w:t>
      </w:r>
      <w:r>
        <w:rPr>
          <w:rFonts w:ascii="Times New Roman" w:hAnsi="Times New Roman" w:cs="Times New Roman"/>
          <w:sz w:val="24"/>
          <w:szCs w:val="24"/>
        </w:rPr>
        <w:t xml:space="preserve">que los sectores </w:t>
      </w:r>
      <w:r w:rsidR="007633D0" w:rsidRPr="00DC671C">
        <w:rPr>
          <w:rFonts w:ascii="Times New Roman" w:hAnsi="Times New Roman" w:cs="Times New Roman"/>
          <w:sz w:val="24"/>
          <w:szCs w:val="24"/>
        </w:rPr>
        <w:t>con mayores porcentajes de</w:t>
      </w:r>
      <w:r>
        <w:rPr>
          <w:rFonts w:ascii="Times New Roman" w:hAnsi="Times New Roman" w:cs="Times New Roman"/>
          <w:sz w:val="24"/>
          <w:szCs w:val="24"/>
        </w:rPr>
        <w:t xml:space="preserve"> </w:t>
      </w:r>
      <w:r w:rsidR="007633D0" w:rsidRPr="00DC671C">
        <w:rPr>
          <w:rFonts w:ascii="Times New Roman" w:hAnsi="Times New Roman" w:cs="Times New Roman"/>
          <w:sz w:val="24"/>
          <w:szCs w:val="24"/>
        </w:rPr>
        <w:t>zombis tienen menores niveles de productividad agregada y que la reducción y reestructuración</w:t>
      </w:r>
      <w:r>
        <w:rPr>
          <w:rFonts w:ascii="Times New Roman" w:hAnsi="Times New Roman" w:cs="Times New Roman"/>
          <w:sz w:val="24"/>
          <w:szCs w:val="24"/>
        </w:rPr>
        <w:t xml:space="preserve"> </w:t>
      </w:r>
      <w:r w:rsidR="007633D0" w:rsidRPr="00DC671C">
        <w:rPr>
          <w:rFonts w:ascii="Times New Roman" w:hAnsi="Times New Roman" w:cs="Times New Roman"/>
          <w:sz w:val="24"/>
          <w:szCs w:val="24"/>
        </w:rPr>
        <w:t xml:space="preserve">de la deuda, son cruciales para mejorar la recuperación de </w:t>
      </w:r>
      <w:r>
        <w:rPr>
          <w:rFonts w:ascii="Times New Roman" w:hAnsi="Times New Roman" w:cs="Times New Roman"/>
          <w:sz w:val="24"/>
          <w:szCs w:val="24"/>
        </w:rPr>
        <w:t>dichas empresas</w:t>
      </w:r>
      <w:r w:rsidR="007633D0" w:rsidRPr="00DC671C">
        <w:rPr>
          <w:rFonts w:ascii="Times New Roman" w:hAnsi="Times New Roman" w:cs="Times New Roman"/>
          <w:sz w:val="24"/>
          <w:szCs w:val="24"/>
        </w:rPr>
        <w:t>.</w:t>
      </w:r>
    </w:p>
    <w:p w14:paraId="58F41B12" w14:textId="1A1A6D71" w:rsidR="00B6347D" w:rsidRPr="00DC671C" w:rsidRDefault="00B6347D" w:rsidP="00E15F08">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Por último, haciendo referencia al contexto español</w:t>
      </w:r>
      <w:r w:rsidRPr="00DC671C">
        <w:rPr>
          <w:rFonts w:ascii="Times New Roman" w:hAnsi="Times New Roman" w:cs="Times New Roman"/>
          <w:sz w:val="24"/>
          <w:szCs w:val="24"/>
        </w:rPr>
        <w:t xml:space="preserve">, </w:t>
      </w:r>
      <w:r w:rsidRPr="00DC671C">
        <w:rPr>
          <w:rFonts w:ascii="Times New Roman" w:hAnsi="Times New Roman" w:cs="Times New Roman"/>
          <w:sz w:val="24"/>
          <w:szCs w:val="24"/>
        </w:rPr>
        <w:fldChar w:fldCharType="begin" w:fldLock="1"/>
      </w:r>
      <w:r w:rsidRPr="00DC671C">
        <w:rPr>
          <w:rFonts w:ascii="Times New Roman" w:hAnsi="Times New Roman" w:cs="Times New Roman"/>
          <w:sz w:val="24"/>
          <w:szCs w:val="24"/>
        </w:rPr>
        <w:instrText>ADDIN CSL_CITATION {"citationItems":[{"id":"ITEM-1","itemData":{"DOI":"10.1016/j.emj.2017.05.005","ISSN":"02632373","abstract":"This paper shows the existence of extreme types of zombie firm, i.e. companies with negative equity that continue to do business despite having lost their entire equity. We explain how these firms are measured and how the riskier ones are defined with different determinants. Using a Spanish sample from 2010 to 2014 an index called the EZIndex is developed that includes four dimensions of the extreme zombie problem: extension, contagion, recovery signs and immediacy. The paper contributes to zombie theory on the one hand by developing a method for ranking zombie firms based on risks and changes over time, and on the other hand by using a log-linear model to detect the riskiest corporate profiles out of all these risky firms. It demonstrates significant implications that need to be considered by the competent authorities not only in terms of their impact as a whole but also in regard to the particular profile of extreme zombie firms: they are less regulated, large and located in regions with large business fabrics.","author":[{"dropping-particle":"","family":"Urionabarrenetxea","given":"Sara","non-dropping-particle":"","parse-names":false,"suffix":""},{"dropping-particle":"","family":"Garcia-Merino","given":"Jose Domingo","non-dropping-particle":"","parse-names":false,"suffix":""},{"dropping-particle":"","family":"San-Jose","given":"Leire","non-dropping-particle":"","parse-names":false,"suffix":""},{"dropping-particle":"","family":"Retolaza","given":"Jose Luis","non-dropping-particle":"","parse-names":false,"suffix":""}],"container-title":"European Management Journal","id":"ITEM-1","issue":"3","issued":{"date-parts":[["2018"]]},"page":"408-420","publisher":"Elsevier Ltd","title":"Living with zombie companies: Do we know where the threat lies?","type":"article-journal","volume":"36"},"uris":["http://www.mendeley.com/documents/?uuid=a6966ab0-9317-40ac-93ff-b6d2a2b7b98b"]}],"mendeley":{"formattedCitation":"(Urionabarrenetxea et al., 2018)","manualFormatting":"Urionabarrenetxea et al. (2018)","plainTextFormattedCitation":"(Urionabarrenetxea et al., 2018)","previouslyFormattedCitation":"(Urionabarrenetxea et al., 2018)"},"properties":{"noteIndex":0},"schema":"https://github.com/citation-style-language/schema/raw/master/csl-citation.json"}</w:instrText>
      </w:r>
      <w:r w:rsidRPr="00DC671C">
        <w:rPr>
          <w:rFonts w:ascii="Times New Roman" w:hAnsi="Times New Roman" w:cs="Times New Roman"/>
          <w:sz w:val="24"/>
          <w:szCs w:val="24"/>
        </w:rPr>
        <w:fldChar w:fldCharType="separate"/>
      </w:r>
      <w:r w:rsidRPr="00DC671C">
        <w:rPr>
          <w:rFonts w:ascii="Times New Roman" w:hAnsi="Times New Roman" w:cs="Times New Roman"/>
          <w:noProof/>
          <w:sz w:val="24"/>
          <w:szCs w:val="24"/>
        </w:rPr>
        <w:t xml:space="preserve">Urionabarrenetxea </w:t>
      </w:r>
      <w:r w:rsidR="00A01770" w:rsidRPr="00A01770">
        <w:rPr>
          <w:rFonts w:ascii="Times New Roman" w:hAnsi="Times New Roman" w:cs="Times New Roman"/>
          <w:i/>
          <w:iCs/>
          <w:noProof/>
          <w:sz w:val="24"/>
          <w:szCs w:val="24"/>
        </w:rPr>
        <w:t>et al</w:t>
      </w:r>
      <w:r w:rsidRPr="00DC671C">
        <w:rPr>
          <w:rFonts w:ascii="Times New Roman" w:hAnsi="Times New Roman" w:cs="Times New Roman"/>
          <w:noProof/>
          <w:sz w:val="24"/>
          <w:szCs w:val="24"/>
        </w:rPr>
        <w:t>. (2018)</w:t>
      </w:r>
      <w:r w:rsidRPr="00DC671C">
        <w:rPr>
          <w:rFonts w:ascii="Times New Roman" w:hAnsi="Times New Roman" w:cs="Times New Roman"/>
          <w:sz w:val="24"/>
          <w:szCs w:val="24"/>
        </w:rPr>
        <w:fldChar w:fldCharType="end"/>
      </w:r>
      <w:r w:rsidRPr="00DC671C">
        <w:rPr>
          <w:rFonts w:ascii="Times New Roman" w:hAnsi="Times New Roman" w:cs="Times New Roman"/>
          <w:sz w:val="24"/>
          <w:szCs w:val="24"/>
        </w:rPr>
        <w:t xml:space="preserve"> identificaron las empresas zombis</w:t>
      </w:r>
      <w:r>
        <w:rPr>
          <w:rFonts w:ascii="Times New Roman" w:hAnsi="Times New Roman" w:cs="Times New Roman"/>
          <w:sz w:val="24"/>
          <w:szCs w:val="24"/>
        </w:rPr>
        <w:t xml:space="preserve"> españolas</w:t>
      </w:r>
      <w:r w:rsidRPr="00DC671C">
        <w:rPr>
          <w:rFonts w:ascii="Times New Roman" w:hAnsi="Times New Roman" w:cs="Times New Roman"/>
          <w:sz w:val="24"/>
          <w:szCs w:val="24"/>
        </w:rPr>
        <w:t xml:space="preserve"> con mayor riesgo (</w:t>
      </w:r>
      <w:r>
        <w:rPr>
          <w:rFonts w:ascii="Times New Roman" w:hAnsi="Times New Roman" w:cs="Times New Roman"/>
          <w:sz w:val="24"/>
          <w:szCs w:val="24"/>
        </w:rPr>
        <w:t>caracterizadas por tener</w:t>
      </w:r>
      <w:r w:rsidRPr="00DC671C">
        <w:rPr>
          <w:rFonts w:ascii="Times New Roman" w:hAnsi="Times New Roman" w:cs="Times New Roman"/>
          <w:sz w:val="24"/>
          <w:szCs w:val="24"/>
        </w:rPr>
        <w:t xml:space="preserve"> patrimonio neto negativo), basándose</w:t>
      </w:r>
      <w:r>
        <w:rPr>
          <w:rFonts w:ascii="Times New Roman" w:hAnsi="Times New Roman" w:cs="Times New Roman"/>
          <w:sz w:val="24"/>
          <w:szCs w:val="24"/>
        </w:rPr>
        <w:t xml:space="preserve"> para ello</w:t>
      </w:r>
      <w:r w:rsidRPr="00DC671C">
        <w:rPr>
          <w:rFonts w:ascii="Times New Roman" w:hAnsi="Times New Roman" w:cs="Times New Roman"/>
          <w:sz w:val="24"/>
          <w:szCs w:val="24"/>
        </w:rPr>
        <w:t xml:space="preserve"> en </w:t>
      </w:r>
      <w:r>
        <w:rPr>
          <w:rFonts w:ascii="Times New Roman" w:hAnsi="Times New Roman" w:cs="Times New Roman"/>
          <w:sz w:val="24"/>
          <w:szCs w:val="24"/>
        </w:rPr>
        <w:t>el</w:t>
      </w:r>
      <w:r w:rsidRPr="00DC671C">
        <w:rPr>
          <w:rFonts w:ascii="Times New Roman" w:hAnsi="Times New Roman" w:cs="Times New Roman"/>
          <w:sz w:val="24"/>
          <w:szCs w:val="24"/>
        </w:rPr>
        <w:t xml:space="preserve"> índice EZ (índice de zombis extremos). </w:t>
      </w:r>
      <w:r w:rsidR="001E1DC1">
        <w:rPr>
          <w:rFonts w:ascii="Times New Roman" w:hAnsi="Times New Roman" w:cs="Times New Roman"/>
          <w:sz w:val="24"/>
          <w:szCs w:val="24"/>
        </w:rPr>
        <w:t>No obstante, o</w:t>
      </w:r>
      <w:r w:rsidRPr="00DC671C">
        <w:rPr>
          <w:rFonts w:ascii="Times New Roman" w:hAnsi="Times New Roman" w:cs="Times New Roman"/>
          <w:sz w:val="24"/>
          <w:szCs w:val="24"/>
        </w:rPr>
        <w:t xml:space="preserve">tros autores también han puesto en relevancia la existencia de </w:t>
      </w:r>
      <w:r w:rsidR="00E623DB">
        <w:rPr>
          <w:rFonts w:ascii="Times New Roman" w:hAnsi="Times New Roman" w:cs="Times New Roman"/>
          <w:sz w:val="24"/>
          <w:szCs w:val="24"/>
        </w:rPr>
        <w:t xml:space="preserve">estas empresas </w:t>
      </w:r>
      <w:r w:rsidRPr="00DC671C">
        <w:rPr>
          <w:rFonts w:ascii="Times New Roman" w:hAnsi="Times New Roman" w:cs="Times New Roman"/>
          <w:sz w:val="24"/>
          <w:szCs w:val="24"/>
        </w:rPr>
        <w:t>en España</w:t>
      </w:r>
      <w:r w:rsidR="00D60F16">
        <w:rPr>
          <w:rFonts w:ascii="Times New Roman" w:hAnsi="Times New Roman" w:cs="Times New Roman"/>
          <w:sz w:val="24"/>
          <w:szCs w:val="24"/>
        </w:rPr>
        <w:t xml:space="preserve">. </w:t>
      </w:r>
      <w:r w:rsidR="002064C6">
        <w:rPr>
          <w:rFonts w:ascii="Times New Roman" w:hAnsi="Times New Roman" w:cs="Times New Roman"/>
          <w:sz w:val="24"/>
          <w:szCs w:val="24"/>
        </w:rPr>
        <w:t>Así</w:t>
      </w:r>
      <w:r w:rsidR="00D60F16">
        <w:rPr>
          <w:rFonts w:ascii="Times New Roman" w:hAnsi="Times New Roman" w:cs="Times New Roman"/>
          <w:sz w:val="24"/>
          <w:szCs w:val="24"/>
        </w:rPr>
        <w:t>,</w:t>
      </w:r>
      <w:r w:rsidR="00366A8B">
        <w:rPr>
          <w:rFonts w:ascii="Times New Roman" w:hAnsi="Times New Roman" w:cs="Times New Roman"/>
          <w:sz w:val="24"/>
          <w:szCs w:val="24"/>
        </w:rPr>
        <w:t xml:space="preserve"> </w:t>
      </w:r>
      <w:r w:rsidR="00C54DEC">
        <w:rPr>
          <w:rFonts w:ascii="Times New Roman" w:hAnsi="Times New Roman" w:cs="Times New Roman"/>
          <w:sz w:val="24"/>
          <w:szCs w:val="24"/>
        </w:rPr>
        <w:fldChar w:fldCharType="begin" w:fldLock="1"/>
      </w:r>
      <w:r w:rsidR="00C54DEC">
        <w:rPr>
          <w:rFonts w:ascii="Times New Roman" w:hAnsi="Times New Roman" w:cs="Times New Roman"/>
          <w:sz w:val="24"/>
          <w:szCs w:val="24"/>
        </w:rPr>
        <w:instrText>ADDIN CSL_CITATION {"citationItems":[{"id":"ITEM-1","itemData":{"DOI":"10.1093/epolic/eiy012","ISSN":"0266-4658","abstract":"This paper explores the extent to which ‘zombie’ firms – defined as old firms that have persistent problems meeting their interest payments – are stifling labour productivity performance. The results show that the prevalence of and resources sunk in zombie firms have risen since the mid-2000s and that the increasing survival of these low productivity firms at the margins of exit congests markets and constrains the growth of more productive firms. Controlling for cyclical effects, cross-country analysis shows that within-industries over the period 2003–13, a higher share of industry capital sunk in zombie firms is associated with lower investment and employment growth of the typical non-zombie firm and less productivity-enhancing capital reallocation. Besides limiting the expansion possibilities of healthy incumbent firms, market congestion generated by zombie firms can also create barriers to entry and constrain the post-entry growth of young firms. Finally, we link the rise of zombie firms to the decline in OECD potential output growth through two key channels: business investment and multi-factor productivity growth.","author":[{"dropping-particle":"","family":"Adalet McGowan","given":"Müge","non-dropping-particle":"","parse-names":false,"suffix":""},{"dropping-particle":"","family":"Andrews","given":"Dan","non-dropping-particle":"","parse-names":false,"suffix":""},{"dropping-particle":"","family":"Millot","given":"Valentine","non-dropping-particle":"","parse-names":false,"suffix":""}],"container-title":"Economic Policy","id":"ITEM-1","issue":"96","issued":{"date-parts":[["2018"]]},"page":"685-736","title":"The walking dead? Zombie firms and productivity performance in OECD countries","type":"article-journal","volume":"33"},"uris":["http://www.mendeley.com/documents/?uuid=3c377dad-c83d-4829-9090-13595393f927"]}],"mendeley":{"formattedCitation":"(Adalet McGowan et al., 2018)","manualFormatting":"Adalet McGowan et al. (2018)","plainTextFormattedCitation":"(Adalet McGowan et al., 2018)","previouslyFormattedCitation":"(Adalet McGowan et al., 2018)"},"properties":{"noteIndex":0},"schema":"https://github.com/citation-style-language/schema/raw/master/csl-citation.json"}</w:instrText>
      </w:r>
      <w:r w:rsidR="00C54DEC">
        <w:rPr>
          <w:rFonts w:ascii="Times New Roman" w:hAnsi="Times New Roman" w:cs="Times New Roman"/>
          <w:sz w:val="24"/>
          <w:szCs w:val="24"/>
        </w:rPr>
        <w:fldChar w:fldCharType="separate"/>
      </w:r>
      <w:r w:rsidR="00C54DEC" w:rsidRPr="00C54DEC">
        <w:rPr>
          <w:rFonts w:ascii="Times New Roman" w:hAnsi="Times New Roman" w:cs="Times New Roman"/>
          <w:noProof/>
          <w:sz w:val="24"/>
          <w:szCs w:val="24"/>
        </w:rPr>
        <w:t xml:space="preserve">Adalet McGowan </w:t>
      </w:r>
      <w:r w:rsidR="00A01770" w:rsidRPr="00A01770">
        <w:rPr>
          <w:rFonts w:ascii="Times New Roman" w:hAnsi="Times New Roman" w:cs="Times New Roman"/>
          <w:i/>
          <w:iCs/>
          <w:noProof/>
          <w:sz w:val="24"/>
          <w:szCs w:val="24"/>
        </w:rPr>
        <w:t>et al</w:t>
      </w:r>
      <w:r w:rsidR="00C54DEC" w:rsidRPr="00C54DEC">
        <w:rPr>
          <w:rFonts w:ascii="Times New Roman" w:hAnsi="Times New Roman" w:cs="Times New Roman"/>
          <w:noProof/>
          <w:sz w:val="24"/>
          <w:szCs w:val="24"/>
        </w:rPr>
        <w:t xml:space="preserve">. </w:t>
      </w:r>
      <w:r w:rsidR="00C54DEC">
        <w:rPr>
          <w:rFonts w:ascii="Times New Roman" w:hAnsi="Times New Roman" w:cs="Times New Roman"/>
          <w:noProof/>
          <w:sz w:val="24"/>
          <w:szCs w:val="24"/>
        </w:rPr>
        <w:t>(</w:t>
      </w:r>
      <w:r w:rsidR="00C54DEC" w:rsidRPr="00C54DEC">
        <w:rPr>
          <w:rFonts w:ascii="Times New Roman" w:hAnsi="Times New Roman" w:cs="Times New Roman"/>
          <w:noProof/>
          <w:sz w:val="24"/>
          <w:szCs w:val="24"/>
        </w:rPr>
        <w:t>2018)</w:t>
      </w:r>
      <w:r w:rsidR="00C54DEC">
        <w:rPr>
          <w:rFonts w:ascii="Times New Roman" w:hAnsi="Times New Roman" w:cs="Times New Roman"/>
          <w:sz w:val="24"/>
          <w:szCs w:val="24"/>
        </w:rPr>
        <w:fldChar w:fldCharType="end"/>
      </w:r>
      <w:r w:rsidR="00C54DEC">
        <w:rPr>
          <w:rFonts w:ascii="Times New Roman" w:hAnsi="Times New Roman" w:cs="Times New Roman"/>
          <w:sz w:val="24"/>
          <w:szCs w:val="24"/>
        </w:rPr>
        <w:t xml:space="preserve"> </w:t>
      </w:r>
      <w:r w:rsidR="00D60F16">
        <w:rPr>
          <w:rFonts w:ascii="Times New Roman" w:hAnsi="Times New Roman" w:cs="Times New Roman"/>
          <w:sz w:val="24"/>
          <w:szCs w:val="24"/>
        </w:rPr>
        <w:t>mencionan que la prevalencia de las empresas zombis</w:t>
      </w:r>
      <w:r w:rsidR="002064C6">
        <w:rPr>
          <w:rFonts w:ascii="Times New Roman" w:hAnsi="Times New Roman" w:cs="Times New Roman"/>
          <w:sz w:val="24"/>
          <w:szCs w:val="24"/>
        </w:rPr>
        <w:t xml:space="preserve"> y </w:t>
      </w:r>
      <w:r w:rsidR="003576ED">
        <w:rPr>
          <w:rFonts w:ascii="Times New Roman" w:hAnsi="Times New Roman" w:cs="Times New Roman"/>
          <w:sz w:val="24"/>
          <w:szCs w:val="24"/>
        </w:rPr>
        <w:t>el</w:t>
      </w:r>
      <w:r w:rsidR="00BB27C9">
        <w:rPr>
          <w:rFonts w:ascii="Times New Roman" w:hAnsi="Times New Roman" w:cs="Times New Roman"/>
          <w:sz w:val="24"/>
          <w:szCs w:val="24"/>
        </w:rPr>
        <w:t xml:space="preserve"> porcentaje del</w:t>
      </w:r>
      <w:r w:rsidR="003576ED">
        <w:rPr>
          <w:rFonts w:ascii="Times New Roman" w:hAnsi="Times New Roman" w:cs="Times New Roman"/>
          <w:sz w:val="24"/>
          <w:szCs w:val="24"/>
        </w:rPr>
        <w:t xml:space="preserve"> capital </w:t>
      </w:r>
      <w:r w:rsidR="00BB27C9">
        <w:rPr>
          <w:rFonts w:ascii="Times New Roman" w:hAnsi="Times New Roman" w:cs="Times New Roman"/>
          <w:sz w:val="24"/>
          <w:szCs w:val="24"/>
        </w:rPr>
        <w:t xml:space="preserve">invertido </w:t>
      </w:r>
      <w:r w:rsidR="003576ED">
        <w:rPr>
          <w:rFonts w:ascii="Times New Roman" w:hAnsi="Times New Roman" w:cs="Times New Roman"/>
          <w:sz w:val="24"/>
          <w:szCs w:val="24"/>
        </w:rPr>
        <w:t>en ellas</w:t>
      </w:r>
      <w:r w:rsidR="00B10F67">
        <w:rPr>
          <w:rFonts w:ascii="Times New Roman" w:hAnsi="Times New Roman" w:cs="Times New Roman"/>
          <w:sz w:val="24"/>
          <w:szCs w:val="24"/>
        </w:rPr>
        <w:t xml:space="preserve"> </w:t>
      </w:r>
      <w:r w:rsidR="00E623DB">
        <w:rPr>
          <w:rFonts w:ascii="Times New Roman" w:hAnsi="Times New Roman" w:cs="Times New Roman"/>
          <w:sz w:val="24"/>
          <w:szCs w:val="24"/>
        </w:rPr>
        <w:t xml:space="preserve">aumentó durante el periodo del </w:t>
      </w:r>
      <w:r w:rsidR="003576ED">
        <w:rPr>
          <w:rFonts w:ascii="Times New Roman" w:hAnsi="Times New Roman" w:cs="Times New Roman"/>
          <w:sz w:val="24"/>
          <w:szCs w:val="24"/>
        </w:rPr>
        <w:t>2007 hasta 2013</w:t>
      </w:r>
      <w:r w:rsidR="00B10F67">
        <w:rPr>
          <w:rFonts w:ascii="Times New Roman" w:hAnsi="Times New Roman" w:cs="Times New Roman"/>
          <w:sz w:val="24"/>
          <w:szCs w:val="24"/>
        </w:rPr>
        <w:t>.</w:t>
      </w:r>
      <w:r w:rsidR="00C54DEC">
        <w:rPr>
          <w:rFonts w:ascii="Times New Roman" w:hAnsi="Times New Roman" w:cs="Times New Roman"/>
          <w:sz w:val="24"/>
          <w:szCs w:val="24"/>
        </w:rPr>
        <w:t xml:space="preserve"> A la misma conclusión llegan </w:t>
      </w:r>
      <w:r w:rsidR="00C54DEC">
        <w:rPr>
          <w:rFonts w:ascii="Times New Roman" w:hAnsi="Times New Roman" w:cs="Times New Roman"/>
          <w:sz w:val="24"/>
          <w:szCs w:val="24"/>
        </w:rPr>
        <w:fldChar w:fldCharType="begin" w:fldLock="1"/>
      </w:r>
      <w:r w:rsidR="0043209C">
        <w:rPr>
          <w:rFonts w:ascii="Times New Roman" w:hAnsi="Times New Roman" w:cs="Times New Roman"/>
          <w:sz w:val="24"/>
          <w:szCs w:val="24"/>
        </w:rPr>
        <w:instrText>ADDIN CSL_CITATION {"citationItems":[{"id":"ITEM-1","itemData":{"DOI":"10.20955/r.85.67","abstract":"We show that the speed and type of corporate deleveraging depends on the interaction between corporate and financial sector health. Based on granular bank-firm data pertaining to small and medium-sized enterprises (SME) from five stressed and two non-stressed euro area economies, we show that “zombie” firms generally continued to lever up during the 2010–2014 period. Whereas relationships with stressed banks reduce SME leverage on average, we also show that zombie firms that are tied to weak banks in euro area periphery countries increase their indebtedness even further. Sustainable economic recovery therefore requires both: deleveraging of banks and firms.","author":[{"dropping-particle":"","family":"Storz","given":"Manuela","non-dropping-particle":"","parse-names":false,"suffix":""},{"dropping-particle":"","family":"Koetter","given":"Michael","non-dropping-particle":"","parse-names":false,"suffix":""},{"dropping-particle":"","family":"Setzer","given":"Ralph","non-dropping-particle":"","parse-names":false,"suffix":""}],"container-title":"Review","id":"ITEM-1","issue":"6","issued":{"date-parts":[["2003"]]},"title":"Do we want these two to tango? On zombie firms and stressed banks in Europe","type":"chapter","volume":"85"},"uris":["http://www.mendeley.com/documents/?uuid=394fc999-f6a7-4a9a-bb2a-7cf1d7b5748e"]}],"mendeley":{"formattedCitation":"(Storz et al., 2003)","manualFormatting":"Storz et al. (2003)","plainTextFormattedCitation":"(Storz et al., 2003)","previouslyFormattedCitation":"(Storz et al., 2003)"},"properties":{"noteIndex":0},"schema":"https://github.com/citation-style-language/schema/raw/master/csl-citation.json"}</w:instrText>
      </w:r>
      <w:r w:rsidR="00C54DEC">
        <w:rPr>
          <w:rFonts w:ascii="Times New Roman" w:hAnsi="Times New Roman" w:cs="Times New Roman"/>
          <w:sz w:val="24"/>
          <w:szCs w:val="24"/>
        </w:rPr>
        <w:fldChar w:fldCharType="separate"/>
      </w:r>
      <w:r w:rsidR="00C54DEC" w:rsidRPr="00C54DEC">
        <w:rPr>
          <w:rFonts w:ascii="Times New Roman" w:hAnsi="Times New Roman" w:cs="Times New Roman"/>
          <w:noProof/>
          <w:sz w:val="24"/>
          <w:szCs w:val="24"/>
        </w:rPr>
        <w:t xml:space="preserve">Storz </w:t>
      </w:r>
      <w:r w:rsidR="00A01770" w:rsidRPr="00A01770">
        <w:rPr>
          <w:rFonts w:ascii="Times New Roman" w:hAnsi="Times New Roman" w:cs="Times New Roman"/>
          <w:i/>
          <w:iCs/>
          <w:noProof/>
          <w:sz w:val="24"/>
          <w:szCs w:val="24"/>
        </w:rPr>
        <w:t>et al</w:t>
      </w:r>
      <w:r w:rsidR="00C54DEC" w:rsidRPr="00C54DEC">
        <w:rPr>
          <w:rFonts w:ascii="Times New Roman" w:hAnsi="Times New Roman" w:cs="Times New Roman"/>
          <w:noProof/>
          <w:sz w:val="24"/>
          <w:szCs w:val="24"/>
        </w:rPr>
        <w:t xml:space="preserve">. </w:t>
      </w:r>
      <w:r w:rsidR="00C54DEC">
        <w:rPr>
          <w:rFonts w:ascii="Times New Roman" w:hAnsi="Times New Roman" w:cs="Times New Roman"/>
          <w:noProof/>
          <w:sz w:val="24"/>
          <w:szCs w:val="24"/>
        </w:rPr>
        <w:t>(</w:t>
      </w:r>
      <w:r w:rsidR="00C54DEC" w:rsidRPr="00C54DEC">
        <w:rPr>
          <w:rFonts w:ascii="Times New Roman" w:hAnsi="Times New Roman" w:cs="Times New Roman"/>
          <w:noProof/>
          <w:sz w:val="24"/>
          <w:szCs w:val="24"/>
        </w:rPr>
        <w:t>2003)</w:t>
      </w:r>
      <w:r w:rsidR="00C54DEC">
        <w:rPr>
          <w:rFonts w:ascii="Times New Roman" w:hAnsi="Times New Roman" w:cs="Times New Roman"/>
          <w:sz w:val="24"/>
          <w:szCs w:val="24"/>
        </w:rPr>
        <w:fldChar w:fldCharType="end"/>
      </w:r>
      <w:r w:rsidR="00C54DEC">
        <w:rPr>
          <w:rFonts w:ascii="Times New Roman" w:hAnsi="Times New Roman" w:cs="Times New Roman"/>
          <w:sz w:val="24"/>
          <w:szCs w:val="24"/>
        </w:rPr>
        <w:t xml:space="preserve"> </w:t>
      </w:r>
      <w:r w:rsidR="00E15F08">
        <w:rPr>
          <w:rFonts w:ascii="Times New Roman" w:hAnsi="Times New Roman" w:cs="Times New Roman"/>
          <w:sz w:val="24"/>
          <w:szCs w:val="24"/>
        </w:rPr>
        <w:t>quienes</w:t>
      </w:r>
      <w:r w:rsidR="00C54DEC">
        <w:rPr>
          <w:rFonts w:ascii="Times New Roman" w:hAnsi="Times New Roman" w:cs="Times New Roman"/>
          <w:sz w:val="24"/>
          <w:szCs w:val="24"/>
        </w:rPr>
        <w:t xml:space="preserve"> </w:t>
      </w:r>
      <w:r w:rsidR="006F61B5">
        <w:rPr>
          <w:rFonts w:ascii="Times New Roman" w:hAnsi="Times New Roman" w:cs="Times New Roman"/>
          <w:sz w:val="24"/>
          <w:szCs w:val="24"/>
        </w:rPr>
        <w:t>analizando el periodo desde 2010 hasta 2014</w:t>
      </w:r>
      <w:r w:rsidR="00E15F08">
        <w:rPr>
          <w:rFonts w:ascii="Times New Roman" w:hAnsi="Times New Roman" w:cs="Times New Roman"/>
          <w:sz w:val="24"/>
          <w:szCs w:val="24"/>
        </w:rPr>
        <w:t xml:space="preserve">, </w:t>
      </w:r>
      <w:r w:rsidR="006F61B5">
        <w:rPr>
          <w:rFonts w:ascii="Times New Roman" w:hAnsi="Times New Roman" w:cs="Times New Roman"/>
          <w:sz w:val="24"/>
          <w:szCs w:val="24"/>
        </w:rPr>
        <w:t xml:space="preserve">indican que </w:t>
      </w:r>
      <w:r w:rsidR="006F61B5" w:rsidRPr="006F61B5">
        <w:rPr>
          <w:rFonts w:ascii="Times New Roman" w:hAnsi="Times New Roman" w:cs="Times New Roman"/>
          <w:sz w:val="24"/>
          <w:szCs w:val="24"/>
        </w:rPr>
        <w:t>la mayor proporción de empresas zombis se da en Portugal, seguid</w:t>
      </w:r>
      <w:r w:rsidR="000B6B9F">
        <w:rPr>
          <w:rFonts w:ascii="Times New Roman" w:hAnsi="Times New Roman" w:cs="Times New Roman"/>
          <w:sz w:val="24"/>
          <w:szCs w:val="24"/>
        </w:rPr>
        <w:t>a</w:t>
      </w:r>
      <w:r w:rsidR="006F61B5" w:rsidRPr="006F61B5">
        <w:rPr>
          <w:rFonts w:ascii="Times New Roman" w:hAnsi="Times New Roman" w:cs="Times New Roman"/>
          <w:sz w:val="24"/>
          <w:szCs w:val="24"/>
        </w:rPr>
        <w:t xml:space="preserve"> de España.</w:t>
      </w:r>
      <w:r w:rsidR="00E15F08">
        <w:rPr>
          <w:rFonts w:ascii="Times New Roman" w:hAnsi="Times New Roman" w:cs="Times New Roman"/>
          <w:sz w:val="24"/>
          <w:szCs w:val="24"/>
        </w:rPr>
        <w:t xml:space="preserve"> </w:t>
      </w:r>
      <w:r w:rsidRPr="00DC671C">
        <w:rPr>
          <w:rFonts w:ascii="Times New Roman" w:hAnsi="Times New Roman" w:cs="Times New Roman"/>
          <w:sz w:val="24"/>
          <w:szCs w:val="24"/>
        </w:rPr>
        <w:t xml:space="preserve">Sin embargo, no existen estudios que se hayan centrado únicamente en las </w:t>
      </w:r>
      <w:r w:rsidRPr="00DC671C">
        <w:rPr>
          <w:rFonts w:ascii="Times New Roman" w:hAnsi="Times New Roman" w:cs="Times New Roman"/>
          <w:sz w:val="24"/>
          <w:szCs w:val="24"/>
        </w:rPr>
        <w:lastRenderedPageBreak/>
        <w:t xml:space="preserve">pymes españolas, lo cual </w:t>
      </w:r>
      <w:r>
        <w:rPr>
          <w:rFonts w:ascii="Times New Roman" w:hAnsi="Times New Roman" w:cs="Times New Roman"/>
          <w:sz w:val="24"/>
          <w:szCs w:val="24"/>
        </w:rPr>
        <w:t xml:space="preserve">es una </w:t>
      </w:r>
      <w:r w:rsidRPr="00DC671C">
        <w:rPr>
          <w:rFonts w:ascii="Times New Roman" w:hAnsi="Times New Roman" w:cs="Times New Roman"/>
          <w:sz w:val="24"/>
          <w:szCs w:val="24"/>
        </w:rPr>
        <w:t>característica diferenciadora de este estudio</w:t>
      </w:r>
      <w:r>
        <w:rPr>
          <w:rFonts w:ascii="Times New Roman" w:hAnsi="Times New Roman" w:cs="Times New Roman"/>
          <w:sz w:val="24"/>
          <w:szCs w:val="24"/>
        </w:rPr>
        <w:t xml:space="preserve"> al emplear este tipo de empresas.</w:t>
      </w:r>
    </w:p>
    <w:p w14:paraId="273B1D7E" w14:textId="27A9F3D8" w:rsidR="00AB103C" w:rsidRPr="00DC671C" w:rsidRDefault="00001E53" w:rsidP="001F097B">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 xml:space="preserve">Teniendo en cuenta todo lo mencionado, </w:t>
      </w:r>
      <w:r w:rsidR="00B6347D" w:rsidRPr="00B6347D">
        <w:rPr>
          <w:rFonts w:ascii="Times New Roman" w:hAnsi="Times New Roman" w:cs="Times New Roman"/>
          <w:sz w:val="24"/>
          <w:szCs w:val="24"/>
        </w:rPr>
        <w:t xml:space="preserve">resulta interesante, como principal objetivo, aportar una herramienta que permita identificar </w:t>
      </w:r>
      <w:r w:rsidR="00AA628B">
        <w:rPr>
          <w:rFonts w:ascii="Times New Roman" w:hAnsi="Times New Roman" w:cs="Times New Roman"/>
          <w:sz w:val="24"/>
          <w:szCs w:val="24"/>
        </w:rPr>
        <w:t xml:space="preserve">e predecir </w:t>
      </w:r>
      <w:r w:rsidR="00B6347D" w:rsidRPr="00B6347D">
        <w:rPr>
          <w:rFonts w:ascii="Times New Roman" w:hAnsi="Times New Roman" w:cs="Times New Roman"/>
          <w:sz w:val="24"/>
          <w:szCs w:val="24"/>
        </w:rPr>
        <w:t xml:space="preserve">de manera temprana </w:t>
      </w:r>
      <w:r w:rsidRPr="00DC671C">
        <w:rPr>
          <w:rFonts w:ascii="Times New Roman" w:hAnsi="Times New Roman" w:cs="Times New Roman"/>
          <w:sz w:val="24"/>
          <w:szCs w:val="24"/>
        </w:rPr>
        <w:t xml:space="preserve">este tipo de empresas </w:t>
      </w:r>
      <w:r w:rsidR="00131ED7">
        <w:rPr>
          <w:rFonts w:ascii="Times New Roman" w:hAnsi="Times New Roman" w:cs="Times New Roman"/>
          <w:sz w:val="24"/>
          <w:szCs w:val="24"/>
        </w:rPr>
        <w:t xml:space="preserve">para </w:t>
      </w:r>
      <w:r w:rsidRPr="00DC671C">
        <w:rPr>
          <w:rFonts w:ascii="Times New Roman" w:hAnsi="Times New Roman" w:cs="Times New Roman"/>
          <w:sz w:val="24"/>
          <w:szCs w:val="24"/>
        </w:rPr>
        <w:t>mitigar los efectos negativos que generan.</w:t>
      </w:r>
      <w:r w:rsidR="00131ED7">
        <w:rPr>
          <w:rFonts w:ascii="Times New Roman" w:hAnsi="Times New Roman" w:cs="Times New Roman"/>
          <w:sz w:val="24"/>
          <w:szCs w:val="24"/>
        </w:rPr>
        <w:t xml:space="preserve"> </w:t>
      </w:r>
      <w:r w:rsidR="00131ED7" w:rsidRPr="00131ED7">
        <w:rPr>
          <w:rFonts w:ascii="Times New Roman" w:hAnsi="Times New Roman" w:cs="Times New Roman"/>
          <w:sz w:val="24"/>
          <w:szCs w:val="24"/>
        </w:rPr>
        <w:t xml:space="preserve">Para ello y como aportación principal del presente trabajo, se ha utilizado una metodología no empleada hasta ahora en la bibliografía revisada para la </w:t>
      </w:r>
      <w:r w:rsidR="00096311">
        <w:rPr>
          <w:rFonts w:ascii="Times New Roman" w:hAnsi="Times New Roman" w:cs="Times New Roman"/>
          <w:sz w:val="24"/>
          <w:szCs w:val="24"/>
        </w:rPr>
        <w:t>predicción</w:t>
      </w:r>
      <w:r w:rsidR="00131ED7" w:rsidRPr="00131ED7">
        <w:rPr>
          <w:rFonts w:ascii="Times New Roman" w:hAnsi="Times New Roman" w:cs="Times New Roman"/>
          <w:sz w:val="24"/>
          <w:szCs w:val="24"/>
        </w:rPr>
        <w:t xml:space="preserve"> de las empresas zombis.</w:t>
      </w:r>
      <w:r w:rsidR="00131ED7" w:rsidRPr="00131ED7">
        <w:rPr>
          <w:rFonts w:ascii="Times New Roman" w:hAnsi="Times New Roman" w:cs="Times New Roman"/>
        </w:rPr>
        <w:t xml:space="preserve"> </w:t>
      </w:r>
      <w:r w:rsidR="00131ED7" w:rsidRPr="00DC671C">
        <w:rPr>
          <w:rFonts w:ascii="Times New Roman" w:hAnsi="Times New Roman" w:cs="Times New Roman"/>
          <w:sz w:val="24"/>
          <w:szCs w:val="24"/>
        </w:rPr>
        <w:t xml:space="preserve">La gran mayoría de estudios de la literatura se basan en el empleo de regresiones para la identificación de estas empresas. Sin embargo, no se han encontrado evidencias del uso de la inteligencia artificial para su </w:t>
      </w:r>
      <w:r w:rsidR="00096311">
        <w:rPr>
          <w:rFonts w:ascii="Times New Roman" w:hAnsi="Times New Roman" w:cs="Times New Roman"/>
          <w:sz w:val="24"/>
          <w:szCs w:val="24"/>
        </w:rPr>
        <w:t>predicción</w:t>
      </w:r>
      <w:r w:rsidR="00131ED7" w:rsidRPr="00DC671C">
        <w:rPr>
          <w:rFonts w:ascii="Times New Roman" w:hAnsi="Times New Roman" w:cs="Times New Roman"/>
          <w:sz w:val="24"/>
          <w:szCs w:val="24"/>
        </w:rPr>
        <w:t xml:space="preserve">. Por lo tanto, este estudio va más allá del resto y pretende la </w:t>
      </w:r>
      <w:r w:rsidR="00770ECC">
        <w:rPr>
          <w:rFonts w:ascii="Times New Roman" w:hAnsi="Times New Roman" w:cs="Times New Roman"/>
          <w:sz w:val="24"/>
          <w:szCs w:val="24"/>
        </w:rPr>
        <w:t>predicción</w:t>
      </w:r>
      <w:r w:rsidR="00131ED7" w:rsidRPr="00DC671C">
        <w:rPr>
          <w:rFonts w:ascii="Times New Roman" w:hAnsi="Times New Roman" w:cs="Times New Roman"/>
          <w:sz w:val="24"/>
          <w:szCs w:val="24"/>
        </w:rPr>
        <w:t xml:space="preserve"> de </w:t>
      </w:r>
      <w:r w:rsidR="00AA628B">
        <w:rPr>
          <w:rFonts w:ascii="Times New Roman" w:hAnsi="Times New Roman" w:cs="Times New Roman"/>
          <w:sz w:val="24"/>
          <w:szCs w:val="24"/>
        </w:rPr>
        <w:t>pymes</w:t>
      </w:r>
      <w:r w:rsidR="00131ED7" w:rsidRPr="00DC671C">
        <w:rPr>
          <w:rFonts w:ascii="Times New Roman" w:hAnsi="Times New Roman" w:cs="Times New Roman"/>
          <w:sz w:val="24"/>
          <w:szCs w:val="24"/>
        </w:rPr>
        <w:t xml:space="preserve"> zombis en España, mediante el uso de la inteligencia artificial, en concreto usando el aprendizaje profundo (</w:t>
      </w:r>
      <w:r w:rsidR="00131ED7" w:rsidRPr="001F1B63">
        <w:rPr>
          <w:rFonts w:ascii="Times New Roman" w:hAnsi="Times New Roman" w:cs="Times New Roman"/>
          <w:i/>
          <w:iCs/>
          <w:sz w:val="24"/>
          <w:szCs w:val="24"/>
        </w:rPr>
        <w:t>Deep Learning</w:t>
      </w:r>
      <w:r w:rsidR="00131ED7" w:rsidRPr="00DC671C">
        <w:rPr>
          <w:rFonts w:ascii="Times New Roman" w:hAnsi="Times New Roman" w:cs="Times New Roman"/>
          <w:sz w:val="24"/>
          <w:szCs w:val="24"/>
        </w:rPr>
        <w:t xml:space="preserve">). Además </w:t>
      </w:r>
      <w:r w:rsidR="00131ED7">
        <w:rPr>
          <w:rFonts w:ascii="Times New Roman" w:hAnsi="Times New Roman" w:cs="Times New Roman"/>
          <w:sz w:val="24"/>
          <w:szCs w:val="24"/>
        </w:rPr>
        <w:t xml:space="preserve">se </w:t>
      </w:r>
      <w:r w:rsidR="00131ED7" w:rsidRPr="00DC671C">
        <w:rPr>
          <w:rFonts w:ascii="Times New Roman" w:hAnsi="Times New Roman" w:cs="Times New Roman"/>
          <w:sz w:val="24"/>
          <w:szCs w:val="24"/>
        </w:rPr>
        <w:t xml:space="preserve">empleará las técnica de redes neuronales </w:t>
      </w:r>
      <w:r w:rsidR="000B6B9F">
        <w:rPr>
          <w:rFonts w:ascii="Times New Roman" w:hAnsi="Times New Roman" w:cs="Times New Roman"/>
          <w:sz w:val="24"/>
          <w:szCs w:val="24"/>
        </w:rPr>
        <w:t>convolutivas</w:t>
      </w:r>
      <w:r w:rsidR="00131ED7" w:rsidRPr="00DC671C">
        <w:rPr>
          <w:rFonts w:ascii="Times New Roman" w:hAnsi="Times New Roman" w:cs="Times New Roman"/>
          <w:sz w:val="24"/>
          <w:szCs w:val="24"/>
        </w:rPr>
        <w:t xml:space="preserve"> (CNN) sobre imágenes que representan diferentes variables formuladas a partir de los estados contables de la empresa. Ya previamente, </w:t>
      </w:r>
      <w:r w:rsidR="00131ED7" w:rsidRPr="00DC671C">
        <w:rPr>
          <w:rFonts w:ascii="Times New Roman" w:hAnsi="Times New Roman" w:cs="Times New Roman"/>
          <w:sz w:val="24"/>
          <w:szCs w:val="24"/>
        </w:rPr>
        <w:fldChar w:fldCharType="begin" w:fldLock="1"/>
      </w:r>
      <w:r w:rsidR="00131ED7" w:rsidRPr="00DC671C">
        <w:rPr>
          <w:rFonts w:ascii="Times New Roman" w:hAnsi="Times New Roman" w:cs="Times New Roman"/>
          <w:sz w:val="24"/>
          <w:szCs w:val="24"/>
        </w:rPr>
        <w:instrText>ADDIN CSL_CITATION {"citationItems":[{"id":"ITEM-1","itemData":{"DOI":"10.1016/j.eswa.2018.09.039","ISSN":"09574174","abstract":"Convolutional neural networks are being applied to identification problems in a variety of fields, and in some areas are showing higher discrimination accuracies than conventional methods. However, applications of convolutional neural networks to financial analyses have only been reported in a small number of studies on the prediction of stock price movements. The reason for this seems to be that convolutional neural networks are more suitable for application to images and less suitable for general numerical data including financial statements. Hence, in this research, an attempt is made to apply a convolutional neural network to the prediction of corporate bankruptcy, which in most cases is treated as a two-class classification problem. We use the financial statements (balance sheets and profit-and-loss statements) of 102 companies that have been delisted from the Japanese stock market due to de facto bankruptcy as well as the financial statements of 2062 currently listed companies over four financial periods. In our proposed method, a set of financial ratios are derived from the financial statements and represented as a grayscale image. The image generated by this process is utilized for training and testing a convolutional neural network. Moreover, the size of the dataset is increased using the weighted averages to create synthetic data points. A total of 7520 images for the bankrupt and continuing enterprises classes are used for training the convolutional neural network based on GoogLeNet. Bankruptcy predictions through the trained network are shown to have a higher performance compared to methods using decision trees, linear discriminant analysis, support vector machines, multi-layer perceptron, AdaBoost, or Altman's Z′′-score.","author":[{"dropping-particle":"","family":"Hosaka","given":"Tadaaki","non-dropping-particle":"","parse-names":false,"suffix":""}],"container-title":"Expert Systems with Applications","id":"ITEM-1","issued":{"date-parts":[["2019"]]},"page":"287-299","publisher":"Elsevier Ltd","title":"Bankruptcy prediction using imaged financial ratios and convolutional neural networks","type":"article-journal","volume":"117"},"uris":["http://www.mendeley.com/documents/?uuid=3a05fa39-344c-4085-8362-e47ed40a89bd"]}],"mendeley":{"formattedCitation":"(Hosaka, 2019)","manualFormatting":"Hosaka (2019)","plainTextFormattedCitation":"(Hosaka, 2019)","previouslyFormattedCitation":"(Hosaka, 2019)"},"properties":{"noteIndex":0},"schema":"https://github.com/citation-style-language/schema/raw/master/csl-citation.json"}</w:instrText>
      </w:r>
      <w:r w:rsidR="00131ED7" w:rsidRPr="00DC671C">
        <w:rPr>
          <w:rFonts w:ascii="Times New Roman" w:hAnsi="Times New Roman" w:cs="Times New Roman"/>
          <w:sz w:val="24"/>
          <w:szCs w:val="24"/>
        </w:rPr>
        <w:fldChar w:fldCharType="separate"/>
      </w:r>
      <w:r w:rsidR="00131ED7" w:rsidRPr="00DC671C">
        <w:rPr>
          <w:rFonts w:ascii="Times New Roman" w:hAnsi="Times New Roman" w:cs="Times New Roman"/>
          <w:noProof/>
          <w:sz w:val="24"/>
          <w:szCs w:val="24"/>
        </w:rPr>
        <w:t>Hosaka (2019)</w:t>
      </w:r>
      <w:r w:rsidR="00131ED7" w:rsidRPr="00DC671C">
        <w:rPr>
          <w:rFonts w:ascii="Times New Roman" w:hAnsi="Times New Roman" w:cs="Times New Roman"/>
          <w:sz w:val="24"/>
          <w:szCs w:val="24"/>
        </w:rPr>
        <w:fldChar w:fldCharType="end"/>
      </w:r>
      <w:r w:rsidR="00131ED7" w:rsidRPr="00DC671C">
        <w:rPr>
          <w:rFonts w:ascii="Times New Roman" w:hAnsi="Times New Roman" w:cs="Times New Roman"/>
          <w:sz w:val="24"/>
          <w:szCs w:val="24"/>
        </w:rPr>
        <w:t xml:space="preserve"> empleo la misma técnica para la predicción de empresas en bancarrota corporativa, sobre imágenes que representaban las ratios financieras de la empresa</w:t>
      </w:r>
      <w:r w:rsidR="00131ED7">
        <w:rPr>
          <w:rFonts w:ascii="Times New Roman" w:hAnsi="Times New Roman" w:cs="Times New Roman"/>
          <w:sz w:val="24"/>
          <w:szCs w:val="24"/>
        </w:rPr>
        <w:t>,</w:t>
      </w:r>
      <w:r w:rsidR="00131ED7" w:rsidRPr="00DC671C">
        <w:rPr>
          <w:rFonts w:ascii="Times New Roman" w:hAnsi="Times New Roman" w:cs="Times New Roman"/>
          <w:sz w:val="24"/>
          <w:szCs w:val="24"/>
        </w:rPr>
        <w:t xml:space="preserve"> logrando con </w:t>
      </w:r>
      <w:r w:rsidR="000B6B9F">
        <w:rPr>
          <w:rFonts w:ascii="Times New Roman" w:hAnsi="Times New Roman" w:cs="Times New Roman"/>
          <w:sz w:val="24"/>
          <w:szCs w:val="24"/>
        </w:rPr>
        <w:t>ella</w:t>
      </w:r>
      <w:r w:rsidR="00131ED7" w:rsidRPr="00DC671C">
        <w:rPr>
          <w:rFonts w:ascii="Times New Roman" w:hAnsi="Times New Roman" w:cs="Times New Roman"/>
          <w:sz w:val="24"/>
          <w:szCs w:val="24"/>
        </w:rPr>
        <w:t xml:space="preserve"> un excelente rendimiento.</w:t>
      </w:r>
    </w:p>
    <w:p w14:paraId="0C173291" w14:textId="7D9D2B34" w:rsidR="00034300" w:rsidRPr="00DC671C" w:rsidRDefault="003E322C" w:rsidP="001F097B">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De esta manera</w:t>
      </w:r>
      <w:r w:rsidR="00665DEC" w:rsidRPr="00DC671C">
        <w:rPr>
          <w:rFonts w:ascii="Times New Roman" w:hAnsi="Times New Roman" w:cs="Times New Roman"/>
          <w:sz w:val="24"/>
          <w:szCs w:val="24"/>
        </w:rPr>
        <w:t>, l</w:t>
      </w:r>
      <w:r w:rsidR="00704297" w:rsidRPr="00DC671C">
        <w:rPr>
          <w:rFonts w:ascii="Times New Roman" w:hAnsi="Times New Roman" w:cs="Times New Roman"/>
          <w:sz w:val="24"/>
          <w:szCs w:val="24"/>
        </w:rPr>
        <w:t>os objetivos</w:t>
      </w:r>
      <w:r w:rsidR="00286508" w:rsidRPr="00DC671C">
        <w:rPr>
          <w:rFonts w:ascii="Times New Roman" w:hAnsi="Times New Roman" w:cs="Times New Roman"/>
          <w:sz w:val="24"/>
          <w:szCs w:val="24"/>
        </w:rPr>
        <w:t xml:space="preserve"> principales</w:t>
      </w:r>
      <w:r w:rsidR="00704297" w:rsidRPr="00DC671C">
        <w:rPr>
          <w:rFonts w:ascii="Times New Roman" w:hAnsi="Times New Roman" w:cs="Times New Roman"/>
          <w:sz w:val="24"/>
          <w:szCs w:val="24"/>
        </w:rPr>
        <w:t xml:space="preserve"> de</w:t>
      </w:r>
      <w:r w:rsidR="003E0CD6" w:rsidRPr="00DC671C">
        <w:rPr>
          <w:rFonts w:ascii="Times New Roman" w:hAnsi="Times New Roman" w:cs="Times New Roman"/>
          <w:sz w:val="24"/>
          <w:szCs w:val="24"/>
        </w:rPr>
        <w:t xml:space="preserve"> este</w:t>
      </w:r>
      <w:r w:rsidR="00704297" w:rsidRPr="00DC671C">
        <w:rPr>
          <w:rFonts w:ascii="Times New Roman" w:hAnsi="Times New Roman" w:cs="Times New Roman"/>
          <w:sz w:val="24"/>
          <w:szCs w:val="24"/>
        </w:rPr>
        <w:t xml:space="preserve"> estudio</w:t>
      </w:r>
      <w:r w:rsidR="00286508" w:rsidRPr="00DC671C">
        <w:rPr>
          <w:rFonts w:ascii="Times New Roman" w:hAnsi="Times New Roman" w:cs="Times New Roman"/>
          <w:sz w:val="24"/>
          <w:szCs w:val="24"/>
        </w:rPr>
        <w:t xml:space="preserve"> </w:t>
      </w:r>
      <w:r w:rsidR="00704297" w:rsidRPr="00DC671C">
        <w:rPr>
          <w:rFonts w:ascii="Times New Roman" w:hAnsi="Times New Roman" w:cs="Times New Roman"/>
          <w:sz w:val="24"/>
          <w:szCs w:val="24"/>
        </w:rPr>
        <w:t xml:space="preserve">son los siguientes: </w:t>
      </w:r>
      <w:r w:rsidR="00663674" w:rsidRPr="00DC671C">
        <w:rPr>
          <w:rFonts w:ascii="Times New Roman" w:hAnsi="Times New Roman" w:cs="Times New Roman"/>
          <w:sz w:val="24"/>
          <w:szCs w:val="24"/>
        </w:rPr>
        <w:t>(</w:t>
      </w:r>
      <w:r w:rsidR="00663674">
        <w:rPr>
          <w:rFonts w:ascii="Times New Roman" w:hAnsi="Times New Roman" w:cs="Times New Roman"/>
          <w:sz w:val="24"/>
          <w:szCs w:val="24"/>
        </w:rPr>
        <w:t>1</w:t>
      </w:r>
      <w:r w:rsidR="00663674" w:rsidRPr="00DC671C">
        <w:rPr>
          <w:rFonts w:ascii="Times New Roman" w:hAnsi="Times New Roman" w:cs="Times New Roman"/>
          <w:sz w:val="24"/>
          <w:szCs w:val="24"/>
        </w:rPr>
        <w:t xml:space="preserve">) como prueba de concepto, desarrollar y analizar si </w:t>
      </w:r>
      <w:r w:rsidR="000B6B9F">
        <w:rPr>
          <w:rFonts w:ascii="Times New Roman" w:hAnsi="Times New Roman" w:cs="Times New Roman"/>
          <w:sz w:val="24"/>
          <w:szCs w:val="24"/>
        </w:rPr>
        <w:t xml:space="preserve">las redes neuronales convolutivas </w:t>
      </w:r>
      <w:r w:rsidR="00663674" w:rsidRPr="00DC671C">
        <w:rPr>
          <w:rFonts w:ascii="Times New Roman" w:hAnsi="Times New Roman" w:cs="Times New Roman"/>
          <w:sz w:val="24"/>
          <w:szCs w:val="24"/>
        </w:rPr>
        <w:t>permite</w:t>
      </w:r>
      <w:r w:rsidR="000B6B9F">
        <w:rPr>
          <w:rFonts w:ascii="Times New Roman" w:hAnsi="Times New Roman" w:cs="Times New Roman"/>
          <w:sz w:val="24"/>
          <w:szCs w:val="24"/>
        </w:rPr>
        <w:t>n</w:t>
      </w:r>
      <w:r w:rsidR="00663674" w:rsidRPr="00DC671C">
        <w:rPr>
          <w:rFonts w:ascii="Times New Roman" w:hAnsi="Times New Roman" w:cs="Times New Roman"/>
          <w:sz w:val="24"/>
          <w:szCs w:val="24"/>
        </w:rPr>
        <w:t xml:space="preserve"> la identificación</w:t>
      </w:r>
      <w:r w:rsidR="00AA628B">
        <w:rPr>
          <w:rFonts w:ascii="Times New Roman" w:hAnsi="Times New Roman" w:cs="Times New Roman"/>
          <w:sz w:val="24"/>
          <w:szCs w:val="24"/>
        </w:rPr>
        <w:t xml:space="preserve"> e predicción</w:t>
      </w:r>
      <w:r w:rsidR="00663674" w:rsidRPr="00DC671C">
        <w:rPr>
          <w:rFonts w:ascii="Times New Roman" w:hAnsi="Times New Roman" w:cs="Times New Roman"/>
          <w:sz w:val="24"/>
          <w:szCs w:val="24"/>
        </w:rPr>
        <w:t xml:space="preserve"> temprana</w:t>
      </w:r>
      <w:r w:rsidR="00096311">
        <w:rPr>
          <w:rFonts w:ascii="Times New Roman" w:hAnsi="Times New Roman" w:cs="Times New Roman"/>
          <w:sz w:val="24"/>
          <w:szCs w:val="24"/>
        </w:rPr>
        <w:t xml:space="preserve"> </w:t>
      </w:r>
      <w:r w:rsidR="00663674" w:rsidRPr="00DC671C">
        <w:rPr>
          <w:rFonts w:ascii="Times New Roman" w:hAnsi="Times New Roman" w:cs="Times New Roman"/>
          <w:sz w:val="24"/>
          <w:szCs w:val="24"/>
        </w:rPr>
        <w:t>de estas empresas</w:t>
      </w:r>
      <w:r w:rsidR="00663674">
        <w:rPr>
          <w:rFonts w:ascii="Times New Roman" w:hAnsi="Times New Roman" w:cs="Times New Roman"/>
          <w:sz w:val="24"/>
          <w:szCs w:val="24"/>
        </w:rPr>
        <w:t xml:space="preserve"> y </w:t>
      </w:r>
      <w:r w:rsidR="004A0049" w:rsidRPr="00DC671C">
        <w:rPr>
          <w:rFonts w:ascii="Times New Roman" w:hAnsi="Times New Roman" w:cs="Times New Roman"/>
          <w:sz w:val="24"/>
          <w:szCs w:val="24"/>
        </w:rPr>
        <w:t>(</w:t>
      </w:r>
      <w:r w:rsidR="00663674">
        <w:rPr>
          <w:rFonts w:ascii="Times New Roman" w:hAnsi="Times New Roman" w:cs="Times New Roman"/>
          <w:sz w:val="24"/>
          <w:szCs w:val="24"/>
        </w:rPr>
        <w:t>2</w:t>
      </w:r>
      <w:r w:rsidR="004A0049" w:rsidRPr="00DC671C">
        <w:rPr>
          <w:rFonts w:ascii="Times New Roman" w:hAnsi="Times New Roman" w:cs="Times New Roman"/>
          <w:sz w:val="24"/>
          <w:szCs w:val="24"/>
        </w:rPr>
        <w:t xml:space="preserve">) aportar, a través de la revisión bibliográfica, una mayor luz a la escasa literatura existente sobre </w:t>
      </w:r>
      <w:r w:rsidR="00AA628B">
        <w:rPr>
          <w:rFonts w:ascii="Times New Roman" w:hAnsi="Times New Roman" w:cs="Times New Roman"/>
          <w:sz w:val="24"/>
          <w:szCs w:val="24"/>
        </w:rPr>
        <w:t>pymes</w:t>
      </w:r>
      <w:r w:rsidR="004A0049" w:rsidRPr="00DC671C">
        <w:rPr>
          <w:rFonts w:ascii="Times New Roman" w:hAnsi="Times New Roman" w:cs="Times New Roman"/>
          <w:sz w:val="24"/>
          <w:szCs w:val="24"/>
        </w:rPr>
        <w:t xml:space="preserve"> zombis en España</w:t>
      </w:r>
      <w:r w:rsidR="002356A8">
        <w:rPr>
          <w:rFonts w:ascii="Times New Roman" w:hAnsi="Times New Roman" w:cs="Times New Roman"/>
          <w:sz w:val="24"/>
          <w:szCs w:val="24"/>
        </w:rPr>
        <w:t>.</w:t>
      </w:r>
    </w:p>
    <w:p w14:paraId="3D4FFAA6" w14:textId="35FD3C1E" w:rsidR="00D303AC" w:rsidRPr="00DC671C" w:rsidRDefault="00AA628B" w:rsidP="00B260E8">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Finalmente</w:t>
      </w:r>
      <w:r w:rsidR="00544B1A" w:rsidRPr="00DC671C">
        <w:rPr>
          <w:rFonts w:ascii="Times New Roman" w:hAnsi="Times New Roman" w:cs="Times New Roman"/>
          <w:sz w:val="24"/>
          <w:szCs w:val="24"/>
        </w:rPr>
        <w:t xml:space="preserve">, </w:t>
      </w:r>
      <w:r w:rsidR="000B3489">
        <w:rPr>
          <w:rFonts w:ascii="Times New Roman" w:hAnsi="Times New Roman" w:cs="Times New Roman"/>
          <w:sz w:val="24"/>
          <w:szCs w:val="24"/>
        </w:rPr>
        <w:t xml:space="preserve">el presente </w:t>
      </w:r>
      <w:r w:rsidR="00D303AC" w:rsidRPr="00DC671C">
        <w:rPr>
          <w:rFonts w:ascii="Times New Roman" w:hAnsi="Times New Roman" w:cs="Times New Roman"/>
          <w:sz w:val="24"/>
          <w:szCs w:val="24"/>
        </w:rPr>
        <w:t xml:space="preserve">documento </w:t>
      </w:r>
      <w:r w:rsidR="006602FE">
        <w:rPr>
          <w:rFonts w:ascii="Times New Roman" w:hAnsi="Times New Roman" w:cs="Times New Roman"/>
          <w:sz w:val="24"/>
          <w:szCs w:val="24"/>
        </w:rPr>
        <w:t xml:space="preserve">se organiza </w:t>
      </w:r>
      <w:r w:rsidR="00D303AC" w:rsidRPr="00DC671C">
        <w:rPr>
          <w:rFonts w:ascii="Times New Roman" w:hAnsi="Times New Roman" w:cs="Times New Roman"/>
          <w:sz w:val="24"/>
          <w:szCs w:val="24"/>
        </w:rPr>
        <w:t>de la siguiente manera.</w:t>
      </w:r>
      <w:r w:rsidR="00126B63">
        <w:rPr>
          <w:rFonts w:ascii="Times New Roman" w:hAnsi="Times New Roman" w:cs="Times New Roman"/>
          <w:sz w:val="24"/>
          <w:szCs w:val="24"/>
        </w:rPr>
        <w:t xml:space="preserve"> En la sección 2 se comentan las competencias, </w:t>
      </w:r>
      <w:r w:rsidR="00604044">
        <w:rPr>
          <w:rFonts w:ascii="Times New Roman" w:hAnsi="Times New Roman" w:cs="Times New Roman"/>
          <w:sz w:val="24"/>
          <w:szCs w:val="24"/>
        </w:rPr>
        <w:t xml:space="preserve">la </w:t>
      </w:r>
      <w:r w:rsidR="00126B63">
        <w:rPr>
          <w:rFonts w:ascii="Times New Roman" w:hAnsi="Times New Roman" w:cs="Times New Roman"/>
          <w:sz w:val="24"/>
          <w:szCs w:val="24"/>
        </w:rPr>
        <w:t>legislación y normativa</w:t>
      </w:r>
      <w:r w:rsidR="000B3489">
        <w:rPr>
          <w:rFonts w:ascii="Times New Roman" w:hAnsi="Times New Roman" w:cs="Times New Roman"/>
          <w:sz w:val="24"/>
          <w:szCs w:val="24"/>
        </w:rPr>
        <w:t>,</w:t>
      </w:r>
      <w:r w:rsidR="00126B63">
        <w:rPr>
          <w:rFonts w:ascii="Times New Roman" w:hAnsi="Times New Roman" w:cs="Times New Roman"/>
          <w:sz w:val="24"/>
          <w:szCs w:val="24"/>
        </w:rPr>
        <w:t xml:space="preserve"> y el plan de trabajo</w:t>
      </w:r>
      <w:r w:rsidR="002356A8">
        <w:rPr>
          <w:rFonts w:ascii="Times New Roman" w:hAnsi="Times New Roman" w:cs="Times New Roman"/>
          <w:sz w:val="24"/>
          <w:szCs w:val="24"/>
        </w:rPr>
        <w:t xml:space="preserve"> a seguir</w:t>
      </w:r>
      <w:r w:rsidR="00126B63">
        <w:rPr>
          <w:rFonts w:ascii="Times New Roman" w:hAnsi="Times New Roman" w:cs="Times New Roman"/>
          <w:sz w:val="24"/>
          <w:szCs w:val="24"/>
        </w:rPr>
        <w:t xml:space="preserve"> par</w:t>
      </w:r>
      <w:r w:rsidR="00604044">
        <w:rPr>
          <w:rFonts w:ascii="Times New Roman" w:hAnsi="Times New Roman" w:cs="Times New Roman"/>
          <w:sz w:val="24"/>
          <w:szCs w:val="24"/>
        </w:rPr>
        <w:t>a</w:t>
      </w:r>
      <w:r w:rsidR="00126B63">
        <w:rPr>
          <w:rFonts w:ascii="Times New Roman" w:hAnsi="Times New Roman" w:cs="Times New Roman"/>
          <w:sz w:val="24"/>
          <w:szCs w:val="24"/>
        </w:rPr>
        <w:t xml:space="preserve"> este proyecto.</w:t>
      </w:r>
      <w:r w:rsidR="00604044">
        <w:rPr>
          <w:rFonts w:ascii="Times New Roman" w:hAnsi="Times New Roman" w:cs="Times New Roman"/>
          <w:sz w:val="24"/>
          <w:szCs w:val="24"/>
        </w:rPr>
        <w:t xml:space="preserve"> </w:t>
      </w:r>
      <w:r w:rsidR="00A42468">
        <w:rPr>
          <w:rFonts w:ascii="Times New Roman" w:hAnsi="Times New Roman" w:cs="Times New Roman"/>
          <w:sz w:val="24"/>
          <w:szCs w:val="24"/>
        </w:rPr>
        <w:t>L</w:t>
      </w:r>
      <w:r w:rsidR="00544B1A" w:rsidRPr="00DC671C">
        <w:rPr>
          <w:rFonts w:ascii="Times New Roman" w:hAnsi="Times New Roman" w:cs="Times New Roman"/>
          <w:sz w:val="24"/>
          <w:szCs w:val="24"/>
        </w:rPr>
        <w:t xml:space="preserve">a sección </w:t>
      </w:r>
      <w:r w:rsidR="00604044">
        <w:rPr>
          <w:rFonts w:ascii="Times New Roman" w:hAnsi="Times New Roman" w:cs="Times New Roman"/>
          <w:sz w:val="24"/>
          <w:szCs w:val="24"/>
        </w:rPr>
        <w:t>3</w:t>
      </w:r>
      <w:r w:rsidR="00544B1A" w:rsidRPr="00DC671C">
        <w:rPr>
          <w:rFonts w:ascii="Times New Roman" w:hAnsi="Times New Roman" w:cs="Times New Roman"/>
          <w:sz w:val="24"/>
          <w:szCs w:val="24"/>
        </w:rPr>
        <w:t xml:space="preserve"> </w:t>
      </w:r>
      <w:r w:rsidR="00604044">
        <w:rPr>
          <w:rFonts w:ascii="Times New Roman" w:hAnsi="Times New Roman" w:cs="Times New Roman"/>
          <w:sz w:val="24"/>
          <w:szCs w:val="24"/>
        </w:rPr>
        <w:t>recoge</w:t>
      </w:r>
      <w:r w:rsidR="00544B1A" w:rsidRPr="00DC671C">
        <w:rPr>
          <w:rFonts w:ascii="Times New Roman" w:hAnsi="Times New Roman" w:cs="Times New Roman"/>
          <w:sz w:val="24"/>
          <w:szCs w:val="24"/>
        </w:rPr>
        <w:t xml:space="preserve"> la metodología empleada en el trabajo.</w:t>
      </w:r>
      <w:r w:rsidR="0074152B" w:rsidRPr="00DC671C">
        <w:rPr>
          <w:rFonts w:ascii="Times New Roman" w:hAnsi="Times New Roman" w:cs="Times New Roman"/>
          <w:sz w:val="24"/>
          <w:szCs w:val="24"/>
        </w:rPr>
        <w:t xml:space="preserve"> </w:t>
      </w:r>
      <w:r w:rsidR="00D303AC" w:rsidRPr="00DC671C">
        <w:rPr>
          <w:rFonts w:ascii="Times New Roman" w:hAnsi="Times New Roman" w:cs="Times New Roman"/>
          <w:sz w:val="24"/>
          <w:szCs w:val="24"/>
        </w:rPr>
        <w:t xml:space="preserve">En la sección </w:t>
      </w:r>
      <w:r w:rsidR="00604044">
        <w:rPr>
          <w:rFonts w:ascii="Times New Roman" w:hAnsi="Times New Roman" w:cs="Times New Roman"/>
          <w:sz w:val="24"/>
          <w:szCs w:val="24"/>
        </w:rPr>
        <w:t>4</w:t>
      </w:r>
      <w:r w:rsidR="0074152B" w:rsidRPr="00DC671C">
        <w:rPr>
          <w:rFonts w:ascii="Times New Roman" w:hAnsi="Times New Roman" w:cs="Times New Roman"/>
          <w:sz w:val="24"/>
          <w:szCs w:val="24"/>
        </w:rPr>
        <w:t xml:space="preserve"> </w:t>
      </w:r>
      <w:r w:rsidR="00D303AC" w:rsidRPr="00DC671C">
        <w:rPr>
          <w:rFonts w:ascii="Times New Roman" w:hAnsi="Times New Roman" w:cs="Times New Roman"/>
          <w:sz w:val="24"/>
          <w:szCs w:val="24"/>
        </w:rPr>
        <w:t xml:space="preserve">se </w:t>
      </w:r>
      <w:r w:rsidR="000B3489">
        <w:rPr>
          <w:rFonts w:ascii="Times New Roman" w:hAnsi="Times New Roman" w:cs="Times New Roman"/>
          <w:sz w:val="24"/>
          <w:szCs w:val="24"/>
        </w:rPr>
        <w:t xml:space="preserve">aborda </w:t>
      </w:r>
      <w:r w:rsidR="00AC3353" w:rsidRPr="00DC671C">
        <w:rPr>
          <w:rFonts w:ascii="Times New Roman" w:hAnsi="Times New Roman" w:cs="Times New Roman"/>
          <w:sz w:val="24"/>
          <w:szCs w:val="24"/>
        </w:rPr>
        <w:t>el</w:t>
      </w:r>
      <w:r w:rsidR="00D303AC" w:rsidRPr="00DC671C">
        <w:rPr>
          <w:rFonts w:ascii="Times New Roman" w:hAnsi="Times New Roman" w:cs="Times New Roman"/>
          <w:sz w:val="24"/>
          <w:szCs w:val="24"/>
        </w:rPr>
        <w:t xml:space="preserve"> marco teórico</w:t>
      </w:r>
      <w:r w:rsidR="000B3489">
        <w:rPr>
          <w:rFonts w:ascii="Times New Roman" w:hAnsi="Times New Roman" w:cs="Times New Roman"/>
          <w:sz w:val="24"/>
          <w:szCs w:val="24"/>
        </w:rPr>
        <w:t xml:space="preserve">, </w:t>
      </w:r>
      <w:r w:rsidR="0074152B" w:rsidRPr="00DC671C">
        <w:rPr>
          <w:rFonts w:ascii="Times New Roman" w:hAnsi="Times New Roman" w:cs="Times New Roman"/>
          <w:sz w:val="24"/>
          <w:szCs w:val="24"/>
        </w:rPr>
        <w:t xml:space="preserve">tanto </w:t>
      </w:r>
      <w:r w:rsidR="00D303AC" w:rsidRPr="00DC671C">
        <w:rPr>
          <w:rFonts w:ascii="Times New Roman" w:hAnsi="Times New Roman" w:cs="Times New Roman"/>
          <w:sz w:val="24"/>
          <w:szCs w:val="24"/>
        </w:rPr>
        <w:t>sobre las empresas zombis</w:t>
      </w:r>
      <w:r w:rsidR="0074152B" w:rsidRPr="00DC671C">
        <w:rPr>
          <w:rFonts w:ascii="Times New Roman" w:hAnsi="Times New Roman" w:cs="Times New Roman"/>
          <w:sz w:val="24"/>
          <w:szCs w:val="24"/>
        </w:rPr>
        <w:t xml:space="preserve"> como sobre la inteligencia artificial (redes neuronales)</w:t>
      </w:r>
      <w:r w:rsidR="00D303AC" w:rsidRPr="00DC671C">
        <w:rPr>
          <w:rFonts w:ascii="Times New Roman" w:hAnsi="Times New Roman" w:cs="Times New Roman"/>
          <w:sz w:val="24"/>
          <w:szCs w:val="24"/>
        </w:rPr>
        <w:t>.</w:t>
      </w:r>
      <w:r w:rsidR="0074152B" w:rsidRPr="00DC671C">
        <w:rPr>
          <w:rFonts w:ascii="Times New Roman" w:hAnsi="Times New Roman" w:cs="Times New Roman"/>
          <w:sz w:val="24"/>
          <w:szCs w:val="24"/>
        </w:rPr>
        <w:t xml:space="preserve"> </w:t>
      </w:r>
      <w:r w:rsidR="00604044">
        <w:rPr>
          <w:rFonts w:ascii="Times New Roman" w:hAnsi="Times New Roman" w:cs="Times New Roman"/>
          <w:sz w:val="24"/>
          <w:szCs w:val="24"/>
        </w:rPr>
        <w:t xml:space="preserve">Posteriormente, en </w:t>
      </w:r>
      <w:r w:rsidR="002527F2" w:rsidRPr="00DC671C">
        <w:rPr>
          <w:rFonts w:ascii="Times New Roman" w:hAnsi="Times New Roman" w:cs="Times New Roman"/>
          <w:sz w:val="24"/>
          <w:szCs w:val="24"/>
        </w:rPr>
        <w:t xml:space="preserve">la sección </w:t>
      </w:r>
      <w:r w:rsidR="00604044">
        <w:rPr>
          <w:rFonts w:ascii="Times New Roman" w:hAnsi="Times New Roman" w:cs="Times New Roman"/>
          <w:sz w:val="24"/>
          <w:szCs w:val="24"/>
        </w:rPr>
        <w:t>5</w:t>
      </w:r>
      <w:r w:rsidR="002527F2" w:rsidRPr="00DC671C">
        <w:rPr>
          <w:rFonts w:ascii="Times New Roman" w:hAnsi="Times New Roman" w:cs="Times New Roman"/>
          <w:sz w:val="24"/>
          <w:szCs w:val="24"/>
        </w:rPr>
        <w:t xml:space="preserve"> se mencionan los recursos empleados para la elaboración </w:t>
      </w:r>
      <w:r w:rsidR="00604044">
        <w:rPr>
          <w:rFonts w:ascii="Times New Roman" w:hAnsi="Times New Roman" w:cs="Times New Roman"/>
          <w:sz w:val="24"/>
          <w:szCs w:val="24"/>
        </w:rPr>
        <w:t xml:space="preserve">del </w:t>
      </w:r>
      <w:r w:rsidR="002356A8">
        <w:rPr>
          <w:rFonts w:ascii="Times New Roman" w:hAnsi="Times New Roman" w:cs="Times New Roman"/>
          <w:sz w:val="24"/>
          <w:szCs w:val="24"/>
        </w:rPr>
        <w:t>presente</w:t>
      </w:r>
      <w:r w:rsidR="00604044">
        <w:rPr>
          <w:rFonts w:ascii="Times New Roman" w:hAnsi="Times New Roman" w:cs="Times New Roman"/>
          <w:sz w:val="24"/>
          <w:szCs w:val="24"/>
        </w:rPr>
        <w:t xml:space="preserve"> trabajo</w:t>
      </w:r>
      <w:r w:rsidR="002527F2" w:rsidRPr="00DC671C">
        <w:rPr>
          <w:rFonts w:ascii="Times New Roman" w:hAnsi="Times New Roman" w:cs="Times New Roman"/>
          <w:sz w:val="24"/>
          <w:szCs w:val="24"/>
        </w:rPr>
        <w:t>.</w:t>
      </w:r>
      <w:r w:rsidR="008900C4">
        <w:rPr>
          <w:rFonts w:ascii="Times New Roman" w:hAnsi="Times New Roman" w:cs="Times New Roman"/>
          <w:sz w:val="24"/>
          <w:szCs w:val="24"/>
        </w:rPr>
        <w:t xml:space="preserve"> </w:t>
      </w:r>
      <w:r w:rsidR="008900C4" w:rsidRPr="002356A8">
        <w:rPr>
          <w:rFonts w:ascii="Times New Roman" w:hAnsi="Times New Roman" w:cs="Times New Roman"/>
          <w:sz w:val="24"/>
          <w:szCs w:val="24"/>
        </w:rPr>
        <w:t xml:space="preserve">En la sección 6 </w:t>
      </w:r>
      <w:r w:rsidR="002356A8">
        <w:rPr>
          <w:rFonts w:ascii="Times New Roman" w:hAnsi="Times New Roman" w:cs="Times New Roman"/>
          <w:sz w:val="24"/>
          <w:szCs w:val="24"/>
        </w:rPr>
        <w:t xml:space="preserve">se procede con el desarrollo de las distintas fases de la metodología </w:t>
      </w:r>
      <w:r w:rsidR="000B3489">
        <w:rPr>
          <w:rFonts w:ascii="Times New Roman" w:hAnsi="Times New Roman" w:cs="Times New Roman"/>
          <w:sz w:val="24"/>
          <w:szCs w:val="24"/>
        </w:rPr>
        <w:t>seleccionada</w:t>
      </w:r>
      <w:r w:rsidR="008900C4" w:rsidRPr="002356A8">
        <w:rPr>
          <w:rFonts w:ascii="Times New Roman" w:hAnsi="Times New Roman" w:cs="Times New Roman"/>
          <w:sz w:val="24"/>
          <w:szCs w:val="24"/>
        </w:rPr>
        <w:t>.</w:t>
      </w:r>
      <w:r w:rsidR="000B3489">
        <w:rPr>
          <w:rFonts w:ascii="Times New Roman" w:hAnsi="Times New Roman" w:cs="Times New Roman"/>
          <w:sz w:val="24"/>
          <w:szCs w:val="24"/>
        </w:rPr>
        <w:t xml:space="preserve"> Y por último, </w:t>
      </w:r>
      <w:r w:rsidR="000B3489" w:rsidRPr="000B3489">
        <w:rPr>
          <w:rFonts w:ascii="Times New Roman" w:hAnsi="Times New Roman" w:cs="Times New Roman"/>
          <w:sz w:val="24"/>
          <w:szCs w:val="24"/>
        </w:rPr>
        <w:t>la</w:t>
      </w:r>
      <w:r w:rsidR="000B3489">
        <w:rPr>
          <w:rFonts w:ascii="Times New Roman" w:hAnsi="Times New Roman" w:cs="Times New Roman"/>
          <w:sz w:val="24"/>
          <w:szCs w:val="24"/>
        </w:rPr>
        <w:t xml:space="preserve"> sección 7</w:t>
      </w:r>
      <w:r w:rsidR="00B45B76">
        <w:rPr>
          <w:rFonts w:ascii="Times New Roman" w:hAnsi="Times New Roman" w:cs="Times New Roman"/>
          <w:sz w:val="24"/>
          <w:szCs w:val="24"/>
        </w:rPr>
        <w:t xml:space="preserve"> y 8</w:t>
      </w:r>
      <w:r w:rsidR="000B3489">
        <w:rPr>
          <w:rFonts w:ascii="Times New Roman" w:hAnsi="Times New Roman" w:cs="Times New Roman"/>
          <w:sz w:val="24"/>
          <w:szCs w:val="24"/>
        </w:rPr>
        <w:t xml:space="preserve"> </w:t>
      </w:r>
      <w:r w:rsidR="00B45B76">
        <w:rPr>
          <w:rFonts w:ascii="Times New Roman" w:hAnsi="Times New Roman" w:cs="Times New Roman"/>
          <w:sz w:val="24"/>
          <w:szCs w:val="24"/>
        </w:rPr>
        <w:t xml:space="preserve">se </w:t>
      </w:r>
      <w:r w:rsidR="000B3489">
        <w:rPr>
          <w:rFonts w:ascii="Times New Roman" w:hAnsi="Times New Roman" w:cs="Times New Roman"/>
          <w:sz w:val="24"/>
          <w:szCs w:val="24"/>
        </w:rPr>
        <w:t>recoge</w:t>
      </w:r>
      <w:r w:rsidR="00B45B76">
        <w:rPr>
          <w:rFonts w:ascii="Times New Roman" w:hAnsi="Times New Roman" w:cs="Times New Roman"/>
          <w:sz w:val="24"/>
          <w:szCs w:val="24"/>
        </w:rPr>
        <w:t>n</w:t>
      </w:r>
      <w:r w:rsidR="000B3489">
        <w:rPr>
          <w:rFonts w:ascii="Times New Roman" w:hAnsi="Times New Roman" w:cs="Times New Roman"/>
          <w:sz w:val="24"/>
          <w:szCs w:val="24"/>
        </w:rPr>
        <w:t xml:space="preserve"> las conclusiones y futuras investigaciones a realizar</w:t>
      </w:r>
      <w:r w:rsidR="00B45B76">
        <w:rPr>
          <w:rFonts w:ascii="Times New Roman" w:hAnsi="Times New Roman" w:cs="Times New Roman"/>
          <w:sz w:val="24"/>
          <w:szCs w:val="24"/>
        </w:rPr>
        <w:t>, respectivamente</w:t>
      </w:r>
      <w:r w:rsidR="000B3489">
        <w:rPr>
          <w:rFonts w:ascii="Times New Roman" w:hAnsi="Times New Roman" w:cs="Times New Roman"/>
          <w:sz w:val="24"/>
          <w:szCs w:val="24"/>
        </w:rPr>
        <w:t>.</w:t>
      </w:r>
    </w:p>
    <w:p w14:paraId="0E111E3A" w14:textId="0B12F77E" w:rsidR="00197E81" w:rsidRPr="00DC671C" w:rsidRDefault="00197E81" w:rsidP="00833E03">
      <w:pPr>
        <w:pStyle w:val="Ttulo1"/>
        <w:numPr>
          <w:ilvl w:val="0"/>
          <w:numId w:val="5"/>
        </w:numPr>
        <w:spacing w:before="0" w:after="180" w:line="360" w:lineRule="auto"/>
        <w:jc w:val="both"/>
        <w:rPr>
          <w:rFonts w:ascii="Times New Roman" w:hAnsi="Times New Roman" w:cs="Times New Roman"/>
          <w:b/>
          <w:bCs/>
          <w:color w:val="auto"/>
          <w:sz w:val="24"/>
          <w:szCs w:val="24"/>
        </w:rPr>
      </w:pPr>
      <w:bookmarkStart w:id="1" w:name="_Toc94027262"/>
      <w:r w:rsidRPr="00DC671C">
        <w:rPr>
          <w:rFonts w:ascii="Times New Roman" w:hAnsi="Times New Roman" w:cs="Times New Roman"/>
          <w:b/>
          <w:bCs/>
          <w:color w:val="auto"/>
          <w:sz w:val="24"/>
          <w:szCs w:val="24"/>
        </w:rPr>
        <w:lastRenderedPageBreak/>
        <w:t>Competencias, Normativa y Plan de Trabajo</w:t>
      </w:r>
      <w:bookmarkEnd w:id="1"/>
    </w:p>
    <w:p w14:paraId="31309999" w14:textId="168A4A7A" w:rsidR="00454D14" w:rsidRPr="00DC671C" w:rsidRDefault="00454D14" w:rsidP="00833E03">
      <w:pPr>
        <w:pStyle w:val="Ttulo2"/>
        <w:numPr>
          <w:ilvl w:val="1"/>
          <w:numId w:val="5"/>
        </w:numPr>
        <w:spacing w:before="0" w:after="180" w:line="360" w:lineRule="auto"/>
        <w:ind w:left="432"/>
        <w:jc w:val="both"/>
        <w:rPr>
          <w:rFonts w:ascii="Times New Roman" w:hAnsi="Times New Roman" w:cs="Times New Roman"/>
          <w:b/>
          <w:bCs/>
          <w:color w:val="auto"/>
          <w:sz w:val="24"/>
          <w:szCs w:val="24"/>
          <w:lang w:val="es-ES_tradnl"/>
        </w:rPr>
      </w:pPr>
      <w:bookmarkStart w:id="2" w:name="_Competencias"/>
      <w:bookmarkStart w:id="3" w:name="_Toc94027263"/>
      <w:bookmarkEnd w:id="2"/>
      <w:r w:rsidRPr="00DC671C">
        <w:rPr>
          <w:rFonts w:ascii="Times New Roman" w:hAnsi="Times New Roman" w:cs="Times New Roman"/>
          <w:b/>
          <w:bCs/>
          <w:color w:val="auto"/>
          <w:sz w:val="24"/>
          <w:szCs w:val="24"/>
          <w:lang w:val="es-ES_tradnl"/>
        </w:rPr>
        <w:t>Competencias</w:t>
      </w:r>
      <w:bookmarkEnd w:id="3"/>
    </w:p>
    <w:p w14:paraId="6FB35880" w14:textId="57964FDF" w:rsidR="00675996" w:rsidRDefault="001A2A72" w:rsidP="00B260E8">
      <w:pPr>
        <w:spacing w:after="180" w:line="360" w:lineRule="auto"/>
        <w:jc w:val="both"/>
        <w:rPr>
          <w:rFonts w:ascii="Times New Roman" w:hAnsi="Times New Roman" w:cs="Times New Roman"/>
          <w:sz w:val="24"/>
          <w:szCs w:val="24"/>
          <w:lang w:val="es-ES_tradnl"/>
        </w:rPr>
      </w:pPr>
      <w:bookmarkStart w:id="4" w:name="_Hlk90281990"/>
      <w:r w:rsidRPr="001A2A72">
        <w:rPr>
          <w:rFonts w:ascii="Times New Roman" w:hAnsi="Times New Roman" w:cs="Times New Roman"/>
          <w:sz w:val="24"/>
          <w:szCs w:val="24"/>
          <w:lang w:val="es-ES_tradnl"/>
        </w:rPr>
        <w:t>E</w:t>
      </w:r>
      <w:r>
        <w:rPr>
          <w:rFonts w:ascii="Times New Roman" w:hAnsi="Times New Roman" w:cs="Times New Roman"/>
          <w:sz w:val="24"/>
          <w:szCs w:val="24"/>
          <w:lang w:val="es-ES_tradnl"/>
        </w:rPr>
        <w:t xml:space="preserve">l presente estudio consiste en un trabajo final de la </w:t>
      </w:r>
      <w:r w:rsidR="00675996">
        <w:rPr>
          <w:rFonts w:ascii="Times New Roman" w:hAnsi="Times New Roman" w:cs="Times New Roman"/>
          <w:sz w:val="24"/>
          <w:szCs w:val="24"/>
          <w:lang w:val="es-ES_tradnl"/>
        </w:rPr>
        <w:t>d</w:t>
      </w:r>
      <w:r>
        <w:rPr>
          <w:rFonts w:ascii="Times New Roman" w:hAnsi="Times New Roman" w:cs="Times New Roman"/>
          <w:sz w:val="24"/>
          <w:szCs w:val="24"/>
          <w:lang w:val="es-ES_tradnl"/>
        </w:rPr>
        <w:t xml:space="preserve">oble titulación en Ingeniería Informática y Administración y Dirección de Empresas de la Universidad de Las Palmas de Gran Canaria. </w:t>
      </w:r>
      <w:r w:rsidR="00B51609">
        <w:rPr>
          <w:rFonts w:ascii="Times New Roman" w:hAnsi="Times New Roman" w:cs="Times New Roman"/>
          <w:sz w:val="24"/>
          <w:szCs w:val="24"/>
          <w:lang w:val="es-ES_tradnl"/>
        </w:rPr>
        <w:t xml:space="preserve">Esto supone que se deben cumplir con unas competencias básicas adquiridas a lo largo de ambas carreras. Es por ello, que a continuación se enumeran </w:t>
      </w:r>
      <w:r w:rsidR="00675996">
        <w:rPr>
          <w:rFonts w:ascii="Times New Roman" w:hAnsi="Times New Roman" w:cs="Times New Roman"/>
          <w:sz w:val="24"/>
          <w:szCs w:val="24"/>
          <w:lang w:val="es-ES_tradnl"/>
        </w:rPr>
        <w:t>siguiendo un formato numérico las competencias cubiertas por este trabajo para ambos grados.</w:t>
      </w:r>
    </w:p>
    <w:p w14:paraId="5C910D15" w14:textId="59D3437E" w:rsidR="00B51609" w:rsidRDefault="00B7649B" w:rsidP="00B260E8">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De este modo, para el grado en Administración y Dirección de Empresas se consideran </w:t>
      </w:r>
      <w:r w:rsidR="004A0E79">
        <w:rPr>
          <w:rFonts w:ascii="Times New Roman" w:hAnsi="Times New Roman" w:cs="Times New Roman"/>
          <w:sz w:val="24"/>
          <w:szCs w:val="24"/>
          <w:lang w:val="es-ES_tradnl"/>
        </w:rPr>
        <w:t>alcanzadas</w:t>
      </w:r>
      <w:r>
        <w:rPr>
          <w:rFonts w:ascii="Times New Roman" w:hAnsi="Times New Roman" w:cs="Times New Roman"/>
          <w:sz w:val="24"/>
          <w:szCs w:val="24"/>
          <w:lang w:val="es-ES_tradnl"/>
        </w:rPr>
        <w:t xml:space="preserve"> las siguientes competencias </w:t>
      </w:r>
      <w:r w:rsidRPr="00F01EA5">
        <w:rPr>
          <w:rFonts w:ascii="Times New Roman" w:hAnsi="Times New Roman" w:cs="Times New Roman"/>
          <w:b/>
          <w:bCs/>
          <w:sz w:val="24"/>
          <w:szCs w:val="24"/>
          <w:lang w:val="es-ES_tradnl"/>
        </w:rPr>
        <w:t>genéricas</w:t>
      </w:r>
      <w:r>
        <w:rPr>
          <w:rFonts w:ascii="Times New Roman" w:hAnsi="Times New Roman" w:cs="Times New Roman"/>
          <w:sz w:val="24"/>
          <w:szCs w:val="24"/>
          <w:lang w:val="es-ES_tradnl"/>
        </w:rPr>
        <w:t xml:space="preserve">: CG1, CG2, CG3, CG5, CG6, CG7, </w:t>
      </w:r>
      <w:r w:rsidR="004A0E79">
        <w:rPr>
          <w:rFonts w:ascii="Times New Roman" w:hAnsi="Times New Roman" w:cs="Times New Roman"/>
          <w:sz w:val="24"/>
          <w:szCs w:val="24"/>
          <w:lang w:val="es-ES_tradnl"/>
        </w:rPr>
        <w:t>CG9, CG10, CG11, CG20, CG23</w:t>
      </w:r>
      <w:r w:rsidR="00F01EA5">
        <w:rPr>
          <w:rFonts w:ascii="Times New Roman" w:hAnsi="Times New Roman" w:cs="Times New Roman"/>
          <w:sz w:val="24"/>
          <w:szCs w:val="24"/>
          <w:lang w:val="es-ES_tradnl"/>
        </w:rPr>
        <w:t xml:space="preserve"> y </w:t>
      </w:r>
      <w:r w:rsidR="004A0E79">
        <w:rPr>
          <w:rFonts w:ascii="Times New Roman" w:hAnsi="Times New Roman" w:cs="Times New Roman"/>
          <w:sz w:val="24"/>
          <w:szCs w:val="24"/>
          <w:lang w:val="es-ES_tradnl"/>
        </w:rPr>
        <w:t xml:space="preserve">CG27, y </w:t>
      </w:r>
      <w:r w:rsidR="004A0E79" w:rsidRPr="00F01EA5">
        <w:rPr>
          <w:rFonts w:ascii="Times New Roman" w:hAnsi="Times New Roman" w:cs="Times New Roman"/>
          <w:b/>
          <w:bCs/>
          <w:sz w:val="24"/>
          <w:szCs w:val="24"/>
          <w:lang w:val="es-ES_tradnl"/>
        </w:rPr>
        <w:t>específicas</w:t>
      </w:r>
      <w:r w:rsidR="004A0E79">
        <w:rPr>
          <w:rFonts w:ascii="Times New Roman" w:hAnsi="Times New Roman" w:cs="Times New Roman"/>
          <w:sz w:val="24"/>
          <w:szCs w:val="24"/>
          <w:lang w:val="es-ES_tradnl"/>
        </w:rPr>
        <w:t>: CE1, CE8, CE10</w:t>
      </w:r>
      <w:r w:rsidR="00F01EA5">
        <w:rPr>
          <w:rFonts w:ascii="Times New Roman" w:hAnsi="Times New Roman" w:cs="Times New Roman"/>
          <w:sz w:val="24"/>
          <w:szCs w:val="24"/>
          <w:lang w:val="es-ES_tradnl"/>
        </w:rPr>
        <w:t xml:space="preserve"> y </w:t>
      </w:r>
      <w:r w:rsidR="004A0E79">
        <w:rPr>
          <w:rFonts w:ascii="Times New Roman" w:hAnsi="Times New Roman" w:cs="Times New Roman"/>
          <w:sz w:val="24"/>
          <w:szCs w:val="24"/>
          <w:lang w:val="es-ES_tradnl"/>
        </w:rPr>
        <w:t>CE15</w:t>
      </w:r>
      <w:r w:rsidR="00F01EA5">
        <w:rPr>
          <w:rFonts w:ascii="Times New Roman" w:hAnsi="Times New Roman" w:cs="Times New Roman"/>
          <w:sz w:val="24"/>
          <w:szCs w:val="24"/>
          <w:lang w:val="es-ES_tradnl"/>
        </w:rPr>
        <w:t xml:space="preserve">. </w:t>
      </w:r>
      <w:r w:rsidR="003403A5">
        <w:rPr>
          <w:rFonts w:ascii="Times New Roman" w:hAnsi="Times New Roman" w:cs="Times New Roman"/>
          <w:sz w:val="24"/>
          <w:szCs w:val="24"/>
          <w:lang w:val="es-ES_tradnl"/>
        </w:rPr>
        <w:t>Así, d</w:t>
      </w:r>
      <w:r w:rsidR="00F01EA5">
        <w:rPr>
          <w:rFonts w:ascii="Times New Roman" w:hAnsi="Times New Roman" w:cs="Times New Roman"/>
          <w:sz w:val="24"/>
          <w:szCs w:val="24"/>
          <w:lang w:val="es-ES_tradnl"/>
        </w:rPr>
        <w:t xml:space="preserve">ichas competencias pueden ser localizadas en la página web de la Facultad de Economía, Empresa y Turismo </w:t>
      </w:r>
      <w:r w:rsidR="00F01EA5">
        <w:rPr>
          <w:rFonts w:ascii="Times New Roman" w:hAnsi="Times New Roman" w:cs="Times New Roman"/>
          <w:sz w:val="24"/>
          <w:szCs w:val="24"/>
          <w:lang w:val="es-ES_tradnl"/>
        </w:rPr>
        <w:fldChar w:fldCharType="begin" w:fldLock="1"/>
      </w:r>
      <w:r w:rsidR="0090723F">
        <w:rPr>
          <w:rFonts w:ascii="Times New Roman" w:hAnsi="Times New Roman" w:cs="Times New Roman"/>
          <w:sz w:val="24"/>
          <w:szCs w:val="24"/>
          <w:lang w:val="es-ES_tradnl"/>
        </w:rPr>
        <w:instrText>ADDIN CSL_CITATION {"citationItems":[{"id":"ITEM-1","itemData":{"URL":"https://feet.ulpgc.es/content/gade-objetivos-y-competencias-del-titulo","accessed":{"date-parts":[["2022","1","22"]]},"author":[{"dropping-particle":"","family":"FEET","given":"","non-dropping-particle":"","parse-names":false,"suffix":""}],"id":"ITEM-1","issued":{"date-parts":[["2021"]]},"title":"FEET | GADE-Objetivos y competencias del título","type":"webpage"},"uris":["http://www.mendeley.com/documents/?uuid=880d815d-ac5a-364f-8ede-c30703b9cef5"]}],"mendeley":{"formattedCitation":"(FEET, 2021)","plainTextFormattedCitation":"(FEET, 2021)","previouslyFormattedCitation":"(FEET, 2021)"},"properties":{"noteIndex":0},"schema":"https://github.com/citation-style-language/schema/raw/master/csl-citation.json"}</w:instrText>
      </w:r>
      <w:r w:rsidR="00F01EA5">
        <w:rPr>
          <w:rFonts w:ascii="Times New Roman" w:hAnsi="Times New Roman" w:cs="Times New Roman"/>
          <w:sz w:val="24"/>
          <w:szCs w:val="24"/>
          <w:lang w:val="es-ES_tradnl"/>
        </w:rPr>
        <w:fldChar w:fldCharType="separate"/>
      </w:r>
      <w:r w:rsidR="00F01EA5" w:rsidRPr="00F01EA5">
        <w:rPr>
          <w:rFonts w:ascii="Times New Roman" w:hAnsi="Times New Roman" w:cs="Times New Roman"/>
          <w:noProof/>
          <w:sz w:val="24"/>
          <w:szCs w:val="24"/>
          <w:lang w:val="es-ES_tradnl"/>
        </w:rPr>
        <w:t>(FEET, 2021)</w:t>
      </w:r>
      <w:r w:rsidR="00F01EA5">
        <w:rPr>
          <w:rFonts w:ascii="Times New Roman" w:hAnsi="Times New Roman" w:cs="Times New Roman"/>
          <w:sz w:val="24"/>
          <w:szCs w:val="24"/>
          <w:lang w:val="es-ES_tradnl"/>
        </w:rPr>
        <w:fldChar w:fldCharType="end"/>
      </w:r>
      <w:r w:rsidR="00F01EA5">
        <w:rPr>
          <w:rFonts w:ascii="Times New Roman" w:hAnsi="Times New Roman" w:cs="Times New Roman"/>
          <w:sz w:val="24"/>
          <w:szCs w:val="24"/>
          <w:lang w:val="es-ES_tradnl"/>
        </w:rPr>
        <w:t>.</w:t>
      </w:r>
    </w:p>
    <w:p w14:paraId="4D76AB83" w14:textId="5B2525CD" w:rsidR="00F01EA5" w:rsidRPr="001A2A72" w:rsidRDefault="00F01EA5" w:rsidP="00B260E8">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Por otra parte, para el grado en Ingeniería Informática se consideran alcanzadas las siguientes competencias </w:t>
      </w:r>
      <w:r w:rsidR="000E1BD0">
        <w:rPr>
          <w:rFonts w:ascii="Times New Roman" w:hAnsi="Times New Roman" w:cs="Times New Roman"/>
          <w:b/>
          <w:bCs/>
          <w:sz w:val="24"/>
          <w:szCs w:val="24"/>
          <w:lang w:val="es-ES_tradnl"/>
        </w:rPr>
        <w:t>generales</w:t>
      </w:r>
      <w:r>
        <w:rPr>
          <w:rFonts w:ascii="Times New Roman" w:hAnsi="Times New Roman" w:cs="Times New Roman"/>
          <w:sz w:val="24"/>
          <w:szCs w:val="24"/>
          <w:lang w:val="es-ES_tradnl"/>
        </w:rPr>
        <w:t xml:space="preserve">: </w:t>
      </w:r>
      <w:r w:rsidR="00CF7481">
        <w:rPr>
          <w:rFonts w:ascii="Times New Roman" w:hAnsi="Times New Roman" w:cs="Times New Roman"/>
          <w:sz w:val="24"/>
          <w:szCs w:val="24"/>
          <w:lang w:val="es-ES_tradnl"/>
        </w:rPr>
        <w:t xml:space="preserve">G1, G2, G3 y G5, </w:t>
      </w:r>
      <w:r w:rsidR="00CF7481" w:rsidRPr="00CF7481">
        <w:rPr>
          <w:rFonts w:ascii="Times New Roman" w:hAnsi="Times New Roman" w:cs="Times New Roman"/>
          <w:b/>
          <w:bCs/>
          <w:sz w:val="24"/>
          <w:szCs w:val="24"/>
          <w:lang w:val="es-ES_tradnl"/>
        </w:rPr>
        <w:t>formación básica</w:t>
      </w:r>
      <w:r w:rsidR="00CF7481">
        <w:rPr>
          <w:rFonts w:ascii="Times New Roman" w:hAnsi="Times New Roman" w:cs="Times New Roman"/>
          <w:sz w:val="24"/>
          <w:szCs w:val="24"/>
          <w:lang w:val="es-ES_tradnl"/>
        </w:rPr>
        <w:t xml:space="preserve">: FB01, FB03, </w:t>
      </w:r>
      <w:r w:rsidR="00C9685E">
        <w:rPr>
          <w:rFonts w:ascii="Times New Roman" w:hAnsi="Times New Roman" w:cs="Times New Roman"/>
          <w:sz w:val="24"/>
          <w:szCs w:val="24"/>
          <w:lang w:val="es-ES_tradnl"/>
        </w:rPr>
        <w:t xml:space="preserve">FB05 y FB06, </w:t>
      </w:r>
      <w:r w:rsidR="00C9685E" w:rsidRPr="00C9685E">
        <w:rPr>
          <w:rFonts w:ascii="Times New Roman" w:hAnsi="Times New Roman" w:cs="Times New Roman"/>
          <w:b/>
          <w:bCs/>
          <w:sz w:val="24"/>
          <w:szCs w:val="24"/>
          <w:lang w:val="es-ES_tradnl"/>
        </w:rPr>
        <w:t>comunes</w:t>
      </w:r>
      <w:r w:rsidR="00C9685E">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C</w:t>
      </w:r>
      <w:r w:rsidR="005769CE">
        <w:rPr>
          <w:rFonts w:ascii="Times New Roman" w:hAnsi="Times New Roman" w:cs="Times New Roman"/>
          <w:sz w:val="24"/>
          <w:szCs w:val="24"/>
          <w:lang w:val="es-ES_tradnl"/>
        </w:rPr>
        <w:t>II07</w:t>
      </w:r>
      <w:r w:rsidR="00C9685E">
        <w:rPr>
          <w:rFonts w:ascii="Times New Roman" w:hAnsi="Times New Roman" w:cs="Times New Roman"/>
          <w:sz w:val="24"/>
          <w:szCs w:val="24"/>
          <w:lang w:val="es-ES_tradnl"/>
        </w:rPr>
        <w:t xml:space="preserve"> y </w:t>
      </w:r>
      <w:r w:rsidR="005769CE">
        <w:rPr>
          <w:rFonts w:ascii="Times New Roman" w:hAnsi="Times New Roman" w:cs="Times New Roman"/>
          <w:sz w:val="24"/>
          <w:szCs w:val="24"/>
          <w:lang w:val="es-ES_tradnl"/>
        </w:rPr>
        <w:t>CII015</w:t>
      </w:r>
      <w:r>
        <w:rPr>
          <w:rFonts w:ascii="Times New Roman" w:hAnsi="Times New Roman" w:cs="Times New Roman"/>
          <w:sz w:val="24"/>
          <w:szCs w:val="24"/>
          <w:lang w:val="es-ES_tradnl"/>
        </w:rPr>
        <w:t xml:space="preserve">, y </w:t>
      </w:r>
      <w:r w:rsidRPr="00F01EA5">
        <w:rPr>
          <w:rFonts w:ascii="Times New Roman" w:hAnsi="Times New Roman" w:cs="Times New Roman"/>
          <w:b/>
          <w:bCs/>
          <w:sz w:val="24"/>
          <w:szCs w:val="24"/>
          <w:lang w:val="es-ES_tradnl"/>
        </w:rPr>
        <w:t>específicas</w:t>
      </w:r>
      <w:r>
        <w:rPr>
          <w:rFonts w:ascii="Times New Roman" w:hAnsi="Times New Roman" w:cs="Times New Roman"/>
          <w:sz w:val="24"/>
          <w:szCs w:val="24"/>
          <w:lang w:val="es-ES_tradnl"/>
        </w:rPr>
        <w:t xml:space="preserve">: </w:t>
      </w:r>
      <w:r w:rsidR="0090723F">
        <w:rPr>
          <w:rFonts w:ascii="Times New Roman" w:hAnsi="Times New Roman" w:cs="Times New Roman"/>
          <w:sz w:val="24"/>
          <w:szCs w:val="24"/>
          <w:lang w:val="es-ES_tradnl"/>
        </w:rPr>
        <w:t xml:space="preserve">CP05 y </w:t>
      </w:r>
      <w:r w:rsidR="00C9685E">
        <w:rPr>
          <w:rFonts w:ascii="Times New Roman" w:hAnsi="Times New Roman" w:cs="Times New Roman"/>
          <w:sz w:val="24"/>
          <w:szCs w:val="24"/>
          <w:lang w:val="es-ES_tradnl"/>
        </w:rPr>
        <w:t>TI01</w:t>
      </w:r>
      <w:r>
        <w:rPr>
          <w:rFonts w:ascii="Times New Roman" w:hAnsi="Times New Roman" w:cs="Times New Roman"/>
          <w:sz w:val="24"/>
          <w:szCs w:val="24"/>
          <w:lang w:val="es-ES_tradnl"/>
        </w:rPr>
        <w:t xml:space="preserve">. Dichas competencias pueden ser localizadas en la página web de la </w:t>
      </w:r>
      <w:r w:rsidR="0090723F">
        <w:rPr>
          <w:rFonts w:ascii="Times New Roman" w:hAnsi="Times New Roman" w:cs="Times New Roman"/>
          <w:sz w:val="24"/>
          <w:szCs w:val="24"/>
          <w:lang w:val="es-ES_tradnl"/>
        </w:rPr>
        <w:t xml:space="preserve">Universidad de Las Palmas de Gran Canaria </w:t>
      </w:r>
      <w:r w:rsidR="0090723F">
        <w:rPr>
          <w:rFonts w:ascii="Times New Roman" w:hAnsi="Times New Roman" w:cs="Times New Roman"/>
          <w:sz w:val="24"/>
          <w:szCs w:val="24"/>
          <w:lang w:val="es-ES_tradnl"/>
        </w:rPr>
        <w:fldChar w:fldCharType="begin" w:fldLock="1"/>
      </w:r>
      <w:r w:rsidR="000A79DF">
        <w:rPr>
          <w:rFonts w:ascii="Times New Roman" w:hAnsi="Times New Roman" w:cs="Times New Roman"/>
          <w:sz w:val="24"/>
          <w:szCs w:val="24"/>
          <w:lang w:val="es-ES_tradnl"/>
        </w:rPr>
        <w:instrText>ADDIN CSL_CITATION {"citationItems":[{"id":"ITEM-1","itemData":{"URL":"https://www2.ulpgc.es/index.php?pagina=plan_estudio&amp;ver=pantalla&amp;numPantalla=01&amp;codTitulacion=4008&amp;codPlan=40&amp;tipotitulacion=G","accessed":{"date-parts":[["2022","1","22"]]},"author":[{"dropping-particle":"","family":"ULPGC","given":"","non-dropping-particle":"","parse-names":false,"suffix":""}],"id":"ITEM-1","issued":{"date-parts":[["2021"]]},"title":"ULPGC - Titulaciones ULPGC","type":"webpage"},"uris":["http://www.mendeley.com/documents/?uuid=b24f7f53-a0e8-3298-a23f-4ecfa8a923fa"]}],"mendeley":{"formattedCitation":"(ULPGC, 2021b)","plainTextFormattedCitation":"(ULPGC, 2021b)","previouslyFormattedCitation":"(ULPGC, 2021b)"},"properties":{"noteIndex":0},"schema":"https://github.com/citation-style-language/schema/raw/master/csl-citation.json"}</w:instrText>
      </w:r>
      <w:r w:rsidR="0090723F">
        <w:rPr>
          <w:rFonts w:ascii="Times New Roman" w:hAnsi="Times New Roman" w:cs="Times New Roman"/>
          <w:sz w:val="24"/>
          <w:szCs w:val="24"/>
          <w:lang w:val="es-ES_tradnl"/>
        </w:rPr>
        <w:fldChar w:fldCharType="separate"/>
      </w:r>
      <w:r w:rsidR="000A79DF" w:rsidRPr="000A79DF">
        <w:rPr>
          <w:rFonts w:ascii="Times New Roman" w:hAnsi="Times New Roman" w:cs="Times New Roman"/>
          <w:noProof/>
          <w:sz w:val="24"/>
          <w:szCs w:val="24"/>
          <w:lang w:val="es-ES_tradnl"/>
        </w:rPr>
        <w:t>(ULPGC, 2021b)</w:t>
      </w:r>
      <w:r w:rsidR="0090723F">
        <w:rPr>
          <w:rFonts w:ascii="Times New Roman" w:hAnsi="Times New Roman" w:cs="Times New Roman"/>
          <w:sz w:val="24"/>
          <w:szCs w:val="24"/>
          <w:lang w:val="es-ES_tradnl"/>
        </w:rPr>
        <w:fldChar w:fldCharType="end"/>
      </w:r>
      <w:r>
        <w:rPr>
          <w:rFonts w:ascii="Times New Roman" w:hAnsi="Times New Roman" w:cs="Times New Roman"/>
          <w:sz w:val="24"/>
          <w:szCs w:val="24"/>
          <w:lang w:val="es-ES_tradnl"/>
        </w:rPr>
        <w:t>.</w:t>
      </w:r>
    </w:p>
    <w:p w14:paraId="250FA7E7" w14:textId="7882E291" w:rsidR="00454D14" w:rsidRDefault="00454D14" w:rsidP="00833E03">
      <w:pPr>
        <w:pStyle w:val="Ttulo2"/>
        <w:numPr>
          <w:ilvl w:val="1"/>
          <w:numId w:val="5"/>
        </w:numPr>
        <w:spacing w:before="0" w:after="180" w:line="360" w:lineRule="auto"/>
        <w:ind w:left="432"/>
        <w:jc w:val="both"/>
        <w:rPr>
          <w:rFonts w:ascii="Times New Roman" w:hAnsi="Times New Roman" w:cs="Times New Roman"/>
          <w:b/>
          <w:bCs/>
          <w:color w:val="auto"/>
          <w:sz w:val="24"/>
          <w:szCs w:val="24"/>
          <w:lang w:val="es-ES_tradnl"/>
        </w:rPr>
      </w:pPr>
      <w:bookmarkStart w:id="5" w:name="_Legislación_y_Normativa"/>
      <w:bookmarkStart w:id="6" w:name="_Toc94027264"/>
      <w:bookmarkEnd w:id="4"/>
      <w:bookmarkEnd w:id="5"/>
      <w:r w:rsidRPr="00DC671C">
        <w:rPr>
          <w:rFonts w:ascii="Times New Roman" w:hAnsi="Times New Roman" w:cs="Times New Roman"/>
          <w:b/>
          <w:bCs/>
          <w:color w:val="auto"/>
          <w:sz w:val="24"/>
          <w:szCs w:val="24"/>
          <w:lang w:val="es-ES_tradnl"/>
        </w:rPr>
        <w:t>Legislación y Normativa</w:t>
      </w:r>
      <w:bookmarkEnd w:id="6"/>
    </w:p>
    <w:p w14:paraId="4723BF8B" w14:textId="4344193F" w:rsidR="009B159B" w:rsidRDefault="009B159B" w:rsidP="009B159B">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Para la elaboración de la memoria del presente trabajo se han seguido las directrices establecidas bajo los siguientes </w:t>
      </w:r>
      <w:r w:rsidR="000A79DF">
        <w:rPr>
          <w:rFonts w:ascii="Times New Roman" w:hAnsi="Times New Roman" w:cs="Times New Roman"/>
          <w:sz w:val="24"/>
          <w:szCs w:val="24"/>
          <w:lang w:val="es-ES_tradnl"/>
        </w:rPr>
        <w:t>documentos oficiales</w:t>
      </w:r>
      <w:r>
        <w:rPr>
          <w:rFonts w:ascii="Times New Roman" w:hAnsi="Times New Roman" w:cs="Times New Roman"/>
          <w:sz w:val="24"/>
          <w:szCs w:val="24"/>
          <w:lang w:val="es-ES_tradnl"/>
        </w:rPr>
        <w:t>:</w:t>
      </w:r>
    </w:p>
    <w:p w14:paraId="503AD03B" w14:textId="6DFE4DFB" w:rsidR="009B159B" w:rsidRDefault="009B159B" w:rsidP="009B159B">
      <w:pPr>
        <w:pStyle w:val="Prrafodelista"/>
        <w:numPr>
          <w:ilvl w:val="0"/>
          <w:numId w:val="53"/>
        </w:numPr>
        <w:spacing w:after="180" w:line="360" w:lineRule="auto"/>
        <w:ind w:left="927"/>
        <w:jc w:val="both"/>
        <w:rPr>
          <w:rFonts w:ascii="Times New Roman" w:hAnsi="Times New Roman" w:cs="Times New Roman"/>
          <w:sz w:val="24"/>
          <w:szCs w:val="24"/>
          <w:lang w:val="es-ES_tradnl"/>
        </w:rPr>
      </w:pPr>
      <w:r w:rsidRPr="00882084">
        <w:rPr>
          <w:rFonts w:ascii="Times New Roman" w:hAnsi="Times New Roman" w:cs="Times New Roman"/>
          <w:i/>
          <w:iCs/>
          <w:sz w:val="24"/>
          <w:szCs w:val="24"/>
          <w:lang w:val="es-ES_tradnl"/>
        </w:rPr>
        <w:t xml:space="preserve">Reglamento </w:t>
      </w:r>
      <w:r w:rsidR="00882084" w:rsidRPr="00882084">
        <w:rPr>
          <w:rFonts w:ascii="Times New Roman" w:hAnsi="Times New Roman" w:cs="Times New Roman"/>
          <w:i/>
          <w:iCs/>
          <w:sz w:val="24"/>
          <w:szCs w:val="24"/>
          <w:lang w:val="es-ES_tradnl"/>
        </w:rPr>
        <w:t>G</w:t>
      </w:r>
      <w:r w:rsidRPr="00882084">
        <w:rPr>
          <w:rFonts w:ascii="Times New Roman" w:hAnsi="Times New Roman" w:cs="Times New Roman"/>
          <w:i/>
          <w:iCs/>
          <w:sz w:val="24"/>
          <w:szCs w:val="24"/>
          <w:lang w:val="es-ES_tradnl"/>
        </w:rPr>
        <w:t xml:space="preserve">eneral de los </w:t>
      </w:r>
      <w:r w:rsidR="00882084" w:rsidRPr="00882084">
        <w:rPr>
          <w:rFonts w:ascii="Times New Roman" w:hAnsi="Times New Roman" w:cs="Times New Roman"/>
          <w:i/>
          <w:iCs/>
          <w:sz w:val="24"/>
          <w:szCs w:val="24"/>
          <w:lang w:val="es-ES_tradnl"/>
        </w:rPr>
        <w:t>T</w:t>
      </w:r>
      <w:r w:rsidRPr="00882084">
        <w:rPr>
          <w:rFonts w:ascii="Times New Roman" w:hAnsi="Times New Roman" w:cs="Times New Roman"/>
          <w:i/>
          <w:iCs/>
          <w:sz w:val="24"/>
          <w:szCs w:val="24"/>
          <w:lang w:val="es-ES_tradnl"/>
        </w:rPr>
        <w:t xml:space="preserve">rabajos de </w:t>
      </w:r>
      <w:r w:rsidR="00882084" w:rsidRPr="00882084">
        <w:rPr>
          <w:rFonts w:ascii="Times New Roman" w:hAnsi="Times New Roman" w:cs="Times New Roman"/>
          <w:i/>
          <w:iCs/>
          <w:sz w:val="24"/>
          <w:szCs w:val="24"/>
          <w:lang w:val="es-ES_tradnl"/>
        </w:rPr>
        <w:t>F</w:t>
      </w:r>
      <w:r w:rsidRPr="00882084">
        <w:rPr>
          <w:rFonts w:ascii="Times New Roman" w:hAnsi="Times New Roman" w:cs="Times New Roman"/>
          <w:i/>
          <w:iCs/>
          <w:sz w:val="24"/>
          <w:szCs w:val="24"/>
          <w:lang w:val="es-ES_tradnl"/>
        </w:rPr>
        <w:t xml:space="preserve">in de </w:t>
      </w:r>
      <w:r w:rsidR="00882084" w:rsidRPr="00882084">
        <w:rPr>
          <w:rFonts w:ascii="Times New Roman" w:hAnsi="Times New Roman" w:cs="Times New Roman"/>
          <w:i/>
          <w:iCs/>
          <w:sz w:val="24"/>
          <w:szCs w:val="24"/>
          <w:lang w:val="es-ES_tradnl"/>
        </w:rPr>
        <w:t>G</w:t>
      </w:r>
      <w:r w:rsidRPr="00882084">
        <w:rPr>
          <w:rFonts w:ascii="Times New Roman" w:hAnsi="Times New Roman" w:cs="Times New Roman"/>
          <w:i/>
          <w:iCs/>
          <w:sz w:val="24"/>
          <w:szCs w:val="24"/>
          <w:lang w:val="es-ES_tradnl"/>
        </w:rPr>
        <w:t xml:space="preserve">rado y de </w:t>
      </w:r>
      <w:r w:rsidR="00882084" w:rsidRPr="00882084">
        <w:rPr>
          <w:rFonts w:ascii="Times New Roman" w:hAnsi="Times New Roman" w:cs="Times New Roman"/>
          <w:i/>
          <w:iCs/>
          <w:sz w:val="24"/>
          <w:szCs w:val="24"/>
          <w:lang w:val="es-ES_tradnl"/>
        </w:rPr>
        <w:t>F</w:t>
      </w:r>
      <w:r w:rsidRPr="00882084">
        <w:rPr>
          <w:rFonts w:ascii="Times New Roman" w:hAnsi="Times New Roman" w:cs="Times New Roman"/>
          <w:i/>
          <w:iCs/>
          <w:sz w:val="24"/>
          <w:szCs w:val="24"/>
          <w:lang w:val="es-ES_tradnl"/>
        </w:rPr>
        <w:t xml:space="preserve">in de </w:t>
      </w:r>
      <w:r w:rsidR="00882084" w:rsidRPr="00882084">
        <w:rPr>
          <w:rFonts w:ascii="Times New Roman" w:hAnsi="Times New Roman" w:cs="Times New Roman"/>
          <w:i/>
          <w:iCs/>
          <w:sz w:val="24"/>
          <w:szCs w:val="24"/>
          <w:lang w:val="es-ES_tradnl"/>
        </w:rPr>
        <w:t>M</w:t>
      </w:r>
      <w:r w:rsidRPr="00882084">
        <w:rPr>
          <w:rFonts w:ascii="Times New Roman" w:hAnsi="Times New Roman" w:cs="Times New Roman"/>
          <w:i/>
          <w:iCs/>
          <w:sz w:val="24"/>
          <w:szCs w:val="24"/>
          <w:lang w:val="es-ES_tradnl"/>
        </w:rPr>
        <w:t xml:space="preserve">áster de las </w:t>
      </w:r>
      <w:r w:rsidR="00882084" w:rsidRPr="00882084">
        <w:rPr>
          <w:rFonts w:ascii="Times New Roman" w:hAnsi="Times New Roman" w:cs="Times New Roman"/>
          <w:i/>
          <w:iCs/>
          <w:sz w:val="24"/>
          <w:szCs w:val="24"/>
          <w:lang w:val="es-ES_tradnl"/>
        </w:rPr>
        <w:t>T</w:t>
      </w:r>
      <w:r w:rsidRPr="00882084">
        <w:rPr>
          <w:rFonts w:ascii="Times New Roman" w:hAnsi="Times New Roman" w:cs="Times New Roman"/>
          <w:i/>
          <w:iCs/>
          <w:sz w:val="24"/>
          <w:szCs w:val="24"/>
          <w:lang w:val="es-ES_tradnl"/>
        </w:rPr>
        <w:t xml:space="preserve">itulaciones </w:t>
      </w:r>
      <w:r w:rsidR="00882084" w:rsidRPr="00882084">
        <w:rPr>
          <w:rFonts w:ascii="Times New Roman" w:hAnsi="Times New Roman" w:cs="Times New Roman"/>
          <w:i/>
          <w:iCs/>
          <w:sz w:val="24"/>
          <w:szCs w:val="24"/>
          <w:lang w:val="es-ES_tradnl"/>
        </w:rPr>
        <w:t>O</w:t>
      </w:r>
      <w:r w:rsidRPr="00882084">
        <w:rPr>
          <w:rFonts w:ascii="Times New Roman" w:hAnsi="Times New Roman" w:cs="Times New Roman"/>
          <w:i/>
          <w:iCs/>
          <w:sz w:val="24"/>
          <w:szCs w:val="24"/>
          <w:lang w:val="es-ES_tradnl"/>
        </w:rPr>
        <w:t>ficiales de la Universidad de Las Palmas de Gran Canaria</w:t>
      </w:r>
      <w:r>
        <w:rPr>
          <w:rFonts w:ascii="Times New Roman" w:hAnsi="Times New Roman" w:cs="Times New Roman"/>
          <w:sz w:val="24"/>
          <w:szCs w:val="24"/>
          <w:lang w:val="es-ES_tradnl"/>
        </w:rPr>
        <w:t xml:space="preserve"> </w:t>
      </w:r>
      <w:r w:rsidR="000A79DF">
        <w:rPr>
          <w:rFonts w:ascii="Times New Roman" w:hAnsi="Times New Roman" w:cs="Times New Roman"/>
          <w:sz w:val="24"/>
          <w:szCs w:val="24"/>
          <w:lang w:val="es-ES_tradnl"/>
        </w:rPr>
        <w:fldChar w:fldCharType="begin" w:fldLock="1"/>
      </w:r>
      <w:r w:rsidR="000A79DF">
        <w:rPr>
          <w:rFonts w:ascii="Times New Roman" w:hAnsi="Times New Roman" w:cs="Times New Roman"/>
          <w:sz w:val="24"/>
          <w:szCs w:val="24"/>
          <w:lang w:val="es-ES_tradnl"/>
        </w:rPr>
        <w:instrText>ADDIN CSL_CITATION {"citationItems":[{"id":"ITEM-1","itemData":{"author":[{"dropping-particle":"","family":"ULPGC","given":"","non-dropping-particle":"","parse-names":false,"suffix":""}],"id":"ITEM-1","issued":{"date-parts":[["2021"]]},"title":"Reglamento General De Los Trabajos De Fin De Grado Y De Fin De Máster De Las Titulaciones Oficiales De La Universidad De Las Palmas De Gran Canaria","type":"article-journal"},"uris":["http://www.mendeley.com/documents/?uuid=9de58026-c393-468c-8098-62c168620298"]}],"mendeley":{"formattedCitation":"(ULPGC, 2021a)","plainTextFormattedCitation":"(ULPGC, 2021a)","previouslyFormattedCitation":"(ULPGC, 2021a)"},"properties":{"noteIndex":0},"schema":"https://github.com/citation-style-language/schema/raw/master/csl-citation.json"}</w:instrText>
      </w:r>
      <w:r w:rsidR="000A79DF">
        <w:rPr>
          <w:rFonts w:ascii="Times New Roman" w:hAnsi="Times New Roman" w:cs="Times New Roman"/>
          <w:sz w:val="24"/>
          <w:szCs w:val="24"/>
          <w:lang w:val="es-ES_tradnl"/>
        </w:rPr>
        <w:fldChar w:fldCharType="separate"/>
      </w:r>
      <w:r w:rsidR="000A79DF" w:rsidRPr="000A79DF">
        <w:rPr>
          <w:rFonts w:ascii="Times New Roman" w:hAnsi="Times New Roman" w:cs="Times New Roman"/>
          <w:noProof/>
          <w:sz w:val="24"/>
          <w:szCs w:val="24"/>
          <w:lang w:val="es-ES_tradnl"/>
        </w:rPr>
        <w:t>(ULPGC, 2021a)</w:t>
      </w:r>
      <w:r w:rsidR="000A79DF">
        <w:rPr>
          <w:rFonts w:ascii="Times New Roman" w:hAnsi="Times New Roman" w:cs="Times New Roman"/>
          <w:sz w:val="24"/>
          <w:szCs w:val="24"/>
          <w:lang w:val="es-ES_tradnl"/>
        </w:rPr>
        <w:fldChar w:fldCharType="end"/>
      </w:r>
      <w:r>
        <w:rPr>
          <w:rFonts w:ascii="Times New Roman" w:hAnsi="Times New Roman" w:cs="Times New Roman"/>
          <w:sz w:val="24"/>
          <w:szCs w:val="24"/>
          <w:lang w:val="es-ES_tradnl"/>
        </w:rPr>
        <w:t>.</w:t>
      </w:r>
    </w:p>
    <w:p w14:paraId="6E376A7E" w14:textId="73D85D47" w:rsidR="00882084" w:rsidRDefault="00882084" w:rsidP="009B159B">
      <w:pPr>
        <w:pStyle w:val="Prrafodelista"/>
        <w:numPr>
          <w:ilvl w:val="0"/>
          <w:numId w:val="53"/>
        </w:numPr>
        <w:spacing w:after="180" w:line="360" w:lineRule="auto"/>
        <w:ind w:left="927"/>
        <w:jc w:val="both"/>
        <w:rPr>
          <w:rFonts w:ascii="Times New Roman" w:hAnsi="Times New Roman" w:cs="Times New Roman"/>
          <w:sz w:val="24"/>
          <w:szCs w:val="24"/>
          <w:lang w:val="es-ES_tradnl"/>
        </w:rPr>
      </w:pPr>
      <w:r w:rsidRPr="00882084">
        <w:rPr>
          <w:rFonts w:ascii="Times New Roman" w:hAnsi="Times New Roman" w:cs="Times New Roman"/>
          <w:i/>
          <w:iCs/>
          <w:sz w:val="24"/>
          <w:szCs w:val="24"/>
          <w:lang w:val="es-ES_tradnl"/>
        </w:rPr>
        <w:t>Reglamento para la realización y evaluación de Trabajos de Fin de Título</w:t>
      </w:r>
      <w:r>
        <w:rPr>
          <w:rFonts w:ascii="Times New Roman" w:hAnsi="Times New Roman" w:cs="Times New Roman"/>
          <w:sz w:val="24"/>
          <w:szCs w:val="24"/>
          <w:lang w:val="es-ES_tradnl"/>
        </w:rPr>
        <w:t xml:space="preserve"> de la Facultad de Economía, Empresa y Turismo </w:t>
      </w:r>
      <w:r>
        <w:rPr>
          <w:rFonts w:ascii="Times New Roman" w:hAnsi="Times New Roman" w:cs="Times New Roman"/>
          <w:sz w:val="24"/>
          <w:szCs w:val="24"/>
          <w:lang w:val="es-ES_tradnl"/>
        </w:rPr>
        <w:fldChar w:fldCharType="begin" w:fldLock="1"/>
      </w:r>
      <w:r w:rsidR="004441D2">
        <w:rPr>
          <w:rFonts w:ascii="Times New Roman" w:hAnsi="Times New Roman" w:cs="Times New Roman"/>
          <w:sz w:val="24"/>
          <w:szCs w:val="24"/>
          <w:lang w:val="es-ES_tradnl"/>
        </w:rPr>
        <w:instrText>ADDIN CSL_CITATION {"citationItems":[{"id":"ITEM-1","itemData":{"author":[{"dropping-particle":"","family":"ULPGC","given":"","non-dropping-particle":"","parse-names":false,"suffix":""}],"id":"ITEM-1","issued":{"date-parts":[["2017"]]},"title":"Reglamento para la realización y evaluación de Trabajos de Fin de Título. Facultad de Economía, Empresa y Turismo","type":"article-journal"},"uris":["http://www.mendeley.com/documents/?uuid=b9a94795-8331-45c1-bf20-d4e46afbf1c6"]}],"mendeley":{"formattedCitation":"(ULPGC, 2017)","plainTextFormattedCitation":"(ULPGC, 2017)","previouslyFormattedCitation":"(ULPGC, 2017)"},"properties":{"noteIndex":0},"schema":"https://github.com/citation-style-language/schema/raw/master/csl-citation.json"}</w:instrText>
      </w:r>
      <w:r>
        <w:rPr>
          <w:rFonts w:ascii="Times New Roman" w:hAnsi="Times New Roman" w:cs="Times New Roman"/>
          <w:sz w:val="24"/>
          <w:szCs w:val="24"/>
          <w:lang w:val="es-ES_tradnl"/>
        </w:rPr>
        <w:fldChar w:fldCharType="separate"/>
      </w:r>
      <w:r w:rsidRPr="00882084">
        <w:rPr>
          <w:rFonts w:ascii="Times New Roman" w:hAnsi="Times New Roman" w:cs="Times New Roman"/>
          <w:noProof/>
          <w:sz w:val="24"/>
          <w:szCs w:val="24"/>
          <w:lang w:val="es-ES_tradnl"/>
        </w:rPr>
        <w:t>(ULPGC, 2017)</w:t>
      </w:r>
      <w:r>
        <w:rPr>
          <w:rFonts w:ascii="Times New Roman" w:hAnsi="Times New Roman" w:cs="Times New Roman"/>
          <w:sz w:val="24"/>
          <w:szCs w:val="24"/>
          <w:lang w:val="es-ES_tradnl"/>
        </w:rPr>
        <w:fldChar w:fldCharType="end"/>
      </w:r>
      <w:r>
        <w:rPr>
          <w:rFonts w:ascii="Times New Roman" w:hAnsi="Times New Roman" w:cs="Times New Roman"/>
          <w:sz w:val="24"/>
          <w:szCs w:val="24"/>
          <w:lang w:val="es-ES_tradnl"/>
        </w:rPr>
        <w:t>.</w:t>
      </w:r>
    </w:p>
    <w:p w14:paraId="535B2FD8" w14:textId="37A54D00" w:rsidR="000A79DF" w:rsidRDefault="000A79DF" w:rsidP="00882084">
      <w:pPr>
        <w:pStyle w:val="Prrafodelista"/>
        <w:numPr>
          <w:ilvl w:val="0"/>
          <w:numId w:val="53"/>
        </w:numPr>
        <w:spacing w:after="180" w:line="360" w:lineRule="auto"/>
        <w:ind w:left="927"/>
        <w:jc w:val="both"/>
        <w:rPr>
          <w:rFonts w:ascii="Times New Roman" w:hAnsi="Times New Roman" w:cs="Times New Roman"/>
          <w:sz w:val="24"/>
          <w:szCs w:val="24"/>
          <w:lang w:val="es-ES_tradnl"/>
        </w:rPr>
      </w:pPr>
      <w:r w:rsidRPr="00882084">
        <w:rPr>
          <w:rFonts w:ascii="Times New Roman" w:hAnsi="Times New Roman" w:cs="Times New Roman"/>
          <w:i/>
          <w:iCs/>
          <w:sz w:val="24"/>
          <w:szCs w:val="24"/>
          <w:lang w:val="es-ES_tradnl"/>
        </w:rPr>
        <w:t xml:space="preserve">Normativa de desarrollo de las especificidades de los </w:t>
      </w:r>
      <w:r w:rsidR="00882084" w:rsidRPr="00882084">
        <w:rPr>
          <w:rFonts w:ascii="Times New Roman" w:hAnsi="Times New Roman" w:cs="Times New Roman"/>
          <w:i/>
          <w:iCs/>
          <w:sz w:val="24"/>
          <w:szCs w:val="24"/>
          <w:lang w:val="es-ES_tradnl"/>
        </w:rPr>
        <w:t>T</w:t>
      </w:r>
      <w:r w:rsidRPr="00882084">
        <w:rPr>
          <w:rFonts w:ascii="Times New Roman" w:hAnsi="Times New Roman" w:cs="Times New Roman"/>
          <w:i/>
          <w:iCs/>
          <w:sz w:val="24"/>
          <w:szCs w:val="24"/>
          <w:lang w:val="es-ES_tradnl"/>
        </w:rPr>
        <w:t xml:space="preserve">rabajos de </w:t>
      </w:r>
      <w:r w:rsidR="00882084" w:rsidRPr="00882084">
        <w:rPr>
          <w:rFonts w:ascii="Times New Roman" w:hAnsi="Times New Roman" w:cs="Times New Roman"/>
          <w:i/>
          <w:iCs/>
          <w:sz w:val="24"/>
          <w:szCs w:val="24"/>
          <w:lang w:val="es-ES_tradnl"/>
        </w:rPr>
        <w:t>F</w:t>
      </w:r>
      <w:r w:rsidRPr="00882084">
        <w:rPr>
          <w:rFonts w:ascii="Times New Roman" w:hAnsi="Times New Roman" w:cs="Times New Roman"/>
          <w:i/>
          <w:iCs/>
          <w:sz w:val="24"/>
          <w:szCs w:val="24"/>
          <w:lang w:val="es-ES_tradnl"/>
        </w:rPr>
        <w:t xml:space="preserve">in de </w:t>
      </w:r>
      <w:r w:rsidR="00882084" w:rsidRPr="00882084">
        <w:rPr>
          <w:rFonts w:ascii="Times New Roman" w:hAnsi="Times New Roman" w:cs="Times New Roman"/>
          <w:i/>
          <w:iCs/>
          <w:sz w:val="24"/>
          <w:szCs w:val="24"/>
          <w:lang w:val="es-ES_tradnl"/>
        </w:rPr>
        <w:t>T</w:t>
      </w:r>
      <w:r w:rsidRPr="00882084">
        <w:rPr>
          <w:rFonts w:ascii="Times New Roman" w:hAnsi="Times New Roman" w:cs="Times New Roman"/>
          <w:i/>
          <w:iCs/>
          <w:sz w:val="24"/>
          <w:szCs w:val="24"/>
          <w:lang w:val="es-ES_tradnl"/>
        </w:rPr>
        <w:t>ítulo</w:t>
      </w:r>
      <w:r>
        <w:rPr>
          <w:rFonts w:ascii="Times New Roman" w:hAnsi="Times New Roman" w:cs="Times New Roman"/>
          <w:sz w:val="24"/>
          <w:szCs w:val="24"/>
          <w:lang w:val="es-ES_tradnl"/>
        </w:rPr>
        <w:t xml:space="preserve"> de la </w:t>
      </w:r>
      <w:r w:rsidR="00882084">
        <w:rPr>
          <w:rFonts w:ascii="Times New Roman" w:hAnsi="Times New Roman" w:cs="Times New Roman"/>
          <w:sz w:val="24"/>
          <w:szCs w:val="24"/>
          <w:lang w:val="es-ES_tradnl"/>
        </w:rPr>
        <w:t>E</w:t>
      </w:r>
      <w:r>
        <w:rPr>
          <w:rFonts w:ascii="Times New Roman" w:hAnsi="Times New Roman" w:cs="Times New Roman"/>
          <w:sz w:val="24"/>
          <w:szCs w:val="24"/>
          <w:lang w:val="es-ES_tradnl"/>
        </w:rPr>
        <w:t xml:space="preserve">scuela de </w:t>
      </w:r>
      <w:r w:rsidR="00882084">
        <w:rPr>
          <w:rFonts w:ascii="Times New Roman" w:hAnsi="Times New Roman" w:cs="Times New Roman"/>
          <w:sz w:val="24"/>
          <w:szCs w:val="24"/>
          <w:lang w:val="es-ES_tradnl"/>
        </w:rPr>
        <w:t>I</w:t>
      </w:r>
      <w:r>
        <w:rPr>
          <w:rFonts w:ascii="Times New Roman" w:hAnsi="Times New Roman" w:cs="Times New Roman"/>
          <w:sz w:val="24"/>
          <w:szCs w:val="24"/>
          <w:lang w:val="es-ES_tradnl"/>
        </w:rPr>
        <w:t xml:space="preserve">ngeniería </w:t>
      </w:r>
      <w:r w:rsidR="00882084">
        <w:rPr>
          <w:rFonts w:ascii="Times New Roman" w:hAnsi="Times New Roman" w:cs="Times New Roman"/>
          <w:sz w:val="24"/>
          <w:szCs w:val="24"/>
          <w:lang w:val="es-ES_tradnl"/>
        </w:rPr>
        <w:t>I</w:t>
      </w:r>
      <w:r>
        <w:rPr>
          <w:rFonts w:ascii="Times New Roman" w:hAnsi="Times New Roman" w:cs="Times New Roman"/>
          <w:sz w:val="24"/>
          <w:szCs w:val="24"/>
          <w:lang w:val="es-ES_tradnl"/>
        </w:rPr>
        <w:t xml:space="preserve">nformática </w:t>
      </w:r>
      <w:r>
        <w:rPr>
          <w:rFonts w:ascii="Times New Roman" w:hAnsi="Times New Roman" w:cs="Times New Roman"/>
          <w:sz w:val="24"/>
          <w:szCs w:val="24"/>
          <w:lang w:val="es-ES_tradnl"/>
        </w:rPr>
        <w:fldChar w:fldCharType="begin" w:fldLock="1"/>
      </w:r>
      <w:r w:rsidR="00882084">
        <w:rPr>
          <w:rFonts w:ascii="Times New Roman" w:hAnsi="Times New Roman" w:cs="Times New Roman"/>
          <w:sz w:val="24"/>
          <w:szCs w:val="24"/>
          <w:lang w:val="es-ES_tradnl"/>
        </w:rPr>
        <w:instrText>ADDIN CSL_CITATION {"citationItems":[{"id":"ITEM-1","itemData":{"author":[{"dropping-particle":"","family":"ULPGC","given":"","non-dropping-particle":"","parse-names":false,"suffix":""}],"id":"ITEM-1","issued":{"date-parts":[["2020"]]},"title":"especificidades de los Trabajos de Fin de Título E SCUELA DE I NGENIERÍA I NFORMÁTICA","type":"article-journal"},"uris":["http://www.mendeley.com/documents/?uuid=901d8224-187f-4b75-855f-2853c3cf20ba"]}],"mendeley":{"formattedCitation":"(ULPGC, 2020)","plainTextFormattedCitation":"(ULPGC, 2020)","previouslyFormattedCitation":"(ULPGC, 2020)"},"properties":{"noteIndex":0},"schema":"https://github.com/citation-style-language/schema/raw/master/csl-citation.json"}</w:instrText>
      </w:r>
      <w:r>
        <w:rPr>
          <w:rFonts w:ascii="Times New Roman" w:hAnsi="Times New Roman" w:cs="Times New Roman"/>
          <w:sz w:val="24"/>
          <w:szCs w:val="24"/>
          <w:lang w:val="es-ES_tradnl"/>
        </w:rPr>
        <w:fldChar w:fldCharType="separate"/>
      </w:r>
      <w:r w:rsidRPr="000A79DF">
        <w:rPr>
          <w:rFonts w:ascii="Times New Roman" w:hAnsi="Times New Roman" w:cs="Times New Roman"/>
          <w:noProof/>
          <w:sz w:val="24"/>
          <w:szCs w:val="24"/>
          <w:lang w:val="es-ES_tradnl"/>
        </w:rPr>
        <w:t>(ULPGC, 2020)</w:t>
      </w:r>
      <w:r>
        <w:rPr>
          <w:rFonts w:ascii="Times New Roman" w:hAnsi="Times New Roman" w:cs="Times New Roman"/>
          <w:sz w:val="24"/>
          <w:szCs w:val="24"/>
          <w:lang w:val="es-ES_tradnl"/>
        </w:rPr>
        <w:fldChar w:fldCharType="end"/>
      </w:r>
      <w:r>
        <w:rPr>
          <w:rFonts w:ascii="Times New Roman" w:hAnsi="Times New Roman" w:cs="Times New Roman"/>
          <w:sz w:val="24"/>
          <w:szCs w:val="24"/>
          <w:lang w:val="es-ES_tradnl"/>
        </w:rPr>
        <w:t>.</w:t>
      </w:r>
    </w:p>
    <w:p w14:paraId="04C9C49E" w14:textId="2575671B" w:rsidR="007E2522" w:rsidRDefault="007E2522" w:rsidP="007E2522">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Además, la utilización de los datos contables en este proyecto se ampara bajo el </w:t>
      </w:r>
      <w:r w:rsidRPr="007E2522">
        <w:rPr>
          <w:rFonts w:ascii="Times New Roman" w:hAnsi="Times New Roman" w:cs="Times New Roman"/>
          <w:i/>
          <w:iCs/>
          <w:sz w:val="24"/>
          <w:szCs w:val="24"/>
          <w:lang w:val="es-ES_tradnl"/>
        </w:rPr>
        <w:t>Real Decreto Legislativo 1/2010, de 2 de julio, por el que se aprueba el texto refundido de la Ley de Sociedades de Capital</w:t>
      </w:r>
      <w:r w:rsidR="004441D2">
        <w:rPr>
          <w:rFonts w:ascii="Times New Roman" w:hAnsi="Times New Roman" w:cs="Times New Roman"/>
          <w:i/>
          <w:iCs/>
          <w:sz w:val="24"/>
          <w:szCs w:val="24"/>
          <w:lang w:val="es-ES_tradnl"/>
        </w:rPr>
        <w:t xml:space="preserve"> </w:t>
      </w:r>
      <w:r w:rsidR="004441D2">
        <w:rPr>
          <w:rFonts w:ascii="Times New Roman" w:hAnsi="Times New Roman" w:cs="Times New Roman"/>
          <w:i/>
          <w:iCs/>
          <w:sz w:val="24"/>
          <w:szCs w:val="24"/>
          <w:lang w:val="es-ES_tradnl"/>
        </w:rPr>
        <w:fldChar w:fldCharType="begin" w:fldLock="1"/>
      </w:r>
      <w:r w:rsidR="00B52440">
        <w:rPr>
          <w:rFonts w:ascii="Times New Roman" w:hAnsi="Times New Roman" w:cs="Times New Roman"/>
          <w:i/>
          <w:iCs/>
          <w:sz w:val="24"/>
          <w:szCs w:val="24"/>
          <w:lang w:val="es-ES_tradnl"/>
        </w:rPr>
        <w:instrText>ADDIN CSL_CITATION {"citationItems":[{"id":"ITEM-1","itemData":{"URL":"https://www.boe.es/buscar/act.php?id=BOE-A-2010-10544","accessed":{"date-parts":[["2022","1","22"]]},"author":[{"dropping-particle":"","family":"GOBIERNO DE ESPAÑA","given":"","non-dropping-particle":"","parse-names":false,"suffix":""}],"id":"ITEM-1","issued":{"date-parts":[["2021","4","28"]]},"title":"BOE.es - BOE-A-2010-10544 Real Decreto Legislativo 1/2010, de 2 de julio, por el que se aprueba el texto refundido de la Ley de Sociedades de Capital.","type":"webpage"},"uris":["http://www.mendeley.com/documents/?uuid=6af43563-ae0c-33b4-aae2-d0627f32e3f7"]}],"mendeley":{"formattedCitation":"(GOBIERNO DE ESPAÑA, 2021a)","plainTextFormattedCitation":"(GOBIERNO DE ESPAÑA, 2021a)","previouslyFormattedCitation":"(GOBIERNO DE ESPAÑA, 2021a)"},"properties":{"noteIndex":0},"schema":"https://github.com/citation-style-language/schema/raw/master/csl-citation.json"}</w:instrText>
      </w:r>
      <w:r w:rsidR="004441D2">
        <w:rPr>
          <w:rFonts w:ascii="Times New Roman" w:hAnsi="Times New Roman" w:cs="Times New Roman"/>
          <w:i/>
          <w:iCs/>
          <w:sz w:val="24"/>
          <w:szCs w:val="24"/>
          <w:lang w:val="es-ES_tradnl"/>
        </w:rPr>
        <w:fldChar w:fldCharType="separate"/>
      </w:r>
      <w:r w:rsidR="00E86F77" w:rsidRPr="00E86F77">
        <w:rPr>
          <w:rFonts w:ascii="Times New Roman" w:hAnsi="Times New Roman" w:cs="Times New Roman"/>
          <w:iCs/>
          <w:noProof/>
          <w:sz w:val="24"/>
          <w:szCs w:val="24"/>
          <w:lang w:val="es-ES_tradnl"/>
        </w:rPr>
        <w:t>(GOBIERNO DE ESPAÑA, 2021a)</w:t>
      </w:r>
      <w:r w:rsidR="004441D2">
        <w:rPr>
          <w:rFonts w:ascii="Times New Roman" w:hAnsi="Times New Roman" w:cs="Times New Roman"/>
          <w:i/>
          <w:iCs/>
          <w:sz w:val="24"/>
          <w:szCs w:val="24"/>
          <w:lang w:val="es-ES_tradnl"/>
        </w:rPr>
        <w:fldChar w:fldCharType="end"/>
      </w:r>
      <w:r>
        <w:rPr>
          <w:rFonts w:ascii="Times New Roman" w:hAnsi="Times New Roman" w:cs="Times New Roman"/>
          <w:sz w:val="24"/>
          <w:szCs w:val="24"/>
          <w:lang w:val="es-ES_tradnl"/>
        </w:rPr>
        <w:t xml:space="preserve">, que en su artículo 281 sobre la </w:t>
      </w:r>
      <w:r w:rsidRPr="004441D2">
        <w:rPr>
          <w:rFonts w:ascii="Times New Roman" w:hAnsi="Times New Roman" w:cs="Times New Roman"/>
          <w:i/>
          <w:iCs/>
          <w:sz w:val="24"/>
          <w:szCs w:val="24"/>
          <w:lang w:val="es-ES_tradnl"/>
        </w:rPr>
        <w:lastRenderedPageBreak/>
        <w:t>publicidad del depósito</w:t>
      </w:r>
      <w:r>
        <w:rPr>
          <w:rFonts w:ascii="Times New Roman" w:hAnsi="Times New Roman" w:cs="Times New Roman"/>
          <w:sz w:val="24"/>
          <w:szCs w:val="24"/>
          <w:lang w:val="es-ES_tradnl"/>
        </w:rPr>
        <w:t xml:space="preserve"> </w:t>
      </w:r>
      <w:r w:rsidR="004441D2">
        <w:rPr>
          <w:rFonts w:ascii="Times New Roman" w:hAnsi="Times New Roman" w:cs="Times New Roman"/>
          <w:sz w:val="24"/>
          <w:szCs w:val="24"/>
          <w:lang w:val="es-ES_tradnl"/>
        </w:rPr>
        <w:t>expone</w:t>
      </w:r>
      <w:r>
        <w:rPr>
          <w:rFonts w:ascii="Times New Roman" w:hAnsi="Times New Roman" w:cs="Times New Roman"/>
          <w:sz w:val="24"/>
          <w:szCs w:val="24"/>
          <w:lang w:val="es-ES_tradnl"/>
        </w:rPr>
        <w:t xml:space="preserve"> que “</w:t>
      </w:r>
      <w:r w:rsidRPr="004441D2">
        <w:rPr>
          <w:rFonts w:ascii="Times New Roman" w:hAnsi="Times New Roman" w:cs="Times New Roman"/>
          <w:i/>
          <w:iCs/>
          <w:sz w:val="24"/>
          <w:szCs w:val="24"/>
          <w:lang w:val="es-ES_tradnl"/>
        </w:rPr>
        <w:t xml:space="preserve">cualquier </w:t>
      </w:r>
      <w:r w:rsidR="004441D2" w:rsidRPr="004441D2">
        <w:rPr>
          <w:rFonts w:ascii="Times New Roman" w:hAnsi="Times New Roman" w:cs="Times New Roman"/>
          <w:i/>
          <w:iCs/>
          <w:sz w:val="24"/>
          <w:szCs w:val="24"/>
        </w:rPr>
        <w:t>persona podrá obtener información del Registro Mercantil de todos los documentos depositados</w:t>
      </w:r>
      <w:r>
        <w:rPr>
          <w:rFonts w:ascii="Times New Roman" w:hAnsi="Times New Roman" w:cs="Times New Roman"/>
          <w:sz w:val="24"/>
          <w:szCs w:val="24"/>
          <w:lang w:val="es-ES_tradnl"/>
        </w:rPr>
        <w:t>”</w:t>
      </w:r>
      <w:r w:rsidR="004441D2">
        <w:rPr>
          <w:rFonts w:ascii="Times New Roman" w:hAnsi="Times New Roman" w:cs="Times New Roman"/>
          <w:sz w:val="24"/>
          <w:szCs w:val="24"/>
          <w:lang w:val="es-ES_tradnl"/>
        </w:rPr>
        <w:t>.</w:t>
      </w:r>
    </w:p>
    <w:p w14:paraId="5B87CD25" w14:textId="0D74FB2E" w:rsidR="00882084" w:rsidRPr="00C60DEF" w:rsidRDefault="00C60DEF" w:rsidP="00882084">
      <w:pPr>
        <w:spacing w:after="180" w:line="360" w:lineRule="auto"/>
        <w:jc w:val="both"/>
        <w:rPr>
          <w:rFonts w:ascii="Times New Roman" w:hAnsi="Times New Roman" w:cs="Times New Roman"/>
          <w:sz w:val="24"/>
          <w:szCs w:val="24"/>
          <w:lang w:val="es-ES_tradnl"/>
        </w:rPr>
      </w:pPr>
      <w:r w:rsidRPr="00C60DEF">
        <w:rPr>
          <w:rFonts w:ascii="Times New Roman" w:hAnsi="Times New Roman" w:cs="Times New Roman"/>
          <w:sz w:val="24"/>
          <w:szCs w:val="24"/>
          <w:lang w:val="es-ES_tradnl"/>
        </w:rPr>
        <w:t>Por último</w:t>
      </w:r>
      <w:r>
        <w:rPr>
          <w:rFonts w:ascii="Times New Roman" w:hAnsi="Times New Roman" w:cs="Times New Roman"/>
          <w:sz w:val="24"/>
          <w:szCs w:val="24"/>
          <w:lang w:val="es-ES_tradnl"/>
        </w:rPr>
        <w:t xml:space="preserve">, el software desarrollado en </w:t>
      </w:r>
      <w:r w:rsidR="00E86F77">
        <w:rPr>
          <w:rFonts w:ascii="Times New Roman" w:hAnsi="Times New Roman" w:cs="Times New Roman"/>
          <w:sz w:val="24"/>
          <w:szCs w:val="24"/>
          <w:lang w:val="es-ES_tradnl"/>
        </w:rPr>
        <w:t>el presente</w:t>
      </w:r>
      <w:r>
        <w:rPr>
          <w:rFonts w:ascii="Times New Roman" w:hAnsi="Times New Roman" w:cs="Times New Roman"/>
          <w:sz w:val="24"/>
          <w:szCs w:val="24"/>
          <w:lang w:val="es-ES_tradnl"/>
        </w:rPr>
        <w:t xml:space="preserve"> estudio se ampara bajo el </w:t>
      </w:r>
      <w:r w:rsidR="00E86F77" w:rsidRPr="00E86F77">
        <w:rPr>
          <w:rFonts w:ascii="Times New Roman" w:hAnsi="Times New Roman" w:cs="Times New Roman"/>
          <w:i/>
          <w:iCs/>
          <w:sz w:val="24"/>
          <w:szCs w:val="24"/>
          <w:lang w:val="es-ES_tradnl"/>
        </w:rPr>
        <w:t>Real Decreto Legislativo 1/1996, de 12 de abril, por el que se aprueba el texto refundido de la Ley de Propiedad Intelectual, regularizando, aclarando y armonizando las disposiciones legales vigentes sobre la materia</w:t>
      </w:r>
      <w:r w:rsidR="00E86F77">
        <w:rPr>
          <w:rFonts w:ascii="Times New Roman" w:hAnsi="Times New Roman" w:cs="Times New Roman"/>
          <w:sz w:val="24"/>
          <w:szCs w:val="24"/>
          <w:lang w:val="es-ES_tradnl"/>
        </w:rPr>
        <w:t xml:space="preserve"> </w:t>
      </w:r>
      <w:r w:rsidR="00E86F77">
        <w:rPr>
          <w:rFonts w:ascii="Times New Roman" w:hAnsi="Times New Roman" w:cs="Times New Roman"/>
          <w:sz w:val="24"/>
          <w:szCs w:val="24"/>
          <w:lang w:val="es-ES_tradnl"/>
        </w:rPr>
        <w:fldChar w:fldCharType="begin" w:fldLock="1"/>
      </w:r>
      <w:r w:rsidR="00B52440">
        <w:rPr>
          <w:rFonts w:ascii="Times New Roman" w:hAnsi="Times New Roman" w:cs="Times New Roman"/>
          <w:sz w:val="24"/>
          <w:szCs w:val="24"/>
          <w:lang w:val="es-ES_tradnl"/>
        </w:rPr>
        <w:instrText>ADDIN CSL_CITATION {"citationItems":[{"id":"ITEM-1","itemData":{"URL":"https://www.boe.es/buscar/act.php?id=BOE-A-1996-8930","accessed":{"date-parts":[["2022","1","23"]]},"author":[{"dropping-particle":"","family":"GOBIERNO DE ESPAÑA","given":"","non-dropping-particle":"","parse-names":false,"suffix":""}],"id":"ITEM-1","issued":{"date-parts":[["2021","11","3"]]},"title":"BOE.es - BOE-A-1996-8930 Real Decreto Legislativo 1/1996, de 12 de abril, por el que se aprueba el texto refundido de la Ley de Propiedad Intelectual, regularizando, aclarando y armonizando las disposiciones legales vigentes sobre la materia.","type":"webpage"},"uris":["http://www.mendeley.com/documents/?uuid=52cb2797-776a-343a-8575-4b39b211527b"]}],"mendeley":{"formattedCitation":"(GOBIERNO DE ESPAÑA, 2021b)","plainTextFormattedCitation":"(GOBIERNO DE ESPAÑA, 2021b)","previouslyFormattedCitation":"(GOBIERNO DE ESPAÑA, 2021b)"},"properties":{"noteIndex":0},"schema":"https://github.com/citation-style-language/schema/raw/master/csl-citation.json"}</w:instrText>
      </w:r>
      <w:r w:rsidR="00E86F77">
        <w:rPr>
          <w:rFonts w:ascii="Times New Roman" w:hAnsi="Times New Roman" w:cs="Times New Roman"/>
          <w:sz w:val="24"/>
          <w:szCs w:val="24"/>
          <w:lang w:val="es-ES_tradnl"/>
        </w:rPr>
        <w:fldChar w:fldCharType="separate"/>
      </w:r>
      <w:r w:rsidR="00E86F77" w:rsidRPr="00E86F77">
        <w:rPr>
          <w:rFonts w:ascii="Times New Roman" w:hAnsi="Times New Roman" w:cs="Times New Roman"/>
          <w:noProof/>
          <w:sz w:val="24"/>
          <w:szCs w:val="24"/>
          <w:lang w:val="es-ES_tradnl"/>
        </w:rPr>
        <w:t>(GOBIERNO DE ESPAÑA, 2021b)</w:t>
      </w:r>
      <w:r w:rsidR="00E86F77">
        <w:rPr>
          <w:rFonts w:ascii="Times New Roman" w:hAnsi="Times New Roman" w:cs="Times New Roman"/>
          <w:sz w:val="24"/>
          <w:szCs w:val="24"/>
          <w:lang w:val="es-ES_tradnl"/>
        </w:rPr>
        <w:fldChar w:fldCharType="end"/>
      </w:r>
      <w:r w:rsidR="00E86F77" w:rsidRPr="00E86F77">
        <w:rPr>
          <w:rFonts w:ascii="Times New Roman" w:hAnsi="Times New Roman" w:cs="Times New Roman"/>
          <w:sz w:val="24"/>
          <w:szCs w:val="24"/>
          <w:lang w:val="es-ES_tradnl"/>
        </w:rPr>
        <w:t>.</w:t>
      </w:r>
    </w:p>
    <w:p w14:paraId="0C34DBEF" w14:textId="349C84DB" w:rsidR="00454D14" w:rsidRPr="00DC671C" w:rsidRDefault="00454D14" w:rsidP="00833E03">
      <w:pPr>
        <w:pStyle w:val="Ttulo2"/>
        <w:numPr>
          <w:ilvl w:val="1"/>
          <w:numId w:val="5"/>
        </w:numPr>
        <w:spacing w:before="0" w:after="180" w:line="360" w:lineRule="auto"/>
        <w:ind w:left="432"/>
        <w:jc w:val="both"/>
        <w:rPr>
          <w:rFonts w:ascii="Times New Roman" w:hAnsi="Times New Roman" w:cs="Times New Roman"/>
          <w:b/>
          <w:bCs/>
          <w:color w:val="auto"/>
          <w:sz w:val="24"/>
          <w:szCs w:val="24"/>
          <w:lang w:val="es-ES_tradnl"/>
        </w:rPr>
      </w:pPr>
      <w:bookmarkStart w:id="7" w:name="_Plan_de_Trabajo"/>
      <w:bookmarkStart w:id="8" w:name="_Toc94027265"/>
      <w:bookmarkEnd w:id="7"/>
      <w:r w:rsidRPr="00DC671C">
        <w:rPr>
          <w:rFonts w:ascii="Times New Roman" w:hAnsi="Times New Roman" w:cs="Times New Roman"/>
          <w:b/>
          <w:bCs/>
          <w:color w:val="auto"/>
          <w:sz w:val="24"/>
          <w:szCs w:val="24"/>
          <w:lang w:val="es-ES_tradnl"/>
        </w:rPr>
        <w:t>Plan de Trabajo</w:t>
      </w:r>
      <w:bookmarkEnd w:id="8"/>
    </w:p>
    <w:p w14:paraId="3C25AB99" w14:textId="17CE78F0" w:rsidR="00454D14" w:rsidRPr="00DC671C" w:rsidRDefault="003E2389" w:rsidP="00AC2FFE">
      <w:pPr>
        <w:spacing w:after="180" w:line="360" w:lineRule="auto"/>
        <w:jc w:val="both"/>
        <w:rPr>
          <w:rFonts w:ascii="Times New Roman" w:hAnsi="Times New Roman" w:cs="Times New Roman"/>
          <w:sz w:val="24"/>
          <w:szCs w:val="24"/>
          <w:lang w:val="es-ES_tradnl"/>
        </w:rPr>
      </w:pPr>
      <w:r w:rsidRPr="00DC671C">
        <w:rPr>
          <w:rFonts w:ascii="Times New Roman" w:hAnsi="Times New Roman" w:cs="Times New Roman"/>
          <w:sz w:val="24"/>
          <w:szCs w:val="24"/>
          <w:lang w:val="es-ES_tradnl"/>
        </w:rPr>
        <w:t>Para la realización de cualquier proyecto</w:t>
      </w:r>
      <w:r w:rsidR="00313EA6" w:rsidRPr="00DC671C">
        <w:rPr>
          <w:rFonts w:ascii="Times New Roman" w:hAnsi="Times New Roman" w:cs="Times New Roman"/>
          <w:sz w:val="24"/>
          <w:szCs w:val="24"/>
          <w:lang w:val="es-ES_tradnl"/>
        </w:rPr>
        <w:t>, sea del índole que sea,</w:t>
      </w:r>
      <w:r w:rsidRPr="00DC671C">
        <w:rPr>
          <w:rFonts w:ascii="Times New Roman" w:hAnsi="Times New Roman" w:cs="Times New Roman"/>
          <w:sz w:val="24"/>
          <w:szCs w:val="24"/>
          <w:lang w:val="es-ES_tradnl"/>
        </w:rPr>
        <w:t xml:space="preserve"> es necesario disponer </w:t>
      </w:r>
      <w:r w:rsidR="00313EA6" w:rsidRPr="00DC671C">
        <w:rPr>
          <w:rFonts w:ascii="Times New Roman" w:hAnsi="Times New Roman" w:cs="Times New Roman"/>
          <w:sz w:val="24"/>
          <w:szCs w:val="24"/>
          <w:lang w:val="es-ES_tradnl"/>
        </w:rPr>
        <w:t xml:space="preserve">previamente </w:t>
      </w:r>
      <w:r w:rsidRPr="00DC671C">
        <w:rPr>
          <w:rFonts w:ascii="Times New Roman" w:hAnsi="Times New Roman" w:cs="Times New Roman"/>
          <w:sz w:val="24"/>
          <w:szCs w:val="24"/>
          <w:lang w:val="es-ES_tradnl"/>
        </w:rPr>
        <w:t xml:space="preserve">de una planificación </w:t>
      </w:r>
      <w:r w:rsidR="004F0CA9" w:rsidRPr="00DC671C">
        <w:rPr>
          <w:rFonts w:ascii="Times New Roman" w:hAnsi="Times New Roman" w:cs="Times New Roman"/>
          <w:sz w:val="24"/>
          <w:szCs w:val="24"/>
          <w:lang w:val="es-ES_tradnl"/>
        </w:rPr>
        <w:t xml:space="preserve">temporal </w:t>
      </w:r>
      <w:r w:rsidRPr="00DC671C">
        <w:rPr>
          <w:rFonts w:ascii="Times New Roman" w:hAnsi="Times New Roman" w:cs="Times New Roman"/>
          <w:sz w:val="24"/>
          <w:szCs w:val="24"/>
          <w:lang w:val="es-ES_tradnl"/>
        </w:rPr>
        <w:t>inicial</w:t>
      </w:r>
      <w:r w:rsidR="004F0CA9" w:rsidRPr="00DC671C">
        <w:rPr>
          <w:rFonts w:ascii="Times New Roman" w:hAnsi="Times New Roman" w:cs="Times New Roman"/>
          <w:sz w:val="24"/>
          <w:szCs w:val="24"/>
          <w:lang w:val="es-ES_tradnl"/>
        </w:rPr>
        <w:t xml:space="preserve">. Así, esta debe </w:t>
      </w:r>
      <w:r w:rsidR="00313EA6" w:rsidRPr="00DC671C">
        <w:rPr>
          <w:rFonts w:ascii="Times New Roman" w:hAnsi="Times New Roman" w:cs="Times New Roman"/>
          <w:sz w:val="24"/>
          <w:szCs w:val="24"/>
          <w:lang w:val="es-ES_tradnl"/>
        </w:rPr>
        <w:t xml:space="preserve">reflejar cómo se distribuyen las horas iniciales estimadas entre las distintas fases del proyecto. </w:t>
      </w:r>
      <w:r w:rsidR="00A01770">
        <w:rPr>
          <w:rFonts w:ascii="Times New Roman" w:hAnsi="Times New Roman" w:cs="Times New Roman"/>
          <w:sz w:val="24"/>
          <w:szCs w:val="24"/>
          <w:lang w:val="es-ES_tradnl"/>
        </w:rPr>
        <w:t>De este modo</w:t>
      </w:r>
      <w:r w:rsidR="00313EA6" w:rsidRPr="00DC671C">
        <w:rPr>
          <w:rFonts w:ascii="Times New Roman" w:hAnsi="Times New Roman" w:cs="Times New Roman"/>
          <w:sz w:val="24"/>
          <w:szCs w:val="24"/>
          <w:lang w:val="es-ES_tradnl"/>
        </w:rPr>
        <w:t>, la</w:t>
      </w:r>
      <w:r w:rsidR="00676FDC">
        <w:rPr>
          <w:rFonts w:ascii="Times New Roman" w:hAnsi="Times New Roman" w:cs="Times New Roman"/>
          <w:sz w:val="24"/>
          <w:szCs w:val="24"/>
          <w:lang w:val="es-ES_tradnl"/>
        </w:rPr>
        <w:t xml:space="preserve"> </w:t>
      </w:r>
      <w:r w:rsidR="00676FDC" w:rsidRPr="00676FDC">
        <w:rPr>
          <w:rFonts w:ascii="Times New Roman" w:hAnsi="Times New Roman" w:cs="Times New Roman"/>
          <w:color w:val="2E74B5" w:themeColor="accent5" w:themeShade="BF"/>
          <w:sz w:val="24"/>
          <w:szCs w:val="24"/>
          <w:u w:val="single"/>
          <w:lang w:val="es-ES_tradnl"/>
        </w:rPr>
        <w:fldChar w:fldCharType="begin"/>
      </w:r>
      <w:r w:rsidR="00676FDC" w:rsidRPr="00676FDC">
        <w:rPr>
          <w:rFonts w:ascii="Times New Roman" w:hAnsi="Times New Roman" w:cs="Times New Roman"/>
          <w:color w:val="2E74B5" w:themeColor="accent5" w:themeShade="BF"/>
          <w:sz w:val="24"/>
          <w:szCs w:val="24"/>
          <w:u w:val="single"/>
          <w:lang w:val="es-ES_tradnl"/>
        </w:rPr>
        <w:instrText xml:space="preserve"> REF _Ref90283438 \h  \* MERGEFORMAT </w:instrText>
      </w:r>
      <w:r w:rsidR="00676FDC" w:rsidRPr="00676FDC">
        <w:rPr>
          <w:rFonts w:ascii="Times New Roman" w:hAnsi="Times New Roman" w:cs="Times New Roman"/>
          <w:color w:val="2E74B5" w:themeColor="accent5" w:themeShade="BF"/>
          <w:sz w:val="24"/>
          <w:szCs w:val="24"/>
          <w:u w:val="single"/>
          <w:lang w:val="es-ES_tradnl"/>
        </w:rPr>
      </w:r>
      <w:r w:rsidR="00676FDC" w:rsidRPr="00676FDC">
        <w:rPr>
          <w:rFonts w:ascii="Times New Roman" w:hAnsi="Times New Roman" w:cs="Times New Roman"/>
          <w:color w:val="2E74B5" w:themeColor="accent5" w:themeShade="BF"/>
          <w:sz w:val="24"/>
          <w:szCs w:val="24"/>
          <w:u w:val="single"/>
          <w:lang w:val="es-ES_tradnl"/>
        </w:rPr>
        <w:fldChar w:fldCharType="separate"/>
      </w:r>
      <w:ins w:id="9" w:author="sumit kumar" w:date="2022-01-28T00:52:00Z">
        <w:r w:rsidR="00A55E47" w:rsidRPr="00A55E47">
          <w:rPr>
            <w:rFonts w:ascii="Times New Roman" w:hAnsi="Times New Roman" w:cs="Times New Roman"/>
            <w:color w:val="2E74B5" w:themeColor="accent5" w:themeShade="BF"/>
            <w:sz w:val="24"/>
            <w:szCs w:val="24"/>
            <w:u w:val="single"/>
            <w:rPrChange w:id="10" w:author="sumit kumar" w:date="2022-01-28T00:52:00Z">
              <w:rPr/>
            </w:rPrChange>
          </w:rPr>
          <w:t xml:space="preserve">Tabla </w:t>
        </w:r>
        <w:r w:rsidR="00A55E47" w:rsidRPr="00A55E47">
          <w:rPr>
            <w:rFonts w:ascii="Times New Roman" w:hAnsi="Times New Roman" w:cs="Times New Roman"/>
            <w:noProof/>
            <w:color w:val="2E74B5" w:themeColor="accent5" w:themeShade="BF"/>
            <w:sz w:val="24"/>
            <w:szCs w:val="24"/>
            <w:u w:val="single"/>
            <w:rPrChange w:id="11" w:author="sumit kumar" w:date="2022-01-28T00:52:00Z">
              <w:rPr>
                <w:noProof/>
              </w:rPr>
            </w:rPrChange>
          </w:rPr>
          <w:t>1</w:t>
        </w:r>
      </w:ins>
      <w:del w:id="12"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Tabla </w:delText>
        </w:r>
        <w:r w:rsidR="00614ADD" w:rsidRPr="00614ADD" w:rsidDel="00A55E47">
          <w:rPr>
            <w:rFonts w:ascii="Times New Roman" w:hAnsi="Times New Roman" w:cs="Times New Roman"/>
            <w:noProof/>
            <w:color w:val="2E74B5" w:themeColor="accent5" w:themeShade="BF"/>
            <w:sz w:val="24"/>
            <w:szCs w:val="24"/>
            <w:u w:val="single"/>
          </w:rPr>
          <w:delText>1</w:delText>
        </w:r>
      </w:del>
      <w:r w:rsidR="00676FDC" w:rsidRPr="00676FDC">
        <w:rPr>
          <w:rFonts w:ascii="Times New Roman" w:hAnsi="Times New Roman" w:cs="Times New Roman"/>
          <w:color w:val="2E74B5" w:themeColor="accent5" w:themeShade="BF"/>
          <w:sz w:val="24"/>
          <w:szCs w:val="24"/>
          <w:u w:val="single"/>
          <w:lang w:val="es-ES_tradnl"/>
        </w:rPr>
        <w:fldChar w:fldCharType="end"/>
      </w:r>
      <w:r w:rsidR="00676FDC">
        <w:rPr>
          <w:rFonts w:ascii="Times New Roman" w:hAnsi="Times New Roman" w:cs="Times New Roman"/>
          <w:i/>
          <w:iCs/>
          <w:sz w:val="24"/>
          <w:szCs w:val="24"/>
          <w:lang w:val="es-ES_tradnl"/>
        </w:rPr>
        <w:t xml:space="preserve"> </w:t>
      </w:r>
      <w:r w:rsidR="00313EA6" w:rsidRPr="00DC671C">
        <w:rPr>
          <w:rFonts w:ascii="Times New Roman" w:hAnsi="Times New Roman" w:cs="Times New Roman"/>
          <w:sz w:val="24"/>
          <w:szCs w:val="24"/>
          <w:lang w:val="es-ES_tradnl"/>
        </w:rPr>
        <w:t>representa el plan de trabajo previsto</w:t>
      </w:r>
      <w:r w:rsidR="00B4309F" w:rsidRPr="00DC671C">
        <w:rPr>
          <w:rFonts w:ascii="Times New Roman" w:hAnsi="Times New Roman" w:cs="Times New Roman"/>
          <w:sz w:val="24"/>
          <w:szCs w:val="24"/>
          <w:lang w:val="es-ES_tradnl"/>
        </w:rPr>
        <w:t xml:space="preserve"> para </w:t>
      </w:r>
      <w:r w:rsidR="00683454">
        <w:rPr>
          <w:rFonts w:ascii="Times New Roman" w:hAnsi="Times New Roman" w:cs="Times New Roman"/>
          <w:sz w:val="24"/>
          <w:szCs w:val="24"/>
          <w:lang w:val="es-ES_tradnl"/>
        </w:rPr>
        <w:t>el presente</w:t>
      </w:r>
      <w:r w:rsidR="00B4309F" w:rsidRPr="00DC671C">
        <w:rPr>
          <w:rFonts w:ascii="Times New Roman" w:hAnsi="Times New Roman" w:cs="Times New Roman"/>
          <w:sz w:val="24"/>
          <w:szCs w:val="24"/>
          <w:lang w:val="es-ES_tradnl"/>
        </w:rPr>
        <w:t xml:space="preserve"> proyecto</w:t>
      </w:r>
      <w:r w:rsidR="00313EA6" w:rsidRPr="00DC671C">
        <w:rPr>
          <w:rFonts w:ascii="Times New Roman" w:hAnsi="Times New Roman" w:cs="Times New Roman"/>
          <w:sz w:val="24"/>
          <w:szCs w:val="24"/>
          <w:lang w:val="es-ES_tradnl"/>
        </w:rPr>
        <w:t>.</w:t>
      </w:r>
    </w:p>
    <w:p w14:paraId="23587D87" w14:textId="53D1853F" w:rsidR="0074139A" w:rsidRPr="006E092D" w:rsidRDefault="0074139A" w:rsidP="000E6FC8">
      <w:pPr>
        <w:pStyle w:val="Tablas"/>
        <w:rPr>
          <w:i/>
          <w:iCs/>
        </w:rPr>
      </w:pPr>
      <w:bookmarkStart w:id="13" w:name="_Ref90283438"/>
      <w:bookmarkStart w:id="14" w:name="_Toc94028554"/>
      <w:bookmarkStart w:id="15" w:name="_Toc94033210"/>
      <w:r w:rsidRPr="006E092D">
        <w:t xml:space="preserve">Tabla </w:t>
      </w:r>
      <w:fldSimple w:instr=" SEQ Tabla \* ARABIC ">
        <w:r w:rsidR="00A55E47">
          <w:rPr>
            <w:noProof/>
          </w:rPr>
          <w:t>1</w:t>
        </w:r>
      </w:fldSimple>
      <w:bookmarkEnd w:id="13"/>
      <w:r w:rsidRPr="006E092D">
        <w:t>: Estimación inicial</w:t>
      </w:r>
      <w:r w:rsidRPr="006E092D">
        <w:rPr>
          <w:noProof/>
        </w:rPr>
        <w:t xml:space="preserve"> del plan de trabajo</w:t>
      </w:r>
      <w:bookmarkEnd w:id="14"/>
      <w:bookmarkEnd w:id="15"/>
    </w:p>
    <w:tbl>
      <w:tblPr>
        <w:tblStyle w:val="Tablaconcuadrcula"/>
        <w:tblW w:w="0" w:type="auto"/>
        <w:jc w:val="center"/>
        <w:tblLook w:val="04A0" w:firstRow="1" w:lastRow="0" w:firstColumn="1" w:lastColumn="0" w:noHBand="0" w:noVBand="1"/>
      </w:tblPr>
      <w:tblGrid>
        <w:gridCol w:w="2470"/>
        <w:gridCol w:w="3261"/>
        <w:gridCol w:w="2969"/>
      </w:tblGrid>
      <w:tr w:rsidR="00632A04" w:rsidRPr="00DC671C" w14:paraId="4E773248" w14:textId="77777777" w:rsidTr="00AC2FFE">
        <w:trPr>
          <w:jc w:val="center"/>
        </w:trPr>
        <w:tc>
          <w:tcPr>
            <w:tcW w:w="2470" w:type="dxa"/>
            <w:shd w:val="clear" w:color="auto" w:fill="FFD966" w:themeFill="accent4" w:themeFillTint="99"/>
          </w:tcPr>
          <w:p w14:paraId="57ABBE56" w14:textId="1EB1C2C3" w:rsidR="00F25537" w:rsidRPr="00AC2FFE" w:rsidRDefault="00F25537" w:rsidP="00AC2FFE">
            <w:pPr>
              <w:jc w:val="center"/>
              <w:rPr>
                <w:rFonts w:ascii="Times New Roman" w:hAnsi="Times New Roman" w:cs="Times New Roman"/>
                <w:b/>
                <w:bCs/>
                <w:sz w:val="20"/>
                <w:szCs w:val="20"/>
                <w:lang w:val="es-ES_tradnl"/>
              </w:rPr>
            </w:pPr>
            <w:r w:rsidRPr="00AC2FFE">
              <w:rPr>
                <w:rFonts w:ascii="Times New Roman" w:hAnsi="Times New Roman" w:cs="Times New Roman"/>
                <w:b/>
                <w:bCs/>
                <w:sz w:val="20"/>
                <w:szCs w:val="20"/>
                <w:lang w:val="es-ES_tradnl"/>
              </w:rPr>
              <w:t>Fases</w:t>
            </w:r>
          </w:p>
        </w:tc>
        <w:tc>
          <w:tcPr>
            <w:tcW w:w="3261" w:type="dxa"/>
            <w:shd w:val="clear" w:color="auto" w:fill="FFD966" w:themeFill="accent4" w:themeFillTint="99"/>
          </w:tcPr>
          <w:p w14:paraId="72B1E09A" w14:textId="198810BD" w:rsidR="00F25537" w:rsidRPr="00AC2FFE" w:rsidRDefault="00F25537" w:rsidP="00AC2FFE">
            <w:pPr>
              <w:jc w:val="center"/>
              <w:rPr>
                <w:rFonts w:ascii="Times New Roman" w:hAnsi="Times New Roman" w:cs="Times New Roman"/>
                <w:b/>
                <w:bCs/>
                <w:sz w:val="20"/>
                <w:szCs w:val="20"/>
                <w:lang w:val="es-ES_tradnl"/>
              </w:rPr>
            </w:pPr>
            <w:r w:rsidRPr="00AC2FFE">
              <w:rPr>
                <w:rFonts w:ascii="Times New Roman" w:hAnsi="Times New Roman" w:cs="Times New Roman"/>
                <w:b/>
                <w:bCs/>
                <w:sz w:val="20"/>
                <w:szCs w:val="20"/>
                <w:lang w:val="es-ES_tradnl"/>
              </w:rPr>
              <w:t>Duración estimada (horas): ADE</w:t>
            </w:r>
          </w:p>
        </w:tc>
        <w:tc>
          <w:tcPr>
            <w:tcW w:w="2969" w:type="dxa"/>
            <w:shd w:val="clear" w:color="auto" w:fill="FFD966" w:themeFill="accent4" w:themeFillTint="99"/>
          </w:tcPr>
          <w:p w14:paraId="2D025B59" w14:textId="1D6A8A01" w:rsidR="00F25537" w:rsidRPr="00AC2FFE" w:rsidRDefault="00F25537" w:rsidP="00AC2FFE">
            <w:pPr>
              <w:jc w:val="center"/>
              <w:rPr>
                <w:rFonts w:ascii="Times New Roman" w:hAnsi="Times New Roman" w:cs="Times New Roman"/>
                <w:b/>
                <w:bCs/>
                <w:sz w:val="20"/>
                <w:szCs w:val="20"/>
                <w:lang w:val="es-ES_tradnl"/>
              </w:rPr>
            </w:pPr>
            <w:r w:rsidRPr="00AC2FFE">
              <w:rPr>
                <w:rFonts w:ascii="Times New Roman" w:hAnsi="Times New Roman" w:cs="Times New Roman"/>
                <w:b/>
                <w:bCs/>
                <w:sz w:val="20"/>
                <w:szCs w:val="20"/>
                <w:lang w:val="es-ES_tradnl"/>
              </w:rPr>
              <w:t>Duración estimada (horas): II</w:t>
            </w:r>
          </w:p>
        </w:tc>
      </w:tr>
      <w:tr w:rsidR="00632A04" w:rsidRPr="00DC671C" w14:paraId="5188E227" w14:textId="77777777" w:rsidTr="00350D83">
        <w:trPr>
          <w:jc w:val="center"/>
        </w:trPr>
        <w:tc>
          <w:tcPr>
            <w:tcW w:w="2470" w:type="dxa"/>
            <w:shd w:val="clear" w:color="auto" w:fill="DEEAF6" w:themeFill="accent5" w:themeFillTint="33"/>
          </w:tcPr>
          <w:p w14:paraId="4DD0E2E6" w14:textId="395B80A7" w:rsidR="00F25537" w:rsidRPr="00350D83" w:rsidRDefault="00F25537" w:rsidP="00AC2FFE">
            <w:pPr>
              <w:jc w:val="center"/>
              <w:rPr>
                <w:rFonts w:ascii="Times New Roman" w:hAnsi="Times New Roman" w:cs="Times New Roman"/>
                <w:sz w:val="20"/>
                <w:szCs w:val="20"/>
                <w:lang w:val="es-ES_tradnl"/>
              </w:rPr>
            </w:pPr>
            <w:r w:rsidRPr="00350D83">
              <w:rPr>
                <w:rFonts w:ascii="Times New Roman" w:hAnsi="Times New Roman" w:cs="Times New Roman"/>
                <w:sz w:val="20"/>
                <w:szCs w:val="20"/>
                <w:lang w:val="es-ES_tradnl"/>
              </w:rPr>
              <w:t>Comprensión del negocio</w:t>
            </w:r>
          </w:p>
        </w:tc>
        <w:tc>
          <w:tcPr>
            <w:tcW w:w="3261" w:type="dxa"/>
          </w:tcPr>
          <w:p w14:paraId="619D7D3A" w14:textId="23E9BF85" w:rsidR="00F25537" w:rsidRPr="00AC2FFE" w:rsidRDefault="00632A04" w:rsidP="00AC2FFE">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80</w:t>
            </w:r>
          </w:p>
        </w:tc>
        <w:tc>
          <w:tcPr>
            <w:tcW w:w="2969" w:type="dxa"/>
          </w:tcPr>
          <w:p w14:paraId="71D9F495" w14:textId="14308904" w:rsidR="00F25537" w:rsidRPr="00AC2FFE" w:rsidRDefault="00632A04" w:rsidP="00AC2FFE">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20</w:t>
            </w:r>
          </w:p>
        </w:tc>
      </w:tr>
      <w:tr w:rsidR="00632A04" w:rsidRPr="00DC671C" w14:paraId="4765AC73" w14:textId="77777777" w:rsidTr="00350D83">
        <w:trPr>
          <w:jc w:val="center"/>
        </w:trPr>
        <w:tc>
          <w:tcPr>
            <w:tcW w:w="2470" w:type="dxa"/>
            <w:shd w:val="clear" w:color="auto" w:fill="DEEAF6" w:themeFill="accent5" w:themeFillTint="33"/>
          </w:tcPr>
          <w:p w14:paraId="418F462C" w14:textId="29B91B66" w:rsidR="00632A04" w:rsidRPr="00350D83" w:rsidRDefault="00632A04" w:rsidP="00AC2FFE">
            <w:pPr>
              <w:jc w:val="center"/>
              <w:rPr>
                <w:rFonts w:ascii="Times New Roman" w:hAnsi="Times New Roman" w:cs="Times New Roman"/>
                <w:sz w:val="20"/>
                <w:szCs w:val="20"/>
                <w:lang w:val="es-ES_tradnl"/>
              </w:rPr>
            </w:pPr>
            <w:r w:rsidRPr="00350D83">
              <w:rPr>
                <w:rFonts w:ascii="Times New Roman" w:hAnsi="Times New Roman" w:cs="Times New Roman"/>
                <w:sz w:val="20"/>
                <w:szCs w:val="20"/>
                <w:lang w:val="es-ES_tradnl"/>
              </w:rPr>
              <w:t>Comprensión de los datos</w:t>
            </w:r>
          </w:p>
        </w:tc>
        <w:tc>
          <w:tcPr>
            <w:tcW w:w="3261" w:type="dxa"/>
          </w:tcPr>
          <w:p w14:paraId="3083E55F" w14:textId="25051228" w:rsidR="00632A04" w:rsidRPr="00AC2FFE" w:rsidRDefault="00632A04" w:rsidP="00AC2FFE">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5</w:t>
            </w:r>
          </w:p>
        </w:tc>
        <w:tc>
          <w:tcPr>
            <w:tcW w:w="2969" w:type="dxa"/>
          </w:tcPr>
          <w:p w14:paraId="4F0329C1" w14:textId="4E9648BF" w:rsidR="00632A04" w:rsidRPr="00AC2FFE" w:rsidRDefault="00632A04" w:rsidP="00AC2FFE">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5</w:t>
            </w:r>
          </w:p>
        </w:tc>
      </w:tr>
      <w:tr w:rsidR="00632A04" w:rsidRPr="00DC671C" w14:paraId="004201F6" w14:textId="77777777" w:rsidTr="00350D83">
        <w:trPr>
          <w:jc w:val="center"/>
        </w:trPr>
        <w:tc>
          <w:tcPr>
            <w:tcW w:w="2470" w:type="dxa"/>
            <w:shd w:val="clear" w:color="auto" w:fill="DEEAF6" w:themeFill="accent5" w:themeFillTint="33"/>
          </w:tcPr>
          <w:p w14:paraId="0F2DDF49" w14:textId="61587264" w:rsidR="00632A04" w:rsidRPr="00350D83" w:rsidRDefault="00632A04" w:rsidP="00AC2FFE">
            <w:pPr>
              <w:jc w:val="center"/>
              <w:rPr>
                <w:rFonts w:ascii="Times New Roman" w:hAnsi="Times New Roman" w:cs="Times New Roman"/>
                <w:sz w:val="20"/>
                <w:szCs w:val="20"/>
                <w:lang w:val="es-ES_tradnl"/>
              </w:rPr>
            </w:pPr>
            <w:r w:rsidRPr="00350D83">
              <w:rPr>
                <w:rFonts w:ascii="Times New Roman" w:hAnsi="Times New Roman" w:cs="Times New Roman"/>
                <w:sz w:val="20"/>
                <w:szCs w:val="20"/>
                <w:lang w:val="es-ES_tradnl"/>
              </w:rPr>
              <w:t>Preparación de los datos</w:t>
            </w:r>
          </w:p>
        </w:tc>
        <w:tc>
          <w:tcPr>
            <w:tcW w:w="3261" w:type="dxa"/>
          </w:tcPr>
          <w:p w14:paraId="6DDBA306" w14:textId="76719469" w:rsidR="00632A04" w:rsidRPr="00AC2FFE" w:rsidRDefault="00632A04" w:rsidP="00AC2FFE">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5</w:t>
            </w:r>
          </w:p>
        </w:tc>
        <w:tc>
          <w:tcPr>
            <w:tcW w:w="2969" w:type="dxa"/>
          </w:tcPr>
          <w:p w14:paraId="1E09FD2A" w14:textId="7E5775DA" w:rsidR="00632A04" w:rsidRPr="00AC2FFE" w:rsidRDefault="00632A04" w:rsidP="00AC2FFE">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5</w:t>
            </w:r>
          </w:p>
        </w:tc>
      </w:tr>
      <w:tr w:rsidR="00632A04" w:rsidRPr="00DC671C" w14:paraId="4E8BFD21" w14:textId="77777777" w:rsidTr="00350D83">
        <w:trPr>
          <w:jc w:val="center"/>
        </w:trPr>
        <w:tc>
          <w:tcPr>
            <w:tcW w:w="2470" w:type="dxa"/>
            <w:shd w:val="clear" w:color="auto" w:fill="DEEAF6" w:themeFill="accent5" w:themeFillTint="33"/>
          </w:tcPr>
          <w:p w14:paraId="61F05D5E" w14:textId="042E0961" w:rsidR="00632A04" w:rsidRPr="00350D83" w:rsidRDefault="00632A04" w:rsidP="00AC2FFE">
            <w:pPr>
              <w:jc w:val="center"/>
              <w:rPr>
                <w:rFonts w:ascii="Times New Roman" w:hAnsi="Times New Roman" w:cs="Times New Roman"/>
                <w:sz w:val="20"/>
                <w:szCs w:val="20"/>
                <w:lang w:val="es-ES_tradnl"/>
              </w:rPr>
            </w:pPr>
            <w:r w:rsidRPr="00350D83">
              <w:rPr>
                <w:rFonts w:ascii="Times New Roman" w:hAnsi="Times New Roman" w:cs="Times New Roman"/>
                <w:sz w:val="20"/>
                <w:szCs w:val="20"/>
                <w:lang w:val="es-ES_tradnl"/>
              </w:rPr>
              <w:t>Modelado</w:t>
            </w:r>
          </w:p>
        </w:tc>
        <w:tc>
          <w:tcPr>
            <w:tcW w:w="3261" w:type="dxa"/>
          </w:tcPr>
          <w:p w14:paraId="5D3ADC34" w14:textId="5331FF01" w:rsidR="00632A04" w:rsidRPr="00AC2FFE" w:rsidRDefault="00632A04" w:rsidP="00AC2FFE">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20</w:t>
            </w:r>
          </w:p>
        </w:tc>
        <w:tc>
          <w:tcPr>
            <w:tcW w:w="2969" w:type="dxa"/>
          </w:tcPr>
          <w:p w14:paraId="361E96CD" w14:textId="5BA7B8A9" w:rsidR="00632A04" w:rsidRPr="00AC2FFE" w:rsidRDefault="00632A04" w:rsidP="00AC2FFE">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80</w:t>
            </w:r>
          </w:p>
        </w:tc>
      </w:tr>
      <w:tr w:rsidR="00632A04" w:rsidRPr="00DC671C" w14:paraId="2C69516B" w14:textId="77777777" w:rsidTr="00350D83">
        <w:trPr>
          <w:jc w:val="center"/>
        </w:trPr>
        <w:tc>
          <w:tcPr>
            <w:tcW w:w="2470" w:type="dxa"/>
            <w:shd w:val="clear" w:color="auto" w:fill="DEEAF6" w:themeFill="accent5" w:themeFillTint="33"/>
          </w:tcPr>
          <w:p w14:paraId="6B7ABFD7" w14:textId="0FC72859" w:rsidR="00632A04" w:rsidRPr="00350D83" w:rsidRDefault="00632A04" w:rsidP="00AC2FFE">
            <w:pPr>
              <w:jc w:val="center"/>
              <w:rPr>
                <w:rFonts w:ascii="Times New Roman" w:hAnsi="Times New Roman" w:cs="Times New Roman"/>
                <w:sz w:val="20"/>
                <w:szCs w:val="20"/>
                <w:lang w:val="es-ES_tradnl"/>
              </w:rPr>
            </w:pPr>
            <w:r w:rsidRPr="00350D83">
              <w:rPr>
                <w:rFonts w:ascii="Times New Roman" w:hAnsi="Times New Roman" w:cs="Times New Roman"/>
                <w:sz w:val="20"/>
                <w:szCs w:val="20"/>
                <w:lang w:val="es-ES_tradnl"/>
              </w:rPr>
              <w:t>Evaluación</w:t>
            </w:r>
          </w:p>
        </w:tc>
        <w:tc>
          <w:tcPr>
            <w:tcW w:w="3261" w:type="dxa"/>
          </w:tcPr>
          <w:p w14:paraId="5F1E87AD" w14:textId="37DE35CB" w:rsidR="00632A04" w:rsidRPr="00AC2FFE" w:rsidRDefault="00632A04" w:rsidP="00AC2FFE">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10</w:t>
            </w:r>
          </w:p>
        </w:tc>
        <w:tc>
          <w:tcPr>
            <w:tcW w:w="2969" w:type="dxa"/>
          </w:tcPr>
          <w:p w14:paraId="3147D955" w14:textId="590B98AF" w:rsidR="00632A04" w:rsidRPr="00AC2FFE" w:rsidRDefault="00632A04" w:rsidP="00AC2FFE">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10</w:t>
            </w:r>
          </w:p>
        </w:tc>
      </w:tr>
      <w:tr w:rsidR="00632A04" w:rsidRPr="00DC671C" w14:paraId="7055B37D" w14:textId="77777777" w:rsidTr="00350D83">
        <w:trPr>
          <w:jc w:val="center"/>
        </w:trPr>
        <w:tc>
          <w:tcPr>
            <w:tcW w:w="2470" w:type="dxa"/>
            <w:shd w:val="clear" w:color="auto" w:fill="DEEAF6" w:themeFill="accent5" w:themeFillTint="33"/>
          </w:tcPr>
          <w:p w14:paraId="4934FD66" w14:textId="7DE1FFCD" w:rsidR="00632A04" w:rsidRPr="00350D83" w:rsidRDefault="00632A04" w:rsidP="00AC2FFE">
            <w:pPr>
              <w:jc w:val="center"/>
              <w:rPr>
                <w:rFonts w:ascii="Times New Roman" w:hAnsi="Times New Roman" w:cs="Times New Roman"/>
                <w:sz w:val="20"/>
                <w:szCs w:val="20"/>
                <w:lang w:val="es-ES_tradnl"/>
              </w:rPr>
            </w:pPr>
            <w:r w:rsidRPr="00350D83">
              <w:rPr>
                <w:rFonts w:ascii="Times New Roman" w:hAnsi="Times New Roman" w:cs="Times New Roman"/>
                <w:sz w:val="20"/>
                <w:szCs w:val="20"/>
                <w:lang w:val="es-ES_tradnl"/>
              </w:rPr>
              <w:t>Despliegue</w:t>
            </w:r>
          </w:p>
        </w:tc>
        <w:tc>
          <w:tcPr>
            <w:tcW w:w="3261" w:type="dxa"/>
          </w:tcPr>
          <w:p w14:paraId="10EA1231" w14:textId="28671CAE" w:rsidR="00632A04" w:rsidRPr="00AC2FFE" w:rsidRDefault="00632A04" w:rsidP="00AC2FFE">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30</w:t>
            </w:r>
          </w:p>
        </w:tc>
        <w:tc>
          <w:tcPr>
            <w:tcW w:w="2969" w:type="dxa"/>
          </w:tcPr>
          <w:p w14:paraId="7EC896FF" w14:textId="77F707F3" w:rsidR="00632A04" w:rsidRPr="00AC2FFE" w:rsidRDefault="00632A04" w:rsidP="00AC2FFE">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30</w:t>
            </w:r>
          </w:p>
        </w:tc>
      </w:tr>
      <w:tr w:rsidR="00632A04" w:rsidRPr="00DC671C" w14:paraId="02C9994B" w14:textId="77777777" w:rsidTr="00350D83">
        <w:trPr>
          <w:jc w:val="center"/>
        </w:trPr>
        <w:tc>
          <w:tcPr>
            <w:tcW w:w="2470" w:type="dxa"/>
            <w:shd w:val="clear" w:color="auto" w:fill="DEEAF6" w:themeFill="accent5" w:themeFillTint="33"/>
          </w:tcPr>
          <w:p w14:paraId="659B059C" w14:textId="5384C283" w:rsidR="00632A04" w:rsidRPr="00350D83" w:rsidRDefault="00632A04" w:rsidP="00AC2FFE">
            <w:pPr>
              <w:jc w:val="center"/>
              <w:rPr>
                <w:rFonts w:ascii="Times New Roman" w:hAnsi="Times New Roman" w:cs="Times New Roman"/>
                <w:b/>
                <w:bCs/>
                <w:sz w:val="20"/>
                <w:szCs w:val="20"/>
                <w:lang w:val="es-ES_tradnl"/>
              </w:rPr>
            </w:pPr>
            <w:r w:rsidRPr="00350D83">
              <w:rPr>
                <w:rFonts w:ascii="Times New Roman" w:hAnsi="Times New Roman" w:cs="Times New Roman"/>
                <w:b/>
                <w:bCs/>
                <w:sz w:val="20"/>
                <w:szCs w:val="20"/>
                <w:lang w:val="es-ES_tradnl"/>
              </w:rPr>
              <w:t>Total</w:t>
            </w:r>
          </w:p>
        </w:tc>
        <w:tc>
          <w:tcPr>
            <w:tcW w:w="3261" w:type="dxa"/>
          </w:tcPr>
          <w:p w14:paraId="0733231E" w14:textId="0DE8C68A" w:rsidR="00632A04" w:rsidRPr="00AC2FFE" w:rsidRDefault="00632A04" w:rsidP="00AC2FFE">
            <w:pPr>
              <w:jc w:val="center"/>
              <w:rPr>
                <w:rFonts w:ascii="Times New Roman" w:hAnsi="Times New Roman" w:cs="Times New Roman"/>
                <w:b/>
                <w:bCs/>
                <w:sz w:val="20"/>
                <w:szCs w:val="20"/>
                <w:lang w:val="es-ES_tradnl"/>
              </w:rPr>
            </w:pPr>
            <w:r w:rsidRPr="00AC2FFE">
              <w:rPr>
                <w:rFonts w:ascii="Times New Roman" w:hAnsi="Times New Roman" w:cs="Times New Roman"/>
                <w:b/>
                <w:bCs/>
                <w:sz w:val="20"/>
                <w:szCs w:val="20"/>
                <w:lang w:val="es-ES_tradnl"/>
              </w:rPr>
              <w:t>150</w:t>
            </w:r>
          </w:p>
        </w:tc>
        <w:tc>
          <w:tcPr>
            <w:tcW w:w="2969" w:type="dxa"/>
          </w:tcPr>
          <w:p w14:paraId="4FD6E986" w14:textId="070A76CF" w:rsidR="00632A04" w:rsidRPr="00AC2FFE" w:rsidRDefault="00632A04" w:rsidP="00AC2FFE">
            <w:pPr>
              <w:keepNext/>
              <w:jc w:val="center"/>
              <w:rPr>
                <w:rFonts w:ascii="Times New Roman" w:hAnsi="Times New Roman" w:cs="Times New Roman"/>
                <w:b/>
                <w:bCs/>
                <w:sz w:val="20"/>
                <w:szCs w:val="20"/>
                <w:lang w:val="es-ES_tradnl"/>
              </w:rPr>
            </w:pPr>
            <w:r w:rsidRPr="00AC2FFE">
              <w:rPr>
                <w:rFonts w:ascii="Times New Roman" w:hAnsi="Times New Roman" w:cs="Times New Roman"/>
                <w:b/>
                <w:bCs/>
                <w:sz w:val="20"/>
                <w:szCs w:val="20"/>
                <w:lang w:val="es-ES_tradnl"/>
              </w:rPr>
              <w:t>150</w:t>
            </w:r>
          </w:p>
        </w:tc>
      </w:tr>
    </w:tbl>
    <w:p w14:paraId="42892868" w14:textId="72EAC36E" w:rsidR="00F25537" w:rsidRPr="00866EA3" w:rsidRDefault="0074139A" w:rsidP="008104C9">
      <w:pPr>
        <w:pStyle w:val="Descripcin"/>
        <w:spacing w:after="180"/>
        <w:jc w:val="center"/>
        <w:rPr>
          <w:rFonts w:ascii="Times New Roman" w:hAnsi="Times New Roman" w:cs="Times New Roman"/>
          <w:i w:val="0"/>
          <w:iCs w:val="0"/>
          <w:color w:val="auto"/>
          <w:sz w:val="16"/>
          <w:szCs w:val="16"/>
        </w:rPr>
      </w:pPr>
      <w:bookmarkStart w:id="16" w:name="_Toc94028555"/>
      <w:r w:rsidRPr="00866EA3">
        <w:rPr>
          <w:rFonts w:ascii="Times New Roman" w:hAnsi="Times New Roman" w:cs="Times New Roman"/>
          <w:i w:val="0"/>
          <w:iCs w:val="0"/>
          <w:color w:val="auto"/>
          <w:sz w:val="16"/>
          <w:szCs w:val="16"/>
        </w:rPr>
        <w:t>Fuente: Elaboración propia del autor</w:t>
      </w:r>
      <w:bookmarkEnd w:id="16"/>
    </w:p>
    <w:p w14:paraId="3113A6F7" w14:textId="6D0BB49F" w:rsidR="00350D83" w:rsidRPr="00350D83" w:rsidRDefault="00B67A02" w:rsidP="00350D83">
      <w:pPr>
        <w:spacing w:after="180" w:line="360" w:lineRule="auto"/>
        <w:jc w:val="both"/>
        <w:rPr>
          <w:rFonts w:ascii="Times New Roman" w:hAnsi="Times New Roman" w:cs="Times New Roman"/>
          <w:sz w:val="24"/>
          <w:szCs w:val="24"/>
          <w:lang w:val="es-ES_tradnl"/>
        </w:rPr>
      </w:pPr>
      <w:r w:rsidRPr="00B67A02">
        <w:rPr>
          <w:rFonts w:ascii="Times New Roman" w:hAnsi="Times New Roman" w:cs="Times New Roman"/>
          <w:sz w:val="24"/>
          <w:szCs w:val="24"/>
          <w:lang w:val="es-ES_tradnl"/>
        </w:rPr>
        <w:t>Si</w:t>
      </w:r>
      <w:r>
        <w:rPr>
          <w:rFonts w:ascii="Times New Roman" w:hAnsi="Times New Roman" w:cs="Times New Roman"/>
          <w:sz w:val="24"/>
          <w:szCs w:val="24"/>
          <w:lang w:val="es-ES_tradnl"/>
        </w:rPr>
        <w:t xml:space="preserve">n embargo, a pesar de una planificación inicial rigurosa finalmente se han necesitado aproximadamente 25 horas </w:t>
      </w:r>
      <w:r w:rsidR="00736B78">
        <w:rPr>
          <w:rFonts w:ascii="Times New Roman" w:hAnsi="Times New Roman" w:cs="Times New Roman"/>
          <w:sz w:val="24"/>
          <w:szCs w:val="24"/>
          <w:lang w:val="es-ES_tradnl"/>
        </w:rPr>
        <w:t>adicionales</w:t>
      </w:r>
      <w:r>
        <w:rPr>
          <w:rFonts w:ascii="Times New Roman" w:hAnsi="Times New Roman" w:cs="Times New Roman"/>
          <w:sz w:val="24"/>
          <w:szCs w:val="24"/>
          <w:lang w:val="es-ES_tradnl"/>
        </w:rPr>
        <w:t xml:space="preserve"> para la finalización del proyecto </w:t>
      </w:r>
      <w:r w:rsidR="00676FDC">
        <w:rPr>
          <w:rFonts w:ascii="Times New Roman" w:hAnsi="Times New Roman" w:cs="Times New Roman"/>
          <w:sz w:val="24"/>
          <w:szCs w:val="24"/>
          <w:lang w:val="es-ES_tradnl"/>
        </w:rPr>
        <w:t>(</w:t>
      </w:r>
      <w:r w:rsidR="00676FDC" w:rsidRPr="00676FDC">
        <w:rPr>
          <w:rFonts w:ascii="Times New Roman" w:hAnsi="Times New Roman" w:cs="Times New Roman"/>
          <w:color w:val="2E74B5" w:themeColor="accent5" w:themeShade="BF"/>
          <w:sz w:val="24"/>
          <w:szCs w:val="24"/>
          <w:u w:val="single"/>
          <w:lang w:val="es-ES_tradnl"/>
        </w:rPr>
        <w:fldChar w:fldCharType="begin"/>
      </w:r>
      <w:r w:rsidR="00676FDC" w:rsidRPr="00676FDC">
        <w:rPr>
          <w:rFonts w:ascii="Times New Roman" w:hAnsi="Times New Roman" w:cs="Times New Roman"/>
          <w:color w:val="2E74B5" w:themeColor="accent5" w:themeShade="BF"/>
          <w:sz w:val="24"/>
          <w:szCs w:val="24"/>
          <w:u w:val="single"/>
          <w:lang w:val="es-ES_tradnl"/>
        </w:rPr>
        <w:instrText xml:space="preserve"> REF _Ref93790922 \h  \* MERGEFORMAT </w:instrText>
      </w:r>
      <w:r w:rsidR="00676FDC" w:rsidRPr="00676FDC">
        <w:rPr>
          <w:rFonts w:ascii="Times New Roman" w:hAnsi="Times New Roman" w:cs="Times New Roman"/>
          <w:color w:val="2E74B5" w:themeColor="accent5" w:themeShade="BF"/>
          <w:sz w:val="24"/>
          <w:szCs w:val="24"/>
          <w:u w:val="single"/>
          <w:lang w:val="es-ES_tradnl"/>
        </w:rPr>
      </w:r>
      <w:r w:rsidR="00676FDC" w:rsidRPr="00676FDC">
        <w:rPr>
          <w:rFonts w:ascii="Times New Roman" w:hAnsi="Times New Roman" w:cs="Times New Roman"/>
          <w:color w:val="2E74B5" w:themeColor="accent5" w:themeShade="BF"/>
          <w:sz w:val="24"/>
          <w:szCs w:val="24"/>
          <w:u w:val="single"/>
          <w:lang w:val="es-ES_tradnl"/>
        </w:rPr>
        <w:fldChar w:fldCharType="separate"/>
      </w:r>
      <w:ins w:id="17" w:author="sumit kumar" w:date="2022-01-28T00:52:00Z">
        <w:r w:rsidR="00A55E47" w:rsidRPr="00A55E47">
          <w:rPr>
            <w:rFonts w:ascii="Times New Roman" w:hAnsi="Times New Roman" w:cs="Times New Roman"/>
            <w:color w:val="2E74B5" w:themeColor="accent5" w:themeShade="BF"/>
            <w:sz w:val="24"/>
            <w:szCs w:val="24"/>
            <w:u w:val="single"/>
            <w:rPrChange w:id="18" w:author="sumit kumar" w:date="2022-01-28T00:52:00Z">
              <w:rPr/>
            </w:rPrChange>
          </w:rPr>
          <w:t xml:space="preserve">Tabla </w:t>
        </w:r>
        <w:r w:rsidR="00A55E47" w:rsidRPr="00A55E47">
          <w:rPr>
            <w:rFonts w:ascii="Times New Roman" w:hAnsi="Times New Roman" w:cs="Times New Roman"/>
            <w:noProof/>
            <w:color w:val="2E74B5" w:themeColor="accent5" w:themeShade="BF"/>
            <w:sz w:val="24"/>
            <w:szCs w:val="24"/>
            <w:u w:val="single"/>
            <w:rPrChange w:id="19" w:author="sumit kumar" w:date="2022-01-28T00:52:00Z">
              <w:rPr>
                <w:noProof/>
              </w:rPr>
            </w:rPrChange>
          </w:rPr>
          <w:t>2</w:t>
        </w:r>
      </w:ins>
      <w:del w:id="20"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Tabla </w:delText>
        </w:r>
        <w:r w:rsidR="00614ADD" w:rsidRPr="00614ADD" w:rsidDel="00A55E47">
          <w:rPr>
            <w:rFonts w:ascii="Times New Roman" w:hAnsi="Times New Roman" w:cs="Times New Roman"/>
            <w:noProof/>
            <w:color w:val="2E74B5" w:themeColor="accent5" w:themeShade="BF"/>
            <w:sz w:val="24"/>
            <w:szCs w:val="24"/>
            <w:u w:val="single"/>
          </w:rPr>
          <w:delText>2</w:delText>
        </w:r>
      </w:del>
      <w:r w:rsidR="00676FDC" w:rsidRPr="00676FDC">
        <w:rPr>
          <w:rFonts w:ascii="Times New Roman" w:hAnsi="Times New Roman" w:cs="Times New Roman"/>
          <w:color w:val="2E74B5" w:themeColor="accent5" w:themeShade="BF"/>
          <w:sz w:val="24"/>
          <w:szCs w:val="24"/>
          <w:u w:val="single"/>
          <w:lang w:val="es-ES_tradnl"/>
        </w:rPr>
        <w:fldChar w:fldCharType="end"/>
      </w:r>
      <w:r>
        <w:rPr>
          <w:rFonts w:ascii="Times New Roman" w:hAnsi="Times New Roman" w:cs="Times New Roman"/>
          <w:sz w:val="24"/>
          <w:szCs w:val="24"/>
          <w:lang w:val="es-ES_tradnl"/>
        </w:rPr>
        <w:t>)</w:t>
      </w:r>
      <w:r w:rsidR="008A7E5D">
        <w:rPr>
          <w:rFonts w:ascii="Times New Roman" w:hAnsi="Times New Roman" w:cs="Times New Roman"/>
          <w:sz w:val="24"/>
          <w:szCs w:val="24"/>
          <w:lang w:val="es-ES_tradnl"/>
        </w:rPr>
        <w:t xml:space="preserve">. Esto se debe al tiempo extra consumido en las fases de comprensión y preparación de los datos, así como en </w:t>
      </w:r>
      <w:r w:rsidR="003D7AE7">
        <w:rPr>
          <w:rFonts w:ascii="Times New Roman" w:hAnsi="Times New Roman" w:cs="Times New Roman"/>
          <w:sz w:val="24"/>
          <w:szCs w:val="24"/>
          <w:lang w:val="es-ES_tradnl"/>
        </w:rPr>
        <w:t xml:space="preserve">el </w:t>
      </w:r>
      <w:r w:rsidR="008A7E5D">
        <w:rPr>
          <w:rFonts w:ascii="Times New Roman" w:hAnsi="Times New Roman" w:cs="Times New Roman"/>
          <w:sz w:val="24"/>
          <w:szCs w:val="24"/>
          <w:lang w:val="es-ES_tradnl"/>
        </w:rPr>
        <w:t xml:space="preserve">despliegue </w:t>
      </w:r>
      <w:r w:rsidR="003D7AE7">
        <w:rPr>
          <w:rFonts w:ascii="Times New Roman" w:hAnsi="Times New Roman" w:cs="Times New Roman"/>
          <w:sz w:val="24"/>
          <w:szCs w:val="24"/>
          <w:lang w:val="es-ES_tradnl"/>
        </w:rPr>
        <w:t xml:space="preserve">final </w:t>
      </w:r>
      <w:r w:rsidR="008A7E5D">
        <w:rPr>
          <w:rFonts w:ascii="Times New Roman" w:hAnsi="Times New Roman" w:cs="Times New Roman"/>
          <w:sz w:val="24"/>
          <w:szCs w:val="24"/>
          <w:lang w:val="es-ES_tradnl"/>
        </w:rPr>
        <w:t>del proyecto.</w:t>
      </w:r>
    </w:p>
    <w:p w14:paraId="17203AB9" w14:textId="3637F3AB" w:rsidR="00350D83" w:rsidRPr="00350D83" w:rsidRDefault="00350D83" w:rsidP="000E6FC8">
      <w:pPr>
        <w:pStyle w:val="Tablas"/>
      </w:pPr>
      <w:bookmarkStart w:id="21" w:name="_Ref93790922"/>
      <w:bookmarkStart w:id="22" w:name="_Toc94028556"/>
      <w:bookmarkStart w:id="23" w:name="_Toc94033211"/>
      <w:r w:rsidRPr="00350D83">
        <w:t xml:space="preserve">Tabla </w:t>
      </w:r>
      <w:fldSimple w:instr=" SEQ Tabla \* ARABIC ">
        <w:r w:rsidR="00A55E47">
          <w:rPr>
            <w:noProof/>
          </w:rPr>
          <w:t>2</w:t>
        </w:r>
      </w:fldSimple>
      <w:bookmarkEnd w:id="21"/>
      <w:r w:rsidRPr="00350D83">
        <w:t>: Horas reales consumidas</w:t>
      </w:r>
      <w:bookmarkEnd w:id="22"/>
      <w:bookmarkEnd w:id="23"/>
    </w:p>
    <w:tbl>
      <w:tblPr>
        <w:tblStyle w:val="Tablaconcuadrcula"/>
        <w:tblW w:w="0" w:type="auto"/>
        <w:jc w:val="center"/>
        <w:tblLook w:val="04A0" w:firstRow="1" w:lastRow="0" w:firstColumn="1" w:lastColumn="0" w:noHBand="0" w:noVBand="1"/>
      </w:tblPr>
      <w:tblGrid>
        <w:gridCol w:w="2470"/>
        <w:gridCol w:w="3261"/>
        <w:gridCol w:w="2969"/>
      </w:tblGrid>
      <w:tr w:rsidR="00350D83" w:rsidRPr="00DC671C" w14:paraId="2FE2193B" w14:textId="77777777" w:rsidTr="00517B89">
        <w:trPr>
          <w:jc w:val="center"/>
        </w:trPr>
        <w:tc>
          <w:tcPr>
            <w:tcW w:w="2470" w:type="dxa"/>
            <w:shd w:val="clear" w:color="auto" w:fill="FFD966" w:themeFill="accent4" w:themeFillTint="99"/>
          </w:tcPr>
          <w:p w14:paraId="59F91551" w14:textId="77777777" w:rsidR="00350D83" w:rsidRPr="00AC2FFE" w:rsidRDefault="00350D83" w:rsidP="00517B89">
            <w:pPr>
              <w:jc w:val="center"/>
              <w:rPr>
                <w:rFonts w:ascii="Times New Roman" w:hAnsi="Times New Roman" w:cs="Times New Roman"/>
                <w:b/>
                <w:bCs/>
                <w:sz w:val="20"/>
                <w:szCs w:val="20"/>
                <w:lang w:val="es-ES_tradnl"/>
              </w:rPr>
            </w:pPr>
            <w:r w:rsidRPr="00AC2FFE">
              <w:rPr>
                <w:rFonts w:ascii="Times New Roman" w:hAnsi="Times New Roman" w:cs="Times New Roman"/>
                <w:b/>
                <w:bCs/>
                <w:sz w:val="20"/>
                <w:szCs w:val="20"/>
                <w:lang w:val="es-ES_tradnl"/>
              </w:rPr>
              <w:t>Fases</w:t>
            </w:r>
          </w:p>
        </w:tc>
        <w:tc>
          <w:tcPr>
            <w:tcW w:w="3261" w:type="dxa"/>
            <w:shd w:val="clear" w:color="auto" w:fill="FFD966" w:themeFill="accent4" w:themeFillTint="99"/>
          </w:tcPr>
          <w:p w14:paraId="43B3981F" w14:textId="77777777" w:rsidR="00350D83" w:rsidRPr="00AC2FFE" w:rsidRDefault="00350D83" w:rsidP="00517B89">
            <w:pPr>
              <w:jc w:val="center"/>
              <w:rPr>
                <w:rFonts w:ascii="Times New Roman" w:hAnsi="Times New Roman" w:cs="Times New Roman"/>
                <w:b/>
                <w:bCs/>
                <w:sz w:val="20"/>
                <w:szCs w:val="20"/>
                <w:lang w:val="es-ES_tradnl"/>
              </w:rPr>
            </w:pPr>
            <w:r w:rsidRPr="00AC2FFE">
              <w:rPr>
                <w:rFonts w:ascii="Times New Roman" w:hAnsi="Times New Roman" w:cs="Times New Roman"/>
                <w:b/>
                <w:bCs/>
                <w:sz w:val="20"/>
                <w:szCs w:val="20"/>
                <w:lang w:val="es-ES_tradnl"/>
              </w:rPr>
              <w:t>Duración estimada (horas): ADE</w:t>
            </w:r>
          </w:p>
        </w:tc>
        <w:tc>
          <w:tcPr>
            <w:tcW w:w="2969" w:type="dxa"/>
            <w:shd w:val="clear" w:color="auto" w:fill="FFD966" w:themeFill="accent4" w:themeFillTint="99"/>
          </w:tcPr>
          <w:p w14:paraId="5BDFB2FA" w14:textId="77777777" w:rsidR="00350D83" w:rsidRPr="00AC2FFE" w:rsidRDefault="00350D83" w:rsidP="00517B89">
            <w:pPr>
              <w:jc w:val="center"/>
              <w:rPr>
                <w:rFonts w:ascii="Times New Roman" w:hAnsi="Times New Roman" w:cs="Times New Roman"/>
                <w:b/>
                <w:bCs/>
                <w:sz w:val="20"/>
                <w:szCs w:val="20"/>
                <w:lang w:val="es-ES_tradnl"/>
              </w:rPr>
            </w:pPr>
            <w:r w:rsidRPr="00AC2FFE">
              <w:rPr>
                <w:rFonts w:ascii="Times New Roman" w:hAnsi="Times New Roman" w:cs="Times New Roman"/>
                <w:b/>
                <w:bCs/>
                <w:sz w:val="20"/>
                <w:szCs w:val="20"/>
                <w:lang w:val="es-ES_tradnl"/>
              </w:rPr>
              <w:t>Duración estimada (horas): II</w:t>
            </w:r>
          </w:p>
        </w:tc>
      </w:tr>
      <w:tr w:rsidR="00350D83" w:rsidRPr="00DC671C" w14:paraId="35A33039" w14:textId="77777777" w:rsidTr="00517B89">
        <w:trPr>
          <w:jc w:val="center"/>
        </w:trPr>
        <w:tc>
          <w:tcPr>
            <w:tcW w:w="2470" w:type="dxa"/>
            <w:shd w:val="clear" w:color="auto" w:fill="auto"/>
          </w:tcPr>
          <w:p w14:paraId="0FEEC24E" w14:textId="77777777" w:rsidR="00350D83" w:rsidRPr="00AC2FFE" w:rsidRDefault="00350D83" w:rsidP="00517B89">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Comprensión del negocio</w:t>
            </w:r>
          </w:p>
        </w:tc>
        <w:tc>
          <w:tcPr>
            <w:tcW w:w="3261" w:type="dxa"/>
          </w:tcPr>
          <w:p w14:paraId="55A0E3F4" w14:textId="77777777" w:rsidR="00350D83" w:rsidRPr="00AC2FFE" w:rsidRDefault="00350D83" w:rsidP="00517B89">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80</w:t>
            </w:r>
          </w:p>
        </w:tc>
        <w:tc>
          <w:tcPr>
            <w:tcW w:w="2969" w:type="dxa"/>
          </w:tcPr>
          <w:p w14:paraId="1855FBA2" w14:textId="77777777" w:rsidR="00350D83" w:rsidRPr="00AC2FFE" w:rsidRDefault="00350D83" w:rsidP="00517B89">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20</w:t>
            </w:r>
          </w:p>
        </w:tc>
      </w:tr>
      <w:tr w:rsidR="00350D83" w:rsidRPr="00DC671C" w14:paraId="26773E3A" w14:textId="77777777" w:rsidTr="00517B89">
        <w:trPr>
          <w:jc w:val="center"/>
        </w:trPr>
        <w:tc>
          <w:tcPr>
            <w:tcW w:w="2470" w:type="dxa"/>
            <w:shd w:val="clear" w:color="auto" w:fill="auto"/>
          </w:tcPr>
          <w:p w14:paraId="507DC14A" w14:textId="77777777" w:rsidR="00350D83" w:rsidRPr="00AC2FFE" w:rsidRDefault="00350D83" w:rsidP="00517B89">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Comprensión de los datos</w:t>
            </w:r>
          </w:p>
        </w:tc>
        <w:tc>
          <w:tcPr>
            <w:tcW w:w="3261" w:type="dxa"/>
          </w:tcPr>
          <w:p w14:paraId="036D11C6" w14:textId="77777777" w:rsidR="00350D83" w:rsidRPr="00AC2FFE" w:rsidRDefault="00350D83" w:rsidP="00517B89">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5</w:t>
            </w:r>
          </w:p>
        </w:tc>
        <w:tc>
          <w:tcPr>
            <w:tcW w:w="2969" w:type="dxa"/>
          </w:tcPr>
          <w:p w14:paraId="0A4F7CE6" w14:textId="2988445D" w:rsidR="00350D83" w:rsidRPr="00736B78" w:rsidRDefault="00736B78" w:rsidP="00517B89">
            <w:pPr>
              <w:jc w:val="center"/>
              <w:rPr>
                <w:rFonts w:ascii="Times New Roman" w:hAnsi="Times New Roman" w:cs="Times New Roman"/>
                <w:b/>
                <w:bCs/>
                <w:sz w:val="20"/>
                <w:szCs w:val="20"/>
                <w:lang w:val="es-ES_tradnl"/>
              </w:rPr>
            </w:pPr>
            <w:r w:rsidRPr="00736B78">
              <w:rPr>
                <w:rFonts w:ascii="Times New Roman" w:hAnsi="Times New Roman" w:cs="Times New Roman"/>
                <w:b/>
                <w:bCs/>
                <w:sz w:val="20"/>
                <w:szCs w:val="20"/>
                <w:lang w:val="es-ES_tradnl"/>
              </w:rPr>
              <w:t>5 + 10</w:t>
            </w:r>
          </w:p>
        </w:tc>
      </w:tr>
      <w:tr w:rsidR="00350D83" w:rsidRPr="00DC671C" w14:paraId="201D37A8" w14:textId="77777777" w:rsidTr="00517B89">
        <w:trPr>
          <w:jc w:val="center"/>
        </w:trPr>
        <w:tc>
          <w:tcPr>
            <w:tcW w:w="2470" w:type="dxa"/>
            <w:shd w:val="clear" w:color="auto" w:fill="auto"/>
          </w:tcPr>
          <w:p w14:paraId="479AF32A" w14:textId="77777777" w:rsidR="00350D83" w:rsidRPr="00AC2FFE" w:rsidRDefault="00350D83" w:rsidP="00517B89">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Preparación de los datos</w:t>
            </w:r>
          </w:p>
        </w:tc>
        <w:tc>
          <w:tcPr>
            <w:tcW w:w="3261" w:type="dxa"/>
          </w:tcPr>
          <w:p w14:paraId="1E6F5FA9" w14:textId="77777777" w:rsidR="00350D83" w:rsidRPr="00AC2FFE" w:rsidRDefault="00350D83" w:rsidP="00517B89">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5</w:t>
            </w:r>
          </w:p>
        </w:tc>
        <w:tc>
          <w:tcPr>
            <w:tcW w:w="2969" w:type="dxa"/>
          </w:tcPr>
          <w:p w14:paraId="31B5A239" w14:textId="2432E480" w:rsidR="00350D83" w:rsidRPr="00736B78" w:rsidRDefault="00350D83" w:rsidP="00517B89">
            <w:pPr>
              <w:jc w:val="center"/>
              <w:rPr>
                <w:rFonts w:ascii="Times New Roman" w:hAnsi="Times New Roman" w:cs="Times New Roman"/>
                <w:b/>
                <w:bCs/>
                <w:sz w:val="20"/>
                <w:szCs w:val="20"/>
                <w:lang w:val="es-ES_tradnl"/>
              </w:rPr>
            </w:pPr>
            <w:r w:rsidRPr="00736B78">
              <w:rPr>
                <w:rFonts w:ascii="Times New Roman" w:hAnsi="Times New Roman" w:cs="Times New Roman"/>
                <w:b/>
                <w:bCs/>
                <w:sz w:val="20"/>
                <w:szCs w:val="20"/>
                <w:lang w:val="es-ES_tradnl"/>
              </w:rPr>
              <w:t>5</w:t>
            </w:r>
            <w:r w:rsidR="00736B78" w:rsidRPr="00736B78">
              <w:rPr>
                <w:rFonts w:ascii="Times New Roman" w:hAnsi="Times New Roman" w:cs="Times New Roman"/>
                <w:b/>
                <w:bCs/>
                <w:sz w:val="20"/>
                <w:szCs w:val="20"/>
                <w:lang w:val="es-ES_tradnl"/>
              </w:rPr>
              <w:t xml:space="preserve"> + 10</w:t>
            </w:r>
          </w:p>
        </w:tc>
      </w:tr>
      <w:tr w:rsidR="00350D83" w:rsidRPr="00DC671C" w14:paraId="72114D0B" w14:textId="77777777" w:rsidTr="00517B89">
        <w:trPr>
          <w:jc w:val="center"/>
        </w:trPr>
        <w:tc>
          <w:tcPr>
            <w:tcW w:w="2470" w:type="dxa"/>
            <w:shd w:val="clear" w:color="auto" w:fill="auto"/>
          </w:tcPr>
          <w:p w14:paraId="1BECDE6F" w14:textId="77777777" w:rsidR="00350D83" w:rsidRPr="00AC2FFE" w:rsidRDefault="00350D83" w:rsidP="00517B89">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Modelado</w:t>
            </w:r>
          </w:p>
        </w:tc>
        <w:tc>
          <w:tcPr>
            <w:tcW w:w="3261" w:type="dxa"/>
          </w:tcPr>
          <w:p w14:paraId="691DF6DA" w14:textId="77777777" w:rsidR="00350D83" w:rsidRPr="00AC2FFE" w:rsidRDefault="00350D83" w:rsidP="00517B89">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20</w:t>
            </w:r>
          </w:p>
        </w:tc>
        <w:tc>
          <w:tcPr>
            <w:tcW w:w="2969" w:type="dxa"/>
          </w:tcPr>
          <w:p w14:paraId="3D9401AE" w14:textId="77777777" w:rsidR="00350D83" w:rsidRPr="00AC2FFE" w:rsidRDefault="00350D83" w:rsidP="00517B89">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80</w:t>
            </w:r>
          </w:p>
        </w:tc>
      </w:tr>
      <w:tr w:rsidR="00350D83" w:rsidRPr="00DC671C" w14:paraId="1B0B78DB" w14:textId="77777777" w:rsidTr="00517B89">
        <w:trPr>
          <w:jc w:val="center"/>
        </w:trPr>
        <w:tc>
          <w:tcPr>
            <w:tcW w:w="2470" w:type="dxa"/>
            <w:shd w:val="clear" w:color="auto" w:fill="auto"/>
          </w:tcPr>
          <w:p w14:paraId="1CC5A139" w14:textId="77777777" w:rsidR="00350D83" w:rsidRPr="00AC2FFE" w:rsidRDefault="00350D83" w:rsidP="00517B89">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Evaluación</w:t>
            </w:r>
          </w:p>
        </w:tc>
        <w:tc>
          <w:tcPr>
            <w:tcW w:w="3261" w:type="dxa"/>
          </w:tcPr>
          <w:p w14:paraId="64C6D5DB" w14:textId="77777777" w:rsidR="00350D83" w:rsidRPr="00AC2FFE" w:rsidRDefault="00350D83" w:rsidP="00517B89">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10</w:t>
            </w:r>
          </w:p>
        </w:tc>
        <w:tc>
          <w:tcPr>
            <w:tcW w:w="2969" w:type="dxa"/>
          </w:tcPr>
          <w:p w14:paraId="3B071DB5" w14:textId="77777777" w:rsidR="00350D83" w:rsidRPr="00AC2FFE" w:rsidRDefault="00350D83" w:rsidP="00517B89">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10</w:t>
            </w:r>
          </w:p>
        </w:tc>
      </w:tr>
      <w:tr w:rsidR="00350D83" w:rsidRPr="00DC671C" w14:paraId="5797B6F9" w14:textId="77777777" w:rsidTr="00517B89">
        <w:trPr>
          <w:jc w:val="center"/>
        </w:trPr>
        <w:tc>
          <w:tcPr>
            <w:tcW w:w="2470" w:type="dxa"/>
            <w:shd w:val="clear" w:color="auto" w:fill="auto"/>
          </w:tcPr>
          <w:p w14:paraId="222823B5" w14:textId="77777777" w:rsidR="00350D83" w:rsidRPr="00AC2FFE" w:rsidRDefault="00350D83" w:rsidP="00517B89">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Despliegue</w:t>
            </w:r>
          </w:p>
        </w:tc>
        <w:tc>
          <w:tcPr>
            <w:tcW w:w="3261" w:type="dxa"/>
          </w:tcPr>
          <w:p w14:paraId="78EE886E" w14:textId="36C94A3F" w:rsidR="00350D83" w:rsidRPr="00736B78" w:rsidRDefault="00350D83" w:rsidP="00517B89">
            <w:pPr>
              <w:jc w:val="center"/>
              <w:rPr>
                <w:rFonts w:ascii="Times New Roman" w:hAnsi="Times New Roman" w:cs="Times New Roman"/>
                <w:b/>
                <w:bCs/>
                <w:sz w:val="20"/>
                <w:szCs w:val="20"/>
                <w:lang w:val="es-ES_tradnl"/>
              </w:rPr>
            </w:pPr>
            <w:r w:rsidRPr="00736B78">
              <w:rPr>
                <w:rFonts w:ascii="Times New Roman" w:hAnsi="Times New Roman" w:cs="Times New Roman"/>
                <w:b/>
                <w:bCs/>
                <w:sz w:val="20"/>
                <w:szCs w:val="20"/>
                <w:lang w:val="es-ES_tradnl"/>
              </w:rPr>
              <w:t>30</w:t>
            </w:r>
            <w:r w:rsidR="00736B78" w:rsidRPr="00736B78">
              <w:rPr>
                <w:rFonts w:ascii="Times New Roman" w:hAnsi="Times New Roman" w:cs="Times New Roman"/>
                <w:b/>
                <w:bCs/>
                <w:sz w:val="20"/>
                <w:szCs w:val="20"/>
                <w:lang w:val="es-ES_tradnl"/>
              </w:rPr>
              <w:t xml:space="preserve"> + 2</w:t>
            </w:r>
            <w:r w:rsidR="00736B78">
              <w:rPr>
                <w:rFonts w:ascii="Times New Roman" w:hAnsi="Times New Roman" w:cs="Times New Roman"/>
                <w:b/>
                <w:bCs/>
                <w:sz w:val="20"/>
                <w:szCs w:val="20"/>
                <w:lang w:val="es-ES_tradnl"/>
              </w:rPr>
              <w:t>,</w:t>
            </w:r>
            <w:r w:rsidR="00736B78" w:rsidRPr="00736B78">
              <w:rPr>
                <w:rFonts w:ascii="Times New Roman" w:hAnsi="Times New Roman" w:cs="Times New Roman"/>
                <w:b/>
                <w:bCs/>
                <w:sz w:val="20"/>
                <w:szCs w:val="20"/>
                <w:lang w:val="es-ES_tradnl"/>
              </w:rPr>
              <w:t>5</w:t>
            </w:r>
          </w:p>
        </w:tc>
        <w:tc>
          <w:tcPr>
            <w:tcW w:w="2969" w:type="dxa"/>
          </w:tcPr>
          <w:p w14:paraId="71F4CE35" w14:textId="1712EB6F" w:rsidR="00350D83" w:rsidRPr="00736B78" w:rsidRDefault="00736B78" w:rsidP="00517B89">
            <w:pPr>
              <w:jc w:val="center"/>
              <w:rPr>
                <w:rFonts w:ascii="Times New Roman" w:hAnsi="Times New Roman" w:cs="Times New Roman"/>
                <w:b/>
                <w:bCs/>
                <w:sz w:val="20"/>
                <w:szCs w:val="20"/>
                <w:lang w:val="es-ES_tradnl"/>
              </w:rPr>
            </w:pPr>
            <w:r w:rsidRPr="00736B78">
              <w:rPr>
                <w:rFonts w:ascii="Times New Roman" w:hAnsi="Times New Roman" w:cs="Times New Roman"/>
                <w:b/>
                <w:bCs/>
                <w:sz w:val="20"/>
                <w:szCs w:val="20"/>
                <w:lang w:val="es-ES_tradnl"/>
              </w:rPr>
              <w:t>30 + 2</w:t>
            </w:r>
            <w:r>
              <w:rPr>
                <w:rFonts w:ascii="Times New Roman" w:hAnsi="Times New Roman" w:cs="Times New Roman"/>
                <w:b/>
                <w:bCs/>
                <w:sz w:val="20"/>
                <w:szCs w:val="20"/>
                <w:lang w:val="es-ES_tradnl"/>
              </w:rPr>
              <w:t>,</w:t>
            </w:r>
            <w:r w:rsidRPr="00736B78">
              <w:rPr>
                <w:rFonts w:ascii="Times New Roman" w:hAnsi="Times New Roman" w:cs="Times New Roman"/>
                <w:b/>
                <w:bCs/>
                <w:sz w:val="20"/>
                <w:szCs w:val="20"/>
                <w:lang w:val="es-ES_tradnl"/>
              </w:rPr>
              <w:t>5</w:t>
            </w:r>
          </w:p>
        </w:tc>
      </w:tr>
      <w:tr w:rsidR="00350D83" w:rsidRPr="00DC671C" w14:paraId="26B7330F" w14:textId="77777777" w:rsidTr="00517B89">
        <w:trPr>
          <w:jc w:val="center"/>
        </w:trPr>
        <w:tc>
          <w:tcPr>
            <w:tcW w:w="2470" w:type="dxa"/>
            <w:shd w:val="clear" w:color="auto" w:fill="auto"/>
          </w:tcPr>
          <w:p w14:paraId="725341B3" w14:textId="77777777" w:rsidR="00350D83" w:rsidRPr="00AC2FFE" w:rsidRDefault="00350D83" w:rsidP="00517B89">
            <w:pPr>
              <w:jc w:val="center"/>
              <w:rPr>
                <w:rFonts w:ascii="Times New Roman" w:hAnsi="Times New Roman" w:cs="Times New Roman"/>
                <w:b/>
                <w:bCs/>
                <w:sz w:val="20"/>
                <w:szCs w:val="20"/>
                <w:lang w:val="es-ES_tradnl"/>
              </w:rPr>
            </w:pPr>
            <w:r w:rsidRPr="00AC2FFE">
              <w:rPr>
                <w:rFonts w:ascii="Times New Roman" w:hAnsi="Times New Roman" w:cs="Times New Roman"/>
                <w:b/>
                <w:bCs/>
                <w:sz w:val="20"/>
                <w:szCs w:val="20"/>
                <w:lang w:val="es-ES_tradnl"/>
              </w:rPr>
              <w:t>Total</w:t>
            </w:r>
          </w:p>
        </w:tc>
        <w:tc>
          <w:tcPr>
            <w:tcW w:w="3261" w:type="dxa"/>
          </w:tcPr>
          <w:p w14:paraId="7F0C68A9" w14:textId="083BEB7F" w:rsidR="00350D83" w:rsidRPr="00AC2FFE" w:rsidRDefault="00350D83" w:rsidP="00517B89">
            <w:pPr>
              <w:jc w:val="center"/>
              <w:rPr>
                <w:rFonts w:ascii="Times New Roman" w:hAnsi="Times New Roman" w:cs="Times New Roman"/>
                <w:b/>
                <w:bCs/>
                <w:sz w:val="20"/>
                <w:szCs w:val="20"/>
                <w:lang w:val="es-ES_tradnl"/>
              </w:rPr>
            </w:pPr>
            <w:r w:rsidRPr="00AC2FFE">
              <w:rPr>
                <w:rFonts w:ascii="Times New Roman" w:hAnsi="Times New Roman" w:cs="Times New Roman"/>
                <w:b/>
                <w:bCs/>
                <w:sz w:val="20"/>
                <w:szCs w:val="20"/>
                <w:lang w:val="es-ES_tradnl"/>
              </w:rPr>
              <w:t>15</w:t>
            </w:r>
            <w:r w:rsidR="00736B78">
              <w:rPr>
                <w:rFonts w:ascii="Times New Roman" w:hAnsi="Times New Roman" w:cs="Times New Roman"/>
                <w:b/>
                <w:bCs/>
                <w:sz w:val="20"/>
                <w:szCs w:val="20"/>
                <w:lang w:val="es-ES_tradnl"/>
              </w:rPr>
              <w:t>2,5</w:t>
            </w:r>
          </w:p>
        </w:tc>
        <w:tc>
          <w:tcPr>
            <w:tcW w:w="2969" w:type="dxa"/>
          </w:tcPr>
          <w:p w14:paraId="1A180652" w14:textId="3AB6B396" w:rsidR="00350D83" w:rsidRPr="00AC2FFE" w:rsidRDefault="00350D83" w:rsidP="00350D83">
            <w:pPr>
              <w:keepNext/>
              <w:jc w:val="center"/>
              <w:rPr>
                <w:rFonts w:ascii="Times New Roman" w:hAnsi="Times New Roman" w:cs="Times New Roman"/>
                <w:b/>
                <w:bCs/>
                <w:sz w:val="20"/>
                <w:szCs w:val="20"/>
                <w:lang w:val="es-ES_tradnl"/>
              </w:rPr>
            </w:pPr>
            <w:r w:rsidRPr="00AC2FFE">
              <w:rPr>
                <w:rFonts w:ascii="Times New Roman" w:hAnsi="Times New Roman" w:cs="Times New Roman"/>
                <w:b/>
                <w:bCs/>
                <w:sz w:val="20"/>
                <w:szCs w:val="20"/>
                <w:lang w:val="es-ES_tradnl"/>
              </w:rPr>
              <w:t>1</w:t>
            </w:r>
            <w:r w:rsidR="00736B78">
              <w:rPr>
                <w:rFonts w:ascii="Times New Roman" w:hAnsi="Times New Roman" w:cs="Times New Roman"/>
                <w:b/>
                <w:bCs/>
                <w:sz w:val="20"/>
                <w:szCs w:val="20"/>
                <w:lang w:val="es-ES_tradnl"/>
              </w:rPr>
              <w:t>72,5</w:t>
            </w:r>
          </w:p>
        </w:tc>
      </w:tr>
    </w:tbl>
    <w:p w14:paraId="4D1D2F4B" w14:textId="72454156" w:rsidR="00350D83" w:rsidRPr="00350D83" w:rsidRDefault="00350D83" w:rsidP="00350D83">
      <w:pPr>
        <w:pStyle w:val="Descripcin"/>
        <w:spacing w:after="180"/>
        <w:jc w:val="center"/>
        <w:rPr>
          <w:rFonts w:ascii="Times New Roman" w:hAnsi="Times New Roman" w:cs="Times New Roman"/>
          <w:i w:val="0"/>
          <w:iCs w:val="0"/>
          <w:color w:val="auto"/>
          <w:sz w:val="16"/>
          <w:szCs w:val="16"/>
        </w:rPr>
      </w:pPr>
      <w:bookmarkStart w:id="24" w:name="_Toc94028557"/>
      <w:r w:rsidRPr="00350D83">
        <w:rPr>
          <w:rFonts w:ascii="Times New Roman" w:hAnsi="Times New Roman" w:cs="Times New Roman"/>
          <w:i w:val="0"/>
          <w:iCs w:val="0"/>
          <w:color w:val="auto"/>
          <w:sz w:val="16"/>
          <w:szCs w:val="16"/>
        </w:rPr>
        <w:t>Fuente: Elaboración propia del autor</w:t>
      </w:r>
      <w:bookmarkEnd w:id="24"/>
    </w:p>
    <w:p w14:paraId="7121ABAA" w14:textId="2D70CB50" w:rsidR="00BA5CF6" w:rsidRPr="00DC671C" w:rsidRDefault="00BA5CF6" w:rsidP="00833E03">
      <w:pPr>
        <w:pStyle w:val="Ttulo1"/>
        <w:numPr>
          <w:ilvl w:val="0"/>
          <w:numId w:val="5"/>
        </w:numPr>
        <w:spacing w:before="0" w:after="180" w:line="360" w:lineRule="auto"/>
        <w:jc w:val="both"/>
        <w:rPr>
          <w:rFonts w:ascii="Times New Roman" w:hAnsi="Times New Roman" w:cs="Times New Roman"/>
          <w:b/>
          <w:bCs/>
          <w:color w:val="auto"/>
          <w:sz w:val="24"/>
          <w:szCs w:val="24"/>
        </w:rPr>
      </w:pPr>
      <w:bookmarkStart w:id="25" w:name="_Toc94027266"/>
      <w:r w:rsidRPr="00DC671C">
        <w:rPr>
          <w:rFonts w:ascii="Times New Roman" w:hAnsi="Times New Roman" w:cs="Times New Roman"/>
          <w:b/>
          <w:bCs/>
          <w:color w:val="auto"/>
          <w:sz w:val="24"/>
          <w:szCs w:val="24"/>
        </w:rPr>
        <w:t>Metodología</w:t>
      </w:r>
      <w:bookmarkEnd w:id="25"/>
    </w:p>
    <w:p w14:paraId="5B348B7C" w14:textId="2AE03997" w:rsidR="00BA5CF6" w:rsidRPr="00DC671C" w:rsidRDefault="00600DE6" w:rsidP="007D2DE5">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 xml:space="preserve">La metodología </w:t>
      </w:r>
      <w:r w:rsidR="006C224D">
        <w:rPr>
          <w:rFonts w:ascii="Times New Roman" w:hAnsi="Times New Roman" w:cs="Times New Roman"/>
          <w:sz w:val="24"/>
          <w:szCs w:val="24"/>
        </w:rPr>
        <w:t xml:space="preserve">que se emplea en </w:t>
      </w:r>
      <w:r w:rsidRPr="00DC671C">
        <w:rPr>
          <w:rFonts w:ascii="Times New Roman" w:hAnsi="Times New Roman" w:cs="Times New Roman"/>
          <w:sz w:val="24"/>
          <w:szCs w:val="24"/>
        </w:rPr>
        <w:t xml:space="preserve">este trabajo es la </w:t>
      </w:r>
      <w:r w:rsidR="006C224D">
        <w:rPr>
          <w:rFonts w:ascii="Times New Roman" w:hAnsi="Times New Roman" w:cs="Times New Roman"/>
          <w:sz w:val="24"/>
          <w:szCs w:val="24"/>
        </w:rPr>
        <w:t>referida</w:t>
      </w:r>
      <w:r w:rsidRPr="00DC671C">
        <w:rPr>
          <w:rFonts w:ascii="Times New Roman" w:hAnsi="Times New Roman" w:cs="Times New Roman"/>
          <w:sz w:val="24"/>
          <w:szCs w:val="24"/>
        </w:rPr>
        <w:t xml:space="preserve"> como </w:t>
      </w:r>
      <w:r w:rsidRPr="006C224D">
        <w:rPr>
          <w:rFonts w:ascii="Times New Roman" w:hAnsi="Times New Roman" w:cs="Times New Roman"/>
          <w:i/>
          <w:iCs/>
          <w:sz w:val="24"/>
          <w:szCs w:val="24"/>
        </w:rPr>
        <w:t>CRISP-DM</w:t>
      </w:r>
      <w:r w:rsidRPr="00DC671C">
        <w:rPr>
          <w:rFonts w:ascii="Times New Roman" w:hAnsi="Times New Roman" w:cs="Times New Roman"/>
          <w:sz w:val="24"/>
          <w:szCs w:val="24"/>
        </w:rPr>
        <w:t xml:space="preserve"> (</w:t>
      </w:r>
      <w:r w:rsidRPr="00A42468">
        <w:rPr>
          <w:rFonts w:ascii="Times New Roman" w:hAnsi="Times New Roman" w:cs="Times New Roman"/>
          <w:i/>
          <w:iCs/>
          <w:sz w:val="24"/>
          <w:szCs w:val="24"/>
        </w:rPr>
        <w:t>Cross Industry Standard Process for Data Mining</w:t>
      </w:r>
      <w:r w:rsidRPr="00DC671C">
        <w:rPr>
          <w:rFonts w:ascii="Times New Roman" w:hAnsi="Times New Roman" w:cs="Times New Roman"/>
          <w:sz w:val="24"/>
          <w:szCs w:val="24"/>
        </w:rPr>
        <w:t>)</w:t>
      </w:r>
      <w:r w:rsidR="00CC6A21">
        <w:rPr>
          <w:rFonts w:ascii="Times New Roman" w:hAnsi="Times New Roman" w:cs="Times New Roman"/>
          <w:sz w:val="24"/>
          <w:szCs w:val="24"/>
        </w:rPr>
        <w:t xml:space="preserve">, la cual consiste en </w:t>
      </w:r>
      <w:r w:rsidRPr="00DC671C">
        <w:rPr>
          <w:rFonts w:ascii="Times New Roman" w:hAnsi="Times New Roman" w:cs="Times New Roman"/>
          <w:sz w:val="24"/>
          <w:szCs w:val="24"/>
        </w:rPr>
        <w:t xml:space="preserve">un modelo </w:t>
      </w:r>
      <w:r w:rsidR="00AB6DC7" w:rsidRPr="00DC671C">
        <w:rPr>
          <w:rFonts w:ascii="Times New Roman" w:hAnsi="Times New Roman" w:cs="Times New Roman"/>
          <w:sz w:val="24"/>
          <w:szCs w:val="24"/>
        </w:rPr>
        <w:t>compuesto por</w:t>
      </w:r>
      <w:r w:rsidRPr="00DC671C">
        <w:rPr>
          <w:rFonts w:ascii="Times New Roman" w:hAnsi="Times New Roman" w:cs="Times New Roman"/>
          <w:sz w:val="24"/>
          <w:szCs w:val="24"/>
        </w:rPr>
        <w:t xml:space="preserve"> seis fases </w:t>
      </w:r>
      <w:r w:rsidR="00AB6DC7" w:rsidRPr="00DC671C">
        <w:rPr>
          <w:rFonts w:ascii="Times New Roman" w:hAnsi="Times New Roman" w:cs="Times New Roman"/>
          <w:sz w:val="24"/>
          <w:szCs w:val="24"/>
        </w:rPr>
        <w:t xml:space="preserve">que </w:t>
      </w:r>
      <w:r w:rsidR="00AB6DC7" w:rsidRPr="00DC671C">
        <w:rPr>
          <w:rFonts w:ascii="Times New Roman" w:hAnsi="Times New Roman" w:cs="Times New Roman"/>
          <w:sz w:val="24"/>
          <w:szCs w:val="24"/>
        </w:rPr>
        <w:lastRenderedPageBreak/>
        <w:t>describe</w:t>
      </w:r>
      <w:r w:rsidR="006C224D">
        <w:rPr>
          <w:rFonts w:ascii="Times New Roman" w:hAnsi="Times New Roman" w:cs="Times New Roman"/>
          <w:sz w:val="24"/>
          <w:szCs w:val="24"/>
        </w:rPr>
        <w:t>n</w:t>
      </w:r>
      <w:r w:rsidR="00AB6DC7" w:rsidRPr="00DC671C">
        <w:rPr>
          <w:rFonts w:ascii="Times New Roman" w:hAnsi="Times New Roman" w:cs="Times New Roman"/>
          <w:sz w:val="24"/>
          <w:szCs w:val="24"/>
        </w:rPr>
        <w:t xml:space="preserve"> de forma natural el ciclo de vida </w:t>
      </w:r>
      <w:r w:rsidR="006C224D">
        <w:rPr>
          <w:rFonts w:ascii="Times New Roman" w:hAnsi="Times New Roman" w:cs="Times New Roman"/>
          <w:sz w:val="24"/>
          <w:szCs w:val="24"/>
        </w:rPr>
        <w:t xml:space="preserve">de un proyecto </w:t>
      </w:r>
      <w:r w:rsidR="00AB6DC7" w:rsidRPr="00DC671C">
        <w:rPr>
          <w:rFonts w:ascii="Times New Roman" w:hAnsi="Times New Roman" w:cs="Times New Roman"/>
          <w:sz w:val="24"/>
          <w:szCs w:val="24"/>
        </w:rPr>
        <w:t>de ciencia de datos</w:t>
      </w:r>
      <w:r w:rsidR="007D2DE5">
        <w:rPr>
          <w:rFonts w:ascii="Times New Roman" w:hAnsi="Times New Roman" w:cs="Times New Roman"/>
          <w:sz w:val="24"/>
          <w:szCs w:val="24"/>
        </w:rPr>
        <w:t xml:space="preserve"> </w:t>
      </w:r>
      <w:r w:rsidR="007D2DE5">
        <w:rPr>
          <w:rFonts w:ascii="Times New Roman" w:hAnsi="Times New Roman" w:cs="Times New Roman"/>
          <w:sz w:val="24"/>
          <w:szCs w:val="24"/>
        </w:rPr>
        <w:fldChar w:fldCharType="begin" w:fldLock="1"/>
      </w:r>
      <w:r w:rsidR="00E203C7">
        <w:rPr>
          <w:rFonts w:ascii="Times New Roman" w:hAnsi="Times New Roman" w:cs="Times New Roman"/>
          <w:sz w:val="24"/>
          <w:szCs w:val="24"/>
        </w:rPr>
        <w:instrText>ADDIN CSL_CITATION {"citationItems":[{"id":"ITEM-1","itemData":{"URL":"https://www.datascience-pm.com/crisp-dm-2/","abstract":"The CRoss Industry Standard Process for Data Mining (CRISP-DM) is a process model with six phases that naturally describes the data science life cycle. It’s like a set of guardrails to help you plan, organize, and implement your data science (or machine learning) project.","accessed":{"date-parts":[["2021","10","2"]]},"author":[{"dropping-particle":"","family":"Data Science Process Alliance","given":"","non-dropping-particle":"","parse-names":false,"suffix":""}],"id":"ITEM-1","issued":{"date-parts":[["2021"]]},"title":"CRISP-DM - Data Science Process Alliance","type":"webpage"},"uris":["http://www.mendeley.com/documents/?uuid=2eca29b6-830b-38db-babc-42590bf7fa21"]}],"mendeley":{"formattedCitation":"(Data Science Process Alliance, 2021)","plainTextFormattedCitation":"(Data Science Process Alliance, 2021)","previouslyFormattedCitation":"(Data Science Process Alliance, 2021)"},"properties":{"noteIndex":0},"schema":"https://github.com/citation-style-language/schema/raw/master/csl-citation.json"}</w:instrText>
      </w:r>
      <w:r w:rsidR="007D2DE5">
        <w:rPr>
          <w:rFonts w:ascii="Times New Roman" w:hAnsi="Times New Roman" w:cs="Times New Roman"/>
          <w:sz w:val="24"/>
          <w:szCs w:val="24"/>
        </w:rPr>
        <w:fldChar w:fldCharType="separate"/>
      </w:r>
      <w:r w:rsidR="00EC6EF8" w:rsidRPr="00EC6EF8">
        <w:rPr>
          <w:rFonts w:ascii="Times New Roman" w:hAnsi="Times New Roman" w:cs="Times New Roman"/>
          <w:noProof/>
          <w:sz w:val="24"/>
          <w:szCs w:val="24"/>
        </w:rPr>
        <w:t>(Data Science Process Alliance, 2021)</w:t>
      </w:r>
      <w:r w:rsidR="007D2DE5">
        <w:rPr>
          <w:rFonts w:ascii="Times New Roman" w:hAnsi="Times New Roman" w:cs="Times New Roman"/>
          <w:sz w:val="24"/>
          <w:szCs w:val="24"/>
        </w:rPr>
        <w:fldChar w:fldCharType="end"/>
      </w:r>
      <w:r w:rsidR="00AB6DC7" w:rsidRPr="00DC671C">
        <w:rPr>
          <w:rFonts w:ascii="Times New Roman" w:hAnsi="Times New Roman" w:cs="Times New Roman"/>
          <w:sz w:val="24"/>
          <w:szCs w:val="24"/>
        </w:rPr>
        <w:t>.</w:t>
      </w:r>
    </w:p>
    <w:p w14:paraId="5BE67EA7" w14:textId="765064EA" w:rsidR="00E87923" w:rsidRPr="00DC671C" w:rsidRDefault="006C224D" w:rsidP="007D2DE5">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Sin embargo, a</w:t>
      </w:r>
      <w:r w:rsidR="009B1933" w:rsidRPr="00DC671C">
        <w:rPr>
          <w:rFonts w:ascii="Times New Roman" w:hAnsi="Times New Roman" w:cs="Times New Roman"/>
          <w:sz w:val="24"/>
          <w:szCs w:val="24"/>
        </w:rPr>
        <w:t xml:space="preserve">ntes de </w:t>
      </w:r>
      <w:r w:rsidR="00395E2C" w:rsidRPr="00DC671C">
        <w:rPr>
          <w:rFonts w:ascii="Times New Roman" w:hAnsi="Times New Roman" w:cs="Times New Roman"/>
          <w:sz w:val="24"/>
          <w:szCs w:val="24"/>
        </w:rPr>
        <w:t>proceder</w:t>
      </w:r>
      <w:r w:rsidR="009B1933" w:rsidRPr="00DC671C">
        <w:rPr>
          <w:rFonts w:ascii="Times New Roman" w:hAnsi="Times New Roman" w:cs="Times New Roman"/>
          <w:sz w:val="24"/>
          <w:szCs w:val="24"/>
        </w:rPr>
        <w:t xml:space="preserve"> con la descripción de </w:t>
      </w:r>
      <w:r>
        <w:rPr>
          <w:rFonts w:ascii="Times New Roman" w:hAnsi="Times New Roman" w:cs="Times New Roman"/>
          <w:sz w:val="24"/>
          <w:szCs w:val="24"/>
        </w:rPr>
        <w:t>dichas</w:t>
      </w:r>
      <w:r w:rsidR="00121148" w:rsidRPr="00DC671C">
        <w:rPr>
          <w:rFonts w:ascii="Times New Roman" w:hAnsi="Times New Roman" w:cs="Times New Roman"/>
          <w:sz w:val="24"/>
          <w:szCs w:val="24"/>
        </w:rPr>
        <w:t xml:space="preserve"> </w:t>
      </w:r>
      <w:r w:rsidR="009B1933" w:rsidRPr="00DC671C">
        <w:rPr>
          <w:rFonts w:ascii="Times New Roman" w:hAnsi="Times New Roman" w:cs="Times New Roman"/>
          <w:sz w:val="24"/>
          <w:szCs w:val="24"/>
        </w:rPr>
        <w:t xml:space="preserve">fases, </w:t>
      </w:r>
      <w:r w:rsidR="00B6146D">
        <w:rPr>
          <w:rFonts w:ascii="Times New Roman" w:hAnsi="Times New Roman" w:cs="Times New Roman"/>
          <w:sz w:val="24"/>
          <w:szCs w:val="24"/>
        </w:rPr>
        <w:t>es esencial</w:t>
      </w:r>
      <w:r>
        <w:rPr>
          <w:rFonts w:ascii="Times New Roman" w:hAnsi="Times New Roman" w:cs="Times New Roman"/>
          <w:sz w:val="24"/>
          <w:szCs w:val="24"/>
        </w:rPr>
        <w:t xml:space="preserve"> mencionar </w:t>
      </w:r>
      <w:r w:rsidR="009B1933" w:rsidRPr="00DC671C">
        <w:rPr>
          <w:rFonts w:ascii="Times New Roman" w:hAnsi="Times New Roman" w:cs="Times New Roman"/>
          <w:sz w:val="24"/>
          <w:szCs w:val="24"/>
        </w:rPr>
        <w:t xml:space="preserve">los cuatro niveles </w:t>
      </w:r>
      <w:r w:rsidR="000B3E3A" w:rsidRPr="00DC671C">
        <w:rPr>
          <w:rFonts w:ascii="Times New Roman" w:hAnsi="Times New Roman" w:cs="Times New Roman"/>
          <w:sz w:val="24"/>
          <w:szCs w:val="24"/>
        </w:rPr>
        <w:t xml:space="preserve">en los que se divide </w:t>
      </w:r>
      <w:r w:rsidR="009B1933" w:rsidRPr="00DC671C">
        <w:rPr>
          <w:rFonts w:ascii="Times New Roman" w:hAnsi="Times New Roman" w:cs="Times New Roman"/>
          <w:sz w:val="24"/>
          <w:szCs w:val="24"/>
        </w:rPr>
        <w:t>esta metodología.</w:t>
      </w:r>
      <w:r w:rsidR="00B6146D">
        <w:rPr>
          <w:rFonts w:ascii="Times New Roman" w:hAnsi="Times New Roman" w:cs="Times New Roman"/>
          <w:sz w:val="24"/>
          <w:szCs w:val="24"/>
        </w:rPr>
        <w:t xml:space="preserve"> </w:t>
      </w:r>
      <w:r w:rsidR="009B1933" w:rsidRPr="00DC671C">
        <w:rPr>
          <w:rFonts w:ascii="Times New Roman" w:hAnsi="Times New Roman" w:cs="Times New Roman"/>
          <w:sz w:val="24"/>
          <w:szCs w:val="24"/>
        </w:rPr>
        <w:t xml:space="preserve">Así, </w:t>
      </w:r>
      <w:r w:rsidR="009B1933" w:rsidRPr="00B6146D">
        <w:rPr>
          <w:rFonts w:ascii="Times New Roman" w:hAnsi="Times New Roman" w:cs="Times New Roman"/>
          <w:i/>
          <w:iCs/>
          <w:sz w:val="24"/>
          <w:szCs w:val="24"/>
        </w:rPr>
        <w:t>CRISP-DM</w:t>
      </w:r>
      <w:r w:rsidR="009B1933" w:rsidRPr="00DC671C">
        <w:rPr>
          <w:rFonts w:ascii="Times New Roman" w:hAnsi="Times New Roman" w:cs="Times New Roman"/>
          <w:sz w:val="24"/>
          <w:szCs w:val="24"/>
        </w:rPr>
        <w:t xml:space="preserve"> se describe en términos de un modelo de proceso jerárquico</w:t>
      </w:r>
      <w:r w:rsidR="000B3E3A" w:rsidRPr="00DC671C">
        <w:rPr>
          <w:rFonts w:ascii="Times New Roman" w:hAnsi="Times New Roman" w:cs="Times New Roman"/>
          <w:sz w:val="24"/>
          <w:szCs w:val="24"/>
        </w:rPr>
        <w:t xml:space="preserve">, que </w:t>
      </w:r>
      <w:r w:rsidR="009B1933" w:rsidRPr="00DC671C">
        <w:rPr>
          <w:rFonts w:ascii="Times New Roman" w:hAnsi="Times New Roman" w:cs="Times New Roman"/>
          <w:sz w:val="24"/>
          <w:szCs w:val="24"/>
        </w:rPr>
        <w:t>consiste</w:t>
      </w:r>
      <w:r w:rsidR="000B3E3A" w:rsidRPr="00DC671C">
        <w:rPr>
          <w:rFonts w:ascii="Times New Roman" w:hAnsi="Times New Roman" w:cs="Times New Roman"/>
          <w:sz w:val="24"/>
          <w:szCs w:val="24"/>
        </w:rPr>
        <w:t xml:space="preserve"> </w:t>
      </w:r>
      <w:r w:rsidR="009B1933" w:rsidRPr="00DC671C">
        <w:rPr>
          <w:rFonts w:ascii="Times New Roman" w:hAnsi="Times New Roman" w:cs="Times New Roman"/>
          <w:sz w:val="24"/>
          <w:szCs w:val="24"/>
        </w:rPr>
        <w:t>en conjuntos de tareas descritas en cuatro niveles de abstracción</w:t>
      </w:r>
      <w:r w:rsidR="000B3E3A" w:rsidRPr="00DC671C">
        <w:rPr>
          <w:rFonts w:ascii="Times New Roman" w:hAnsi="Times New Roman" w:cs="Times New Roman"/>
          <w:sz w:val="24"/>
          <w:szCs w:val="24"/>
        </w:rPr>
        <w:t xml:space="preserve"> </w:t>
      </w:r>
      <w:r w:rsidR="000B3E3A" w:rsidRPr="00DC671C">
        <w:rPr>
          <w:rFonts w:ascii="Times New Roman" w:hAnsi="Times New Roman" w:cs="Times New Roman"/>
          <w:sz w:val="24"/>
          <w:szCs w:val="24"/>
        </w:rPr>
        <w:fldChar w:fldCharType="begin" w:fldLock="1"/>
      </w:r>
      <w:r w:rsidR="00675DCE" w:rsidRPr="00DC671C">
        <w:rPr>
          <w:rFonts w:ascii="Times New Roman" w:hAnsi="Times New Roman" w:cs="Times New Roman"/>
          <w:sz w:val="24"/>
          <w:szCs w:val="24"/>
        </w:rPr>
        <w:instrText>ADDIN CSL_CITATION {"citationItems":[{"id":"ITEM-1","itemData":{"abstract":"This document describes the CRISP-DM process model and contains information about the CRISP-DM methodology, the CRISP-DM reference model, the CRISP-DM user guide, and the CRISP-DM reports, as well as an appendix with additional related information. This document and information herein are the exclusive property of the partners of the CRISP-DM consortium: NCR Systems Engineering Copenhagen (USA and Denmark), DaimlerChrysler AG (Germany), SPSS Inc. (USA), and OHRA Verzekeringen en Bank Groep B.V. (The Netherlands).","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Rudiger","given":"Wirth","non-dropping-particle":"","parse-names":false,"suffix":""}],"container-title":"CRISP-DM Consortium","id":"ITEM-1","issued":{"date-parts":[["2000"]]},"page":"76","title":"Crisp-Dm 1.0","type":"article-journal"},"uris":["http://www.mendeley.com/documents/?uuid=214e4d7e-8368-43db-9042-71f65122f8fe"]}],"mendeley":{"formattedCitation":"(Chapman et al., 2000)","plainTextFormattedCitation":"(Chapman et al., 2000)","previouslyFormattedCitation":"(Chapman et al., 2000)"},"properties":{"noteIndex":0},"schema":"https://github.com/citation-style-language/schema/raw/master/csl-citation.json"}</w:instrText>
      </w:r>
      <w:r w:rsidR="000B3E3A" w:rsidRPr="00DC671C">
        <w:rPr>
          <w:rFonts w:ascii="Times New Roman" w:hAnsi="Times New Roman" w:cs="Times New Roman"/>
          <w:sz w:val="24"/>
          <w:szCs w:val="24"/>
        </w:rPr>
        <w:fldChar w:fldCharType="separate"/>
      </w:r>
      <w:r w:rsidR="00675DCE" w:rsidRPr="00DC671C">
        <w:rPr>
          <w:rFonts w:ascii="Times New Roman" w:hAnsi="Times New Roman" w:cs="Times New Roman"/>
          <w:noProof/>
          <w:sz w:val="24"/>
          <w:szCs w:val="24"/>
        </w:rPr>
        <w:t xml:space="preserve">(Chapman </w:t>
      </w:r>
      <w:r w:rsidR="00A01770" w:rsidRPr="00A01770">
        <w:rPr>
          <w:rFonts w:ascii="Times New Roman" w:hAnsi="Times New Roman" w:cs="Times New Roman"/>
          <w:i/>
          <w:iCs/>
          <w:noProof/>
          <w:sz w:val="24"/>
          <w:szCs w:val="24"/>
        </w:rPr>
        <w:t>et al</w:t>
      </w:r>
      <w:r w:rsidR="00675DCE" w:rsidRPr="00DC671C">
        <w:rPr>
          <w:rFonts w:ascii="Times New Roman" w:hAnsi="Times New Roman" w:cs="Times New Roman"/>
          <w:noProof/>
          <w:sz w:val="24"/>
          <w:szCs w:val="24"/>
        </w:rPr>
        <w:t>., 2000)</w:t>
      </w:r>
      <w:r w:rsidR="000B3E3A" w:rsidRPr="00DC671C">
        <w:rPr>
          <w:rFonts w:ascii="Times New Roman" w:hAnsi="Times New Roman" w:cs="Times New Roman"/>
          <w:sz w:val="24"/>
          <w:szCs w:val="24"/>
        </w:rPr>
        <w:fldChar w:fldCharType="end"/>
      </w:r>
      <w:r w:rsidR="000B3E3A" w:rsidRPr="00DC671C">
        <w:rPr>
          <w:rFonts w:ascii="Times New Roman" w:hAnsi="Times New Roman" w:cs="Times New Roman"/>
          <w:sz w:val="24"/>
          <w:szCs w:val="24"/>
        </w:rPr>
        <w:t>. Est</w:t>
      </w:r>
      <w:r w:rsidR="00395E2C" w:rsidRPr="00DC671C">
        <w:rPr>
          <w:rFonts w:ascii="Times New Roman" w:hAnsi="Times New Roman" w:cs="Times New Roman"/>
          <w:sz w:val="24"/>
          <w:szCs w:val="24"/>
        </w:rPr>
        <w:t>o</w:t>
      </w:r>
      <w:r w:rsidR="000B3E3A" w:rsidRPr="00DC671C">
        <w:rPr>
          <w:rFonts w:ascii="Times New Roman" w:hAnsi="Times New Roman" w:cs="Times New Roman"/>
          <w:sz w:val="24"/>
          <w:szCs w:val="24"/>
        </w:rPr>
        <w:t xml:space="preserve">s </w:t>
      </w:r>
      <w:r w:rsidR="00395E2C" w:rsidRPr="00DC671C">
        <w:rPr>
          <w:rFonts w:ascii="Times New Roman" w:hAnsi="Times New Roman" w:cs="Times New Roman"/>
          <w:sz w:val="24"/>
          <w:szCs w:val="24"/>
        </w:rPr>
        <w:t>niveles</w:t>
      </w:r>
      <w:r w:rsidR="00B6146D">
        <w:rPr>
          <w:rFonts w:ascii="Times New Roman" w:hAnsi="Times New Roman" w:cs="Times New Roman"/>
          <w:sz w:val="24"/>
          <w:szCs w:val="24"/>
        </w:rPr>
        <w:t xml:space="preserve">, </w:t>
      </w:r>
      <w:r w:rsidR="009B1933" w:rsidRPr="00DC671C">
        <w:rPr>
          <w:rFonts w:ascii="Times New Roman" w:hAnsi="Times New Roman" w:cs="Times New Roman"/>
          <w:sz w:val="24"/>
          <w:szCs w:val="24"/>
        </w:rPr>
        <w:t>de general a especifico</w:t>
      </w:r>
      <w:r w:rsidR="00B6146D">
        <w:rPr>
          <w:rFonts w:ascii="Times New Roman" w:hAnsi="Times New Roman" w:cs="Times New Roman"/>
          <w:sz w:val="24"/>
          <w:szCs w:val="24"/>
        </w:rPr>
        <w:t xml:space="preserve">, </w:t>
      </w:r>
      <w:r w:rsidR="000B3E3A" w:rsidRPr="00DC671C">
        <w:rPr>
          <w:rFonts w:ascii="Times New Roman" w:hAnsi="Times New Roman" w:cs="Times New Roman"/>
          <w:sz w:val="24"/>
          <w:szCs w:val="24"/>
        </w:rPr>
        <w:t>son</w:t>
      </w:r>
      <w:r w:rsidR="009B1933" w:rsidRPr="00DC671C">
        <w:rPr>
          <w:rFonts w:ascii="Times New Roman" w:hAnsi="Times New Roman" w:cs="Times New Roman"/>
          <w:sz w:val="24"/>
          <w:szCs w:val="24"/>
        </w:rPr>
        <w:t>: fase</w:t>
      </w:r>
      <w:r w:rsidR="00395E2C" w:rsidRPr="00DC671C">
        <w:rPr>
          <w:rFonts w:ascii="Times New Roman" w:hAnsi="Times New Roman" w:cs="Times New Roman"/>
          <w:sz w:val="24"/>
          <w:szCs w:val="24"/>
        </w:rPr>
        <w:t>s</w:t>
      </w:r>
      <w:r w:rsidR="009B1933" w:rsidRPr="00DC671C">
        <w:rPr>
          <w:rFonts w:ascii="Times New Roman" w:hAnsi="Times New Roman" w:cs="Times New Roman"/>
          <w:sz w:val="24"/>
          <w:szCs w:val="24"/>
        </w:rPr>
        <w:t>, tarea</w:t>
      </w:r>
      <w:r w:rsidR="000B3E3A" w:rsidRPr="00DC671C">
        <w:rPr>
          <w:rFonts w:ascii="Times New Roman" w:hAnsi="Times New Roman" w:cs="Times New Roman"/>
          <w:sz w:val="24"/>
          <w:szCs w:val="24"/>
        </w:rPr>
        <w:t>s</w:t>
      </w:r>
      <w:r w:rsidR="009B1933" w:rsidRPr="00DC671C">
        <w:rPr>
          <w:rFonts w:ascii="Times New Roman" w:hAnsi="Times New Roman" w:cs="Times New Roman"/>
          <w:sz w:val="24"/>
          <w:szCs w:val="24"/>
        </w:rPr>
        <w:t xml:space="preserve"> genérica</w:t>
      </w:r>
      <w:r w:rsidR="000B3E3A" w:rsidRPr="00DC671C">
        <w:rPr>
          <w:rFonts w:ascii="Times New Roman" w:hAnsi="Times New Roman" w:cs="Times New Roman"/>
          <w:sz w:val="24"/>
          <w:szCs w:val="24"/>
        </w:rPr>
        <w:t>s</w:t>
      </w:r>
      <w:r w:rsidR="009B1933" w:rsidRPr="00DC671C">
        <w:rPr>
          <w:rFonts w:ascii="Times New Roman" w:hAnsi="Times New Roman" w:cs="Times New Roman"/>
          <w:sz w:val="24"/>
          <w:szCs w:val="24"/>
        </w:rPr>
        <w:t>, tarea</w:t>
      </w:r>
      <w:r w:rsidR="005E7AFF" w:rsidRPr="00DC671C">
        <w:rPr>
          <w:rFonts w:ascii="Times New Roman" w:hAnsi="Times New Roman" w:cs="Times New Roman"/>
          <w:sz w:val="24"/>
          <w:szCs w:val="24"/>
        </w:rPr>
        <w:t>s</w:t>
      </w:r>
      <w:r w:rsidR="009B1933" w:rsidRPr="00DC671C">
        <w:rPr>
          <w:rFonts w:ascii="Times New Roman" w:hAnsi="Times New Roman" w:cs="Times New Roman"/>
          <w:sz w:val="24"/>
          <w:szCs w:val="24"/>
        </w:rPr>
        <w:t xml:space="preserve"> especializada</w:t>
      </w:r>
      <w:r w:rsidR="000B3E3A" w:rsidRPr="00DC671C">
        <w:rPr>
          <w:rFonts w:ascii="Times New Roman" w:hAnsi="Times New Roman" w:cs="Times New Roman"/>
          <w:sz w:val="24"/>
          <w:szCs w:val="24"/>
        </w:rPr>
        <w:t>s</w:t>
      </w:r>
      <w:r w:rsidR="009B1933" w:rsidRPr="00DC671C">
        <w:rPr>
          <w:rFonts w:ascii="Times New Roman" w:hAnsi="Times New Roman" w:cs="Times New Roman"/>
          <w:sz w:val="24"/>
          <w:szCs w:val="24"/>
        </w:rPr>
        <w:t xml:space="preserve"> e instancia</w:t>
      </w:r>
      <w:r w:rsidR="00395E2C" w:rsidRPr="00DC671C">
        <w:rPr>
          <w:rFonts w:ascii="Times New Roman" w:hAnsi="Times New Roman" w:cs="Times New Roman"/>
          <w:sz w:val="24"/>
          <w:szCs w:val="24"/>
        </w:rPr>
        <w:t>s</w:t>
      </w:r>
      <w:r w:rsidR="009B1933" w:rsidRPr="00DC671C">
        <w:rPr>
          <w:rFonts w:ascii="Times New Roman" w:hAnsi="Times New Roman" w:cs="Times New Roman"/>
          <w:sz w:val="24"/>
          <w:szCs w:val="24"/>
        </w:rPr>
        <w:t xml:space="preserve"> de proceso</w:t>
      </w:r>
      <w:r w:rsidR="00395E2C" w:rsidRPr="00DC671C">
        <w:rPr>
          <w:rFonts w:ascii="Times New Roman" w:hAnsi="Times New Roman" w:cs="Times New Roman"/>
          <w:sz w:val="24"/>
          <w:szCs w:val="24"/>
        </w:rPr>
        <w:t>s</w:t>
      </w:r>
      <w:r w:rsidR="000B3E3A" w:rsidRPr="00DC671C">
        <w:rPr>
          <w:rFonts w:ascii="Times New Roman" w:hAnsi="Times New Roman" w:cs="Times New Roman"/>
          <w:sz w:val="24"/>
          <w:szCs w:val="24"/>
        </w:rPr>
        <w:t xml:space="preserve"> (</w:t>
      </w:r>
      <w:r w:rsidR="008D7385" w:rsidRPr="00B6146D">
        <w:rPr>
          <w:rFonts w:ascii="Times New Roman" w:hAnsi="Times New Roman" w:cs="Times New Roman"/>
          <w:color w:val="2E74B5" w:themeColor="accent5" w:themeShade="BF"/>
          <w:sz w:val="24"/>
          <w:szCs w:val="24"/>
          <w:u w:val="single"/>
        </w:rPr>
        <w:fldChar w:fldCharType="begin"/>
      </w:r>
      <w:r w:rsidR="008D7385" w:rsidRPr="00B6146D">
        <w:rPr>
          <w:rFonts w:ascii="Times New Roman" w:hAnsi="Times New Roman" w:cs="Times New Roman"/>
          <w:color w:val="2E74B5" w:themeColor="accent5" w:themeShade="BF"/>
          <w:sz w:val="24"/>
          <w:szCs w:val="24"/>
          <w:u w:val="single"/>
        </w:rPr>
        <w:instrText xml:space="preserve"> REF _Ref89532630 \h  \* MERGEFORMAT </w:instrText>
      </w:r>
      <w:r w:rsidR="008D7385" w:rsidRPr="00B6146D">
        <w:rPr>
          <w:rFonts w:ascii="Times New Roman" w:hAnsi="Times New Roman" w:cs="Times New Roman"/>
          <w:color w:val="2E74B5" w:themeColor="accent5" w:themeShade="BF"/>
          <w:sz w:val="24"/>
          <w:szCs w:val="24"/>
          <w:u w:val="single"/>
        </w:rPr>
      </w:r>
      <w:r w:rsidR="008D7385" w:rsidRPr="00B6146D">
        <w:rPr>
          <w:rFonts w:ascii="Times New Roman" w:hAnsi="Times New Roman" w:cs="Times New Roman"/>
          <w:color w:val="2E74B5" w:themeColor="accent5" w:themeShade="BF"/>
          <w:sz w:val="24"/>
          <w:szCs w:val="24"/>
          <w:u w:val="single"/>
        </w:rPr>
        <w:fldChar w:fldCharType="separate"/>
      </w:r>
      <w:ins w:id="26" w:author="sumit kumar" w:date="2022-01-28T00:52:00Z">
        <w:r w:rsidR="00A55E47" w:rsidRPr="00A55E47">
          <w:rPr>
            <w:rFonts w:ascii="Times New Roman" w:hAnsi="Times New Roman" w:cs="Times New Roman"/>
            <w:color w:val="2E74B5" w:themeColor="accent5" w:themeShade="BF"/>
            <w:sz w:val="24"/>
            <w:szCs w:val="24"/>
            <w:u w:val="single"/>
            <w:rPrChange w:id="27" w:author="sumit kumar" w:date="2022-01-28T00:52:00Z">
              <w:rPr/>
            </w:rPrChange>
          </w:rPr>
          <w:t xml:space="preserve">Figura </w:t>
        </w:r>
        <w:r w:rsidR="00A55E47" w:rsidRPr="00A55E47">
          <w:rPr>
            <w:rFonts w:ascii="Times New Roman" w:hAnsi="Times New Roman" w:cs="Times New Roman"/>
            <w:noProof/>
            <w:color w:val="2E74B5" w:themeColor="accent5" w:themeShade="BF"/>
            <w:sz w:val="24"/>
            <w:szCs w:val="24"/>
            <w:u w:val="single"/>
            <w:rPrChange w:id="28" w:author="sumit kumar" w:date="2022-01-28T00:52:00Z">
              <w:rPr>
                <w:noProof/>
              </w:rPr>
            </w:rPrChange>
          </w:rPr>
          <w:t>1</w:t>
        </w:r>
      </w:ins>
      <w:del w:id="29"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Figura </w:delText>
        </w:r>
        <w:r w:rsidR="00614ADD" w:rsidRPr="00614ADD" w:rsidDel="00A55E47">
          <w:rPr>
            <w:rFonts w:ascii="Times New Roman" w:hAnsi="Times New Roman" w:cs="Times New Roman"/>
            <w:noProof/>
            <w:color w:val="2E74B5" w:themeColor="accent5" w:themeShade="BF"/>
            <w:sz w:val="24"/>
            <w:szCs w:val="24"/>
            <w:u w:val="single"/>
          </w:rPr>
          <w:delText>1</w:delText>
        </w:r>
      </w:del>
      <w:r w:rsidR="008D7385" w:rsidRPr="00B6146D">
        <w:rPr>
          <w:rFonts w:ascii="Times New Roman" w:hAnsi="Times New Roman" w:cs="Times New Roman"/>
          <w:color w:val="2E74B5" w:themeColor="accent5" w:themeShade="BF"/>
          <w:sz w:val="24"/>
          <w:szCs w:val="24"/>
          <w:u w:val="single"/>
        </w:rPr>
        <w:fldChar w:fldCharType="end"/>
      </w:r>
      <w:r w:rsidR="000B3E3A" w:rsidRPr="00DC671C">
        <w:rPr>
          <w:rFonts w:ascii="Times New Roman" w:hAnsi="Times New Roman" w:cs="Times New Roman"/>
          <w:sz w:val="24"/>
          <w:szCs w:val="24"/>
        </w:rPr>
        <w:t>)</w:t>
      </w:r>
      <w:r w:rsidR="0020398B" w:rsidRPr="00DC671C">
        <w:rPr>
          <w:rFonts w:ascii="Times New Roman" w:hAnsi="Times New Roman" w:cs="Times New Roman"/>
          <w:sz w:val="24"/>
          <w:szCs w:val="24"/>
        </w:rPr>
        <w:t>.</w:t>
      </w:r>
    </w:p>
    <w:p w14:paraId="46549DF9" w14:textId="265F2708" w:rsidR="000B3E3A" w:rsidRPr="00EC6EF8" w:rsidRDefault="000B3E3A" w:rsidP="000E6FC8">
      <w:pPr>
        <w:pStyle w:val="Figuras"/>
        <w:rPr>
          <w:i/>
          <w:iCs/>
        </w:rPr>
      </w:pPr>
      <w:bookmarkStart w:id="30" w:name="_Ref89532630"/>
      <w:bookmarkStart w:id="31" w:name="_Toc94028558"/>
      <w:bookmarkStart w:id="32" w:name="_Toc94033243"/>
      <w:r w:rsidRPr="00EC6EF8">
        <w:t xml:space="preserve">Figura </w:t>
      </w:r>
      <w:fldSimple w:instr=" SEQ Figura \* ARABIC ">
        <w:r w:rsidR="00A55E47">
          <w:rPr>
            <w:noProof/>
          </w:rPr>
          <w:t>1</w:t>
        </w:r>
      </w:fldSimple>
      <w:bookmarkEnd w:id="30"/>
      <w:r w:rsidRPr="00EC6EF8">
        <w:t xml:space="preserve">: Niveles de la metodología </w:t>
      </w:r>
      <w:r w:rsidRPr="0055718E">
        <w:rPr>
          <w:i/>
          <w:iCs/>
        </w:rPr>
        <w:t>CRISP-DM</w:t>
      </w:r>
      <w:bookmarkEnd w:id="31"/>
      <w:bookmarkEnd w:id="32"/>
    </w:p>
    <w:p w14:paraId="084F5229" w14:textId="77777777" w:rsidR="000B3E3A" w:rsidRPr="00DC671C" w:rsidRDefault="000B3E3A" w:rsidP="00F45443">
      <w:pPr>
        <w:keepNext/>
        <w:spacing w:after="0" w:line="240" w:lineRule="auto"/>
        <w:jc w:val="center"/>
        <w:rPr>
          <w:rFonts w:ascii="Times New Roman" w:hAnsi="Times New Roman" w:cs="Times New Roman"/>
          <w:sz w:val="24"/>
          <w:szCs w:val="24"/>
        </w:rPr>
      </w:pPr>
      <w:r w:rsidRPr="008104C9">
        <w:rPr>
          <w:rFonts w:ascii="Times New Roman" w:hAnsi="Times New Roman" w:cs="Times New Roman"/>
          <w:noProof/>
          <w:sz w:val="20"/>
          <w:szCs w:val="20"/>
          <w:lang w:eastAsia="es-ES"/>
        </w:rPr>
        <w:drawing>
          <wp:inline distT="0" distB="0" distL="0" distR="0" wp14:anchorId="59744F8C" wp14:editId="2A8AAE46">
            <wp:extent cx="4121658" cy="1797154"/>
            <wp:effectExtent l="0" t="0" r="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6"/>
                    <a:stretch>
                      <a:fillRect/>
                    </a:stretch>
                  </pic:blipFill>
                  <pic:spPr>
                    <a:xfrm>
                      <a:off x="0" y="0"/>
                      <a:ext cx="4134766" cy="1802869"/>
                    </a:xfrm>
                    <a:prstGeom prst="rect">
                      <a:avLst/>
                    </a:prstGeom>
                  </pic:spPr>
                </pic:pic>
              </a:graphicData>
            </a:graphic>
          </wp:inline>
        </w:drawing>
      </w:r>
    </w:p>
    <w:p w14:paraId="24E6382A" w14:textId="1F8EF029" w:rsidR="00395E2C" w:rsidRPr="008104C9" w:rsidRDefault="000B3E3A" w:rsidP="00F45443">
      <w:pPr>
        <w:pStyle w:val="Descripcin"/>
        <w:spacing w:after="180"/>
        <w:jc w:val="center"/>
        <w:rPr>
          <w:rFonts w:ascii="Times New Roman" w:hAnsi="Times New Roman" w:cs="Times New Roman"/>
          <w:i w:val="0"/>
          <w:iCs w:val="0"/>
          <w:color w:val="auto"/>
          <w:sz w:val="16"/>
          <w:szCs w:val="16"/>
        </w:rPr>
      </w:pPr>
      <w:bookmarkStart w:id="33" w:name="_Toc94028559"/>
      <w:r w:rsidRPr="008104C9">
        <w:rPr>
          <w:rFonts w:ascii="Times New Roman" w:hAnsi="Times New Roman" w:cs="Times New Roman"/>
          <w:i w:val="0"/>
          <w:iCs w:val="0"/>
          <w:color w:val="auto"/>
          <w:sz w:val="16"/>
          <w:szCs w:val="16"/>
        </w:rPr>
        <w:t>Fuente: Extraído de</w:t>
      </w:r>
      <w:r w:rsidR="008D7385" w:rsidRPr="008104C9">
        <w:rPr>
          <w:rFonts w:ascii="Times New Roman" w:hAnsi="Times New Roman" w:cs="Times New Roman"/>
          <w:i w:val="0"/>
          <w:iCs w:val="0"/>
          <w:color w:val="auto"/>
          <w:sz w:val="16"/>
          <w:szCs w:val="16"/>
        </w:rPr>
        <w:t xml:space="preserve"> </w:t>
      </w:r>
      <w:r w:rsidR="008D7385" w:rsidRPr="008104C9">
        <w:rPr>
          <w:rFonts w:ascii="Times New Roman" w:hAnsi="Times New Roman" w:cs="Times New Roman"/>
          <w:i w:val="0"/>
          <w:iCs w:val="0"/>
          <w:color w:val="auto"/>
          <w:sz w:val="16"/>
          <w:szCs w:val="16"/>
        </w:rPr>
        <w:fldChar w:fldCharType="begin" w:fldLock="1"/>
      </w:r>
      <w:r w:rsidR="008D7385" w:rsidRPr="008104C9">
        <w:rPr>
          <w:rFonts w:ascii="Times New Roman" w:hAnsi="Times New Roman" w:cs="Times New Roman"/>
          <w:i w:val="0"/>
          <w:iCs w:val="0"/>
          <w:color w:val="auto"/>
          <w:sz w:val="16"/>
          <w:szCs w:val="16"/>
        </w:rPr>
        <w:instrText>ADDIN CSL_CITATION {"citationItems":[{"id":"ITEM-1","itemData":{"abstract":"This document describes the CRISP-DM process model and contains information about the CRISP-DM methodology, the CRISP-DM reference model, the CRISP-DM user guide, and the CRISP-DM reports, as well as an appendix with additional related information. This document and information herein are the exclusive property of the partners of the CRISP-DM consortium: NCR Systems Engineering Copenhagen (USA and Denmark), DaimlerChrysler AG (Germany), SPSS Inc. (USA), and OHRA Verzekeringen en Bank Groep B.V. (The Netherlands).","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Rudiger","given":"Wirth","non-dropping-particle":"","parse-names":false,"suffix":""}],"container-title":"CRISP-DM Consortium","id":"ITEM-1","issued":{"date-parts":[["2000"]]},"page":"76","title":"Crisp-Dm 1.0","type":"article-journal"},"uris":["http://www.mendeley.com/documents/?uuid=214e4d7e-8368-43db-9042-71f65122f8fe"]}],"mendeley":{"formattedCitation":"(Chapman et al., 2000)","manualFormatting":"Chapman et al. (2000)","plainTextFormattedCitation":"(Chapman et al., 2000)","previouslyFormattedCitation":"(Chapman et al., 2000)"},"properties":{"noteIndex":0},"schema":"https://github.com/citation-style-language/schema/raw/master/csl-citation.json"}</w:instrText>
      </w:r>
      <w:r w:rsidR="008D7385" w:rsidRPr="008104C9">
        <w:rPr>
          <w:rFonts w:ascii="Times New Roman" w:hAnsi="Times New Roman" w:cs="Times New Roman"/>
          <w:i w:val="0"/>
          <w:iCs w:val="0"/>
          <w:color w:val="auto"/>
          <w:sz w:val="16"/>
          <w:szCs w:val="16"/>
        </w:rPr>
        <w:fldChar w:fldCharType="separate"/>
      </w:r>
      <w:r w:rsidR="008D7385" w:rsidRPr="008104C9">
        <w:rPr>
          <w:rFonts w:ascii="Times New Roman" w:hAnsi="Times New Roman" w:cs="Times New Roman"/>
          <w:i w:val="0"/>
          <w:iCs w:val="0"/>
          <w:noProof/>
          <w:color w:val="auto"/>
          <w:sz w:val="16"/>
          <w:szCs w:val="16"/>
        </w:rPr>
        <w:t xml:space="preserve">Chapman </w:t>
      </w:r>
      <w:r w:rsidR="00A01770" w:rsidRPr="00A01770">
        <w:rPr>
          <w:rFonts w:ascii="Times New Roman" w:hAnsi="Times New Roman" w:cs="Times New Roman"/>
          <w:noProof/>
          <w:color w:val="auto"/>
          <w:sz w:val="16"/>
          <w:szCs w:val="16"/>
        </w:rPr>
        <w:t>et al</w:t>
      </w:r>
      <w:r w:rsidR="008D7385" w:rsidRPr="008104C9">
        <w:rPr>
          <w:rFonts w:ascii="Times New Roman" w:hAnsi="Times New Roman" w:cs="Times New Roman"/>
          <w:i w:val="0"/>
          <w:iCs w:val="0"/>
          <w:noProof/>
          <w:color w:val="auto"/>
          <w:sz w:val="16"/>
          <w:szCs w:val="16"/>
        </w:rPr>
        <w:t>. (2000)</w:t>
      </w:r>
      <w:bookmarkEnd w:id="33"/>
      <w:r w:rsidR="008D7385" w:rsidRPr="008104C9">
        <w:rPr>
          <w:rFonts w:ascii="Times New Roman" w:hAnsi="Times New Roman" w:cs="Times New Roman"/>
          <w:i w:val="0"/>
          <w:iCs w:val="0"/>
          <w:color w:val="auto"/>
          <w:sz w:val="16"/>
          <w:szCs w:val="16"/>
        </w:rPr>
        <w:fldChar w:fldCharType="end"/>
      </w:r>
    </w:p>
    <w:p w14:paraId="6F450EB6" w14:textId="2EBF31EB" w:rsidR="00E02963" w:rsidRPr="00DC671C" w:rsidRDefault="00B52BEB" w:rsidP="00F45443">
      <w:pPr>
        <w:spacing w:after="180" w:line="360" w:lineRule="auto"/>
        <w:jc w:val="both"/>
        <w:rPr>
          <w:rFonts w:ascii="Times New Roman" w:hAnsi="Times New Roman" w:cs="Times New Roman"/>
          <w:sz w:val="24"/>
          <w:szCs w:val="24"/>
          <w:lang w:val="es-ES_tradnl"/>
        </w:rPr>
      </w:pPr>
      <w:r w:rsidRPr="00DC671C">
        <w:rPr>
          <w:rFonts w:ascii="Times New Roman" w:hAnsi="Times New Roman" w:cs="Times New Roman"/>
          <w:sz w:val="24"/>
          <w:szCs w:val="24"/>
          <w:lang w:val="es-ES_tradnl"/>
        </w:rPr>
        <w:t xml:space="preserve">Con respecto </w:t>
      </w:r>
      <w:r w:rsidR="00E02963" w:rsidRPr="00DC671C">
        <w:rPr>
          <w:rFonts w:ascii="Times New Roman" w:hAnsi="Times New Roman" w:cs="Times New Roman"/>
          <w:sz w:val="24"/>
          <w:szCs w:val="24"/>
          <w:lang w:val="es-ES_tradnl"/>
        </w:rPr>
        <w:t xml:space="preserve">a las distintas fases </w:t>
      </w:r>
      <w:r w:rsidR="002259C6" w:rsidRPr="00DC671C">
        <w:rPr>
          <w:rFonts w:ascii="Times New Roman" w:hAnsi="Times New Roman" w:cs="Times New Roman"/>
          <w:sz w:val="24"/>
          <w:szCs w:val="24"/>
          <w:lang w:val="es-ES_tradnl"/>
        </w:rPr>
        <w:t xml:space="preserve">que componen </w:t>
      </w:r>
      <w:r w:rsidR="00B6146D">
        <w:rPr>
          <w:rFonts w:ascii="Times New Roman" w:hAnsi="Times New Roman" w:cs="Times New Roman"/>
          <w:sz w:val="24"/>
          <w:szCs w:val="24"/>
          <w:lang w:val="es-ES_tradnl"/>
        </w:rPr>
        <w:t xml:space="preserve">la </w:t>
      </w:r>
      <w:r w:rsidR="008D7385" w:rsidRPr="00DC671C">
        <w:rPr>
          <w:rFonts w:ascii="Times New Roman" w:hAnsi="Times New Roman" w:cs="Times New Roman"/>
          <w:sz w:val="24"/>
          <w:szCs w:val="24"/>
          <w:lang w:val="es-ES_tradnl"/>
        </w:rPr>
        <w:t>metodología</w:t>
      </w:r>
      <w:r w:rsidR="00B6146D">
        <w:rPr>
          <w:rFonts w:ascii="Times New Roman" w:hAnsi="Times New Roman" w:cs="Times New Roman"/>
          <w:sz w:val="24"/>
          <w:szCs w:val="24"/>
          <w:lang w:val="es-ES_tradnl"/>
        </w:rPr>
        <w:t xml:space="preserve"> a utilizar</w:t>
      </w:r>
      <w:r w:rsidRPr="00DC671C">
        <w:rPr>
          <w:rFonts w:ascii="Times New Roman" w:hAnsi="Times New Roman" w:cs="Times New Roman"/>
          <w:sz w:val="24"/>
          <w:szCs w:val="24"/>
          <w:lang w:val="es-ES_tradnl"/>
        </w:rPr>
        <w:t>,</w:t>
      </w:r>
      <w:r w:rsidR="00E02963" w:rsidRPr="00DC671C">
        <w:rPr>
          <w:rFonts w:ascii="Times New Roman" w:hAnsi="Times New Roman" w:cs="Times New Roman"/>
          <w:sz w:val="24"/>
          <w:szCs w:val="24"/>
          <w:lang w:val="es-ES_tradnl"/>
        </w:rPr>
        <w:t xml:space="preserve"> estas se encuentran </w:t>
      </w:r>
      <w:r w:rsidR="00B6146D">
        <w:rPr>
          <w:rFonts w:ascii="Times New Roman" w:hAnsi="Times New Roman" w:cs="Times New Roman"/>
          <w:sz w:val="24"/>
          <w:szCs w:val="24"/>
          <w:lang w:val="es-ES_tradnl"/>
        </w:rPr>
        <w:t>recogidas</w:t>
      </w:r>
      <w:r w:rsidR="00E02963" w:rsidRPr="00DC671C">
        <w:rPr>
          <w:rFonts w:ascii="Times New Roman" w:hAnsi="Times New Roman" w:cs="Times New Roman"/>
          <w:sz w:val="24"/>
          <w:szCs w:val="24"/>
          <w:lang w:val="es-ES_tradnl"/>
        </w:rPr>
        <w:t xml:space="preserve"> en la </w:t>
      </w:r>
      <w:r w:rsidR="008D7385" w:rsidRPr="00B6146D">
        <w:rPr>
          <w:rFonts w:ascii="Times New Roman" w:hAnsi="Times New Roman" w:cs="Times New Roman"/>
          <w:color w:val="2E74B5" w:themeColor="accent5" w:themeShade="BF"/>
          <w:sz w:val="24"/>
          <w:szCs w:val="24"/>
          <w:u w:val="single"/>
          <w:lang w:val="es-ES_tradnl"/>
        </w:rPr>
        <w:fldChar w:fldCharType="begin"/>
      </w:r>
      <w:r w:rsidR="008D7385" w:rsidRPr="00B6146D">
        <w:rPr>
          <w:rFonts w:ascii="Times New Roman" w:hAnsi="Times New Roman" w:cs="Times New Roman"/>
          <w:color w:val="2E74B5" w:themeColor="accent5" w:themeShade="BF"/>
          <w:sz w:val="24"/>
          <w:szCs w:val="24"/>
          <w:u w:val="single"/>
          <w:lang w:val="es-ES_tradnl"/>
        </w:rPr>
        <w:instrText xml:space="preserve"> REF _Ref89532734 \h  \* MERGEFORMAT </w:instrText>
      </w:r>
      <w:r w:rsidR="008D7385" w:rsidRPr="00B6146D">
        <w:rPr>
          <w:rFonts w:ascii="Times New Roman" w:hAnsi="Times New Roman" w:cs="Times New Roman"/>
          <w:color w:val="2E74B5" w:themeColor="accent5" w:themeShade="BF"/>
          <w:sz w:val="24"/>
          <w:szCs w:val="24"/>
          <w:u w:val="single"/>
          <w:lang w:val="es-ES_tradnl"/>
        </w:rPr>
      </w:r>
      <w:r w:rsidR="008D7385" w:rsidRPr="00B6146D">
        <w:rPr>
          <w:rFonts w:ascii="Times New Roman" w:hAnsi="Times New Roman" w:cs="Times New Roman"/>
          <w:color w:val="2E74B5" w:themeColor="accent5" w:themeShade="BF"/>
          <w:sz w:val="24"/>
          <w:szCs w:val="24"/>
          <w:u w:val="single"/>
          <w:lang w:val="es-ES_tradnl"/>
        </w:rPr>
        <w:fldChar w:fldCharType="separate"/>
      </w:r>
      <w:ins w:id="34" w:author="sumit kumar" w:date="2022-01-28T00:52:00Z">
        <w:r w:rsidR="00A55E47" w:rsidRPr="00A55E47">
          <w:rPr>
            <w:rFonts w:ascii="Times New Roman" w:hAnsi="Times New Roman" w:cs="Times New Roman"/>
            <w:color w:val="2E74B5" w:themeColor="accent5" w:themeShade="BF"/>
            <w:sz w:val="24"/>
            <w:szCs w:val="24"/>
            <w:u w:val="single"/>
            <w:rPrChange w:id="35" w:author="sumit kumar" w:date="2022-01-28T00:52:00Z">
              <w:rPr/>
            </w:rPrChange>
          </w:rPr>
          <w:t xml:space="preserve">Figura </w:t>
        </w:r>
        <w:r w:rsidR="00A55E47" w:rsidRPr="00A55E47">
          <w:rPr>
            <w:rFonts w:ascii="Times New Roman" w:hAnsi="Times New Roman" w:cs="Times New Roman"/>
            <w:noProof/>
            <w:color w:val="2E74B5" w:themeColor="accent5" w:themeShade="BF"/>
            <w:sz w:val="24"/>
            <w:szCs w:val="24"/>
            <w:u w:val="single"/>
            <w:rPrChange w:id="36" w:author="sumit kumar" w:date="2022-01-28T00:52:00Z">
              <w:rPr>
                <w:noProof/>
              </w:rPr>
            </w:rPrChange>
          </w:rPr>
          <w:t>2</w:t>
        </w:r>
      </w:ins>
      <w:del w:id="37"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Figura </w:delText>
        </w:r>
        <w:r w:rsidR="00614ADD" w:rsidRPr="00614ADD" w:rsidDel="00A55E47">
          <w:rPr>
            <w:rFonts w:ascii="Times New Roman" w:hAnsi="Times New Roman" w:cs="Times New Roman"/>
            <w:noProof/>
            <w:color w:val="2E74B5" w:themeColor="accent5" w:themeShade="BF"/>
            <w:sz w:val="24"/>
            <w:szCs w:val="24"/>
            <w:u w:val="single"/>
          </w:rPr>
          <w:delText>2</w:delText>
        </w:r>
      </w:del>
      <w:r w:rsidR="008D7385" w:rsidRPr="00B6146D">
        <w:rPr>
          <w:rFonts w:ascii="Times New Roman" w:hAnsi="Times New Roman" w:cs="Times New Roman"/>
          <w:color w:val="2E74B5" w:themeColor="accent5" w:themeShade="BF"/>
          <w:sz w:val="24"/>
          <w:szCs w:val="24"/>
          <w:u w:val="single"/>
          <w:lang w:val="es-ES_tradnl"/>
        </w:rPr>
        <w:fldChar w:fldCharType="end"/>
      </w:r>
      <w:r w:rsidR="00E02963" w:rsidRPr="00DC671C">
        <w:rPr>
          <w:rFonts w:ascii="Times New Roman" w:hAnsi="Times New Roman" w:cs="Times New Roman"/>
          <w:sz w:val="24"/>
          <w:szCs w:val="24"/>
          <w:lang w:val="es-ES_tradnl"/>
        </w:rPr>
        <w:t>.</w:t>
      </w:r>
      <w:r w:rsidR="0022396D" w:rsidRPr="00DC671C">
        <w:rPr>
          <w:rFonts w:ascii="Times New Roman" w:hAnsi="Times New Roman" w:cs="Times New Roman"/>
          <w:sz w:val="24"/>
          <w:szCs w:val="24"/>
          <w:lang w:val="es-ES_tradnl"/>
        </w:rPr>
        <w:t xml:space="preserve"> </w:t>
      </w:r>
      <w:r w:rsidR="00CB14D5" w:rsidRPr="00DC671C">
        <w:rPr>
          <w:rFonts w:ascii="Times New Roman" w:hAnsi="Times New Roman" w:cs="Times New Roman"/>
          <w:sz w:val="24"/>
          <w:szCs w:val="24"/>
          <w:lang w:val="es-ES_tradnl"/>
        </w:rPr>
        <w:t xml:space="preserve">Así, tal y como mencionan </w:t>
      </w:r>
      <w:r w:rsidR="00CB14D5" w:rsidRPr="00DC671C">
        <w:rPr>
          <w:rFonts w:ascii="Times New Roman" w:hAnsi="Times New Roman" w:cs="Times New Roman"/>
          <w:sz w:val="24"/>
          <w:szCs w:val="24"/>
          <w:lang w:val="es-ES_tradnl"/>
        </w:rPr>
        <w:fldChar w:fldCharType="begin" w:fldLock="1"/>
      </w:r>
      <w:r w:rsidR="00C55978" w:rsidRPr="00DC671C">
        <w:rPr>
          <w:rFonts w:ascii="Times New Roman" w:hAnsi="Times New Roman" w:cs="Times New Roman"/>
          <w:sz w:val="24"/>
          <w:szCs w:val="24"/>
          <w:lang w:val="es-ES_tradnl"/>
        </w:rPr>
        <w:instrText>ADDIN CSL_CITATION {"citationItems":[{"id":"ITEM-1","itemData":{"abstract":"This document describes the CRISP-DM process model and contains information about the CRISP-DM methodology, the CRISP-DM reference model, the CRISP-DM user guide, and the CRISP-DM reports, as well as an appendix with additional related information. This document and information herein are the exclusive property of the partners of the CRISP-DM consortium: NCR Systems Engineering Copenhagen (USA and Denmark), DaimlerChrysler AG (Germany), SPSS Inc. (USA), and OHRA Verzekeringen en Bank Groep B.V. (The Netherlands).","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Rudiger","given":"Wirth","non-dropping-particle":"","parse-names":false,"suffix":""}],"container-title":"CRISP-DM Consortium","id":"ITEM-1","issued":{"date-parts":[["2000"]]},"page":"76","title":"Crisp-Dm 1.0","type":"article-journal"},"uris":["http://www.mendeley.com/documents/?uuid=214e4d7e-8368-43db-9042-71f65122f8fe"]}],"mendeley":{"formattedCitation":"(Chapman et al., 2000)","manualFormatting":"Chapman et al. (2000)","plainTextFormattedCitation":"(Chapman et al., 2000)","previouslyFormattedCitation":"(Chapman et al., 2000)"},"properties":{"noteIndex":0},"schema":"https://github.com/citation-style-language/schema/raw/master/csl-citation.json"}</w:instrText>
      </w:r>
      <w:r w:rsidR="00CB14D5" w:rsidRPr="00DC671C">
        <w:rPr>
          <w:rFonts w:ascii="Times New Roman" w:hAnsi="Times New Roman" w:cs="Times New Roman"/>
          <w:sz w:val="24"/>
          <w:szCs w:val="24"/>
          <w:lang w:val="es-ES_tradnl"/>
        </w:rPr>
        <w:fldChar w:fldCharType="separate"/>
      </w:r>
      <w:r w:rsidR="008D7385" w:rsidRPr="00DC671C">
        <w:rPr>
          <w:rFonts w:ascii="Times New Roman" w:hAnsi="Times New Roman" w:cs="Times New Roman"/>
          <w:noProof/>
          <w:sz w:val="24"/>
          <w:szCs w:val="24"/>
          <w:lang w:val="es-ES_tradnl"/>
        </w:rPr>
        <w:t xml:space="preserve">Chapman </w:t>
      </w:r>
      <w:r w:rsidR="00A01770" w:rsidRPr="00A01770">
        <w:rPr>
          <w:rFonts w:ascii="Times New Roman" w:hAnsi="Times New Roman" w:cs="Times New Roman"/>
          <w:i/>
          <w:iCs/>
          <w:noProof/>
          <w:sz w:val="24"/>
          <w:szCs w:val="24"/>
          <w:lang w:val="es-ES_tradnl"/>
        </w:rPr>
        <w:t>et al</w:t>
      </w:r>
      <w:r w:rsidR="008D7385" w:rsidRPr="00DC671C">
        <w:rPr>
          <w:rFonts w:ascii="Times New Roman" w:hAnsi="Times New Roman" w:cs="Times New Roman"/>
          <w:noProof/>
          <w:sz w:val="24"/>
          <w:szCs w:val="24"/>
          <w:lang w:val="es-ES_tradnl"/>
        </w:rPr>
        <w:t>. (2000)</w:t>
      </w:r>
      <w:r w:rsidR="00CB14D5" w:rsidRPr="00DC671C">
        <w:rPr>
          <w:rFonts w:ascii="Times New Roman" w:hAnsi="Times New Roman" w:cs="Times New Roman"/>
          <w:sz w:val="24"/>
          <w:szCs w:val="24"/>
          <w:lang w:val="es-ES_tradnl"/>
        </w:rPr>
        <w:fldChar w:fldCharType="end"/>
      </w:r>
      <w:r w:rsidR="00CB14D5" w:rsidRPr="00DC671C">
        <w:rPr>
          <w:rFonts w:ascii="Times New Roman" w:hAnsi="Times New Roman" w:cs="Times New Roman"/>
          <w:sz w:val="24"/>
          <w:szCs w:val="24"/>
          <w:lang w:val="es-ES_tradnl"/>
        </w:rPr>
        <w:t xml:space="preserve">, </w:t>
      </w:r>
      <w:r w:rsidR="00B6146D">
        <w:rPr>
          <w:rFonts w:ascii="Times New Roman" w:hAnsi="Times New Roman" w:cs="Times New Roman"/>
          <w:sz w:val="24"/>
          <w:szCs w:val="24"/>
          <w:lang w:val="es-ES_tradnl"/>
        </w:rPr>
        <w:t>dicha</w:t>
      </w:r>
      <w:r w:rsidR="00CB14D5" w:rsidRPr="00DC671C">
        <w:rPr>
          <w:rFonts w:ascii="Times New Roman" w:hAnsi="Times New Roman" w:cs="Times New Roman"/>
          <w:sz w:val="24"/>
          <w:szCs w:val="24"/>
          <w:lang w:val="es-ES_tradnl"/>
        </w:rPr>
        <w:t xml:space="preserve"> secuencia de fases no es rígida, sino que se puede avanzar y retroceder en </w:t>
      </w:r>
      <w:r w:rsidR="002259C6" w:rsidRPr="00DC671C">
        <w:rPr>
          <w:rFonts w:ascii="Times New Roman" w:hAnsi="Times New Roman" w:cs="Times New Roman"/>
          <w:sz w:val="24"/>
          <w:szCs w:val="24"/>
          <w:lang w:val="es-ES_tradnl"/>
        </w:rPr>
        <w:t>ellas</w:t>
      </w:r>
      <w:r w:rsidR="00CB14D5" w:rsidRPr="00DC671C">
        <w:rPr>
          <w:rFonts w:ascii="Times New Roman" w:hAnsi="Times New Roman" w:cs="Times New Roman"/>
          <w:sz w:val="24"/>
          <w:szCs w:val="24"/>
          <w:lang w:val="es-ES_tradnl"/>
        </w:rPr>
        <w:t>. Además, el resultado de</w:t>
      </w:r>
      <w:r w:rsidR="00F45443">
        <w:rPr>
          <w:rFonts w:ascii="Times New Roman" w:hAnsi="Times New Roman" w:cs="Times New Roman"/>
          <w:sz w:val="24"/>
          <w:szCs w:val="24"/>
          <w:lang w:val="es-ES_tradnl"/>
        </w:rPr>
        <w:t xml:space="preserve"> </w:t>
      </w:r>
      <w:r w:rsidR="00CB14D5" w:rsidRPr="00DC671C">
        <w:rPr>
          <w:rFonts w:ascii="Times New Roman" w:hAnsi="Times New Roman" w:cs="Times New Roman"/>
          <w:sz w:val="24"/>
          <w:szCs w:val="24"/>
          <w:lang w:val="es-ES_tradnl"/>
        </w:rPr>
        <w:t xml:space="preserve">cada fase determina que fase, o tarea en concreto de una fase, debe realizarse como </w:t>
      </w:r>
      <w:r w:rsidR="00790A56">
        <w:rPr>
          <w:rFonts w:ascii="Times New Roman" w:hAnsi="Times New Roman" w:cs="Times New Roman"/>
          <w:sz w:val="24"/>
          <w:szCs w:val="24"/>
          <w:lang w:val="es-ES_tradnl"/>
        </w:rPr>
        <w:t xml:space="preserve">la </w:t>
      </w:r>
      <w:r w:rsidR="00CB14D5" w:rsidRPr="00DC671C">
        <w:rPr>
          <w:rFonts w:ascii="Times New Roman" w:hAnsi="Times New Roman" w:cs="Times New Roman"/>
          <w:sz w:val="24"/>
          <w:szCs w:val="24"/>
          <w:lang w:val="es-ES_tradnl"/>
        </w:rPr>
        <w:t xml:space="preserve">siguiente. Finalmente, el círculo exterior de la </w:t>
      </w:r>
      <w:r w:rsidR="008D7385" w:rsidRPr="00B6146D">
        <w:rPr>
          <w:rFonts w:ascii="Times New Roman" w:hAnsi="Times New Roman" w:cs="Times New Roman"/>
          <w:color w:val="2E74B5" w:themeColor="accent5" w:themeShade="BF"/>
          <w:sz w:val="24"/>
          <w:szCs w:val="24"/>
          <w:u w:val="single"/>
          <w:lang w:val="es-ES_tradnl"/>
        </w:rPr>
        <w:fldChar w:fldCharType="begin"/>
      </w:r>
      <w:r w:rsidR="008D7385" w:rsidRPr="00B6146D">
        <w:rPr>
          <w:rFonts w:ascii="Times New Roman" w:hAnsi="Times New Roman" w:cs="Times New Roman"/>
          <w:color w:val="2E74B5" w:themeColor="accent5" w:themeShade="BF"/>
          <w:sz w:val="24"/>
          <w:szCs w:val="24"/>
          <w:u w:val="single"/>
          <w:lang w:val="es-ES_tradnl"/>
        </w:rPr>
        <w:instrText xml:space="preserve"> REF _Ref89532734 \h  \* MERGEFORMAT </w:instrText>
      </w:r>
      <w:r w:rsidR="008D7385" w:rsidRPr="00B6146D">
        <w:rPr>
          <w:rFonts w:ascii="Times New Roman" w:hAnsi="Times New Roman" w:cs="Times New Roman"/>
          <w:color w:val="2E74B5" w:themeColor="accent5" w:themeShade="BF"/>
          <w:sz w:val="24"/>
          <w:szCs w:val="24"/>
          <w:u w:val="single"/>
          <w:lang w:val="es-ES_tradnl"/>
        </w:rPr>
      </w:r>
      <w:r w:rsidR="008D7385" w:rsidRPr="00B6146D">
        <w:rPr>
          <w:rFonts w:ascii="Times New Roman" w:hAnsi="Times New Roman" w:cs="Times New Roman"/>
          <w:color w:val="2E74B5" w:themeColor="accent5" w:themeShade="BF"/>
          <w:sz w:val="24"/>
          <w:szCs w:val="24"/>
          <w:u w:val="single"/>
          <w:lang w:val="es-ES_tradnl"/>
        </w:rPr>
        <w:fldChar w:fldCharType="separate"/>
      </w:r>
      <w:ins w:id="38" w:author="sumit kumar" w:date="2022-01-28T00:52:00Z">
        <w:r w:rsidR="00A55E47" w:rsidRPr="00A55E47">
          <w:rPr>
            <w:rFonts w:ascii="Times New Roman" w:hAnsi="Times New Roman" w:cs="Times New Roman"/>
            <w:color w:val="2E74B5" w:themeColor="accent5" w:themeShade="BF"/>
            <w:sz w:val="24"/>
            <w:szCs w:val="24"/>
            <w:u w:val="single"/>
            <w:rPrChange w:id="39" w:author="sumit kumar" w:date="2022-01-28T00:52:00Z">
              <w:rPr/>
            </w:rPrChange>
          </w:rPr>
          <w:t xml:space="preserve">Figura </w:t>
        </w:r>
        <w:r w:rsidR="00A55E47" w:rsidRPr="00A55E47">
          <w:rPr>
            <w:rFonts w:ascii="Times New Roman" w:hAnsi="Times New Roman" w:cs="Times New Roman"/>
            <w:noProof/>
            <w:color w:val="2E74B5" w:themeColor="accent5" w:themeShade="BF"/>
            <w:sz w:val="24"/>
            <w:szCs w:val="24"/>
            <w:u w:val="single"/>
            <w:rPrChange w:id="40" w:author="sumit kumar" w:date="2022-01-28T00:52:00Z">
              <w:rPr>
                <w:noProof/>
              </w:rPr>
            </w:rPrChange>
          </w:rPr>
          <w:t>2</w:t>
        </w:r>
      </w:ins>
      <w:del w:id="41"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Figura </w:delText>
        </w:r>
        <w:r w:rsidR="00614ADD" w:rsidRPr="00614ADD" w:rsidDel="00A55E47">
          <w:rPr>
            <w:rFonts w:ascii="Times New Roman" w:hAnsi="Times New Roman" w:cs="Times New Roman"/>
            <w:noProof/>
            <w:color w:val="2E74B5" w:themeColor="accent5" w:themeShade="BF"/>
            <w:sz w:val="24"/>
            <w:szCs w:val="24"/>
            <w:u w:val="single"/>
          </w:rPr>
          <w:delText>2</w:delText>
        </w:r>
      </w:del>
      <w:r w:rsidR="008D7385" w:rsidRPr="00B6146D">
        <w:rPr>
          <w:rFonts w:ascii="Times New Roman" w:hAnsi="Times New Roman" w:cs="Times New Roman"/>
          <w:color w:val="2E74B5" w:themeColor="accent5" w:themeShade="BF"/>
          <w:sz w:val="24"/>
          <w:szCs w:val="24"/>
          <w:u w:val="single"/>
          <w:lang w:val="es-ES_tradnl"/>
        </w:rPr>
        <w:fldChar w:fldCharType="end"/>
      </w:r>
      <w:r w:rsidR="00CB14D5" w:rsidRPr="00DC671C">
        <w:rPr>
          <w:rFonts w:ascii="Times New Roman" w:hAnsi="Times New Roman" w:cs="Times New Roman"/>
          <w:sz w:val="24"/>
          <w:szCs w:val="24"/>
          <w:lang w:val="es-ES_tradnl"/>
        </w:rPr>
        <w:t xml:space="preserve">, </w:t>
      </w:r>
      <w:r w:rsidR="003532EC" w:rsidRPr="00DC671C">
        <w:rPr>
          <w:rFonts w:ascii="Times New Roman" w:hAnsi="Times New Roman" w:cs="Times New Roman"/>
          <w:sz w:val="24"/>
          <w:szCs w:val="24"/>
          <w:lang w:val="es-ES_tradnl"/>
        </w:rPr>
        <w:t xml:space="preserve">simboliza la naturaleza cíclica de </w:t>
      </w:r>
      <w:r w:rsidR="00306B78">
        <w:rPr>
          <w:rFonts w:ascii="Times New Roman" w:hAnsi="Times New Roman" w:cs="Times New Roman"/>
          <w:sz w:val="24"/>
          <w:szCs w:val="24"/>
          <w:lang w:val="es-ES_tradnl"/>
        </w:rPr>
        <w:t>un proyecto de minería de datos</w:t>
      </w:r>
      <w:r w:rsidR="003532EC" w:rsidRPr="00DC671C">
        <w:rPr>
          <w:rFonts w:ascii="Times New Roman" w:hAnsi="Times New Roman" w:cs="Times New Roman"/>
          <w:sz w:val="24"/>
          <w:szCs w:val="24"/>
          <w:lang w:val="es-ES_tradnl"/>
        </w:rPr>
        <w:t>. Es decir, est</w:t>
      </w:r>
      <w:r w:rsidR="00306B78">
        <w:rPr>
          <w:rFonts w:ascii="Times New Roman" w:hAnsi="Times New Roman" w:cs="Times New Roman"/>
          <w:sz w:val="24"/>
          <w:szCs w:val="24"/>
          <w:lang w:val="es-ES_tradnl"/>
        </w:rPr>
        <w:t>e</w:t>
      </w:r>
      <w:r w:rsidR="003532EC" w:rsidRPr="00DC671C">
        <w:rPr>
          <w:rFonts w:ascii="Times New Roman" w:hAnsi="Times New Roman" w:cs="Times New Roman"/>
          <w:sz w:val="24"/>
          <w:szCs w:val="24"/>
          <w:lang w:val="es-ES_tradnl"/>
        </w:rPr>
        <w:t xml:space="preserve"> no finaliza una vez que se implanta una solución</w:t>
      </w:r>
      <w:r w:rsidR="003B565C" w:rsidRPr="00DC671C">
        <w:rPr>
          <w:rFonts w:ascii="Times New Roman" w:hAnsi="Times New Roman" w:cs="Times New Roman"/>
          <w:sz w:val="24"/>
          <w:szCs w:val="24"/>
          <w:lang w:val="es-ES_tradnl"/>
        </w:rPr>
        <w:t xml:space="preserve"> </w:t>
      </w:r>
      <w:r w:rsidR="003B565C" w:rsidRPr="00DC671C">
        <w:rPr>
          <w:rFonts w:ascii="Times New Roman" w:hAnsi="Times New Roman" w:cs="Times New Roman"/>
          <w:sz w:val="24"/>
          <w:szCs w:val="24"/>
          <w:lang w:val="es-ES_tradnl"/>
        </w:rPr>
        <w:fldChar w:fldCharType="begin" w:fldLock="1"/>
      </w:r>
      <w:r w:rsidR="00675DCE" w:rsidRPr="00DC671C">
        <w:rPr>
          <w:rFonts w:ascii="Times New Roman" w:hAnsi="Times New Roman" w:cs="Times New Roman"/>
          <w:sz w:val="24"/>
          <w:szCs w:val="24"/>
          <w:lang w:val="es-ES_tradnl"/>
        </w:rPr>
        <w:instrText>ADDIN CSL_CITATION {"citationItems":[{"id":"ITEM-1","itemData":{"abstract":"This document describes the CRISP-DM process model and contains information about the CRISP-DM methodology, the CRISP-DM reference model, the CRISP-DM user guide, and the CRISP-DM reports, as well as an appendix with additional related information. This document and information herein are the exclusive property of the partners of the CRISP-DM consortium: NCR Systems Engineering Copenhagen (USA and Denmark), DaimlerChrysler AG (Germany), SPSS Inc. (USA), and OHRA Verzekeringen en Bank Groep B.V. (The Netherlands).","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Rudiger","given":"Wirth","non-dropping-particle":"","parse-names":false,"suffix":""}],"container-title":"CRISP-DM Consortium","id":"ITEM-1","issued":{"date-parts":[["2000"]]},"page":"76","title":"Crisp-Dm 1.0","type":"article-journal"},"uris":["http://www.mendeley.com/documents/?uuid=214e4d7e-8368-43db-9042-71f65122f8fe"]}],"mendeley":{"formattedCitation":"(Chapman et al., 2000)","plainTextFormattedCitation":"(Chapman et al., 2000)","previouslyFormattedCitation":"(Chapman et al., 2000)"},"properties":{"noteIndex":0},"schema":"https://github.com/citation-style-language/schema/raw/master/csl-citation.json"}</w:instrText>
      </w:r>
      <w:r w:rsidR="003B565C" w:rsidRPr="00DC671C">
        <w:rPr>
          <w:rFonts w:ascii="Times New Roman" w:hAnsi="Times New Roman" w:cs="Times New Roman"/>
          <w:sz w:val="24"/>
          <w:szCs w:val="24"/>
          <w:lang w:val="es-ES_tradnl"/>
        </w:rPr>
        <w:fldChar w:fldCharType="separate"/>
      </w:r>
      <w:r w:rsidR="00675DCE" w:rsidRPr="00DC671C">
        <w:rPr>
          <w:rFonts w:ascii="Times New Roman" w:hAnsi="Times New Roman" w:cs="Times New Roman"/>
          <w:noProof/>
          <w:sz w:val="24"/>
          <w:szCs w:val="24"/>
          <w:lang w:val="es-ES_tradnl"/>
        </w:rPr>
        <w:t xml:space="preserve">(Chapman </w:t>
      </w:r>
      <w:r w:rsidR="00A01770" w:rsidRPr="00A01770">
        <w:rPr>
          <w:rFonts w:ascii="Times New Roman" w:hAnsi="Times New Roman" w:cs="Times New Roman"/>
          <w:i/>
          <w:iCs/>
          <w:noProof/>
          <w:sz w:val="24"/>
          <w:szCs w:val="24"/>
          <w:lang w:val="es-ES_tradnl"/>
        </w:rPr>
        <w:t>et al</w:t>
      </w:r>
      <w:r w:rsidR="00675DCE" w:rsidRPr="00DC671C">
        <w:rPr>
          <w:rFonts w:ascii="Times New Roman" w:hAnsi="Times New Roman" w:cs="Times New Roman"/>
          <w:noProof/>
          <w:sz w:val="24"/>
          <w:szCs w:val="24"/>
          <w:lang w:val="es-ES_tradnl"/>
        </w:rPr>
        <w:t>., 2000)</w:t>
      </w:r>
      <w:r w:rsidR="003B565C" w:rsidRPr="00DC671C">
        <w:rPr>
          <w:rFonts w:ascii="Times New Roman" w:hAnsi="Times New Roman" w:cs="Times New Roman"/>
          <w:sz w:val="24"/>
          <w:szCs w:val="24"/>
          <w:lang w:val="es-ES_tradnl"/>
        </w:rPr>
        <w:fldChar w:fldCharType="end"/>
      </w:r>
      <w:r w:rsidR="003532EC" w:rsidRPr="00DC671C">
        <w:rPr>
          <w:rFonts w:ascii="Times New Roman" w:hAnsi="Times New Roman" w:cs="Times New Roman"/>
          <w:sz w:val="24"/>
          <w:szCs w:val="24"/>
          <w:lang w:val="es-ES_tradnl"/>
        </w:rPr>
        <w:t>.</w:t>
      </w:r>
    </w:p>
    <w:p w14:paraId="6893D6AE" w14:textId="432C13C0" w:rsidR="00E02963" w:rsidRPr="00F45443" w:rsidRDefault="00E02963" w:rsidP="000E6FC8">
      <w:pPr>
        <w:pStyle w:val="Figuras"/>
        <w:rPr>
          <w:i/>
          <w:iCs/>
        </w:rPr>
      </w:pPr>
      <w:bookmarkStart w:id="42" w:name="_Ref89532734"/>
      <w:bookmarkStart w:id="43" w:name="_Toc94028560"/>
      <w:bookmarkStart w:id="44" w:name="_Toc94033244"/>
      <w:r w:rsidRPr="00F45443">
        <w:lastRenderedPageBreak/>
        <w:t xml:space="preserve">Figura </w:t>
      </w:r>
      <w:fldSimple w:instr=" SEQ Figura \* ARABIC ">
        <w:r w:rsidR="00A55E47">
          <w:rPr>
            <w:noProof/>
          </w:rPr>
          <w:t>2</w:t>
        </w:r>
      </w:fldSimple>
      <w:bookmarkEnd w:id="42"/>
      <w:r w:rsidRPr="00F45443">
        <w:t xml:space="preserve">: Fases del modelo </w:t>
      </w:r>
      <w:r w:rsidRPr="00B6146D">
        <w:t>CRISP-DM</w:t>
      </w:r>
      <w:bookmarkEnd w:id="43"/>
      <w:bookmarkEnd w:id="44"/>
    </w:p>
    <w:p w14:paraId="4342E7EE" w14:textId="77777777" w:rsidR="00E02963" w:rsidRPr="00DC671C" w:rsidRDefault="00E02963" w:rsidP="00F45443">
      <w:pPr>
        <w:keepNext/>
        <w:spacing w:after="0" w:line="240" w:lineRule="auto"/>
        <w:jc w:val="center"/>
        <w:rPr>
          <w:rFonts w:ascii="Times New Roman" w:hAnsi="Times New Roman" w:cs="Times New Roman"/>
          <w:sz w:val="24"/>
          <w:szCs w:val="24"/>
        </w:rPr>
      </w:pPr>
      <w:r w:rsidRPr="00DC671C">
        <w:rPr>
          <w:rFonts w:ascii="Times New Roman" w:hAnsi="Times New Roman" w:cs="Times New Roman"/>
          <w:noProof/>
          <w:sz w:val="24"/>
          <w:szCs w:val="24"/>
          <w:lang w:eastAsia="es-ES"/>
        </w:rPr>
        <w:drawing>
          <wp:inline distT="0" distB="0" distL="0" distR="0" wp14:anchorId="256749D0" wp14:editId="254C7CA3">
            <wp:extent cx="3035808" cy="2737648"/>
            <wp:effectExtent l="0" t="0" r="0" b="5715"/>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7"/>
                    <a:stretch>
                      <a:fillRect/>
                    </a:stretch>
                  </pic:blipFill>
                  <pic:spPr>
                    <a:xfrm>
                      <a:off x="0" y="0"/>
                      <a:ext cx="3035808" cy="2737648"/>
                    </a:xfrm>
                    <a:prstGeom prst="rect">
                      <a:avLst/>
                    </a:prstGeom>
                  </pic:spPr>
                </pic:pic>
              </a:graphicData>
            </a:graphic>
          </wp:inline>
        </w:drawing>
      </w:r>
    </w:p>
    <w:p w14:paraId="42E5E44F" w14:textId="0B5E83EB" w:rsidR="00B35D80" w:rsidRPr="00F45443" w:rsidRDefault="00E02963" w:rsidP="00F45443">
      <w:pPr>
        <w:pStyle w:val="Descripcin"/>
        <w:spacing w:after="180" w:line="360" w:lineRule="auto"/>
        <w:ind w:firstLine="360"/>
        <w:jc w:val="center"/>
        <w:rPr>
          <w:rFonts w:ascii="Times New Roman" w:hAnsi="Times New Roman" w:cs="Times New Roman"/>
          <w:i w:val="0"/>
          <w:iCs w:val="0"/>
          <w:color w:val="auto"/>
          <w:sz w:val="16"/>
          <w:szCs w:val="16"/>
        </w:rPr>
      </w:pPr>
      <w:bookmarkStart w:id="45" w:name="_Toc94028561"/>
      <w:r w:rsidRPr="00F45443">
        <w:rPr>
          <w:rFonts w:ascii="Times New Roman" w:hAnsi="Times New Roman" w:cs="Times New Roman"/>
          <w:i w:val="0"/>
          <w:iCs w:val="0"/>
          <w:color w:val="auto"/>
          <w:sz w:val="16"/>
          <w:szCs w:val="16"/>
        </w:rPr>
        <w:t>Fuente: Extraído de</w:t>
      </w:r>
      <w:r w:rsidR="00B35D80" w:rsidRPr="00F45443">
        <w:rPr>
          <w:rFonts w:ascii="Times New Roman" w:hAnsi="Times New Roman" w:cs="Times New Roman"/>
          <w:i w:val="0"/>
          <w:iCs w:val="0"/>
          <w:color w:val="auto"/>
          <w:sz w:val="16"/>
          <w:szCs w:val="16"/>
        </w:rPr>
        <w:t xml:space="preserve"> </w:t>
      </w:r>
      <w:r w:rsidR="00B35D80" w:rsidRPr="00F45443">
        <w:rPr>
          <w:rFonts w:ascii="Times New Roman" w:hAnsi="Times New Roman" w:cs="Times New Roman"/>
          <w:i w:val="0"/>
          <w:iCs w:val="0"/>
          <w:color w:val="auto"/>
          <w:sz w:val="16"/>
          <w:szCs w:val="16"/>
        </w:rPr>
        <w:fldChar w:fldCharType="begin" w:fldLock="1"/>
      </w:r>
      <w:r w:rsidR="008D7385" w:rsidRPr="00F45443">
        <w:rPr>
          <w:rFonts w:ascii="Times New Roman" w:hAnsi="Times New Roman" w:cs="Times New Roman"/>
          <w:i w:val="0"/>
          <w:iCs w:val="0"/>
          <w:color w:val="auto"/>
          <w:sz w:val="16"/>
          <w:szCs w:val="16"/>
        </w:rPr>
        <w:instrText>ADDIN CSL_CITATION {"citationItems":[{"id":"ITEM-1","itemData":{"abstract":"This document describes the CRISP-DM process model and contains information about the CRISP-DM methodology, the CRISP-DM reference model, the CRISP-DM user guide, and the CRISP-DM reports, as well as an appendix with additional related information. This document and information herein are the exclusive property of the partners of the CRISP-DM consortium: NCR Systems Engineering Copenhagen (USA and Denmark), DaimlerChrysler AG (Germany), SPSS Inc. (USA), and OHRA Verzekeringen en Bank Groep B.V. (The Netherlands).","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Rudiger","given":"Wirth","non-dropping-particle":"","parse-names":false,"suffix":""}],"container-title":"CRISP-DM Consortium","id":"ITEM-1","issued":{"date-parts":[["2000"]]},"page":"76","title":"Crisp-Dm 1.0","type":"article-journal"},"uris":["http://www.mendeley.com/documents/?uuid=214e4d7e-8368-43db-9042-71f65122f8fe"]}],"mendeley":{"formattedCitation":"(Chapman et al., 2000)","manualFormatting":"Chapman et al. (2000)","plainTextFormattedCitation":"(Chapman et al., 2000)","previouslyFormattedCitation":"(Chapman et al., 2000)"},"properties":{"noteIndex":0},"schema":"https://github.com/citation-style-language/schema/raw/master/csl-citation.json"}</w:instrText>
      </w:r>
      <w:r w:rsidR="00B35D80" w:rsidRPr="00F45443">
        <w:rPr>
          <w:rFonts w:ascii="Times New Roman" w:hAnsi="Times New Roman" w:cs="Times New Roman"/>
          <w:i w:val="0"/>
          <w:iCs w:val="0"/>
          <w:color w:val="auto"/>
          <w:sz w:val="16"/>
          <w:szCs w:val="16"/>
        </w:rPr>
        <w:fldChar w:fldCharType="separate"/>
      </w:r>
      <w:r w:rsidR="00B35D80" w:rsidRPr="00F45443">
        <w:rPr>
          <w:rFonts w:ascii="Times New Roman" w:hAnsi="Times New Roman" w:cs="Times New Roman"/>
          <w:i w:val="0"/>
          <w:iCs w:val="0"/>
          <w:noProof/>
          <w:color w:val="auto"/>
          <w:sz w:val="16"/>
          <w:szCs w:val="16"/>
        </w:rPr>
        <w:t xml:space="preserve">Chapman </w:t>
      </w:r>
      <w:r w:rsidR="00A01770" w:rsidRPr="00A01770">
        <w:rPr>
          <w:rFonts w:ascii="Times New Roman" w:hAnsi="Times New Roman" w:cs="Times New Roman"/>
          <w:noProof/>
          <w:color w:val="auto"/>
          <w:sz w:val="16"/>
          <w:szCs w:val="16"/>
        </w:rPr>
        <w:t>et al</w:t>
      </w:r>
      <w:r w:rsidR="00B35D80" w:rsidRPr="00F45443">
        <w:rPr>
          <w:rFonts w:ascii="Times New Roman" w:hAnsi="Times New Roman" w:cs="Times New Roman"/>
          <w:i w:val="0"/>
          <w:iCs w:val="0"/>
          <w:noProof/>
          <w:color w:val="auto"/>
          <w:sz w:val="16"/>
          <w:szCs w:val="16"/>
        </w:rPr>
        <w:t>. (2000)</w:t>
      </w:r>
      <w:bookmarkEnd w:id="45"/>
      <w:r w:rsidR="00B35D80" w:rsidRPr="00F45443">
        <w:rPr>
          <w:rFonts w:ascii="Times New Roman" w:hAnsi="Times New Roman" w:cs="Times New Roman"/>
          <w:i w:val="0"/>
          <w:iCs w:val="0"/>
          <w:color w:val="auto"/>
          <w:sz w:val="16"/>
          <w:szCs w:val="16"/>
        </w:rPr>
        <w:fldChar w:fldCharType="end"/>
      </w:r>
    </w:p>
    <w:p w14:paraId="36CA8D5B" w14:textId="07FC3067" w:rsidR="003B565C" w:rsidRPr="00DC671C" w:rsidRDefault="003B565C" w:rsidP="00306B78">
      <w:pPr>
        <w:spacing w:after="180" w:line="360" w:lineRule="auto"/>
        <w:jc w:val="both"/>
        <w:rPr>
          <w:rFonts w:ascii="Times New Roman" w:hAnsi="Times New Roman" w:cs="Times New Roman"/>
          <w:sz w:val="24"/>
          <w:szCs w:val="24"/>
          <w:lang w:val="es-ES_tradnl"/>
        </w:rPr>
      </w:pPr>
      <w:r w:rsidRPr="00DC671C">
        <w:rPr>
          <w:rFonts w:ascii="Times New Roman" w:hAnsi="Times New Roman" w:cs="Times New Roman"/>
          <w:sz w:val="24"/>
          <w:szCs w:val="24"/>
          <w:lang w:val="es-ES_tradnl"/>
        </w:rPr>
        <w:t xml:space="preserve">A continuación, </w:t>
      </w:r>
      <w:r w:rsidR="00C55978" w:rsidRPr="00DC671C">
        <w:rPr>
          <w:rFonts w:ascii="Times New Roman" w:hAnsi="Times New Roman" w:cs="Times New Roman"/>
          <w:sz w:val="24"/>
          <w:szCs w:val="24"/>
          <w:lang w:val="es-ES_tradnl"/>
        </w:rPr>
        <w:t xml:space="preserve">se procede </w:t>
      </w:r>
      <w:r w:rsidR="00790A56">
        <w:rPr>
          <w:rFonts w:ascii="Times New Roman" w:hAnsi="Times New Roman" w:cs="Times New Roman"/>
          <w:sz w:val="24"/>
          <w:szCs w:val="24"/>
          <w:lang w:val="es-ES_tradnl"/>
        </w:rPr>
        <w:t xml:space="preserve">con la explicación </w:t>
      </w:r>
      <w:r w:rsidRPr="00DC671C">
        <w:rPr>
          <w:rFonts w:ascii="Times New Roman" w:hAnsi="Times New Roman" w:cs="Times New Roman"/>
          <w:sz w:val="24"/>
          <w:szCs w:val="24"/>
          <w:lang w:val="es-ES_tradnl"/>
        </w:rPr>
        <w:t xml:space="preserve">de las </w:t>
      </w:r>
      <w:r w:rsidR="00790A56">
        <w:rPr>
          <w:rFonts w:ascii="Times New Roman" w:hAnsi="Times New Roman" w:cs="Times New Roman"/>
          <w:sz w:val="24"/>
          <w:szCs w:val="24"/>
          <w:lang w:val="es-ES_tradnl"/>
        </w:rPr>
        <w:t xml:space="preserve">distintas </w:t>
      </w:r>
      <w:r w:rsidRPr="00DC671C">
        <w:rPr>
          <w:rFonts w:ascii="Times New Roman" w:hAnsi="Times New Roman" w:cs="Times New Roman"/>
          <w:sz w:val="24"/>
          <w:szCs w:val="24"/>
          <w:lang w:val="es-ES_tradnl"/>
        </w:rPr>
        <w:t xml:space="preserve">fases </w:t>
      </w:r>
      <w:r w:rsidR="002259C6" w:rsidRPr="00DC671C">
        <w:rPr>
          <w:rFonts w:ascii="Times New Roman" w:hAnsi="Times New Roman" w:cs="Times New Roman"/>
          <w:sz w:val="24"/>
          <w:szCs w:val="24"/>
          <w:lang w:val="es-ES_tradnl"/>
        </w:rPr>
        <w:t xml:space="preserve">de la metodología </w:t>
      </w:r>
      <w:r w:rsidR="002259C6" w:rsidRPr="00790A56">
        <w:rPr>
          <w:rFonts w:ascii="Times New Roman" w:hAnsi="Times New Roman" w:cs="Times New Roman"/>
          <w:i/>
          <w:iCs/>
          <w:sz w:val="24"/>
          <w:szCs w:val="24"/>
          <w:lang w:val="es-ES_tradnl"/>
        </w:rPr>
        <w:t>CRISP-DM</w:t>
      </w:r>
      <w:r w:rsidR="0029733B" w:rsidRPr="00DC671C">
        <w:rPr>
          <w:rFonts w:ascii="Times New Roman" w:hAnsi="Times New Roman" w:cs="Times New Roman"/>
          <w:sz w:val="24"/>
          <w:szCs w:val="24"/>
          <w:lang w:val="es-ES_tradnl"/>
        </w:rPr>
        <w:t>,</w:t>
      </w:r>
      <w:r w:rsidR="00C55978" w:rsidRPr="00DC671C">
        <w:rPr>
          <w:rFonts w:ascii="Times New Roman" w:hAnsi="Times New Roman" w:cs="Times New Roman"/>
          <w:sz w:val="24"/>
          <w:szCs w:val="24"/>
          <w:lang w:val="es-ES_tradnl"/>
        </w:rPr>
        <w:t xml:space="preserve"> tal y como se </w:t>
      </w:r>
      <w:r w:rsidR="00790A56">
        <w:rPr>
          <w:rFonts w:ascii="Times New Roman" w:hAnsi="Times New Roman" w:cs="Times New Roman"/>
          <w:sz w:val="24"/>
          <w:szCs w:val="24"/>
          <w:lang w:val="es-ES_tradnl"/>
        </w:rPr>
        <w:t>plantea</w:t>
      </w:r>
      <w:r w:rsidR="00C55978" w:rsidRPr="00DC671C">
        <w:rPr>
          <w:rFonts w:ascii="Times New Roman" w:hAnsi="Times New Roman" w:cs="Times New Roman"/>
          <w:sz w:val="24"/>
          <w:szCs w:val="24"/>
          <w:lang w:val="es-ES_tradnl"/>
        </w:rPr>
        <w:t xml:space="preserve"> en la </w:t>
      </w:r>
      <w:r w:rsidR="00C55978" w:rsidRPr="00DC671C">
        <w:rPr>
          <w:rFonts w:ascii="Times New Roman" w:hAnsi="Times New Roman" w:cs="Times New Roman"/>
          <w:i/>
          <w:iCs/>
          <w:sz w:val="24"/>
          <w:szCs w:val="24"/>
          <w:lang w:val="es-ES_tradnl"/>
        </w:rPr>
        <w:t>Guía oficial de la metodología CRISP-DM</w:t>
      </w:r>
      <w:r w:rsidR="00C55978" w:rsidRPr="00DC671C">
        <w:rPr>
          <w:rFonts w:ascii="Times New Roman" w:hAnsi="Times New Roman" w:cs="Times New Roman"/>
          <w:sz w:val="24"/>
          <w:szCs w:val="24"/>
          <w:lang w:val="es-ES_tradnl"/>
        </w:rPr>
        <w:t xml:space="preserve"> </w:t>
      </w:r>
      <w:r w:rsidR="00C55978" w:rsidRPr="00DC671C">
        <w:rPr>
          <w:rFonts w:ascii="Times New Roman" w:hAnsi="Times New Roman" w:cs="Times New Roman"/>
          <w:sz w:val="24"/>
          <w:szCs w:val="24"/>
          <w:lang w:val="es-ES_tradnl"/>
        </w:rPr>
        <w:fldChar w:fldCharType="begin" w:fldLock="1"/>
      </w:r>
      <w:r w:rsidR="00A62EA3" w:rsidRPr="00DC671C">
        <w:rPr>
          <w:rFonts w:ascii="Times New Roman" w:hAnsi="Times New Roman" w:cs="Times New Roman"/>
          <w:sz w:val="24"/>
          <w:szCs w:val="24"/>
          <w:lang w:val="es-ES_tradnl"/>
        </w:rPr>
        <w:instrText>ADDIN CSL_CITATION {"citationItems":[{"id":"ITEM-1","itemData":{"abstract":"This document describes the CRISP-DM process model and contains information about the CRISP-DM methodology, the CRISP-DM reference model, the CRISP-DM user guide, and the CRISP-DM reports, as well as an appendix with additional related information. This document and information herein are the exclusive property of the partners of the CRISP-DM consortium: NCR Systems Engineering Copenhagen (USA and Denmark), DaimlerChrysler AG (Germany), SPSS Inc. (USA), and OHRA Verzekeringen en Bank Groep B.V. (The Netherlands).","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Rudiger","given":"Wirth","non-dropping-particle":"","parse-names":false,"suffix":""}],"container-title":"CRISP-DM Consortium","id":"ITEM-1","issued":{"date-parts":[["2000"]]},"page":"76","title":"Crisp-Dm 1.0","type":"article-journal"},"uris":["http://www.mendeley.com/documents/?uuid=214e4d7e-8368-43db-9042-71f65122f8fe"]}],"mendeley":{"formattedCitation":"(Chapman et al., 2000)","plainTextFormattedCitation":"(Chapman et al., 2000)","previouslyFormattedCitation":"(Chapman et al., 2000)"},"properties":{"noteIndex":0},"schema":"https://github.com/citation-style-language/schema/raw/master/csl-citation.json"}</w:instrText>
      </w:r>
      <w:r w:rsidR="00C55978" w:rsidRPr="00DC671C">
        <w:rPr>
          <w:rFonts w:ascii="Times New Roman" w:hAnsi="Times New Roman" w:cs="Times New Roman"/>
          <w:sz w:val="24"/>
          <w:szCs w:val="24"/>
          <w:lang w:val="es-ES_tradnl"/>
        </w:rPr>
        <w:fldChar w:fldCharType="separate"/>
      </w:r>
      <w:r w:rsidR="00C55978" w:rsidRPr="00DC671C">
        <w:rPr>
          <w:rFonts w:ascii="Times New Roman" w:hAnsi="Times New Roman" w:cs="Times New Roman"/>
          <w:noProof/>
          <w:sz w:val="24"/>
          <w:szCs w:val="24"/>
          <w:lang w:val="es-ES_tradnl"/>
        </w:rPr>
        <w:t xml:space="preserve">(Chapman </w:t>
      </w:r>
      <w:r w:rsidR="00A01770" w:rsidRPr="00A01770">
        <w:rPr>
          <w:rFonts w:ascii="Times New Roman" w:hAnsi="Times New Roman" w:cs="Times New Roman"/>
          <w:i/>
          <w:iCs/>
          <w:noProof/>
          <w:sz w:val="24"/>
          <w:szCs w:val="24"/>
          <w:lang w:val="es-ES_tradnl"/>
        </w:rPr>
        <w:t>et al</w:t>
      </w:r>
      <w:r w:rsidR="00C55978" w:rsidRPr="00DC671C">
        <w:rPr>
          <w:rFonts w:ascii="Times New Roman" w:hAnsi="Times New Roman" w:cs="Times New Roman"/>
          <w:noProof/>
          <w:sz w:val="24"/>
          <w:szCs w:val="24"/>
          <w:lang w:val="es-ES_tradnl"/>
        </w:rPr>
        <w:t>., 2000)</w:t>
      </w:r>
      <w:r w:rsidR="00C55978" w:rsidRPr="00DC671C">
        <w:rPr>
          <w:rFonts w:ascii="Times New Roman" w:hAnsi="Times New Roman" w:cs="Times New Roman"/>
          <w:sz w:val="24"/>
          <w:szCs w:val="24"/>
          <w:lang w:val="es-ES_tradnl"/>
        </w:rPr>
        <w:fldChar w:fldCharType="end"/>
      </w:r>
      <w:r w:rsidR="00B35D80" w:rsidRPr="00DC671C">
        <w:rPr>
          <w:rFonts w:ascii="Times New Roman" w:hAnsi="Times New Roman" w:cs="Times New Roman"/>
          <w:sz w:val="24"/>
          <w:szCs w:val="24"/>
          <w:lang w:val="es-ES_tradnl"/>
        </w:rPr>
        <w:t>.</w:t>
      </w:r>
    </w:p>
    <w:p w14:paraId="083D4D0A" w14:textId="1E8F968B" w:rsidR="005E7AFF" w:rsidRPr="00DC671C" w:rsidRDefault="00C85531" w:rsidP="00833E03">
      <w:pPr>
        <w:pStyle w:val="Ttulo2"/>
        <w:numPr>
          <w:ilvl w:val="1"/>
          <w:numId w:val="5"/>
        </w:numPr>
        <w:spacing w:after="180" w:line="360" w:lineRule="auto"/>
        <w:ind w:left="432"/>
        <w:jc w:val="both"/>
        <w:rPr>
          <w:rFonts w:ascii="Times New Roman" w:hAnsi="Times New Roman" w:cs="Times New Roman"/>
          <w:b/>
          <w:bCs/>
          <w:color w:val="auto"/>
          <w:sz w:val="24"/>
          <w:szCs w:val="24"/>
          <w:lang w:val="es-ES_tradnl"/>
        </w:rPr>
      </w:pPr>
      <w:bookmarkStart w:id="46" w:name="_Toc94027267"/>
      <w:r w:rsidRPr="00DC671C">
        <w:rPr>
          <w:rFonts w:ascii="Times New Roman" w:hAnsi="Times New Roman" w:cs="Times New Roman"/>
          <w:b/>
          <w:bCs/>
          <w:color w:val="auto"/>
          <w:sz w:val="24"/>
          <w:szCs w:val="24"/>
          <w:lang w:val="es-ES_tradnl"/>
        </w:rPr>
        <w:t>Comprensión del negocio (</w:t>
      </w:r>
      <w:r w:rsidRPr="0020475C">
        <w:rPr>
          <w:rFonts w:ascii="Times New Roman" w:hAnsi="Times New Roman" w:cs="Times New Roman"/>
          <w:b/>
          <w:bCs/>
          <w:i/>
          <w:iCs/>
          <w:color w:val="auto"/>
          <w:sz w:val="24"/>
          <w:szCs w:val="24"/>
          <w:lang w:val="es-ES_tradnl"/>
        </w:rPr>
        <w:t>Business Understanding</w:t>
      </w:r>
      <w:r w:rsidRPr="00DC671C">
        <w:rPr>
          <w:rFonts w:ascii="Times New Roman" w:hAnsi="Times New Roman" w:cs="Times New Roman"/>
          <w:b/>
          <w:bCs/>
          <w:color w:val="auto"/>
          <w:sz w:val="24"/>
          <w:szCs w:val="24"/>
          <w:lang w:val="es-ES_tradnl"/>
        </w:rPr>
        <w:t>)</w:t>
      </w:r>
      <w:bookmarkEnd w:id="46"/>
    </w:p>
    <w:p w14:paraId="7B770D0A" w14:textId="1322F4EF" w:rsidR="00306B78" w:rsidRDefault="00267771" w:rsidP="00306B78">
      <w:pPr>
        <w:spacing w:after="180" w:line="360" w:lineRule="auto"/>
        <w:jc w:val="both"/>
        <w:rPr>
          <w:rFonts w:ascii="Times New Roman" w:hAnsi="Times New Roman" w:cs="Times New Roman"/>
          <w:sz w:val="24"/>
          <w:szCs w:val="24"/>
          <w:lang w:val="es-ES_tradnl"/>
        </w:rPr>
      </w:pPr>
      <w:r w:rsidRPr="00DC671C">
        <w:rPr>
          <w:rFonts w:ascii="Times New Roman" w:hAnsi="Times New Roman" w:cs="Times New Roman"/>
          <w:sz w:val="24"/>
          <w:szCs w:val="24"/>
          <w:lang w:val="es-ES_tradnl"/>
        </w:rPr>
        <w:t>Esta fase inicial se centra en la comprensión de los objetivos y requisitos del proyecto desde una perspectiva empresarial</w:t>
      </w:r>
      <w:r w:rsidR="00FA41AB" w:rsidRPr="00DC671C">
        <w:rPr>
          <w:rFonts w:ascii="Times New Roman" w:hAnsi="Times New Roman" w:cs="Times New Roman"/>
          <w:sz w:val="24"/>
          <w:szCs w:val="24"/>
          <w:lang w:val="es-ES_tradnl"/>
        </w:rPr>
        <w:t xml:space="preserve">. Posteriormente, </w:t>
      </w:r>
      <w:r w:rsidR="003B08E5">
        <w:rPr>
          <w:rFonts w:ascii="Times New Roman" w:hAnsi="Times New Roman" w:cs="Times New Roman"/>
          <w:sz w:val="24"/>
          <w:szCs w:val="24"/>
          <w:lang w:val="es-ES_tradnl"/>
        </w:rPr>
        <w:t>dicho</w:t>
      </w:r>
      <w:r w:rsidR="00FA41AB" w:rsidRPr="00DC671C">
        <w:rPr>
          <w:rFonts w:ascii="Times New Roman" w:hAnsi="Times New Roman" w:cs="Times New Roman"/>
          <w:sz w:val="24"/>
          <w:szCs w:val="24"/>
          <w:lang w:val="es-ES_tradnl"/>
        </w:rPr>
        <w:t xml:space="preserve"> conocimiento se convierte</w:t>
      </w:r>
      <w:r w:rsidRPr="00DC671C">
        <w:rPr>
          <w:rFonts w:ascii="Times New Roman" w:hAnsi="Times New Roman" w:cs="Times New Roman"/>
          <w:sz w:val="24"/>
          <w:szCs w:val="24"/>
          <w:lang w:val="es-ES_tradnl"/>
        </w:rPr>
        <w:t xml:space="preserve"> en </w:t>
      </w:r>
      <w:r w:rsidR="00FA41AB" w:rsidRPr="00DC671C">
        <w:rPr>
          <w:rFonts w:ascii="Times New Roman" w:hAnsi="Times New Roman" w:cs="Times New Roman"/>
          <w:sz w:val="24"/>
          <w:szCs w:val="24"/>
          <w:lang w:val="es-ES_tradnl"/>
        </w:rPr>
        <w:t xml:space="preserve">un </w:t>
      </w:r>
      <w:r w:rsidRPr="00DC671C">
        <w:rPr>
          <w:rFonts w:ascii="Times New Roman" w:hAnsi="Times New Roman" w:cs="Times New Roman"/>
          <w:sz w:val="24"/>
          <w:szCs w:val="24"/>
          <w:lang w:val="es-ES_tradnl"/>
        </w:rPr>
        <w:t>problema de</w:t>
      </w:r>
      <w:r w:rsidR="00FA41AB" w:rsidRPr="00DC671C">
        <w:rPr>
          <w:rFonts w:ascii="Times New Roman" w:hAnsi="Times New Roman" w:cs="Times New Roman"/>
          <w:sz w:val="24"/>
          <w:szCs w:val="24"/>
          <w:lang w:val="es-ES_tradnl"/>
        </w:rPr>
        <w:t xml:space="preserve"> </w:t>
      </w:r>
      <w:r w:rsidRPr="00DC671C">
        <w:rPr>
          <w:rFonts w:ascii="Times New Roman" w:hAnsi="Times New Roman" w:cs="Times New Roman"/>
          <w:sz w:val="24"/>
          <w:szCs w:val="24"/>
          <w:lang w:val="es-ES_tradnl"/>
        </w:rPr>
        <w:t>minería de datos y en un plan preliminar diseñado para alcanzar los objetivos</w:t>
      </w:r>
      <w:r w:rsidR="00FA41AB" w:rsidRPr="00DC671C">
        <w:rPr>
          <w:rFonts w:ascii="Times New Roman" w:hAnsi="Times New Roman" w:cs="Times New Roman"/>
          <w:sz w:val="24"/>
          <w:szCs w:val="24"/>
          <w:lang w:val="es-ES_tradnl"/>
        </w:rPr>
        <w:t xml:space="preserve"> propuestos</w:t>
      </w:r>
      <w:r w:rsidRPr="00DC671C">
        <w:rPr>
          <w:rFonts w:ascii="Times New Roman" w:hAnsi="Times New Roman" w:cs="Times New Roman"/>
          <w:sz w:val="24"/>
          <w:szCs w:val="24"/>
          <w:lang w:val="es-ES_tradnl"/>
        </w:rPr>
        <w:t>.</w:t>
      </w:r>
      <w:r w:rsidR="00FA41AB" w:rsidRPr="00DC671C">
        <w:rPr>
          <w:rFonts w:ascii="Times New Roman" w:hAnsi="Times New Roman" w:cs="Times New Roman"/>
          <w:sz w:val="24"/>
          <w:szCs w:val="24"/>
          <w:lang w:val="es-ES_tradnl"/>
        </w:rPr>
        <w:t xml:space="preserve"> </w:t>
      </w:r>
      <w:r w:rsidR="003B08E5">
        <w:rPr>
          <w:rFonts w:ascii="Times New Roman" w:hAnsi="Times New Roman" w:cs="Times New Roman"/>
          <w:sz w:val="24"/>
          <w:szCs w:val="24"/>
          <w:lang w:val="es-ES_tradnl"/>
        </w:rPr>
        <w:t>De este modo</w:t>
      </w:r>
      <w:r w:rsidR="00FA41AB" w:rsidRPr="00DC671C">
        <w:rPr>
          <w:rFonts w:ascii="Times New Roman" w:hAnsi="Times New Roman" w:cs="Times New Roman"/>
          <w:sz w:val="24"/>
          <w:szCs w:val="24"/>
          <w:lang w:val="es-ES_tradnl"/>
        </w:rPr>
        <w:t>,</w:t>
      </w:r>
      <w:r w:rsidR="00734A71" w:rsidRPr="00DC671C">
        <w:rPr>
          <w:rFonts w:ascii="Times New Roman" w:hAnsi="Times New Roman" w:cs="Times New Roman"/>
          <w:sz w:val="24"/>
          <w:szCs w:val="24"/>
          <w:lang w:val="es-ES_tradnl"/>
        </w:rPr>
        <w:t xml:space="preserve"> esta</w:t>
      </w:r>
      <w:r w:rsidR="00FA41AB" w:rsidRPr="00DC671C">
        <w:rPr>
          <w:rFonts w:ascii="Times New Roman" w:hAnsi="Times New Roman" w:cs="Times New Roman"/>
          <w:sz w:val="24"/>
          <w:szCs w:val="24"/>
          <w:lang w:val="es-ES_tradnl"/>
        </w:rPr>
        <w:t xml:space="preserve"> fase</w:t>
      </w:r>
      <w:r w:rsidR="00734A71" w:rsidRPr="00DC671C">
        <w:rPr>
          <w:rFonts w:ascii="Times New Roman" w:hAnsi="Times New Roman" w:cs="Times New Roman"/>
          <w:sz w:val="24"/>
          <w:szCs w:val="24"/>
          <w:lang w:val="es-ES_tradnl"/>
        </w:rPr>
        <w:t xml:space="preserve"> se compone de </w:t>
      </w:r>
      <w:r w:rsidR="00FA41AB" w:rsidRPr="00DC671C">
        <w:rPr>
          <w:rFonts w:ascii="Times New Roman" w:hAnsi="Times New Roman" w:cs="Times New Roman"/>
          <w:sz w:val="24"/>
          <w:szCs w:val="24"/>
          <w:lang w:val="es-ES_tradnl"/>
        </w:rPr>
        <w:t>las siguientes tareas:</w:t>
      </w:r>
    </w:p>
    <w:p w14:paraId="468CD9BF" w14:textId="22A489F9" w:rsidR="00FA41AB" w:rsidRPr="00306B78" w:rsidRDefault="00FA41AB" w:rsidP="00833E03">
      <w:pPr>
        <w:pStyle w:val="Prrafodelista"/>
        <w:numPr>
          <w:ilvl w:val="0"/>
          <w:numId w:val="6"/>
        </w:numPr>
        <w:spacing w:after="180" w:line="360" w:lineRule="auto"/>
        <w:ind w:left="927"/>
        <w:jc w:val="both"/>
        <w:rPr>
          <w:rFonts w:ascii="Times New Roman" w:hAnsi="Times New Roman" w:cs="Times New Roman"/>
          <w:sz w:val="24"/>
          <w:szCs w:val="24"/>
          <w:lang w:val="es-ES_tradnl"/>
        </w:rPr>
      </w:pPr>
      <w:r w:rsidRPr="00306B78">
        <w:rPr>
          <w:rFonts w:ascii="Times New Roman" w:hAnsi="Times New Roman" w:cs="Times New Roman"/>
          <w:b/>
          <w:bCs/>
          <w:sz w:val="24"/>
          <w:szCs w:val="24"/>
          <w:lang w:val="es-ES_tradnl"/>
        </w:rPr>
        <w:t>Determinación de los objetivos del proyecto:</w:t>
      </w:r>
      <w:r w:rsidRPr="00306B78">
        <w:rPr>
          <w:rFonts w:ascii="Times New Roman" w:hAnsi="Times New Roman" w:cs="Times New Roman"/>
          <w:sz w:val="24"/>
          <w:szCs w:val="24"/>
          <w:lang w:val="es-ES_tradnl"/>
        </w:rPr>
        <w:t xml:space="preserve"> se </w:t>
      </w:r>
      <w:r w:rsidR="002D7D01" w:rsidRPr="00306B78">
        <w:rPr>
          <w:rFonts w:ascii="Times New Roman" w:hAnsi="Times New Roman" w:cs="Times New Roman"/>
          <w:sz w:val="24"/>
          <w:szCs w:val="24"/>
          <w:lang w:val="es-ES_tradnl"/>
        </w:rPr>
        <w:t>plantean</w:t>
      </w:r>
      <w:r w:rsidRPr="00306B78">
        <w:rPr>
          <w:rFonts w:ascii="Times New Roman" w:hAnsi="Times New Roman" w:cs="Times New Roman"/>
          <w:sz w:val="24"/>
          <w:szCs w:val="24"/>
          <w:lang w:val="es-ES_tradnl"/>
        </w:rPr>
        <w:t xml:space="preserve"> los objetivos</w:t>
      </w:r>
      <w:r w:rsidR="00734A71" w:rsidRPr="00306B78">
        <w:rPr>
          <w:rFonts w:ascii="Times New Roman" w:hAnsi="Times New Roman" w:cs="Times New Roman"/>
          <w:sz w:val="24"/>
          <w:szCs w:val="24"/>
          <w:lang w:val="es-ES_tradnl"/>
        </w:rPr>
        <w:t xml:space="preserve"> que el proyecto pretende alcanza</w:t>
      </w:r>
      <w:r w:rsidR="00CE359F">
        <w:rPr>
          <w:rFonts w:ascii="Times New Roman" w:hAnsi="Times New Roman" w:cs="Times New Roman"/>
          <w:sz w:val="24"/>
          <w:szCs w:val="24"/>
          <w:lang w:val="es-ES_tradnl"/>
        </w:rPr>
        <w:t>r</w:t>
      </w:r>
      <w:r w:rsidR="00734A71" w:rsidRPr="00306B78">
        <w:rPr>
          <w:rFonts w:ascii="Times New Roman" w:hAnsi="Times New Roman" w:cs="Times New Roman"/>
          <w:sz w:val="24"/>
          <w:szCs w:val="24"/>
          <w:lang w:val="es-ES_tradnl"/>
        </w:rPr>
        <w:t>,</w:t>
      </w:r>
      <w:r w:rsidR="00CE359F">
        <w:rPr>
          <w:rFonts w:ascii="Times New Roman" w:hAnsi="Times New Roman" w:cs="Times New Roman"/>
          <w:sz w:val="24"/>
          <w:szCs w:val="24"/>
          <w:lang w:val="es-ES_tradnl"/>
        </w:rPr>
        <w:t xml:space="preserve"> además</w:t>
      </w:r>
      <w:r w:rsidRPr="00306B78">
        <w:rPr>
          <w:rFonts w:ascii="Times New Roman" w:hAnsi="Times New Roman" w:cs="Times New Roman"/>
          <w:sz w:val="24"/>
          <w:szCs w:val="24"/>
          <w:lang w:val="es-ES_tradnl"/>
        </w:rPr>
        <w:t xml:space="preserve"> </w:t>
      </w:r>
      <w:r w:rsidR="00CE359F">
        <w:rPr>
          <w:rFonts w:ascii="Times New Roman" w:hAnsi="Times New Roman" w:cs="Times New Roman"/>
          <w:sz w:val="24"/>
          <w:szCs w:val="24"/>
          <w:lang w:val="es-ES_tradnl"/>
        </w:rPr>
        <w:t xml:space="preserve">de establecer </w:t>
      </w:r>
      <w:r w:rsidR="00734A71" w:rsidRPr="00306B78">
        <w:rPr>
          <w:rFonts w:ascii="Times New Roman" w:hAnsi="Times New Roman" w:cs="Times New Roman"/>
          <w:sz w:val="24"/>
          <w:szCs w:val="24"/>
          <w:lang w:val="es-ES_tradnl"/>
        </w:rPr>
        <w:t xml:space="preserve">los criterios que miden el éxito </w:t>
      </w:r>
      <w:r w:rsidR="004C6A0C" w:rsidRPr="00306B78">
        <w:rPr>
          <w:rFonts w:ascii="Times New Roman" w:hAnsi="Times New Roman" w:cs="Times New Roman"/>
          <w:sz w:val="24"/>
          <w:szCs w:val="24"/>
          <w:lang w:val="es-ES_tradnl"/>
        </w:rPr>
        <w:t>de este</w:t>
      </w:r>
      <w:r w:rsidR="00734A71" w:rsidRPr="00306B78">
        <w:rPr>
          <w:rFonts w:ascii="Times New Roman" w:hAnsi="Times New Roman" w:cs="Times New Roman"/>
          <w:sz w:val="24"/>
          <w:szCs w:val="24"/>
          <w:lang w:val="es-ES_tradnl"/>
        </w:rPr>
        <w:t>.</w:t>
      </w:r>
    </w:p>
    <w:p w14:paraId="095F51CE" w14:textId="1787C7A3" w:rsidR="00734A71" w:rsidRPr="00DC671C" w:rsidRDefault="00734A71" w:rsidP="00833E03">
      <w:pPr>
        <w:pStyle w:val="Prrafodelista"/>
        <w:numPr>
          <w:ilvl w:val="0"/>
          <w:numId w:val="6"/>
        </w:numPr>
        <w:spacing w:after="180" w:line="360" w:lineRule="auto"/>
        <w:ind w:left="927"/>
        <w:jc w:val="both"/>
        <w:rPr>
          <w:rFonts w:ascii="Times New Roman" w:hAnsi="Times New Roman" w:cs="Times New Roman"/>
          <w:sz w:val="24"/>
          <w:szCs w:val="24"/>
          <w:lang w:val="es-ES_tradnl"/>
        </w:rPr>
      </w:pPr>
      <w:r w:rsidRPr="00DC671C">
        <w:rPr>
          <w:rFonts w:ascii="Times New Roman" w:hAnsi="Times New Roman" w:cs="Times New Roman"/>
          <w:b/>
          <w:bCs/>
          <w:sz w:val="24"/>
          <w:szCs w:val="24"/>
          <w:lang w:val="es-ES_tradnl"/>
        </w:rPr>
        <w:t xml:space="preserve">Evaluación de la situación actual: </w:t>
      </w:r>
      <w:r w:rsidR="004D67CF" w:rsidRPr="00DC671C">
        <w:rPr>
          <w:rFonts w:ascii="Times New Roman" w:hAnsi="Times New Roman" w:cs="Times New Roman"/>
          <w:sz w:val="24"/>
          <w:szCs w:val="24"/>
          <w:lang w:val="es-ES_tradnl"/>
        </w:rPr>
        <w:t>se realiza una investigación sobre los recursos disponibles (</w:t>
      </w:r>
      <w:r w:rsidR="004D67CF" w:rsidRPr="00DC671C">
        <w:rPr>
          <w:rFonts w:ascii="Times New Roman" w:hAnsi="Times New Roman" w:cs="Times New Roman"/>
          <w:i/>
          <w:iCs/>
          <w:sz w:val="24"/>
          <w:szCs w:val="24"/>
          <w:lang w:val="es-ES_tradnl"/>
        </w:rPr>
        <w:t>e.g.</w:t>
      </w:r>
      <w:r w:rsidR="004D67CF" w:rsidRPr="00DC671C">
        <w:rPr>
          <w:rFonts w:ascii="Times New Roman" w:hAnsi="Times New Roman" w:cs="Times New Roman"/>
          <w:sz w:val="24"/>
          <w:szCs w:val="24"/>
          <w:lang w:val="es-ES_tradnl"/>
        </w:rPr>
        <w:t xml:space="preserve"> software, hardware, datos, etc), limitaciones, suposiciones y otros factores</w:t>
      </w:r>
      <w:r w:rsidR="00DD5FFB" w:rsidRPr="00DC671C">
        <w:rPr>
          <w:rFonts w:ascii="Times New Roman" w:hAnsi="Times New Roman" w:cs="Times New Roman"/>
          <w:sz w:val="24"/>
          <w:szCs w:val="24"/>
          <w:lang w:val="es-ES_tradnl"/>
        </w:rPr>
        <w:t xml:space="preserve"> que deben tenerse en cuenta para determinar los objetivos de análisis de datos y el plan de proyecto.</w:t>
      </w:r>
    </w:p>
    <w:p w14:paraId="4F028517" w14:textId="49636A85" w:rsidR="003E753D" w:rsidRPr="00DC671C" w:rsidRDefault="003E753D" w:rsidP="00833E03">
      <w:pPr>
        <w:pStyle w:val="Prrafodelista"/>
        <w:numPr>
          <w:ilvl w:val="0"/>
          <w:numId w:val="6"/>
        </w:numPr>
        <w:spacing w:after="180" w:line="360" w:lineRule="auto"/>
        <w:ind w:left="927"/>
        <w:jc w:val="both"/>
        <w:rPr>
          <w:rFonts w:ascii="Times New Roman" w:hAnsi="Times New Roman" w:cs="Times New Roman"/>
          <w:sz w:val="24"/>
          <w:szCs w:val="24"/>
          <w:lang w:val="es-ES_tradnl"/>
        </w:rPr>
      </w:pPr>
      <w:r w:rsidRPr="00DC671C">
        <w:rPr>
          <w:rFonts w:ascii="Times New Roman" w:hAnsi="Times New Roman" w:cs="Times New Roman"/>
          <w:b/>
          <w:bCs/>
          <w:sz w:val="24"/>
          <w:szCs w:val="24"/>
          <w:lang w:val="es-ES_tradnl"/>
        </w:rPr>
        <w:t>Determinación de los objetivos de la minería de datos:</w:t>
      </w:r>
      <w:r w:rsidRPr="00DC671C">
        <w:rPr>
          <w:rFonts w:ascii="Times New Roman" w:hAnsi="Times New Roman" w:cs="Times New Roman"/>
          <w:sz w:val="24"/>
          <w:szCs w:val="24"/>
          <w:lang w:val="es-ES_tradnl"/>
        </w:rPr>
        <w:t xml:space="preserve"> </w:t>
      </w:r>
      <w:r w:rsidR="0089171C" w:rsidRPr="00DC671C">
        <w:rPr>
          <w:rFonts w:ascii="Times New Roman" w:hAnsi="Times New Roman" w:cs="Times New Roman"/>
          <w:sz w:val="24"/>
          <w:szCs w:val="24"/>
          <w:lang w:val="es-ES_tradnl"/>
        </w:rPr>
        <w:t xml:space="preserve">además de </w:t>
      </w:r>
      <w:r w:rsidR="00FF59AE" w:rsidRPr="00DC671C">
        <w:rPr>
          <w:rFonts w:ascii="Times New Roman" w:hAnsi="Times New Roman" w:cs="Times New Roman"/>
          <w:sz w:val="24"/>
          <w:szCs w:val="24"/>
          <w:lang w:val="es-ES_tradnl"/>
        </w:rPr>
        <w:t>plantear</w:t>
      </w:r>
      <w:r w:rsidR="0089171C" w:rsidRPr="00DC671C">
        <w:rPr>
          <w:rFonts w:ascii="Times New Roman" w:hAnsi="Times New Roman" w:cs="Times New Roman"/>
          <w:sz w:val="24"/>
          <w:szCs w:val="24"/>
          <w:lang w:val="es-ES_tradnl"/>
        </w:rPr>
        <w:t xml:space="preserve"> los objetivos </w:t>
      </w:r>
      <w:r w:rsidR="008C3799">
        <w:rPr>
          <w:rFonts w:ascii="Times New Roman" w:hAnsi="Times New Roman" w:cs="Times New Roman"/>
          <w:sz w:val="24"/>
          <w:szCs w:val="24"/>
          <w:lang w:val="es-ES_tradnl"/>
        </w:rPr>
        <w:t>del</w:t>
      </w:r>
      <w:r w:rsidR="0089171C" w:rsidRPr="00DC671C">
        <w:rPr>
          <w:rFonts w:ascii="Times New Roman" w:hAnsi="Times New Roman" w:cs="Times New Roman"/>
          <w:sz w:val="24"/>
          <w:szCs w:val="24"/>
          <w:lang w:val="es-ES_tradnl"/>
        </w:rPr>
        <w:t xml:space="preserve"> proyecto, también se </w:t>
      </w:r>
      <w:r w:rsidR="008C3799">
        <w:rPr>
          <w:rFonts w:ascii="Times New Roman" w:hAnsi="Times New Roman" w:cs="Times New Roman"/>
          <w:sz w:val="24"/>
          <w:szCs w:val="24"/>
          <w:lang w:val="es-ES_tradnl"/>
        </w:rPr>
        <w:t xml:space="preserve">definen </w:t>
      </w:r>
      <w:r w:rsidR="0089171C" w:rsidRPr="00DC671C">
        <w:rPr>
          <w:rFonts w:ascii="Times New Roman" w:hAnsi="Times New Roman" w:cs="Times New Roman"/>
          <w:sz w:val="24"/>
          <w:szCs w:val="24"/>
          <w:lang w:val="es-ES_tradnl"/>
        </w:rPr>
        <w:t>estos desde un punto de vista de la minería de datos.</w:t>
      </w:r>
    </w:p>
    <w:p w14:paraId="48992919" w14:textId="4D36DF2B" w:rsidR="003B565C" w:rsidRDefault="00FF59AE" w:rsidP="00833E03">
      <w:pPr>
        <w:pStyle w:val="Prrafodelista"/>
        <w:numPr>
          <w:ilvl w:val="0"/>
          <w:numId w:val="6"/>
        </w:numPr>
        <w:spacing w:after="180" w:line="360" w:lineRule="auto"/>
        <w:ind w:left="927"/>
        <w:jc w:val="both"/>
        <w:rPr>
          <w:rFonts w:ascii="Times New Roman" w:hAnsi="Times New Roman" w:cs="Times New Roman"/>
          <w:sz w:val="24"/>
          <w:szCs w:val="24"/>
          <w:lang w:val="es-ES_tradnl"/>
        </w:rPr>
      </w:pPr>
      <w:r w:rsidRPr="00DC671C">
        <w:rPr>
          <w:rFonts w:ascii="Times New Roman" w:hAnsi="Times New Roman" w:cs="Times New Roman"/>
          <w:b/>
          <w:bCs/>
          <w:sz w:val="24"/>
          <w:szCs w:val="24"/>
          <w:lang w:val="es-ES_tradnl"/>
        </w:rPr>
        <w:t>Elaboración</w:t>
      </w:r>
      <w:r w:rsidR="00937036" w:rsidRPr="00DC671C">
        <w:rPr>
          <w:rFonts w:ascii="Times New Roman" w:hAnsi="Times New Roman" w:cs="Times New Roman"/>
          <w:b/>
          <w:bCs/>
          <w:sz w:val="24"/>
          <w:szCs w:val="24"/>
          <w:lang w:val="es-ES_tradnl"/>
        </w:rPr>
        <w:t xml:space="preserve"> del plan del proyecto:</w:t>
      </w:r>
      <w:r w:rsidR="00937036" w:rsidRPr="00DC671C">
        <w:rPr>
          <w:rFonts w:ascii="Times New Roman" w:hAnsi="Times New Roman" w:cs="Times New Roman"/>
          <w:sz w:val="24"/>
          <w:szCs w:val="24"/>
          <w:lang w:val="es-ES_tradnl"/>
        </w:rPr>
        <w:t xml:space="preserve"> </w:t>
      </w:r>
      <w:r w:rsidR="00C95538" w:rsidRPr="00DC671C">
        <w:rPr>
          <w:rFonts w:ascii="Times New Roman" w:hAnsi="Times New Roman" w:cs="Times New Roman"/>
          <w:sz w:val="24"/>
          <w:szCs w:val="24"/>
          <w:lang w:val="es-ES_tradnl"/>
        </w:rPr>
        <w:t xml:space="preserve">se describe el plan previsto para alcanzar los objetivos de la minería de datos y, por tanto, lograr los objetivos del proyecto. </w:t>
      </w:r>
      <w:r w:rsidR="00A84EAF">
        <w:rPr>
          <w:rFonts w:ascii="Times New Roman" w:hAnsi="Times New Roman" w:cs="Times New Roman"/>
          <w:sz w:val="24"/>
          <w:szCs w:val="24"/>
          <w:lang w:val="es-ES_tradnl"/>
        </w:rPr>
        <w:t>Dicho</w:t>
      </w:r>
      <w:r w:rsidR="00937036" w:rsidRPr="00DC671C">
        <w:rPr>
          <w:rFonts w:ascii="Times New Roman" w:hAnsi="Times New Roman" w:cs="Times New Roman"/>
          <w:sz w:val="24"/>
          <w:szCs w:val="24"/>
          <w:lang w:val="es-ES_tradnl"/>
        </w:rPr>
        <w:t xml:space="preserve"> </w:t>
      </w:r>
      <w:r w:rsidR="00C95538" w:rsidRPr="00DC671C">
        <w:rPr>
          <w:rFonts w:ascii="Times New Roman" w:hAnsi="Times New Roman" w:cs="Times New Roman"/>
          <w:sz w:val="24"/>
          <w:szCs w:val="24"/>
          <w:lang w:val="es-ES_tradnl"/>
        </w:rPr>
        <w:lastRenderedPageBreak/>
        <w:t xml:space="preserve">plan </w:t>
      </w:r>
      <w:r w:rsidR="00937036" w:rsidRPr="00DC671C">
        <w:rPr>
          <w:rFonts w:ascii="Times New Roman" w:hAnsi="Times New Roman" w:cs="Times New Roman"/>
          <w:sz w:val="24"/>
          <w:szCs w:val="24"/>
          <w:lang w:val="es-ES_tradnl"/>
        </w:rPr>
        <w:t xml:space="preserve">especifica </w:t>
      </w:r>
      <w:r w:rsidR="00C95538" w:rsidRPr="00DC671C">
        <w:rPr>
          <w:rFonts w:ascii="Times New Roman" w:hAnsi="Times New Roman" w:cs="Times New Roman"/>
          <w:sz w:val="24"/>
          <w:szCs w:val="24"/>
          <w:lang w:val="es-ES_tradnl"/>
        </w:rPr>
        <w:t>los pasos a realizar durante el resto del proyecto, incluyendo la selección inicial de herramientas y técnicas.</w:t>
      </w:r>
    </w:p>
    <w:p w14:paraId="303A1268" w14:textId="0CDDD44C" w:rsidR="00AE012C" w:rsidRPr="00DC671C" w:rsidRDefault="00AE012C" w:rsidP="00833E03">
      <w:pPr>
        <w:pStyle w:val="Ttulo2"/>
        <w:numPr>
          <w:ilvl w:val="1"/>
          <w:numId w:val="5"/>
        </w:numPr>
        <w:spacing w:after="180" w:line="360" w:lineRule="auto"/>
        <w:ind w:left="432"/>
        <w:jc w:val="both"/>
        <w:rPr>
          <w:rFonts w:ascii="Times New Roman" w:hAnsi="Times New Roman" w:cs="Times New Roman"/>
          <w:b/>
          <w:bCs/>
          <w:color w:val="auto"/>
          <w:sz w:val="24"/>
          <w:szCs w:val="24"/>
          <w:lang w:val="es-ES_tradnl"/>
        </w:rPr>
      </w:pPr>
      <w:bookmarkStart w:id="47" w:name="_Comprensión_de_los"/>
      <w:bookmarkStart w:id="48" w:name="_Toc94027268"/>
      <w:bookmarkEnd w:id="47"/>
      <w:r w:rsidRPr="00DC671C">
        <w:rPr>
          <w:rFonts w:ascii="Times New Roman" w:hAnsi="Times New Roman" w:cs="Times New Roman"/>
          <w:b/>
          <w:bCs/>
          <w:color w:val="auto"/>
          <w:sz w:val="24"/>
          <w:szCs w:val="24"/>
          <w:lang w:val="es-ES_tradnl"/>
        </w:rPr>
        <w:t>Comprensión de los datos (</w:t>
      </w:r>
      <w:r w:rsidRPr="007127FC">
        <w:rPr>
          <w:rFonts w:ascii="Times New Roman" w:hAnsi="Times New Roman" w:cs="Times New Roman"/>
          <w:b/>
          <w:bCs/>
          <w:i/>
          <w:iCs/>
          <w:color w:val="auto"/>
          <w:sz w:val="24"/>
          <w:szCs w:val="24"/>
          <w:lang w:val="es-ES_tradnl"/>
        </w:rPr>
        <w:t>Data Understanding</w:t>
      </w:r>
      <w:r w:rsidRPr="00DC671C">
        <w:rPr>
          <w:rFonts w:ascii="Times New Roman" w:hAnsi="Times New Roman" w:cs="Times New Roman"/>
          <w:b/>
          <w:bCs/>
          <w:color w:val="auto"/>
          <w:sz w:val="24"/>
          <w:szCs w:val="24"/>
          <w:lang w:val="es-ES_tradnl"/>
        </w:rPr>
        <w:t>)</w:t>
      </w:r>
      <w:bookmarkEnd w:id="48"/>
    </w:p>
    <w:p w14:paraId="16534569" w14:textId="55BD927A" w:rsidR="000648EA" w:rsidRPr="00DC671C" w:rsidRDefault="000648EA" w:rsidP="002426B6">
      <w:pPr>
        <w:spacing w:after="180" w:line="360" w:lineRule="auto"/>
        <w:jc w:val="both"/>
        <w:rPr>
          <w:rFonts w:ascii="Times New Roman" w:hAnsi="Times New Roman" w:cs="Times New Roman"/>
          <w:sz w:val="24"/>
          <w:szCs w:val="24"/>
          <w:lang w:val="es-ES_tradnl"/>
        </w:rPr>
      </w:pPr>
      <w:r w:rsidRPr="00DC671C">
        <w:rPr>
          <w:rFonts w:ascii="Times New Roman" w:hAnsi="Times New Roman" w:cs="Times New Roman"/>
          <w:sz w:val="24"/>
          <w:szCs w:val="24"/>
          <w:lang w:val="es-ES_tradnl"/>
        </w:rPr>
        <w:t xml:space="preserve">Esta fase </w:t>
      </w:r>
      <w:r w:rsidR="002B0B39" w:rsidRPr="00DC671C">
        <w:rPr>
          <w:rFonts w:ascii="Times New Roman" w:hAnsi="Times New Roman" w:cs="Times New Roman"/>
          <w:sz w:val="24"/>
          <w:szCs w:val="24"/>
          <w:lang w:val="es-ES_tradnl"/>
        </w:rPr>
        <w:t xml:space="preserve">se enfoca en identificar, recopilar y analizar los conjuntos de datos que pueden ayudar a lograr los objetivos del proyecto. </w:t>
      </w:r>
      <w:r w:rsidR="007127FC">
        <w:rPr>
          <w:rFonts w:ascii="Times New Roman" w:hAnsi="Times New Roman" w:cs="Times New Roman"/>
          <w:sz w:val="24"/>
          <w:szCs w:val="24"/>
          <w:lang w:val="es-ES_tradnl"/>
        </w:rPr>
        <w:t xml:space="preserve">Así, </w:t>
      </w:r>
      <w:r w:rsidR="002B0B39" w:rsidRPr="00DC671C">
        <w:rPr>
          <w:rFonts w:ascii="Times New Roman" w:hAnsi="Times New Roman" w:cs="Times New Roman"/>
          <w:sz w:val="24"/>
          <w:szCs w:val="24"/>
          <w:lang w:val="es-ES_tradnl"/>
        </w:rPr>
        <w:t>también se compone de cuatro tareas:</w:t>
      </w:r>
    </w:p>
    <w:p w14:paraId="506F5E5E" w14:textId="61D0A625" w:rsidR="000648EA" w:rsidRPr="00DC671C" w:rsidRDefault="002B0B39" w:rsidP="00833E03">
      <w:pPr>
        <w:pStyle w:val="Prrafodelista"/>
        <w:numPr>
          <w:ilvl w:val="0"/>
          <w:numId w:val="7"/>
        </w:numPr>
        <w:spacing w:after="180" w:line="360" w:lineRule="auto"/>
        <w:ind w:left="927"/>
        <w:jc w:val="both"/>
        <w:rPr>
          <w:rFonts w:ascii="Times New Roman" w:hAnsi="Times New Roman" w:cs="Times New Roman"/>
          <w:sz w:val="24"/>
          <w:szCs w:val="24"/>
          <w:lang w:val="es-ES_tradnl"/>
        </w:rPr>
      </w:pPr>
      <w:r w:rsidRPr="00DC671C">
        <w:rPr>
          <w:rFonts w:ascii="Times New Roman" w:hAnsi="Times New Roman" w:cs="Times New Roman"/>
          <w:b/>
          <w:bCs/>
          <w:sz w:val="24"/>
          <w:szCs w:val="24"/>
          <w:lang w:val="es-ES_tradnl"/>
        </w:rPr>
        <w:t>Recopilación de datos iniciales:</w:t>
      </w:r>
      <w:r w:rsidRPr="00DC671C">
        <w:rPr>
          <w:rFonts w:ascii="Times New Roman" w:hAnsi="Times New Roman" w:cs="Times New Roman"/>
          <w:sz w:val="24"/>
          <w:szCs w:val="24"/>
          <w:lang w:val="es-ES_tradnl"/>
        </w:rPr>
        <w:t xml:space="preserve"> se accede a los datos que figuran en los recursos anteriormente definidos</w:t>
      </w:r>
      <w:r w:rsidR="00D16021" w:rsidRPr="00DC671C">
        <w:rPr>
          <w:rFonts w:ascii="Times New Roman" w:hAnsi="Times New Roman" w:cs="Times New Roman"/>
          <w:sz w:val="24"/>
          <w:szCs w:val="24"/>
          <w:lang w:val="es-ES_tradnl"/>
        </w:rPr>
        <w:t xml:space="preserve"> y</w:t>
      </w:r>
      <w:r w:rsidRPr="00DC671C">
        <w:rPr>
          <w:rFonts w:ascii="Times New Roman" w:hAnsi="Times New Roman" w:cs="Times New Roman"/>
          <w:sz w:val="24"/>
          <w:szCs w:val="24"/>
          <w:lang w:val="es-ES_tradnl"/>
        </w:rPr>
        <w:t xml:space="preserve"> (si es necesario) se cargan estos en </w:t>
      </w:r>
      <w:r w:rsidR="00D16021" w:rsidRPr="00DC671C">
        <w:rPr>
          <w:rFonts w:ascii="Times New Roman" w:hAnsi="Times New Roman" w:cs="Times New Roman"/>
          <w:sz w:val="24"/>
          <w:szCs w:val="24"/>
          <w:lang w:val="es-ES_tradnl"/>
        </w:rPr>
        <w:t>alguna herramienta de análisis de datos que se emplee en el proyecto.</w:t>
      </w:r>
    </w:p>
    <w:p w14:paraId="4D474651" w14:textId="7D2C25FB" w:rsidR="004B227B" w:rsidRPr="00DC671C" w:rsidRDefault="00D16021" w:rsidP="00833E03">
      <w:pPr>
        <w:pStyle w:val="Prrafodelista"/>
        <w:numPr>
          <w:ilvl w:val="0"/>
          <w:numId w:val="7"/>
        </w:numPr>
        <w:spacing w:after="180" w:line="360" w:lineRule="auto"/>
        <w:ind w:left="927"/>
        <w:jc w:val="both"/>
        <w:rPr>
          <w:rFonts w:ascii="Times New Roman" w:hAnsi="Times New Roman" w:cs="Times New Roman"/>
          <w:sz w:val="24"/>
          <w:szCs w:val="24"/>
          <w:lang w:val="es-ES_tradnl"/>
        </w:rPr>
      </w:pPr>
      <w:r w:rsidRPr="00DC671C">
        <w:rPr>
          <w:rFonts w:ascii="Times New Roman" w:hAnsi="Times New Roman" w:cs="Times New Roman"/>
          <w:b/>
          <w:bCs/>
          <w:sz w:val="24"/>
          <w:szCs w:val="24"/>
          <w:lang w:val="es-ES_tradnl"/>
        </w:rPr>
        <w:t>Descripción de los datos:</w:t>
      </w:r>
      <w:r w:rsidRPr="00DC671C">
        <w:rPr>
          <w:rFonts w:ascii="Times New Roman" w:hAnsi="Times New Roman" w:cs="Times New Roman"/>
          <w:sz w:val="24"/>
          <w:szCs w:val="24"/>
          <w:lang w:val="es-ES_tradnl"/>
        </w:rPr>
        <w:t xml:space="preserve"> se describen los datos que se han obtenido en la tarea anterior. </w:t>
      </w:r>
      <w:r w:rsidR="007D271A">
        <w:rPr>
          <w:rFonts w:ascii="Times New Roman" w:hAnsi="Times New Roman" w:cs="Times New Roman"/>
          <w:sz w:val="24"/>
          <w:szCs w:val="24"/>
          <w:lang w:val="es-ES_tradnl"/>
        </w:rPr>
        <w:t>Es decir</w:t>
      </w:r>
      <w:r w:rsidRPr="00DC671C">
        <w:rPr>
          <w:rFonts w:ascii="Times New Roman" w:hAnsi="Times New Roman" w:cs="Times New Roman"/>
          <w:sz w:val="24"/>
          <w:szCs w:val="24"/>
          <w:lang w:val="es-ES_tradnl"/>
        </w:rPr>
        <w:t xml:space="preserve">, se </w:t>
      </w:r>
      <w:r w:rsidR="005C5B2E">
        <w:rPr>
          <w:rFonts w:ascii="Times New Roman" w:hAnsi="Times New Roman" w:cs="Times New Roman"/>
          <w:sz w:val="24"/>
          <w:szCs w:val="24"/>
          <w:lang w:val="es-ES_tradnl"/>
        </w:rPr>
        <w:t>especifica</w:t>
      </w:r>
      <w:r w:rsidRPr="00DC671C">
        <w:rPr>
          <w:rFonts w:ascii="Times New Roman" w:hAnsi="Times New Roman" w:cs="Times New Roman"/>
          <w:sz w:val="24"/>
          <w:szCs w:val="24"/>
          <w:lang w:val="es-ES_tradnl"/>
        </w:rPr>
        <w:t xml:space="preserve"> el formato y la cantidad de </w:t>
      </w:r>
      <w:r w:rsidR="007D271A">
        <w:rPr>
          <w:rFonts w:ascii="Times New Roman" w:hAnsi="Times New Roman" w:cs="Times New Roman"/>
          <w:sz w:val="24"/>
          <w:szCs w:val="24"/>
          <w:lang w:val="es-ES_tradnl"/>
        </w:rPr>
        <w:t>estos</w:t>
      </w:r>
      <w:r w:rsidRPr="00DC671C">
        <w:rPr>
          <w:rFonts w:ascii="Times New Roman" w:hAnsi="Times New Roman" w:cs="Times New Roman"/>
          <w:sz w:val="24"/>
          <w:szCs w:val="24"/>
          <w:lang w:val="es-ES_tradnl"/>
        </w:rPr>
        <w:t xml:space="preserve">, la identidad de sus campos y cualquier otra característica que se haya descubierto. </w:t>
      </w:r>
      <w:r w:rsidR="007D271A">
        <w:rPr>
          <w:rFonts w:ascii="Times New Roman" w:hAnsi="Times New Roman" w:cs="Times New Roman"/>
          <w:sz w:val="24"/>
          <w:szCs w:val="24"/>
          <w:lang w:val="es-ES_tradnl"/>
        </w:rPr>
        <w:t>Además</w:t>
      </w:r>
      <w:r w:rsidRPr="00DC671C">
        <w:rPr>
          <w:rFonts w:ascii="Times New Roman" w:hAnsi="Times New Roman" w:cs="Times New Roman"/>
          <w:sz w:val="24"/>
          <w:szCs w:val="24"/>
          <w:lang w:val="es-ES_tradnl"/>
        </w:rPr>
        <w:t>, se evalúa si los datos obtenidos satisfacen los requisitos</w:t>
      </w:r>
      <w:r w:rsidR="004B227B" w:rsidRPr="00DC671C">
        <w:rPr>
          <w:rFonts w:ascii="Times New Roman" w:hAnsi="Times New Roman" w:cs="Times New Roman"/>
          <w:sz w:val="24"/>
          <w:szCs w:val="24"/>
          <w:lang w:val="es-ES_tradnl"/>
        </w:rPr>
        <w:t xml:space="preserve"> pertinentes</w:t>
      </w:r>
      <w:r w:rsidRPr="00DC671C">
        <w:rPr>
          <w:rFonts w:ascii="Times New Roman" w:hAnsi="Times New Roman" w:cs="Times New Roman"/>
          <w:sz w:val="24"/>
          <w:szCs w:val="24"/>
          <w:lang w:val="es-ES_tradnl"/>
        </w:rPr>
        <w:t>.</w:t>
      </w:r>
    </w:p>
    <w:p w14:paraId="1C82D659" w14:textId="096ECAC5" w:rsidR="00D16021" w:rsidRPr="00DC671C" w:rsidRDefault="004B227B" w:rsidP="00833E03">
      <w:pPr>
        <w:pStyle w:val="Prrafodelista"/>
        <w:numPr>
          <w:ilvl w:val="0"/>
          <w:numId w:val="7"/>
        </w:numPr>
        <w:spacing w:after="180" w:line="360" w:lineRule="auto"/>
        <w:ind w:left="927"/>
        <w:jc w:val="both"/>
        <w:rPr>
          <w:rFonts w:ascii="Times New Roman" w:hAnsi="Times New Roman" w:cs="Times New Roman"/>
          <w:b/>
          <w:bCs/>
          <w:sz w:val="24"/>
          <w:szCs w:val="24"/>
          <w:lang w:val="es-ES_tradnl"/>
        </w:rPr>
      </w:pPr>
      <w:r w:rsidRPr="00DC671C">
        <w:rPr>
          <w:rFonts w:ascii="Times New Roman" w:hAnsi="Times New Roman" w:cs="Times New Roman"/>
          <w:b/>
          <w:bCs/>
          <w:sz w:val="24"/>
          <w:szCs w:val="24"/>
          <w:lang w:val="es-ES_tradnl"/>
        </w:rPr>
        <w:t xml:space="preserve">Exploración de los datos: </w:t>
      </w:r>
      <w:r w:rsidR="007D271A">
        <w:rPr>
          <w:rFonts w:ascii="Times New Roman" w:hAnsi="Times New Roman" w:cs="Times New Roman"/>
          <w:sz w:val="24"/>
          <w:szCs w:val="24"/>
          <w:lang w:val="es-ES_tradnl"/>
        </w:rPr>
        <w:t xml:space="preserve">se procede con una </w:t>
      </w:r>
      <w:r w:rsidR="00B50B14" w:rsidRPr="00DC671C">
        <w:rPr>
          <w:rFonts w:ascii="Times New Roman" w:hAnsi="Times New Roman" w:cs="Times New Roman"/>
          <w:sz w:val="24"/>
          <w:szCs w:val="24"/>
          <w:lang w:val="es-ES_tradnl"/>
        </w:rPr>
        <w:t>exploración profunda de los datos, mediante su visualización e identificación de las relaciones entre estos a través de técnicas básicas de estadística descriptiva.</w:t>
      </w:r>
    </w:p>
    <w:p w14:paraId="0A04D174" w14:textId="526E1FB3" w:rsidR="004929D2" w:rsidRDefault="00B50B14" w:rsidP="004929D2">
      <w:pPr>
        <w:pStyle w:val="Prrafodelista"/>
        <w:numPr>
          <w:ilvl w:val="0"/>
          <w:numId w:val="7"/>
        </w:numPr>
        <w:spacing w:after="180" w:line="360" w:lineRule="auto"/>
        <w:ind w:left="927"/>
        <w:jc w:val="both"/>
        <w:rPr>
          <w:rFonts w:ascii="Times New Roman" w:hAnsi="Times New Roman" w:cs="Times New Roman"/>
          <w:b/>
          <w:bCs/>
          <w:sz w:val="24"/>
          <w:szCs w:val="24"/>
          <w:lang w:val="es-ES_tradnl"/>
        </w:rPr>
      </w:pPr>
      <w:r w:rsidRPr="00DC671C">
        <w:rPr>
          <w:rFonts w:ascii="Times New Roman" w:hAnsi="Times New Roman" w:cs="Times New Roman"/>
          <w:b/>
          <w:bCs/>
          <w:sz w:val="24"/>
          <w:szCs w:val="24"/>
          <w:lang w:val="es-ES_tradnl"/>
        </w:rPr>
        <w:t xml:space="preserve">Verificación de la calidad de los datos: </w:t>
      </w:r>
      <w:r w:rsidRPr="00DC671C">
        <w:rPr>
          <w:rFonts w:ascii="Times New Roman" w:hAnsi="Times New Roman" w:cs="Times New Roman"/>
          <w:sz w:val="24"/>
          <w:szCs w:val="24"/>
          <w:lang w:val="es-ES_tradnl"/>
        </w:rPr>
        <w:t>se examina la calidad de estos planteando preguntas como: ¿</w:t>
      </w:r>
      <w:r w:rsidR="00B643F4" w:rsidRPr="00DC671C">
        <w:rPr>
          <w:rFonts w:ascii="Times New Roman" w:hAnsi="Times New Roman" w:cs="Times New Roman"/>
          <w:sz w:val="24"/>
          <w:szCs w:val="24"/>
          <w:lang w:val="es-ES_tradnl"/>
        </w:rPr>
        <w:t xml:space="preserve">los datos son </w:t>
      </w:r>
      <w:r w:rsidRPr="00DC671C">
        <w:rPr>
          <w:rFonts w:ascii="Times New Roman" w:hAnsi="Times New Roman" w:cs="Times New Roman"/>
          <w:sz w:val="24"/>
          <w:szCs w:val="24"/>
          <w:lang w:val="es-ES_tradnl"/>
        </w:rPr>
        <w:t xml:space="preserve">completos? </w:t>
      </w:r>
      <w:r w:rsidR="00B643F4" w:rsidRPr="00DC671C">
        <w:rPr>
          <w:rFonts w:ascii="Times New Roman" w:hAnsi="Times New Roman" w:cs="Times New Roman"/>
          <w:sz w:val="24"/>
          <w:szCs w:val="24"/>
          <w:lang w:val="es-ES_tradnl"/>
        </w:rPr>
        <w:t xml:space="preserve">¿los datos son correctos o contienen errores y, si los hay, qué tan comunes son? ¿faltan </w:t>
      </w:r>
      <w:r w:rsidR="002426B6">
        <w:rPr>
          <w:rFonts w:ascii="Times New Roman" w:hAnsi="Times New Roman" w:cs="Times New Roman"/>
          <w:sz w:val="24"/>
          <w:szCs w:val="24"/>
          <w:lang w:val="es-ES_tradnl"/>
        </w:rPr>
        <w:t>elementos</w:t>
      </w:r>
      <w:r w:rsidR="00B643F4" w:rsidRPr="00DC671C">
        <w:rPr>
          <w:rFonts w:ascii="Times New Roman" w:hAnsi="Times New Roman" w:cs="Times New Roman"/>
          <w:sz w:val="24"/>
          <w:szCs w:val="24"/>
          <w:lang w:val="es-ES_tradnl"/>
        </w:rPr>
        <w:t xml:space="preserve"> en los datos? En caso afirmativo, ¿cómo se representan, dónde se producen y qué frecuencia tienen?</w:t>
      </w:r>
    </w:p>
    <w:p w14:paraId="51012829" w14:textId="05F09210" w:rsidR="009951DE" w:rsidRPr="00DC671C" w:rsidRDefault="0038005F" w:rsidP="00833E03">
      <w:pPr>
        <w:pStyle w:val="Ttulo2"/>
        <w:numPr>
          <w:ilvl w:val="1"/>
          <w:numId w:val="5"/>
        </w:numPr>
        <w:spacing w:after="180" w:line="360" w:lineRule="auto"/>
        <w:ind w:left="432"/>
        <w:jc w:val="both"/>
        <w:rPr>
          <w:rFonts w:ascii="Times New Roman" w:hAnsi="Times New Roman" w:cs="Times New Roman"/>
          <w:b/>
          <w:bCs/>
          <w:color w:val="auto"/>
          <w:sz w:val="24"/>
          <w:szCs w:val="24"/>
          <w:lang w:val="es-ES_tradnl"/>
        </w:rPr>
      </w:pPr>
      <w:bookmarkStart w:id="49" w:name="_Toc94027269"/>
      <w:r w:rsidRPr="00DC671C">
        <w:rPr>
          <w:rFonts w:ascii="Times New Roman" w:hAnsi="Times New Roman" w:cs="Times New Roman"/>
          <w:b/>
          <w:bCs/>
          <w:color w:val="auto"/>
          <w:sz w:val="24"/>
          <w:szCs w:val="24"/>
          <w:lang w:val="es-ES_tradnl"/>
        </w:rPr>
        <w:t>Preparación de los datos (</w:t>
      </w:r>
      <w:r w:rsidRPr="00B72D79">
        <w:rPr>
          <w:rFonts w:ascii="Times New Roman" w:hAnsi="Times New Roman" w:cs="Times New Roman"/>
          <w:b/>
          <w:bCs/>
          <w:i/>
          <w:iCs/>
          <w:color w:val="auto"/>
          <w:sz w:val="24"/>
          <w:szCs w:val="24"/>
          <w:lang w:val="es-ES_tradnl"/>
        </w:rPr>
        <w:t>Data Preparation</w:t>
      </w:r>
      <w:r w:rsidRPr="00DC671C">
        <w:rPr>
          <w:rFonts w:ascii="Times New Roman" w:hAnsi="Times New Roman" w:cs="Times New Roman"/>
          <w:b/>
          <w:bCs/>
          <w:color w:val="auto"/>
          <w:sz w:val="24"/>
          <w:szCs w:val="24"/>
          <w:lang w:val="es-ES_tradnl"/>
        </w:rPr>
        <w:t>)</w:t>
      </w:r>
      <w:bookmarkEnd w:id="49"/>
    </w:p>
    <w:p w14:paraId="1CA3FD7B" w14:textId="6CEF8279" w:rsidR="009B7D18" w:rsidRPr="00DC671C" w:rsidRDefault="009B7D18" w:rsidP="007C2B95">
      <w:pPr>
        <w:spacing w:after="180" w:line="360" w:lineRule="auto"/>
        <w:jc w:val="both"/>
        <w:rPr>
          <w:rFonts w:ascii="Times New Roman" w:hAnsi="Times New Roman" w:cs="Times New Roman"/>
          <w:sz w:val="24"/>
          <w:szCs w:val="24"/>
          <w:lang w:val="es-ES_tradnl"/>
        </w:rPr>
      </w:pPr>
      <w:r w:rsidRPr="00DC671C">
        <w:rPr>
          <w:rFonts w:ascii="Times New Roman" w:hAnsi="Times New Roman" w:cs="Times New Roman"/>
          <w:sz w:val="24"/>
          <w:szCs w:val="24"/>
          <w:lang w:val="es-ES_tradnl"/>
        </w:rPr>
        <w:t xml:space="preserve">Esta fase abarca todas las actividades necesarias para </w:t>
      </w:r>
      <w:r w:rsidR="007C2B95">
        <w:rPr>
          <w:rFonts w:ascii="Times New Roman" w:hAnsi="Times New Roman" w:cs="Times New Roman"/>
          <w:sz w:val="24"/>
          <w:szCs w:val="24"/>
          <w:lang w:val="es-ES_tradnl"/>
        </w:rPr>
        <w:t xml:space="preserve">la construcción de los </w:t>
      </w:r>
      <w:r w:rsidR="000F17CC" w:rsidRPr="000F17CC">
        <w:rPr>
          <w:rFonts w:ascii="Times New Roman" w:hAnsi="Times New Roman" w:cs="Times New Roman"/>
          <w:i/>
          <w:iCs/>
          <w:sz w:val="24"/>
          <w:szCs w:val="24"/>
          <w:lang w:val="es-ES_tradnl"/>
        </w:rPr>
        <w:t>datasets</w:t>
      </w:r>
      <w:r w:rsidR="007C2B95">
        <w:rPr>
          <w:rFonts w:ascii="Times New Roman" w:hAnsi="Times New Roman" w:cs="Times New Roman"/>
          <w:sz w:val="24"/>
          <w:szCs w:val="24"/>
          <w:lang w:val="es-ES_tradnl"/>
        </w:rPr>
        <w:t xml:space="preserve"> </w:t>
      </w:r>
      <w:r w:rsidR="006203A8">
        <w:rPr>
          <w:rFonts w:ascii="Times New Roman" w:hAnsi="Times New Roman" w:cs="Times New Roman"/>
          <w:sz w:val="24"/>
          <w:szCs w:val="24"/>
          <w:lang w:val="es-ES_tradnl"/>
        </w:rPr>
        <w:t xml:space="preserve">que </w:t>
      </w:r>
      <w:r w:rsidRPr="00DC671C">
        <w:rPr>
          <w:rFonts w:ascii="Times New Roman" w:hAnsi="Times New Roman" w:cs="Times New Roman"/>
          <w:sz w:val="24"/>
          <w:szCs w:val="24"/>
          <w:lang w:val="es-ES_tradnl"/>
        </w:rPr>
        <w:t xml:space="preserve">se suministrarán como entradas a las herramientas de modelización. </w:t>
      </w:r>
      <w:r w:rsidR="006203A8">
        <w:rPr>
          <w:rFonts w:ascii="Times New Roman" w:hAnsi="Times New Roman" w:cs="Times New Roman"/>
          <w:sz w:val="24"/>
          <w:szCs w:val="24"/>
          <w:lang w:val="es-ES_tradnl"/>
        </w:rPr>
        <w:t>Así</w:t>
      </w:r>
      <w:r w:rsidR="009F7AE1" w:rsidRPr="00DC671C">
        <w:rPr>
          <w:rFonts w:ascii="Times New Roman" w:hAnsi="Times New Roman" w:cs="Times New Roman"/>
          <w:sz w:val="24"/>
          <w:szCs w:val="24"/>
          <w:lang w:val="es-ES_tradnl"/>
        </w:rPr>
        <w:t xml:space="preserve">, entre sus principales tareas </w:t>
      </w:r>
      <w:r w:rsidR="007C2B95">
        <w:rPr>
          <w:rFonts w:ascii="Times New Roman" w:hAnsi="Times New Roman" w:cs="Times New Roman"/>
          <w:sz w:val="24"/>
          <w:szCs w:val="24"/>
          <w:lang w:val="es-ES_tradnl"/>
        </w:rPr>
        <w:t>destacan</w:t>
      </w:r>
      <w:r w:rsidRPr="00DC671C">
        <w:rPr>
          <w:rFonts w:ascii="Times New Roman" w:hAnsi="Times New Roman" w:cs="Times New Roman"/>
          <w:sz w:val="24"/>
          <w:szCs w:val="24"/>
          <w:lang w:val="es-ES_tradnl"/>
        </w:rPr>
        <w:t>:</w:t>
      </w:r>
    </w:p>
    <w:p w14:paraId="46AF5659" w14:textId="68C3FE9A" w:rsidR="009F7AE1" w:rsidRPr="00DC671C" w:rsidRDefault="009F7AE1" w:rsidP="00833E03">
      <w:pPr>
        <w:pStyle w:val="Prrafodelista"/>
        <w:numPr>
          <w:ilvl w:val="0"/>
          <w:numId w:val="8"/>
        </w:numPr>
        <w:spacing w:after="180" w:line="360" w:lineRule="auto"/>
        <w:ind w:left="927"/>
        <w:jc w:val="both"/>
        <w:rPr>
          <w:rFonts w:ascii="Times New Roman" w:hAnsi="Times New Roman" w:cs="Times New Roman"/>
          <w:sz w:val="24"/>
          <w:szCs w:val="24"/>
          <w:lang w:val="es-ES_tradnl"/>
        </w:rPr>
      </w:pPr>
      <w:r w:rsidRPr="00DC671C">
        <w:rPr>
          <w:rFonts w:ascii="Times New Roman" w:hAnsi="Times New Roman" w:cs="Times New Roman"/>
          <w:b/>
          <w:bCs/>
          <w:sz w:val="24"/>
          <w:szCs w:val="24"/>
          <w:lang w:val="es-ES_tradnl"/>
        </w:rPr>
        <w:t>Selección de los datos:</w:t>
      </w:r>
      <w:r w:rsidRPr="00DC671C">
        <w:rPr>
          <w:rFonts w:ascii="Times New Roman" w:hAnsi="Times New Roman" w:cs="Times New Roman"/>
          <w:sz w:val="24"/>
          <w:szCs w:val="24"/>
          <w:lang w:val="es-ES_tradnl"/>
        </w:rPr>
        <w:t xml:space="preserve"> se determinan los datos a incluir e excluir, así como el motivo de </w:t>
      </w:r>
      <w:r w:rsidR="00AA3760">
        <w:rPr>
          <w:rFonts w:ascii="Times New Roman" w:hAnsi="Times New Roman" w:cs="Times New Roman"/>
          <w:sz w:val="24"/>
          <w:szCs w:val="24"/>
          <w:lang w:val="es-ES_tradnl"/>
        </w:rPr>
        <w:t>dichas</w:t>
      </w:r>
      <w:r w:rsidRPr="00DC671C">
        <w:rPr>
          <w:rFonts w:ascii="Times New Roman" w:hAnsi="Times New Roman" w:cs="Times New Roman"/>
          <w:sz w:val="24"/>
          <w:szCs w:val="24"/>
          <w:lang w:val="es-ES_tradnl"/>
        </w:rPr>
        <w:t xml:space="preserve"> decisiones.</w:t>
      </w:r>
    </w:p>
    <w:p w14:paraId="3409A08B" w14:textId="2C7786EE" w:rsidR="009F7AE1" w:rsidRPr="00DC671C" w:rsidRDefault="009F7AE1" w:rsidP="00833E03">
      <w:pPr>
        <w:pStyle w:val="Prrafodelista"/>
        <w:numPr>
          <w:ilvl w:val="0"/>
          <w:numId w:val="8"/>
        </w:numPr>
        <w:spacing w:after="180" w:line="360" w:lineRule="auto"/>
        <w:ind w:left="927"/>
        <w:jc w:val="both"/>
        <w:rPr>
          <w:rFonts w:ascii="Times New Roman" w:hAnsi="Times New Roman" w:cs="Times New Roman"/>
          <w:sz w:val="24"/>
          <w:szCs w:val="24"/>
          <w:lang w:val="es-ES_tradnl"/>
        </w:rPr>
      </w:pPr>
      <w:r w:rsidRPr="00DC671C">
        <w:rPr>
          <w:rFonts w:ascii="Times New Roman" w:hAnsi="Times New Roman" w:cs="Times New Roman"/>
          <w:b/>
          <w:bCs/>
          <w:sz w:val="24"/>
          <w:szCs w:val="24"/>
          <w:lang w:val="es-ES_tradnl"/>
        </w:rPr>
        <w:t>Limpieza de los datos:</w:t>
      </w:r>
      <w:r w:rsidRPr="00DC671C">
        <w:rPr>
          <w:rFonts w:ascii="Times New Roman" w:hAnsi="Times New Roman" w:cs="Times New Roman"/>
          <w:sz w:val="24"/>
          <w:szCs w:val="24"/>
          <w:lang w:val="es-ES_tradnl"/>
        </w:rPr>
        <w:t xml:space="preserve"> se </w:t>
      </w:r>
      <w:r w:rsidR="00E003AD">
        <w:rPr>
          <w:rFonts w:ascii="Times New Roman" w:hAnsi="Times New Roman" w:cs="Times New Roman"/>
          <w:sz w:val="24"/>
          <w:szCs w:val="24"/>
          <w:lang w:val="es-ES_tradnl"/>
        </w:rPr>
        <w:t xml:space="preserve">eleva </w:t>
      </w:r>
      <w:r w:rsidRPr="00DC671C">
        <w:rPr>
          <w:rFonts w:ascii="Times New Roman" w:hAnsi="Times New Roman" w:cs="Times New Roman"/>
          <w:sz w:val="24"/>
          <w:szCs w:val="24"/>
          <w:lang w:val="es-ES_tradnl"/>
        </w:rPr>
        <w:t>la calidad de los datos al nivel requerido</w:t>
      </w:r>
      <w:r w:rsidR="00357254" w:rsidRPr="00DC671C">
        <w:rPr>
          <w:rFonts w:ascii="Times New Roman" w:hAnsi="Times New Roman" w:cs="Times New Roman"/>
          <w:sz w:val="24"/>
          <w:szCs w:val="24"/>
          <w:lang w:val="es-ES_tradnl"/>
        </w:rPr>
        <w:t xml:space="preserve"> por las técnicas de análisis seleccionadas. Ello implica, entre otros, la selección de subconjuntos limpios de datos, inserción de valores predeterminados adecuados o </w:t>
      </w:r>
      <w:r w:rsidR="00AA3760">
        <w:rPr>
          <w:rFonts w:ascii="Times New Roman" w:hAnsi="Times New Roman" w:cs="Times New Roman"/>
          <w:sz w:val="24"/>
          <w:szCs w:val="24"/>
          <w:lang w:val="es-ES_tradnl"/>
        </w:rPr>
        <w:t xml:space="preserve">la </w:t>
      </w:r>
      <w:r w:rsidR="00357254" w:rsidRPr="00DC671C">
        <w:rPr>
          <w:rFonts w:ascii="Times New Roman" w:hAnsi="Times New Roman" w:cs="Times New Roman"/>
          <w:sz w:val="24"/>
          <w:szCs w:val="24"/>
          <w:lang w:val="es-ES_tradnl"/>
        </w:rPr>
        <w:t xml:space="preserve">estimación de los datos </w:t>
      </w:r>
      <w:r w:rsidR="00AA3760">
        <w:rPr>
          <w:rFonts w:ascii="Times New Roman" w:hAnsi="Times New Roman" w:cs="Times New Roman"/>
          <w:sz w:val="24"/>
          <w:szCs w:val="24"/>
          <w:lang w:val="es-ES_tradnl"/>
        </w:rPr>
        <w:t>faltantes</w:t>
      </w:r>
      <w:r w:rsidR="00357254" w:rsidRPr="00DC671C">
        <w:rPr>
          <w:rFonts w:ascii="Times New Roman" w:hAnsi="Times New Roman" w:cs="Times New Roman"/>
          <w:sz w:val="24"/>
          <w:szCs w:val="24"/>
          <w:lang w:val="es-ES_tradnl"/>
        </w:rPr>
        <w:t>.</w:t>
      </w:r>
    </w:p>
    <w:p w14:paraId="0C0E5816" w14:textId="6A702581" w:rsidR="00357254" w:rsidRPr="00DC671C" w:rsidRDefault="00357254" w:rsidP="00833E03">
      <w:pPr>
        <w:pStyle w:val="Prrafodelista"/>
        <w:numPr>
          <w:ilvl w:val="0"/>
          <w:numId w:val="8"/>
        </w:numPr>
        <w:spacing w:after="180" w:line="360" w:lineRule="auto"/>
        <w:ind w:left="927"/>
        <w:jc w:val="both"/>
        <w:rPr>
          <w:rFonts w:ascii="Times New Roman" w:hAnsi="Times New Roman" w:cs="Times New Roman"/>
          <w:sz w:val="24"/>
          <w:szCs w:val="24"/>
          <w:lang w:val="es-ES_tradnl"/>
        </w:rPr>
      </w:pPr>
      <w:r w:rsidRPr="00DC671C">
        <w:rPr>
          <w:rFonts w:ascii="Times New Roman" w:hAnsi="Times New Roman" w:cs="Times New Roman"/>
          <w:b/>
          <w:bCs/>
          <w:sz w:val="24"/>
          <w:szCs w:val="24"/>
          <w:lang w:val="es-ES_tradnl"/>
        </w:rPr>
        <w:lastRenderedPageBreak/>
        <w:t>Construcción de los datos:</w:t>
      </w:r>
      <w:r w:rsidRPr="00DC671C">
        <w:rPr>
          <w:rFonts w:ascii="Times New Roman" w:hAnsi="Times New Roman" w:cs="Times New Roman"/>
          <w:sz w:val="24"/>
          <w:szCs w:val="24"/>
          <w:lang w:val="es-ES_tradnl"/>
        </w:rPr>
        <w:t xml:space="preserve"> se derivan atributos o registros completamente nuevos</w:t>
      </w:r>
      <w:r w:rsidR="00E003AD">
        <w:rPr>
          <w:rFonts w:ascii="Times New Roman" w:hAnsi="Times New Roman" w:cs="Times New Roman"/>
          <w:sz w:val="24"/>
          <w:szCs w:val="24"/>
          <w:lang w:val="es-ES_tradnl"/>
        </w:rPr>
        <w:t xml:space="preserve"> </w:t>
      </w:r>
      <w:r w:rsidR="00E003AD" w:rsidRPr="00DC671C">
        <w:rPr>
          <w:rFonts w:ascii="Times New Roman" w:hAnsi="Times New Roman" w:cs="Times New Roman"/>
          <w:sz w:val="24"/>
          <w:szCs w:val="24"/>
          <w:lang w:val="es-ES_tradnl"/>
        </w:rPr>
        <w:t>de los datos originales</w:t>
      </w:r>
      <w:r w:rsidR="00F36F1F" w:rsidRPr="00DC671C">
        <w:rPr>
          <w:rFonts w:ascii="Times New Roman" w:hAnsi="Times New Roman" w:cs="Times New Roman"/>
          <w:sz w:val="24"/>
          <w:szCs w:val="24"/>
          <w:lang w:val="es-ES_tradnl"/>
        </w:rPr>
        <w:t xml:space="preserve">. </w:t>
      </w:r>
      <w:r w:rsidR="00AA3760">
        <w:rPr>
          <w:rFonts w:ascii="Times New Roman" w:hAnsi="Times New Roman" w:cs="Times New Roman"/>
          <w:sz w:val="24"/>
          <w:szCs w:val="24"/>
          <w:lang w:val="es-ES_tradnl"/>
        </w:rPr>
        <w:t>Además</w:t>
      </w:r>
      <w:r w:rsidR="00F36F1F" w:rsidRPr="00DC671C">
        <w:rPr>
          <w:rFonts w:ascii="Times New Roman" w:hAnsi="Times New Roman" w:cs="Times New Roman"/>
          <w:sz w:val="24"/>
          <w:szCs w:val="24"/>
          <w:lang w:val="es-ES_tradnl"/>
        </w:rPr>
        <w:t xml:space="preserve">, </w:t>
      </w:r>
      <w:r w:rsidR="00AA3760">
        <w:rPr>
          <w:rFonts w:ascii="Times New Roman" w:hAnsi="Times New Roman" w:cs="Times New Roman"/>
          <w:sz w:val="24"/>
          <w:szCs w:val="24"/>
          <w:lang w:val="es-ES_tradnl"/>
        </w:rPr>
        <w:t xml:space="preserve">en esta tarea </w:t>
      </w:r>
      <w:r w:rsidR="00F36F1F" w:rsidRPr="00DC671C">
        <w:rPr>
          <w:rFonts w:ascii="Times New Roman" w:hAnsi="Times New Roman" w:cs="Times New Roman"/>
          <w:sz w:val="24"/>
          <w:szCs w:val="24"/>
          <w:lang w:val="es-ES_tradnl"/>
        </w:rPr>
        <w:t xml:space="preserve">también se pueden transformar los valores </w:t>
      </w:r>
      <w:r w:rsidR="00E501CF">
        <w:rPr>
          <w:rFonts w:ascii="Times New Roman" w:hAnsi="Times New Roman" w:cs="Times New Roman"/>
          <w:sz w:val="24"/>
          <w:szCs w:val="24"/>
          <w:lang w:val="es-ES_tradnl"/>
        </w:rPr>
        <w:t>de</w:t>
      </w:r>
      <w:r w:rsidR="00F36F1F" w:rsidRPr="00DC671C">
        <w:rPr>
          <w:rFonts w:ascii="Times New Roman" w:hAnsi="Times New Roman" w:cs="Times New Roman"/>
          <w:sz w:val="24"/>
          <w:szCs w:val="24"/>
          <w:lang w:val="es-ES_tradnl"/>
        </w:rPr>
        <w:t xml:space="preserve"> los atributos existente</w:t>
      </w:r>
      <w:r w:rsidR="00AA3760">
        <w:rPr>
          <w:rFonts w:ascii="Times New Roman" w:hAnsi="Times New Roman" w:cs="Times New Roman"/>
          <w:sz w:val="24"/>
          <w:szCs w:val="24"/>
          <w:lang w:val="es-ES_tradnl"/>
        </w:rPr>
        <w:t>s</w:t>
      </w:r>
      <w:r w:rsidR="00F36F1F" w:rsidRPr="00DC671C">
        <w:rPr>
          <w:rFonts w:ascii="Times New Roman" w:hAnsi="Times New Roman" w:cs="Times New Roman"/>
          <w:sz w:val="24"/>
          <w:szCs w:val="24"/>
          <w:lang w:val="es-ES_tradnl"/>
        </w:rPr>
        <w:t xml:space="preserve"> en el </w:t>
      </w:r>
      <w:r w:rsidR="000F17CC" w:rsidRPr="000F17CC">
        <w:rPr>
          <w:rFonts w:ascii="Times New Roman" w:hAnsi="Times New Roman" w:cs="Times New Roman"/>
          <w:i/>
          <w:iCs/>
          <w:sz w:val="24"/>
          <w:szCs w:val="24"/>
          <w:lang w:val="es-ES_tradnl"/>
        </w:rPr>
        <w:t>dataset</w:t>
      </w:r>
      <w:r w:rsidR="00F36F1F" w:rsidRPr="00DC671C">
        <w:rPr>
          <w:rFonts w:ascii="Times New Roman" w:hAnsi="Times New Roman" w:cs="Times New Roman"/>
          <w:sz w:val="24"/>
          <w:szCs w:val="24"/>
          <w:lang w:val="es-ES_tradnl"/>
        </w:rPr>
        <w:t>.</w:t>
      </w:r>
    </w:p>
    <w:p w14:paraId="444DEC3B" w14:textId="02A7BD5A" w:rsidR="00F36F1F" w:rsidRPr="00DC671C" w:rsidRDefault="00F36F1F" w:rsidP="00833E03">
      <w:pPr>
        <w:pStyle w:val="Prrafodelista"/>
        <w:numPr>
          <w:ilvl w:val="0"/>
          <w:numId w:val="8"/>
        </w:numPr>
        <w:spacing w:after="180" w:line="360" w:lineRule="auto"/>
        <w:ind w:left="927"/>
        <w:jc w:val="both"/>
        <w:rPr>
          <w:rFonts w:ascii="Times New Roman" w:hAnsi="Times New Roman" w:cs="Times New Roman"/>
          <w:sz w:val="24"/>
          <w:szCs w:val="24"/>
          <w:lang w:val="es-ES_tradnl"/>
        </w:rPr>
      </w:pPr>
      <w:r w:rsidRPr="00DC671C">
        <w:rPr>
          <w:rFonts w:ascii="Times New Roman" w:hAnsi="Times New Roman" w:cs="Times New Roman"/>
          <w:b/>
          <w:bCs/>
          <w:sz w:val="24"/>
          <w:szCs w:val="24"/>
          <w:lang w:val="es-ES_tradnl"/>
        </w:rPr>
        <w:t>Integración de los datos:</w:t>
      </w:r>
      <w:r w:rsidRPr="00DC671C">
        <w:rPr>
          <w:rFonts w:ascii="Times New Roman" w:hAnsi="Times New Roman" w:cs="Times New Roman"/>
          <w:sz w:val="24"/>
          <w:szCs w:val="24"/>
          <w:lang w:val="es-ES_tradnl"/>
        </w:rPr>
        <w:t xml:space="preserve"> son métodos </w:t>
      </w:r>
      <w:r w:rsidR="002F73CA" w:rsidRPr="00DC671C">
        <w:rPr>
          <w:rFonts w:ascii="Times New Roman" w:hAnsi="Times New Roman" w:cs="Times New Roman"/>
          <w:sz w:val="24"/>
          <w:szCs w:val="24"/>
          <w:lang w:val="es-ES_tradnl"/>
        </w:rPr>
        <w:t xml:space="preserve">gracias a los cuales se </w:t>
      </w:r>
      <w:r w:rsidRPr="00DC671C">
        <w:rPr>
          <w:rFonts w:ascii="Times New Roman" w:hAnsi="Times New Roman" w:cs="Times New Roman"/>
          <w:sz w:val="24"/>
          <w:szCs w:val="24"/>
          <w:lang w:val="es-ES_tradnl"/>
        </w:rPr>
        <w:t xml:space="preserve">combina la información de </w:t>
      </w:r>
      <w:r w:rsidR="00FF44B5">
        <w:rPr>
          <w:rFonts w:ascii="Times New Roman" w:hAnsi="Times New Roman" w:cs="Times New Roman"/>
          <w:sz w:val="24"/>
          <w:szCs w:val="24"/>
          <w:lang w:val="es-ES_tradnl"/>
        </w:rPr>
        <w:t>distintas</w:t>
      </w:r>
      <w:r w:rsidRPr="00DC671C">
        <w:rPr>
          <w:rFonts w:ascii="Times New Roman" w:hAnsi="Times New Roman" w:cs="Times New Roman"/>
          <w:sz w:val="24"/>
          <w:szCs w:val="24"/>
          <w:lang w:val="es-ES_tradnl"/>
        </w:rPr>
        <w:t xml:space="preserve"> tablas </w:t>
      </w:r>
      <w:r w:rsidR="00E003AD">
        <w:rPr>
          <w:rFonts w:ascii="Times New Roman" w:hAnsi="Times New Roman" w:cs="Times New Roman"/>
          <w:sz w:val="24"/>
          <w:szCs w:val="24"/>
          <w:lang w:val="es-ES_tradnl"/>
        </w:rPr>
        <w:t>para la creación de nuevos registros</w:t>
      </w:r>
      <w:r w:rsidRPr="00DC671C">
        <w:rPr>
          <w:rFonts w:ascii="Times New Roman" w:hAnsi="Times New Roman" w:cs="Times New Roman"/>
          <w:sz w:val="24"/>
          <w:szCs w:val="24"/>
          <w:lang w:val="es-ES_tradnl"/>
        </w:rPr>
        <w:t>.</w:t>
      </w:r>
    </w:p>
    <w:p w14:paraId="48E2466E" w14:textId="2418976F" w:rsidR="00E203C7" w:rsidRPr="00CF661C" w:rsidRDefault="002F73CA" w:rsidP="00E203C7">
      <w:pPr>
        <w:pStyle w:val="Prrafodelista"/>
        <w:numPr>
          <w:ilvl w:val="0"/>
          <w:numId w:val="8"/>
        </w:numPr>
        <w:spacing w:after="180" w:line="360" w:lineRule="auto"/>
        <w:ind w:left="927"/>
        <w:jc w:val="both"/>
        <w:rPr>
          <w:rFonts w:ascii="Times New Roman" w:hAnsi="Times New Roman" w:cs="Times New Roman"/>
          <w:sz w:val="24"/>
          <w:szCs w:val="24"/>
          <w:lang w:val="es-ES_tradnl"/>
        </w:rPr>
      </w:pPr>
      <w:r w:rsidRPr="00DC671C">
        <w:rPr>
          <w:rFonts w:ascii="Times New Roman" w:hAnsi="Times New Roman" w:cs="Times New Roman"/>
          <w:b/>
          <w:bCs/>
          <w:sz w:val="24"/>
          <w:szCs w:val="24"/>
          <w:lang w:val="es-ES_tradnl"/>
        </w:rPr>
        <w:t>Formateo de los datos:</w:t>
      </w:r>
      <w:r w:rsidRPr="00DC671C">
        <w:rPr>
          <w:rFonts w:ascii="Times New Roman" w:hAnsi="Times New Roman" w:cs="Times New Roman"/>
          <w:sz w:val="24"/>
          <w:szCs w:val="24"/>
          <w:lang w:val="es-ES_tradnl"/>
        </w:rPr>
        <w:t xml:space="preserve"> </w:t>
      </w:r>
      <w:r w:rsidR="001E4A28">
        <w:rPr>
          <w:rFonts w:ascii="Times New Roman" w:hAnsi="Times New Roman" w:cs="Times New Roman"/>
          <w:sz w:val="24"/>
          <w:szCs w:val="24"/>
          <w:lang w:val="es-ES_tradnl"/>
        </w:rPr>
        <w:t xml:space="preserve">consisten en </w:t>
      </w:r>
      <w:r w:rsidRPr="00DC671C">
        <w:rPr>
          <w:rFonts w:ascii="Times New Roman" w:hAnsi="Times New Roman" w:cs="Times New Roman"/>
          <w:sz w:val="24"/>
          <w:szCs w:val="24"/>
          <w:lang w:val="es-ES_tradnl"/>
        </w:rPr>
        <w:t>modificaciones sintácticas realizadas a los datos que no cambian su significado, pero que pueden ser requeridas por la</w:t>
      </w:r>
      <w:r w:rsidR="001E4A28">
        <w:rPr>
          <w:rFonts w:ascii="Times New Roman" w:hAnsi="Times New Roman" w:cs="Times New Roman"/>
          <w:sz w:val="24"/>
          <w:szCs w:val="24"/>
          <w:lang w:val="es-ES_tradnl"/>
        </w:rPr>
        <w:t>s</w:t>
      </w:r>
      <w:r w:rsidRPr="00DC671C">
        <w:rPr>
          <w:rFonts w:ascii="Times New Roman" w:hAnsi="Times New Roman" w:cs="Times New Roman"/>
          <w:sz w:val="24"/>
          <w:szCs w:val="24"/>
          <w:lang w:val="es-ES_tradnl"/>
        </w:rPr>
        <w:t xml:space="preserve"> herramienta</w:t>
      </w:r>
      <w:r w:rsidR="001E4A28">
        <w:rPr>
          <w:rFonts w:ascii="Times New Roman" w:hAnsi="Times New Roman" w:cs="Times New Roman"/>
          <w:sz w:val="24"/>
          <w:szCs w:val="24"/>
          <w:lang w:val="es-ES_tradnl"/>
        </w:rPr>
        <w:t>s</w:t>
      </w:r>
      <w:r w:rsidRPr="00DC671C">
        <w:rPr>
          <w:rFonts w:ascii="Times New Roman" w:hAnsi="Times New Roman" w:cs="Times New Roman"/>
          <w:sz w:val="24"/>
          <w:szCs w:val="24"/>
          <w:lang w:val="es-ES_tradnl"/>
        </w:rPr>
        <w:t xml:space="preserve"> de modelado.</w:t>
      </w:r>
    </w:p>
    <w:p w14:paraId="140D492E" w14:textId="308B9340" w:rsidR="002F73CA" w:rsidRPr="00DC671C" w:rsidRDefault="002F73CA" w:rsidP="00833E03">
      <w:pPr>
        <w:pStyle w:val="Ttulo2"/>
        <w:numPr>
          <w:ilvl w:val="1"/>
          <w:numId w:val="5"/>
        </w:numPr>
        <w:spacing w:after="180" w:line="360" w:lineRule="auto"/>
        <w:ind w:left="432"/>
        <w:jc w:val="both"/>
        <w:rPr>
          <w:rFonts w:ascii="Times New Roman" w:hAnsi="Times New Roman" w:cs="Times New Roman"/>
          <w:b/>
          <w:bCs/>
          <w:color w:val="auto"/>
          <w:sz w:val="24"/>
          <w:szCs w:val="24"/>
          <w:lang w:val="es-ES_tradnl"/>
        </w:rPr>
      </w:pPr>
      <w:bookmarkStart w:id="50" w:name="_Toc94027270"/>
      <w:r w:rsidRPr="00DC671C">
        <w:rPr>
          <w:rFonts w:ascii="Times New Roman" w:hAnsi="Times New Roman" w:cs="Times New Roman"/>
          <w:b/>
          <w:bCs/>
          <w:color w:val="auto"/>
          <w:sz w:val="24"/>
          <w:szCs w:val="24"/>
          <w:lang w:val="es-ES_tradnl"/>
        </w:rPr>
        <w:t>Modelado (</w:t>
      </w:r>
      <w:r w:rsidRPr="00B65CA1">
        <w:rPr>
          <w:rFonts w:ascii="Times New Roman" w:hAnsi="Times New Roman" w:cs="Times New Roman"/>
          <w:b/>
          <w:bCs/>
          <w:i/>
          <w:iCs/>
          <w:color w:val="auto"/>
          <w:sz w:val="24"/>
          <w:szCs w:val="24"/>
          <w:lang w:val="es-ES_tradnl"/>
        </w:rPr>
        <w:t>Modeling</w:t>
      </w:r>
      <w:r w:rsidRPr="00DC671C">
        <w:rPr>
          <w:rFonts w:ascii="Times New Roman" w:hAnsi="Times New Roman" w:cs="Times New Roman"/>
          <w:b/>
          <w:bCs/>
          <w:color w:val="auto"/>
          <w:sz w:val="24"/>
          <w:szCs w:val="24"/>
          <w:lang w:val="es-ES_tradnl"/>
        </w:rPr>
        <w:t>)</w:t>
      </w:r>
      <w:bookmarkEnd w:id="50"/>
    </w:p>
    <w:p w14:paraId="004846C6" w14:textId="73C5800B" w:rsidR="002F73CA" w:rsidRPr="00DC671C" w:rsidRDefault="00665DD8" w:rsidP="00E203C7">
      <w:pPr>
        <w:spacing w:after="180" w:line="360" w:lineRule="auto"/>
        <w:jc w:val="both"/>
        <w:rPr>
          <w:rFonts w:ascii="Times New Roman" w:hAnsi="Times New Roman" w:cs="Times New Roman"/>
          <w:sz w:val="24"/>
          <w:szCs w:val="24"/>
          <w:lang w:val="es-ES_tradnl"/>
        </w:rPr>
      </w:pPr>
      <w:r w:rsidRPr="00DC671C">
        <w:rPr>
          <w:rFonts w:ascii="Times New Roman" w:hAnsi="Times New Roman" w:cs="Times New Roman"/>
          <w:sz w:val="24"/>
          <w:szCs w:val="24"/>
          <w:lang w:val="es-ES_tradnl"/>
        </w:rPr>
        <w:t>En esta fase se seleccionan y aplican diversas técnicas de modelización</w:t>
      </w:r>
      <w:r w:rsidR="00B65CA1">
        <w:rPr>
          <w:rFonts w:ascii="Times New Roman" w:hAnsi="Times New Roman" w:cs="Times New Roman"/>
          <w:sz w:val="24"/>
          <w:szCs w:val="24"/>
          <w:lang w:val="es-ES_tradnl"/>
        </w:rPr>
        <w:t xml:space="preserve">, así como la calibración de </w:t>
      </w:r>
      <w:r w:rsidRPr="00DC671C">
        <w:rPr>
          <w:rFonts w:ascii="Times New Roman" w:hAnsi="Times New Roman" w:cs="Times New Roman"/>
          <w:sz w:val="24"/>
          <w:szCs w:val="24"/>
          <w:lang w:val="es-ES_tradnl"/>
        </w:rPr>
        <w:t xml:space="preserve">sus parámetros hasta alcanzar los valores óptimos. Además, algunas de estas </w:t>
      </w:r>
      <w:r w:rsidR="00BA5FB8">
        <w:rPr>
          <w:rFonts w:ascii="Times New Roman" w:hAnsi="Times New Roman" w:cs="Times New Roman"/>
          <w:sz w:val="24"/>
          <w:szCs w:val="24"/>
          <w:lang w:val="es-ES_tradnl"/>
        </w:rPr>
        <w:t xml:space="preserve">técnicas </w:t>
      </w:r>
      <w:r w:rsidRPr="00DC671C">
        <w:rPr>
          <w:rFonts w:ascii="Times New Roman" w:hAnsi="Times New Roman" w:cs="Times New Roman"/>
          <w:sz w:val="24"/>
          <w:szCs w:val="24"/>
          <w:lang w:val="es-ES_tradnl"/>
        </w:rPr>
        <w:t>requieren un formato especifico de los datos</w:t>
      </w:r>
      <w:r w:rsidR="00446349">
        <w:rPr>
          <w:rFonts w:ascii="Times New Roman" w:hAnsi="Times New Roman" w:cs="Times New Roman"/>
          <w:sz w:val="24"/>
          <w:szCs w:val="24"/>
          <w:lang w:val="es-ES_tradnl"/>
        </w:rPr>
        <w:t>, p</w:t>
      </w:r>
      <w:r w:rsidRPr="00DC671C">
        <w:rPr>
          <w:rFonts w:ascii="Times New Roman" w:hAnsi="Times New Roman" w:cs="Times New Roman"/>
          <w:sz w:val="24"/>
          <w:szCs w:val="24"/>
          <w:lang w:val="es-ES_tradnl"/>
        </w:rPr>
        <w:t xml:space="preserve">or lo tanto, es bastante habitual retroceder a la fase de preparación de </w:t>
      </w:r>
      <w:r w:rsidR="00BA5FB8" w:rsidRPr="00DC671C">
        <w:rPr>
          <w:rFonts w:ascii="Times New Roman" w:hAnsi="Times New Roman" w:cs="Times New Roman"/>
          <w:sz w:val="24"/>
          <w:szCs w:val="24"/>
          <w:lang w:val="es-ES_tradnl"/>
        </w:rPr>
        <w:t>estos</w:t>
      </w:r>
      <w:r w:rsidRPr="00DC671C">
        <w:rPr>
          <w:rFonts w:ascii="Times New Roman" w:hAnsi="Times New Roman" w:cs="Times New Roman"/>
          <w:sz w:val="24"/>
          <w:szCs w:val="24"/>
          <w:lang w:val="es-ES_tradnl"/>
        </w:rPr>
        <w:t xml:space="preserve">. </w:t>
      </w:r>
      <w:r w:rsidR="00B65CA1">
        <w:rPr>
          <w:rFonts w:ascii="Times New Roman" w:hAnsi="Times New Roman" w:cs="Times New Roman"/>
          <w:sz w:val="24"/>
          <w:szCs w:val="24"/>
          <w:lang w:val="es-ES_tradnl"/>
        </w:rPr>
        <w:t>L</w:t>
      </w:r>
      <w:r w:rsidRPr="00DC671C">
        <w:rPr>
          <w:rFonts w:ascii="Times New Roman" w:hAnsi="Times New Roman" w:cs="Times New Roman"/>
          <w:sz w:val="24"/>
          <w:szCs w:val="24"/>
          <w:lang w:val="es-ES_tradnl"/>
        </w:rPr>
        <w:t>as tareas que componen esta fase son:</w:t>
      </w:r>
    </w:p>
    <w:p w14:paraId="4F37BD55" w14:textId="74BCAD65" w:rsidR="00665DD8" w:rsidRPr="00DC671C" w:rsidRDefault="00665DD8" w:rsidP="00833E03">
      <w:pPr>
        <w:pStyle w:val="Prrafodelista"/>
        <w:numPr>
          <w:ilvl w:val="0"/>
          <w:numId w:val="9"/>
        </w:numPr>
        <w:spacing w:after="180" w:line="360" w:lineRule="auto"/>
        <w:ind w:left="927"/>
        <w:jc w:val="both"/>
        <w:rPr>
          <w:rFonts w:ascii="Times New Roman" w:hAnsi="Times New Roman" w:cs="Times New Roman"/>
          <w:sz w:val="24"/>
          <w:szCs w:val="24"/>
          <w:lang w:val="es-ES_tradnl"/>
        </w:rPr>
      </w:pPr>
      <w:r w:rsidRPr="00DC671C">
        <w:rPr>
          <w:rFonts w:ascii="Times New Roman" w:hAnsi="Times New Roman" w:cs="Times New Roman"/>
          <w:b/>
          <w:bCs/>
          <w:sz w:val="24"/>
          <w:szCs w:val="24"/>
          <w:lang w:val="es-ES_tradnl"/>
        </w:rPr>
        <w:t>Selección de las técnicas de modelado:</w:t>
      </w:r>
      <w:r w:rsidRPr="00DC671C">
        <w:rPr>
          <w:rFonts w:ascii="Times New Roman" w:hAnsi="Times New Roman" w:cs="Times New Roman"/>
          <w:sz w:val="24"/>
          <w:szCs w:val="24"/>
          <w:lang w:val="es-ES_tradnl"/>
        </w:rPr>
        <w:t xml:space="preserve"> </w:t>
      </w:r>
      <w:r w:rsidR="00334F57">
        <w:rPr>
          <w:rFonts w:ascii="Times New Roman" w:hAnsi="Times New Roman" w:cs="Times New Roman"/>
          <w:sz w:val="24"/>
          <w:szCs w:val="24"/>
          <w:lang w:val="es-ES_tradnl"/>
        </w:rPr>
        <w:t xml:space="preserve">documentación de </w:t>
      </w:r>
      <w:r w:rsidR="000406A9" w:rsidRPr="00DC671C">
        <w:rPr>
          <w:rFonts w:ascii="Times New Roman" w:hAnsi="Times New Roman" w:cs="Times New Roman"/>
          <w:sz w:val="24"/>
          <w:szCs w:val="24"/>
          <w:lang w:val="es-ES_tradnl"/>
        </w:rPr>
        <w:t xml:space="preserve">la técnica de modelado </w:t>
      </w:r>
      <w:r w:rsidR="00BA5FB8">
        <w:rPr>
          <w:rFonts w:ascii="Times New Roman" w:hAnsi="Times New Roman" w:cs="Times New Roman"/>
          <w:sz w:val="24"/>
          <w:szCs w:val="24"/>
          <w:lang w:val="es-ES_tradnl"/>
        </w:rPr>
        <w:t xml:space="preserve">a utilizar </w:t>
      </w:r>
      <w:r w:rsidR="000406A9" w:rsidRPr="00DC671C">
        <w:rPr>
          <w:rFonts w:ascii="Times New Roman" w:hAnsi="Times New Roman" w:cs="Times New Roman"/>
          <w:sz w:val="24"/>
          <w:szCs w:val="24"/>
          <w:lang w:val="es-ES_tradnl"/>
        </w:rPr>
        <w:t>en el proyecto (</w:t>
      </w:r>
      <w:r w:rsidR="000406A9" w:rsidRPr="00DC671C">
        <w:rPr>
          <w:rFonts w:ascii="Times New Roman" w:hAnsi="Times New Roman" w:cs="Times New Roman"/>
          <w:i/>
          <w:iCs/>
          <w:sz w:val="24"/>
          <w:szCs w:val="24"/>
          <w:lang w:val="es-ES_tradnl"/>
        </w:rPr>
        <w:t>e.g.</w:t>
      </w:r>
      <w:r w:rsidR="000406A9" w:rsidRPr="00DC671C">
        <w:rPr>
          <w:rFonts w:ascii="Times New Roman" w:hAnsi="Times New Roman" w:cs="Times New Roman"/>
          <w:sz w:val="24"/>
          <w:szCs w:val="24"/>
          <w:lang w:val="es-ES_tradnl"/>
        </w:rPr>
        <w:t xml:space="preserve"> regresiones, redes neuronales, etc.)</w:t>
      </w:r>
    </w:p>
    <w:p w14:paraId="7666CE2D" w14:textId="36779DA4" w:rsidR="000406A9" w:rsidRPr="00DC671C" w:rsidRDefault="000406A9" w:rsidP="00833E03">
      <w:pPr>
        <w:pStyle w:val="Prrafodelista"/>
        <w:numPr>
          <w:ilvl w:val="0"/>
          <w:numId w:val="9"/>
        </w:numPr>
        <w:spacing w:after="180" w:line="360" w:lineRule="auto"/>
        <w:ind w:left="927"/>
        <w:jc w:val="both"/>
        <w:rPr>
          <w:rFonts w:ascii="Times New Roman" w:hAnsi="Times New Roman" w:cs="Times New Roman"/>
          <w:sz w:val="24"/>
          <w:szCs w:val="24"/>
          <w:lang w:val="es-ES_tradnl"/>
        </w:rPr>
      </w:pPr>
      <w:r w:rsidRPr="00DC671C">
        <w:rPr>
          <w:rFonts w:ascii="Times New Roman" w:hAnsi="Times New Roman" w:cs="Times New Roman"/>
          <w:b/>
          <w:bCs/>
          <w:sz w:val="24"/>
          <w:szCs w:val="24"/>
          <w:lang w:val="es-ES_tradnl"/>
        </w:rPr>
        <w:t>Generación del plan de prueba:</w:t>
      </w:r>
      <w:r w:rsidRPr="00DC671C">
        <w:rPr>
          <w:rFonts w:ascii="Times New Roman" w:hAnsi="Times New Roman" w:cs="Times New Roman"/>
          <w:sz w:val="24"/>
          <w:szCs w:val="24"/>
          <w:lang w:val="es-ES_tradnl"/>
        </w:rPr>
        <w:t xml:space="preserve"> </w:t>
      </w:r>
      <w:r w:rsidR="00BA5FB8">
        <w:rPr>
          <w:rFonts w:ascii="Times New Roman" w:hAnsi="Times New Roman" w:cs="Times New Roman"/>
          <w:sz w:val="24"/>
          <w:szCs w:val="24"/>
          <w:lang w:val="es-ES_tradnl"/>
        </w:rPr>
        <w:t>descripción d</w:t>
      </w:r>
      <w:r w:rsidRPr="00DC671C">
        <w:rPr>
          <w:rFonts w:ascii="Times New Roman" w:hAnsi="Times New Roman" w:cs="Times New Roman"/>
          <w:sz w:val="24"/>
          <w:szCs w:val="24"/>
          <w:lang w:val="es-ES_tradnl"/>
        </w:rPr>
        <w:t>el plan previsto para el entrenamiento, prueba y evaluación de los modelos. Un aspecto crítico de este plan</w:t>
      </w:r>
      <w:r w:rsidR="00BA5FB8">
        <w:rPr>
          <w:rFonts w:ascii="Times New Roman" w:hAnsi="Times New Roman" w:cs="Times New Roman"/>
          <w:sz w:val="24"/>
          <w:szCs w:val="24"/>
          <w:lang w:val="es-ES_tradnl"/>
        </w:rPr>
        <w:t>,</w:t>
      </w:r>
      <w:r w:rsidRPr="00DC671C">
        <w:rPr>
          <w:rFonts w:ascii="Times New Roman" w:hAnsi="Times New Roman" w:cs="Times New Roman"/>
          <w:sz w:val="24"/>
          <w:szCs w:val="24"/>
          <w:lang w:val="es-ES_tradnl"/>
        </w:rPr>
        <w:t xml:space="preserve"> es determinar cómo se divide el </w:t>
      </w:r>
      <w:r w:rsidR="000F17CC" w:rsidRPr="000F17CC">
        <w:rPr>
          <w:rFonts w:ascii="Times New Roman" w:hAnsi="Times New Roman" w:cs="Times New Roman"/>
          <w:i/>
          <w:iCs/>
          <w:sz w:val="24"/>
          <w:szCs w:val="24"/>
          <w:lang w:val="es-ES_tradnl"/>
        </w:rPr>
        <w:t>dataset</w:t>
      </w:r>
      <w:r w:rsidRPr="00DC671C">
        <w:rPr>
          <w:rFonts w:ascii="Times New Roman" w:hAnsi="Times New Roman" w:cs="Times New Roman"/>
          <w:sz w:val="24"/>
          <w:szCs w:val="24"/>
          <w:lang w:val="es-ES_tradnl"/>
        </w:rPr>
        <w:t xml:space="preserve"> en conjuntos de entrenamiento</w:t>
      </w:r>
      <w:r w:rsidR="00BA5FB8">
        <w:rPr>
          <w:rFonts w:ascii="Times New Roman" w:hAnsi="Times New Roman" w:cs="Times New Roman"/>
          <w:sz w:val="24"/>
          <w:szCs w:val="24"/>
          <w:lang w:val="es-ES_tradnl"/>
        </w:rPr>
        <w:t xml:space="preserve">, </w:t>
      </w:r>
      <w:r w:rsidRPr="00DC671C">
        <w:rPr>
          <w:rFonts w:ascii="Times New Roman" w:hAnsi="Times New Roman" w:cs="Times New Roman"/>
          <w:sz w:val="24"/>
          <w:szCs w:val="24"/>
          <w:lang w:val="es-ES_tradnl"/>
        </w:rPr>
        <w:t>validación</w:t>
      </w:r>
      <w:r w:rsidR="00BA5FB8">
        <w:rPr>
          <w:rFonts w:ascii="Times New Roman" w:hAnsi="Times New Roman" w:cs="Times New Roman"/>
          <w:sz w:val="24"/>
          <w:szCs w:val="24"/>
          <w:lang w:val="es-ES_tradnl"/>
        </w:rPr>
        <w:t xml:space="preserve"> y test</w:t>
      </w:r>
      <w:r w:rsidRPr="00DC671C">
        <w:rPr>
          <w:rFonts w:ascii="Times New Roman" w:hAnsi="Times New Roman" w:cs="Times New Roman"/>
          <w:sz w:val="24"/>
          <w:szCs w:val="24"/>
          <w:lang w:val="es-ES_tradnl"/>
        </w:rPr>
        <w:t>.</w:t>
      </w:r>
    </w:p>
    <w:p w14:paraId="33A796A6" w14:textId="37F6A3BD" w:rsidR="00262F6B" w:rsidRPr="00DC671C" w:rsidRDefault="00445A99" w:rsidP="00833E03">
      <w:pPr>
        <w:pStyle w:val="Prrafodelista"/>
        <w:numPr>
          <w:ilvl w:val="0"/>
          <w:numId w:val="9"/>
        </w:numPr>
        <w:spacing w:after="180" w:line="360" w:lineRule="auto"/>
        <w:ind w:left="927"/>
        <w:jc w:val="both"/>
        <w:rPr>
          <w:rFonts w:ascii="Times New Roman" w:hAnsi="Times New Roman" w:cs="Times New Roman"/>
          <w:sz w:val="24"/>
          <w:szCs w:val="24"/>
          <w:lang w:val="es-ES_tradnl"/>
        </w:rPr>
      </w:pPr>
      <w:r w:rsidRPr="00DC671C">
        <w:rPr>
          <w:rFonts w:ascii="Times New Roman" w:hAnsi="Times New Roman" w:cs="Times New Roman"/>
          <w:b/>
          <w:bCs/>
          <w:sz w:val="24"/>
          <w:szCs w:val="24"/>
          <w:lang w:val="es-ES_tradnl"/>
        </w:rPr>
        <w:t>Construcción del modelo:</w:t>
      </w:r>
      <w:r w:rsidRPr="00DC671C">
        <w:rPr>
          <w:rFonts w:ascii="Times New Roman" w:hAnsi="Times New Roman" w:cs="Times New Roman"/>
          <w:sz w:val="24"/>
          <w:szCs w:val="24"/>
          <w:lang w:val="es-ES_tradnl"/>
        </w:rPr>
        <w:t xml:space="preserve"> </w:t>
      </w:r>
      <w:r w:rsidR="00334F57">
        <w:rPr>
          <w:rFonts w:ascii="Times New Roman" w:hAnsi="Times New Roman" w:cs="Times New Roman"/>
          <w:sz w:val="24"/>
          <w:szCs w:val="24"/>
          <w:lang w:val="es-ES_tradnl"/>
        </w:rPr>
        <w:t xml:space="preserve">consiste en la ejecución de </w:t>
      </w:r>
      <w:r w:rsidR="00AD1751" w:rsidRPr="00DC671C">
        <w:rPr>
          <w:rFonts w:ascii="Times New Roman" w:hAnsi="Times New Roman" w:cs="Times New Roman"/>
          <w:sz w:val="24"/>
          <w:szCs w:val="24"/>
          <w:lang w:val="es-ES_tradnl"/>
        </w:rPr>
        <w:t xml:space="preserve">la técnica de modelado seleccionada </w:t>
      </w:r>
      <w:r w:rsidRPr="00DC671C">
        <w:rPr>
          <w:rFonts w:ascii="Times New Roman" w:hAnsi="Times New Roman" w:cs="Times New Roman"/>
          <w:sz w:val="24"/>
          <w:szCs w:val="24"/>
          <w:lang w:val="es-ES_tradnl"/>
        </w:rPr>
        <w:t xml:space="preserve">sobre el </w:t>
      </w:r>
      <w:r w:rsidR="000F17CC" w:rsidRPr="000F17CC">
        <w:rPr>
          <w:rFonts w:ascii="Times New Roman" w:hAnsi="Times New Roman" w:cs="Times New Roman"/>
          <w:i/>
          <w:iCs/>
          <w:sz w:val="24"/>
          <w:szCs w:val="24"/>
          <w:lang w:val="es-ES_tradnl"/>
        </w:rPr>
        <w:t>dataset</w:t>
      </w:r>
      <w:r w:rsidR="00334F57">
        <w:rPr>
          <w:rFonts w:ascii="Times New Roman" w:hAnsi="Times New Roman" w:cs="Times New Roman"/>
          <w:sz w:val="24"/>
          <w:szCs w:val="24"/>
          <w:lang w:val="es-ES_tradnl"/>
        </w:rPr>
        <w:t xml:space="preserve"> </w:t>
      </w:r>
      <w:r w:rsidR="00AD1751" w:rsidRPr="00DC671C">
        <w:rPr>
          <w:rFonts w:ascii="Times New Roman" w:hAnsi="Times New Roman" w:cs="Times New Roman"/>
          <w:sz w:val="24"/>
          <w:szCs w:val="24"/>
          <w:lang w:val="es-ES_tradnl"/>
        </w:rPr>
        <w:t xml:space="preserve">preparado de las fases anteriores, para generar uno o más modelos. </w:t>
      </w:r>
      <w:r w:rsidR="00334F57">
        <w:rPr>
          <w:rFonts w:ascii="Times New Roman" w:hAnsi="Times New Roman" w:cs="Times New Roman"/>
          <w:sz w:val="24"/>
          <w:szCs w:val="24"/>
          <w:lang w:val="es-ES_tradnl"/>
        </w:rPr>
        <w:t>Asimismo</w:t>
      </w:r>
      <w:r w:rsidR="00AD1751" w:rsidRPr="00DC671C">
        <w:rPr>
          <w:rFonts w:ascii="Times New Roman" w:hAnsi="Times New Roman" w:cs="Times New Roman"/>
          <w:sz w:val="24"/>
          <w:szCs w:val="24"/>
          <w:lang w:val="es-ES_tradnl"/>
        </w:rPr>
        <w:t xml:space="preserve">, se enumeran y justifican la selección de </w:t>
      </w:r>
      <w:r w:rsidR="00C61C16" w:rsidRPr="00DC671C">
        <w:rPr>
          <w:rFonts w:ascii="Times New Roman" w:hAnsi="Times New Roman" w:cs="Times New Roman"/>
          <w:sz w:val="24"/>
          <w:szCs w:val="24"/>
          <w:lang w:val="es-ES_tradnl"/>
        </w:rPr>
        <w:t xml:space="preserve">los </w:t>
      </w:r>
      <w:r w:rsidR="00AD1751" w:rsidRPr="00DC671C">
        <w:rPr>
          <w:rFonts w:ascii="Times New Roman" w:hAnsi="Times New Roman" w:cs="Times New Roman"/>
          <w:sz w:val="24"/>
          <w:szCs w:val="24"/>
          <w:lang w:val="es-ES_tradnl"/>
        </w:rPr>
        <w:t>parámetros de estos.</w:t>
      </w:r>
    </w:p>
    <w:p w14:paraId="292ABE87" w14:textId="50D01150" w:rsidR="00E203C7" w:rsidRDefault="00262F6B" w:rsidP="00833E03">
      <w:pPr>
        <w:pStyle w:val="Prrafodelista"/>
        <w:numPr>
          <w:ilvl w:val="0"/>
          <w:numId w:val="9"/>
        </w:numPr>
        <w:spacing w:after="180" w:line="360" w:lineRule="auto"/>
        <w:ind w:left="927"/>
        <w:jc w:val="both"/>
        <w:rPr>
          <w:rFonts w:ascii="Times New Roman" w:hAnsi="Times New Roman" w:cs="Times New Roman"/>
          <w:sz w:val="24"/>
          <w:szCs w:val="24"/>
          <w:lang w:val="es-ES_tradnl"/>
        </w:rPr>
      </w:pPr>
      <w:r w:rsidRPr="00DC671C">
        <w:rPr>
          <w:rFonts w:ascii="Times New Roman" w:hAnsi="Times New Roman" w:cs="Times New Roman"/>
          <w:b/>
          <w:bCs/>
          <w:sz w:val="24"/>
          <w:szCs w:val="24"/>
          <w:lang w:val="es-ES_tradnl"/>
        </w:rPr>
        <w:t>Evaluación del modelo:</w:t>
      </w:r>
      <w:r w:rsidRPr="00DC671C">
        <w:rPr>
          <w:rFonts w:ascii="Times New Roman" w:hAnsi="Times New Roman" w:cs="Times New Roman"/>
          <w:sz w:val="24"/>
          <w:szCs w:val="24"/>
          <w:lang w:val="es-ES_tradnl"/>
        </w:rPr>
        <w:t xml:space="preserve"> generalmente</w:t>
      </w:r>
      <w:r w:rsidR="00F063CE" w:rsidRPr="00DC671C">
        <w:rPr>
          <w:rFonts w:ascii="Times New Roman" w:hAnsi="Times New Roman" w:cs="Times New Roman"/>
          <w:sz w:val="24"/>
          <w:szCs w:val="24"/>
          <w:lang w:val="es-ES_tradnl"/>
        </w:rPr>
        <w:t xml:space="preserve"> </w:t>
      </w:r>
      <w:r w:rsidRPr="00DC671C">
        <w:rPr>
          <w:rFonts w:ascii="Times New Roman" w:hAnsi="Times New Roman" w:cs="Times New Roman"/>
          <w:sz w:val="24"/>
          <w:szCs w:val="24"/>
          <w:lang w:val="es-ES_tradnl"/>
        </w:rPr>
        <w:t>múltiples modelos compiten entre ellos</w:t>
      </w:r>
      <w:r w:rsidR="00F063CE" w:rsidRPr="00DC671C">
        <w:rPr>
          <w:rFonts w:ascii="Times New Roman" w:hAnsi="Times New Roman" w:cs="Times New Roman"/>
          <w:sz w:val="24"/>
          <w:szCs w:val="24"/>
          <w:lang w:val="es-ES_tradnl"/>
        </w:rPr>
        <w:t>. Es por ello, que en esta tarea se enumeran las cualidades de los distintos modelos generados (</w:t>
      </w:r>
      <w:r w:rsidR="00F063CE" w:rsidRPr="00DC671C">
        <w:rPr>
          <w:rFonts w:ascii="Times New Roman" w:hAnsi="Times New Roman" w:cs="Times New Roman"/>
          <w:i/>
          <w:iCs/>
          <w:sz w:val="24"/>
          <w:szCs w:val="24"/>
          <w:lang w:val="es-ES_tradnl"/>
        </w:rPr>
        <w:t>e.g.</w:t>
      </w:r>
      <w:r w:rsidR="00F063CE" w:rsidRPr="00DC671C">
        <w:rPr>
          <w:rFonts w:ascii="Times New Roman" w:hAnsi="Times New Roman" w:cs="Times New Roman"/>
          <w:sz w:val="24"/>
          <w:szCs w:val="24"/>
          <w:lang w:val="es-ES_tradnl"/>
        </w:rPr>
        <w:t xml:space="preserve"> en términos de exactitud, precisión, etc), para posteriormente establecer una clasificación entre estos. Asimismo, también se revisan los ajustes de parámetros y se repite</w:t>
      </w:r>
      <w:r w:rsidR="0007724A" w:rsidRPr="00DC671C">
        <w:rPr>
          <w:rFonts w:ascii="Times New Roman" w:hAnsi="Times New Roman" w:cs="Times New Roman"/>
          <w:sz w:val="24"/>
          <w:szCs w:val="24"/>
          <w:lang w:val="es-ES_tradnl"/>
        </w:rPr>
        <w:t>n</w:t>
      </w:r>
      <w:r w:rsidR="00F063CE" w:rsidRPr="00DC671C">
        <w:rPr>
          <w:rFonts w:ascii="Times New Roman" w:hAnsi="Times New Roman" w:cs="Times New Roman"/>
          <w:sz w:val="24"/>
          <w:szCs w:val="24"/>
          <w:lang w:val="es-ES_tradnl"/>
        </w:rPr>
        <w:t xml:space="preserve"> la</w:t>
      </w:r>
      <w:r w:rsidR="0007724A" w:rsidRPr="00DC671C">
        <w:rPr>
          <w:rFonts w:ascii="Times New Roman" w:hAnsi="Times New Roman" w:cs="Times New Roman"/>
          <w:sz w:val="24"/>
          <w:szCs w:val="24"/>
          <w:lang w:val="es-ES_tradnl"/>
        </w:rPr>
        <w:t>s</w:t>
      </w:r>
      <w:r w:rsidR="00F063CE" w:rsidRPr="00DC671C">
        <w:rPr>
          <w:rFonts w:ascii="Times New Roman" w:hAnsi="Times New Roman" w:cs="Times New Roman"/>
          <w:sz w:val="24"/>
          <w:szCs w:val="24"/>
          <w:lang w:val="es-ES_tradnl"/>
        </w:rPr>
        <w:t xml:space="preserve"> tarea</w:t>
      </w:r>
      <w:r w:rsidR="0007724A" w:rsidRPr="00DC671C">
        <w:rPr>
          <w:rFonts w:ascii="Times New Roman" w:hAnsi="Times New Roman" w:cs="Times New Roman"/>
          <w:sz w:val="24"/>
          <w:szCs w:val="24"/>
          <w:lang w:val="es-ES_tradnl"/>
        </w:rPr>
        <w:t>s</w:t>
      </w:r>
      <w:r w:rsidR="00F063CE" w:rsidRPr="00DC671C">
        <w:rPr>
          <w:rFonts w:ascii="Times New Roman" w:hAnsi="Times New Roman" w:cs="Times New Roman"/>
          <w:sz w:val="24"/>
          <w:szCs w:val="24"/>
          <w:lang w:val="es-ES_tradnl"/>
        </w:rPr>
        <w:t xml:space="preserve"> de construcción y evaluación (si </w:t>
      </w:r>
      <w:r w:rsidR="00C61C16" w:rsidRPr="00DC671C">
        <w:rPr>
          <w:rFonts w:ascii="Times New Roman" w:hAnsi="Times New Roman" w:cs="Times New Roman"/>
          <w:sz w:val="24"/>
          <w:szCs w:val="24"/>
          <w:lang w:val="es-ES_tradnl"/>
        </w:rPr>
        <w:t>son</w:t>
      </w:r>
      <w:r w:rsidR="00F063CE" w:rsidRPr="00DC671C">
        <w:rPr>
          <w:rFonts w:ascii="Times New Roman" w:hAnsi="Times New Roman" w:cs="Times New Roman"/>
          <w:sz w:val="24"/>
          <w:szCs w:val="24"/>
          <w:lang w:val="es-ES_tradnl"/>
        </w:rPr>
        <w:t xml:space="preserve"> necesario</w:t>
      </w:r>
      <w:r w:rsidR="00C61C16" w:rsidRPr="00DC671C">
        <w:rPr>
          <w:rFonts w:ascii="Times New Roman" w:hAnsi="Times New Roman" w:cs="Times New Roman"/>
          <w:sz w:val="24"/>
          <w:szCs w:val="24"/>
          <w:lang w:val="es-ES_tradnl"/>
        </w:rPr>
        <w:t>s</w:t>
      </w:r>
      <w:r w:rsidR="00F063CE" w:rsidRPr="00DC671C">
        <w:rPr>
          <w:rFonts w:ascii="Times New Roman" w:hAnsi="Times New Roman" w:cs="Times New Roman"/>
          <w:sz w:val="24"/>
          <w:szCs w:val="24"/>
          <w:lang w:val="es-ES_tradnl"/>
        </w:rPr>
        <w:t xml:space="preserve">) hasta </w:t>
      </w:r>
      <w:r w:rsidR="0007724A" w:rsidRPr="00DC671C">
        <w:rPr>
          <w:rFonts w:ascii="Times New Roman" w:hAnsi="Times New Roman" w:cs="Times New Roman"/>
          <w:sz w:val="24"/>
          <w:szCs w:val="24"/>
          <w:lang w:val="es-ES_tradnl"/>
        </w:rPr>
        <w:t xml:space="preserve">encontrar </w:t>
      </w:r>
      <w:r w:rsidR="00F063CE" w:rsidRPr="00DC671C">
        <w:rPr>
          <w:rFonts w:ascii="Times New Roman" w:hAnsi="Times New Roman" w:cs="Times New Roman"/>
          <w:sz w:val="24"/>
          <w:szCs w:val="24"/>
          <w:lang w:val="es-ES_tradnl"/>
        </w:rPr>
        <w:t xml:space="preserve">el mejor modelo posible. </w:t>
      </w:r>
    </w:p>
    <w:p w14:paraId="4719FF7E" w14:textId="26BC9A5D" w:rsidR="00271DD2" w:rsidRPr="00DC671C" w:rsidRDefault="00271DD2" w:rsidP="00833E03">
      <w:pPr>
        <w:pStyle w:val="Ttulo2"/>
        <w:numPr>
          <w:ilvl w:val="1"/>
          <w:numId w:val="5"/>
        </w:numPr>
        <w:spacing w:after="180" w:line="360" w:lineRule="auto"/>
        <w:ind w:left="432"/>
        <w:jc w:val="both"/>
        <w:rPr>
          <w:rFonts w:ascii="Times New Roman" w:hAnsi="Times New Roman" w:cs="Times New Roman"/>
          <w:b/>
          <w:bCs/>
          <w:color w:val="auto"/>
          <w:sz w:val="24"/>
          <w:szCs w:val="24"/>
          <w:lang w:val="es-ES_tradnl"/>
        </w:rPr>
      </w:pPr>
      <w:bookmarkStart w:id="51" w:name="_Toc94027271"/>
      <w:r w:rsidRPr="00DC671C">
        <w:rPr>
          <w:rFonts w:ascii="Times New Roman" w:hAnsi="Times New Roman" w:cs="Times New Roman"/>
          <w:b/>
          <w:bCs/>
          <w:color w:val="auto"/>
          <w:sz w:val="24"/>
          <w:szCs w:val="24"/>
          <w:lang w:val="es-ES_tradnl"/>
        </w:rPr>
        <w:t>Evaluación (</w:t>
      </w:r>
      <w:r w:rsidRPr="00817AB6">
        <w:rPr>
          <w:rFonts w:ascii="Times New Roman" w:hAnsi="Times New Roman" w:cs="Times New Roman"/>
          <w:b/>
          <w:bCs/>
          <w:i/>
          <w:iCs/>
          <w:color w:val="auto"/>
          <w:sz w:val="24"/>
          <w:szCs w:val="24"/>
          <w:lang w:val="es-ES_tradnl"/>
        </w:rPr>
        <w:t>Evaluation</w:t>
      </w:r>
      <w:r w:rsidRPr="00DC671C">
        <w:rPr>
          <w:rFonts w:ascii="Times New Roman" w:hAnsi="Times New Roman" w:cs="Times New Roman"/>
          <w:b/>
          <w:bCs/>
          <w:color w:val="auto"/>
          <w:sz w:val="24"/>
          <w:szCs w:val="24"/>
          <w:lang w:val="es-ES_tradnl"/>
        </w:rPr>
        <w:t>)</w:t>
      </w:r>
      <w:bookmarkEnd w:id="51"/>
    </w:p>
    <w:p w14:paraId="64A05F8D" w14:textId="3C79E8CD" w:rsidR="00531747" w:rsidRPr="00DC671C" w:rsidRDefault="00271DD2" w:rsidP="00E203C7">
      <w:pPr>
        <w:spacing w:after="180" w:line="360" w:lineRule="auto"/>
        <w:jc w:val="both"/>
        <w:rPr>
          <w:rFonts w:ascii="Times New Roman" w:hAnsi="Times New Roman" w:cs="Times New Roman"/>
          <w:sz w:val="24"/>
          <w:szCs w:val="24"/>
          <w:lang w:val="es-ES_tradnl"/>
        </w:rPr>
      </w:pPr>
      <w:r w:rsidRPr="00DC671C">
        <w:rPr>
          <w:rFonts w:ascii="Times New Roman" w:hAnsi="Times New Roman" w:cs="Times New Roman"/>
          <w:sz w:val="24"/>
          <w:szCs w:val="24"/>
          <w:lang w:val="es-ES_tradnl"/>
        </w:rPr>
        <w:t>Antes de proceder con la implantación definitiva del modelo</w:t>
      </w:r>
      <w:r w:rsidR="00531747" w:rsidRPr="00DC671C">
        <w:rPr>
          <w:rFonts w:ascii="Times New Roman" w:hAnsi="Times New Roman" w:cs="Times New Roman"/>
          <w:sz w:val="24"/>
          <w:szCs w:val="24"/>
          <w:lang w:val="es-ES_tradnl"/>
        </w:rPr>
        <w:t xml:space="preserve">, es importante revisar los pasos </w:t>
      </w:r>
      <w:r w:rsidR="00817AB6">
        <w:rPr>
          <w:rFonts w:ascii="Times New Roman" w:hAnsi="Times New Roman" w:cs="Times New Roman"/>
          <w:sz w:val="24"/>
          <w:szCs w:val="24"/>
          <w:lang w:val="es-ES_tradnl"/>
        </w:rPr>
        <w:t>seguidos</w:t>
      </w:r>
      <w:r w:rsidR="00531747" w:rsidRPr="00DC671C">
        <w:rPr>
          <w:rFonts w:ascii="Times New Roman" w:hAnsi="Times New Roman" w:cs="Times New Roman"/>
          <w:sz w:val="24"/>
          <w:szCs w:val="24"/>
          <w:lang w:val="es-ES_tradnl"/>
        </w:rPr>
        <w:t xml:space="preserve"> </w:t>
      </w:r>
      <w:r w:rsidR="00817AB6">
        <w:rPr>
          <w:rFonts w:ascii="Times New Roman" w:hAnsi="Times New Roman" w:cs="Times New Roman"/>
          <w:sz w:val="24"/>
          <w:szCs w:val="24"/>
          <w:lang w:val="es-ES_tradnl"/>
        </w:rPr>
        <w:t>en su creación</w:t>
      </w:r>
      <w:r w:rsidR="00531747" w:rsidRPr="00DC671C">
        <w:rPr>
          <w:rFonts w:ascii="Times New Roman" w:hAnsi="Times New Roman" w:cs="Times New Roman"/>
          <w:sz w:val="24"/>
          <w:szCs w:val="24"/>
          <w:lang w:val="es-ES_tradnl"/>
        </w:rPr>
        <w:t xml:space="preserve"> y estar seguro de que </w:t>
      </w:r>
      <w:r w:rsidR="00817AB6">
        <w:rPr>
          <w:rFonts w:ascii="Times New Roman" w:hAnsi="Times New Roman" w:cs="Times New Roman"/>
          <w:sz w:val="24"/>
          <w:szCs w:val="24"/>
          <w:lang w:val="es-ES_tradnl"/>
        </w:rPr>
        <w:t xml:space="preserve">cumple con </w:t>
      </w:r>
      <w:r w:rsidR="00531747" w:rsidRPr="00DC671C">
        <w:rPr>
          <w:rFonts w:ascii="Times New Roman" w:hAnsi="Times New Roman" w:cs="Times New Roman"/>
          <w:sz w:val="24"/>
          <w:szCs w:val="24"/>
          <w:lang w:val="es-ES_tradnl"/>
        </w:rPr>
        <w:t xml:space="preserve">los objetivos iniciales del proyecto. </w:t>
      </w:r>
      <w:r w:rsidR="00817AB6">
        <w:rPr>
          <w:rFonts w:ascii="Times New Roman" w:hAnsi="Times New Roman" w:cs="Times New Roman"/>
          <w:sz w:val="24"/>
          <w:szCs w:val="24"/>
          <w:lang w:val="es-ES_tradnl"/>
        </w:rPr>
        <w:lastRenderedPageBreak/>
        <w:t>Además</w:t>
      </w:r>
      <w:r w:rsidR="00531747" w:rsidRPr="00DC671C">
        <w:rPr>
          <w:rFonts w:ascii="Times New Roman" w:hAnsi="Times New Roman" w:cs="Times New Roman"/>
          <w:sz w:val="24"/>
          <w:szCs w:val="24"/>
          <w:lang w:val="es-ES_tradnl"/>
        </w:rPr>
        <w:t xml:space="preserve">, es clave determinar si algún aspecto </w:t>
      </w:r>
      <w:r w:rsidR="0035319D" w:rsidRPr="00DC671C">
        <w:rPr>
          <w:rFonts w:ascii="Times New Roman" w:hAnsi="Times New Roman" w:cs="Times New Roman"/>
          <w:sz w:val="24"/>
          <w:szCs w:val="24"/>
          <w:lang w:val="es-ES_tradnl"/>
        </w:rPr>
        <w:t xml:space="preserve">del proyecto </w:t>
      </w:r>
      <w:r w:rsidR="00531747" w:rsidRPr="00DC671C">
        <w:rPr>
          <w:rFonts w:ascii="Times New Roman" w:hAnsi="Times New Roman" w:cs="Times New Roman"/>
          <w:sz w:val="24"/>
          <w:szCs w:val="24"/>
          <w:lang w:val="es-ES_tradnl"/>
        </w:rPr>
        <w:t xml:space="preserve">no se </w:t>
      </w:r>
      <w:r w:rsidR="00C61C16" w:rsidRPr="00DC671C">
        <w:rPr>
          <w:rFonts w:ascii="Times New Roman" w:hAnsi="Times New Roman" w:cs="Times New Roman"/>
          <w:sz w:val="24"/>
          <w:szCs w:val="24"/>
          <w:lang w:val="es-ES_tradnl"/>
        </w:rPr>
        <w:t>ha tenido en cuenta</w:t>
      </w:r>
      <w:r w:rsidR="00531747" w:rsidRPr="00DC671C">
        <w:rPr>
          <w:rFonts w:ascii="Times New Roman" w:hAnsi="Times New Roman" w:cs="Times New Roman"/>
          <w:sz w:val="24"/>
          <w:szCs w:val="24"/>
          <w:lang w:val="es-ES_tradnl"/>
        </w:rPr>
        <w:t xml:space="preserve"> </w:t>
      </w:r>
      <w:r w:rsidR="0035319D" w:rsidRPr="00DC671C">
        <w:rPr>
          <w:rFonts w:ascii="Times New Roman" w:hAnsi="Times New Roman" w:cs="Times New Roman"/>
          <w:sz w:val="24"/>
          <w:szCs w:val="24"/>
          <w:lang w:val="es-ES_tradnl"/>
        </w:rPr>
        <w:t>lo suficiente</w:t>
      </w:r>
      <w:r w:rsidR="00531747" w:rsidRPr="00DC671C">
        <w:rPr>
          <w:rFonts w:ascii="Times New Roman" w:hAnsi="Times New Roman" w:cs="Times New Roman"/>
          <w:sz w:val="24"/>
          <w:szCs w:val="24"/>
          <w:lang w:val="es-ES_tradnl"/>
        </w:rPr>
        <w:t xml:space="preserve">. </w:t>
      </w:r>
      <w:r w:rsidR="00817AB6">
        <w:rPr>
          <w:rFonts w:ascii="Times New Roman" w:hAnsi="Times New Roman" w:cs="Times New Roman"/>
          <w:sz w:val="24"/>
          <w:szCs w:val="24"/>
          <w:lang w:val="es-ES_tradnl"/>
        </w:rPr>
        <w:t>De esta manera</w:t>
      </w:r>
      <w:r w:rsidR="00531747" w:rsidRPr="00DC671C">
        <w:rPr>
          <w:rFonts w:ascii="Times New Roman" w:hAnsi="Times New Roman" w:cs="Times New Roman"/>
          <w:sz w:val="24"/>
          <w:szCs w:val="24"/>
          <w:lang w:val="es-ES_tradnl"/>
        </w:rPr>
        <w:t xml:space="preserve">, las tareas que componen </w:t>
      </w:r>
      <w:r w:rsidR="00817AB6">
        <w:rPr>
          <w:rFonts w:ascii="Times New Roman" w:hAnsi="Times New Roman" w:cs="Times New Roman"/>
          <w:sz w:val="24"/>
          <w:szCs w:val="24"/>
          <w:lang w:val="es-ES_tradnl"/>
        </w:rPr>
        <w:t xml:space="preserve">la presente </w:t>
      </w:r>
      <w:r w:rsidR="00531747" w:rsidRPr="00DC671C">
        <w:rPr>
          <w:rFonts w:ascii="Times New Roman" w:hAnsi="Times New Roman" w:cs="Times New Roman"/>
          <w:sz w:val="24"/>
          <w:szCs w:val="24"/>
          <w:lang w:val="es-ES_tradnl"/>
        </w:rPr>
        <w:t>fase son:</w:t>
      </w:r>
    </w:p>
    <w:p w14:paraId="03758F90" w14:textId="000821A2" w:rsidR="00531747" w:rsidRPr="00DC671C" w:rsidRDefault="00531747" w:rsidP="00833E03">
      <w:pPr>
        <w:pStyle w:val="Prrafodelista"/>
        <w:numPr>
          <w:ilvl w:val="0"/>
          <w:numId w:val="10"/>
        </w:numPr>
        <w:spacing w:after="180" w:line="360" w:lineRule="auto"/>
        <w:ind w:left="927"/>
        <w:jc w:val="both"/>
        <w:rPr>
          <w:rFonts w:ascii="Times New Roman" w:hAnsi="Times New Roman" w:cs="Times New Roman"/>
          <w:sz w:val="24"/>
          <w:szCs w:val="24"/>
          <w:lang w:val="es-ES_tradnl"/>
        </w:rPr>
      </w:pPr>
      <w:r w:rsidRPr="00DC671C">
        <w:rPr>
          <w:rFonts w:ascii="Times New Roman" w:hAnsi="Times New Roman" w:cs="Times New Roman"/>
          <w:b/>
          <w:bCs/>
          <w:sz w:val="24"/>
          <w:szCs w:val="24"/>
          <w:lang w:val="es-ES_tradnl"/>
        </w:rPr>
        <w:t>Evaluación de los resultados:</w:t>
      </w:r>
      <w:r w:rsidRPr="00DC671C">
        <w:rPr>
          <w:rFonts w:ascii="Times New Roman" w:hAnsi="Times New Roman" w:cs="Times New Roman"/>
          <w:sz w:val="24"/>
          <w:szCs w:val="24"/>
          <w:lang w:val="es-ES_tradnl"/>
        </w:rPr>
        <w:t xml:space="preserve"> </w:t>
      </w:r>
      <w:r w:rsidR="00BE772E" w:rsidRPr="00DC671C">
        <w:rPr>
          <w:rFonts w:ascii="Times New Roman" w:hAnsi="Times New Roman" w:cs="Times New Roman"/>
          <w:sz w:val="24"/>
          <w:szCs w:val="24"/>
          <w:lang w:val="es-ES_tradnl"/>
        </w:rPr>
        <w:t xml:space="preserve">la </w:t>
      </w:r>
      <w:r w:rsidR="0035319D" w:rsidRPr="00DC671C">
        <w:rPr>
          <w:rFonts w:ascii="Times New Roman" w:hAnsi="Times New Roman" w:cs="Times New Roman"/>
          <w:sz w:val="24"/>
          <w:szCs w:val="24"/>
          <w:lang w:val="es-ES_tradnl"/>
        </w:rPr>
        <w:t xml:space="preserve">evaluación </w:t>
      </w:r>
      <w:r w:rsidR="00BE772E" w:rsidRPr="00DC671C">
        <w:rPr>
          <w:rFonts w:ascii="Times New Roman" w:hAnsi="Times New Roman" w:cs="Times New Roman"/>
          <w:sz w:val="24"/>
          <w:szCs w:val="24"/>
          <w:lang w:val="es-ES_tradnl"/>
        </w:rPr>
        <w:t xml:space="preserve">de la fase anterior se </w:t>
      </w:r>
      <w:r w:rsidR="00172951" w:rsidRPr="00DC671C">
        <w:rPr>
          <w:rFonts w:ascii="Times New Roman" w:hAnsi="Times New Roman" w:cs="Times New Roman"/>
          <w:sz w:val="24"/>
          <w:szCs w:val="24"/>
          <w:lang w:val="es-ES_tradnl"/>
        </w:rPr>
        <w:t>refiere</w:t>
      </w:r>
      <w:r w:rsidR="00BE772E" w:rsidRPr="00DC671C">
        <w:rPr>
          <w:rFonts w:ascii="Times New Roman" w:hAnsi="Times New Roman" w:cs="Times New Roman"/>
          <w:sz w:val="24"/>
          <w:szCs w:val="24"/>
          <w:lang w:val="es-ES_tradnl"/>
        </w:rPr>
        <w:t xml:space="preserve"> a los aspectos técnicos de</w:t>
      </w:r>
      <w:r w:rsidR="005B33D1" w:rsidRPr="00DC671C">
        <w:rPr>
          <w:rFonts w:ascii="Times New Roman" w:hAnsi="Times New Roman" w:cs="Times New Roman"/>
          <w:sz w:val="24"/>
          <w:szCs w:val="24"/>
          <w:lang w:val="es-ES_tradnl"/>
        </w:rPr>
        <w:t xml:space="preserve">l </w:t>
      </w:r>
      <w:r w:rsidR="00BE772E" w:rsidRPr="00DC671C">
        <w:rPr>
          <w:rFonts w:ascii="Times New Roman" w:hAnsi="Times New Roman" w:cs="Times New Roman"/>
          <w:sz w:val="24"/>
          <w:szCs w:val="24"/>
          <w:lang w:val="es-ES_tradnl"/>
        </w:rPr>
        <w:t>modelo</w:t>
      </w:r>
      <w:r w:rsidR="0035319D" w:rsidRPr="00DC671C">
        <w:rPr>
          <w:rFonts w:ascii="Times New Roman" w:hAnsi="Times New Roman" w:cs="Times New Roman"/>
          <w:sz w:val="24"/>
          <w:szCs w:val="24"/>
          <w:lang w:val="es-ES_tradnl"/>
        </w:rPr>
        <w:t>, como su precisión y generalidad</w:t>
      </w:r>
      <w:r w:rsidR="00BE772E" w:rsidRPr="00DC671C">
        <w:rPr>
          <w:rFonts w:ascii="Times New Roman" w:hAnsi="Times New Roman" w:cs="Times New Roman"/>
          <w:sz w:val="24"/>
          <w:szCs w:val="24"/>
          <w:lang w:val="es-ES_tradnl"/>
        </w:rPr>
        <w:t>. Sin embargo</w:t>
      </w:r>
      <w:r w:rsidR="00817AB6">
        <w:rPr>
          <w:rFonts w:ascii="Times New Roman" w:hAnsi="Times New Roman" w:cs="Times New Roman"/>
          <w:sz w:val="24"/>
          <w:szCs w:val="24"/>
          <w:lang w:val="es-ES_tradnl"/>
        </w:rPr>
        <w:t>,</w:t>
      </w:r>
      <w:r w:rsidR="00BE772E" w:rsidRPr="00DC671C">
        <w:rPr>
          <w:rFonts w:ascii="Times New Roman" w:hAnsi="Times New Roman" w:cs="Times New Roman"/>
          <w:sz w:val="24"/>
          <w:szCs w:val="24"/>
          <w:lang w:val="es-ES_tradnl"/>
        </w:rPr>
        <w:t xml:space="preserve"> esta tarea evalúa el grado en que </w:t>
      </w:r>
      <w:r w:rsidR="005B33D1" w:rsidRPr="00DC671C">
        <w:rPr>
          <w:rFonts w:ascii="Times New Roman" w:hAnsi="Times New Roman" w:cs="Times New Roman"/>
          <w:sz w:val="24"/>
          <w:szCs w:val="24"/>
          <w:lang w:val="es-ES_tradnl"/>
        </w:rPr>
        <w:t xml:space="preserve">un modelo </w:t>
      </w:r>
      <w:r w:rsidR="00BE772E" w:rsidRPr="00DC671C">
        <w:rPr>
          <w:rFonts w:ascii="Times New Roman" w:hAnsi="Times New Roman" w:cs="Times New Roman"/>
          <w:sz w:val="24"/>
          <w:szCs w:val="24"/>
          <w:lang w:val="es-ES_tradnl"/>
        </w:rPr>
        <w:t xml:space="preserve">cumple </w:t>
      </w:r>
      <w:r w:rsidR="0035319D" w:rsidRPr="00DC671C">
        <w:rPr>
          <w:rFonts w:ascii="Times New Roman" w:hAnsi="Times New Roman" w:cs="Times New Roman"/>
          <w:sz w:val="24"/>
          <w:szCs w:val="24"/>
          <w:lang w:val="es-ES_tradnl"/>
        </w:rPr>
        <w:t xml:space="preserve">con </w:t>
      </w:r>
      <w:r w:rsidR="00BE772E" w:rsidRPr="00DC671C">
        <w:rPr>
          <w:rFonts w:ascii="Times New Roman" w:hAnsi="Times New Roman" w:cs="Times New Roman"/>
          <w:sz w:val="24"/>
          <w:szCs w:val="24"/>
          <w:lang w:val="es-ES_tradnl"/>
        </w:rPr>
        <w:t xml:space="preserve">los objetivos </w:t>
      </w:r>
      <w:r w:rsidR="0035319D" w:rsidRPr="00DC671C">
        <w:rPr>
          <w:rFonts w:ascii="Times New Roman" w:hAnsi="Times New Roman" w:cs="Times New Roman"/>
          <w:sz w:val="24"/>
          <w:szCs w:val="24"/>
          <w:lang w:val="es-ES_tradnl"/>
        </w:rPr>
        <w:t>del proyecto</w:t>
      </w:r>
      <w:r w:rsidR="00BE772E" w:rsidRPr="00DC671C">
        <w:rPr>
          <w:rFonts w:ascii="Times New Roman" w:hAnsi="Times New Roman" w:cs="Times New Roman"/>
          <w:sz w:val="24"/>
          <w:szCs w:val="24"/>
          <w:lang w:val="es-ES_tradnl"/>
        </w:rPr>
        <w:t>.</w:t>
      </w:r>
      <w:r w:rsidR="00357050" w:rsidRPr="00DC671C">
        <w:rPr>
          <w:rFonts w:ascii="Times New Roman" w:hAnsi="Times New Roman" w:cs="Times New Roman"/>
          <w:sz w:val="24"/>
          <w:szCs w:val="24"/>
          <w:lang w:val="es-ES_tradnl"/>
        </w:rPr>
        <w:t xml:space="preserve"> Así, al final de esta se aprueban uno o varios modelos que </w:t>
      </w:r>
      <w:r w:rsidR="005747F5">
        <w:rPr>
          <w:rFonts w:ascii="Times New Roman" w:hAnsi="Times New Roman" w:cs="Times New Roman"/>
          <w:sz w:val="24"/>
          <w:szCs w:val="24"/>
          <w:lang w:val="es-ES_tradnl"/>
        </w:rPr>
        <w:t>satisfagan</w:t>
      </w:r>
      <w:r w:rsidR="00357050" w:rsidRPr="00DC671C">
        <w:rPr>
          <w:rFonts w:ascii="Times New Roman" w:hAnsi="Times New Roman" w:cs="Times New Roman"/>
          <w:sz w:val="24"/>
          <w:szCs w:val="24"/>
          <w:lang w:val="es-ES_tradnl"/>
        </w:rPr>
        <w:t xml:space="preserve"> los criterios de éxito del proyecto.</w:t>
      </w:r>
    </w:p>
    <w:p w14:paraId="040B692A" w14:textId="3C3242BE" w:rsidR="0035319D" w:rsidRPr="00DC671C" w:rsidRDefault="00357050" w:rsidP="00833E03">
      <w:pPr>
        <w:pStyle w:val="Prrafodelista"/>
        <w:numPr>
          <w:ilvl w:val="0"/>
          <w:numId w:val="10"/>
        </w:numPr>
        <w:spacing w:after="180" w:line="360" w:lineRule="auto"/>
        <w:ind w:left="927"/>
        <w:jc w:val="both"/>
        <w:rPr>
          <w:rFonts w:ascii="Times New Roman" w:hAnsi="Times New Roman" w:cs="Times New Roman"/>
          <w:sz w:val="24"/>
          <w:szCs w:val="24"/>
          <w:lang w:val="es-ES_tradnl"/>
        </w:rPr>
      </w:pPr>
      <w:r w:rsidRPr="00DC671C">
        <w:rPr>
          <w:rFonts w:ascii="Times New Roman" w:hAnsi="Times New Roman" w:cs="Times New Roman"/>
          <w:b/>
          <w:bCs/>
          <w:sz w:val="24"/>
          <w:szCs w:val="24"/>
          <w:lang w:val="es-ES_tradnl"/>
        </w:rPr>
        <w:t>Proceso de revisión:</w:t>
      </w:r>
      <w:r w:rsidRPr="00DC671C">
        <w:rPr>
          <w:rFonts w:ascii="Times New Roman" w:hAnsi="Times New Roman" w:cs="Times New Roman"/>
          <w:sz w:val="24"/>
          <w:szCs w:val="24"/>
          <w:lang w:val="es-ES_tradnl"/>
        </w:rPr>
        <w:t xml:space="preserve"> se revisa el trabajo realizado. ¿Se ha pasado algo por alto? ¿Se han ejecutado correctamente todos los pasos?</w:t>
      </w:r>
      <w:r w:rsidR="00381117" w:rsidRPr="00DC671C">
        <w:rPr>
          <w:rFonts w:ascii="Times New Roman" w:hAnsi="Times New Roman" w:cs="Times New Roman"/>
          <w:sz w:val="24"/>
          <w:szCs w:val="24"/>
          <w:lang w:val="es-ES_tradnl"/>
        </w:rPr>
        <w:t xml:space="preserve"> Finalmente, se resumen los resultados y se corrige lo que sea necesario.</w:t>
      </w:r>
    </w:p>
    <w:p w14:paraId="44D2EA43" w14:textId="01E5F9E8" w:rsidR="00E203C7" w:rsidRDefault="00381117" w:rsidP="00833E03">
      <w:pPr>
        <w:pStyle w:val="Prrafodelista"/>
        <w:numPr>
          <w:ilvl w:val="0"/>
          <w:numId w:val="10"/>
        </w:numPr>
        <w:spacing w:after="180" w:line="360" w:lineRule="auto"/>
        <w:ind w:left="927"/>
        <w:jc w:val="both"/>
        <w:rPr>
          <w:rFonts w:ascii="Times New Roman" w:hAnsi="Times New Roman" w:cs="Times New Roman"/>
          <w:sz w:val="24"/>
          <w:szCs w:val="24"/>
          <w:lang w:val="es-ES_tradnl"/>
        </w:rPr>
      </w:pPr>
      <w:r w:rsidRPr="00DC671C">
        <w:rPr>
          <w:rFonts w:ascii="Times New Roman" w:hAnsi="Times New Roman" w:cs="Times New Roman"/>
          <w:b/>
          <w:bCs/>
          <w:sz w:val="24"/>
          <w:szCs w:val="24"/>
          <w:lang w:val="es-ES_tradnl"/>
        </w:rPr>
        <w:t>Determinación de los siguientes pasos:</w:t>
      </w:r>
      <w:r w:rsidRPr="00DC671C">
        <w:rPr>
          <w:rFonts w:ascii="Times New Roman" w:hAnsi="Times New Roman" w:cs="Times New Roman"/>
          <w:sz w:val="24"/>
          <w:szCs w:val="24"/>
          <w:lang w:val="es-ES_tradnl"/>
        </w:rPr>
        <w:t xml:space="preserve"> en función de los resultados de evaluación y </w:t>
      </w:r>
      <w:r w:rsidR="005747F5">
        <w:rPr>
          <w:rFonts w:ascii="Times New Roman" w:hAnsi="Times New Roman" w:cs="Times New Roman"/>
          <w:sz w:val="24"/>
          <w:szCs w:val="24"/>
          <w:lang w:val="es-ES_tradnl"/>
        </w:rPr>
        <w:t xml:space="preserve">del </w:t>
      </w:r>
      <w:r w:rsidRPr="00DC671C">
        <w:rPr>
          <w:rFonts w:ascii="Times New Roman" w:hAnsi="Times New Roman" w:cs="Times New Roman"/>
          <w:sz w:val="24"/>
          <w:szCs w:val="24"/>
          <w:lang w:val="es-ES_tradnl"/>
        </w:rPr>
        <w:t xml:space="preserve">proceso de revisión, se determina si se procede con la implantación, </w:t>
      </w:r>
      <w:r w:rsidR="00247764" w:rsidRPr="00DC671C">
        <w:rPr>
          <w:rFonts w:ascii="Times New Roman" w:hAnsi="Times New Roman" w:cs="Times New Roman"/>
          <w:sz w:val="24"/>
          <w:szCs w:val="24"/>
          <w:lang w:val="es-ES_tradnl"/>
        </w:rPr>
        <w:t xml:space="preserve">una </w:t>
      </w:r>
      <w:r w:rsidRPr="00DC671C">
        <w:rPr>
          <w:rFonts w:ascii="Times New Roman" w:hAnsi="Times New Roman" w:cs="Times New Roman"/>
          <w:sz w:val="24"/>
          <w:szCs w:val="24"/>
          <w:lang w:val="es-ES_tradnl"/>
        </w:rPr>
        <w:t xml:space="preserve">nueva iteración o </w:t>
      </w:r>
      <w:r w:rsidR="00247764" w:rsidRPr="00DC671C">
        <w:rPr>
          <w:rFonts w:ascii="Times New Roman" w:hAnsi="Times New Roman" w:cs="Times New Roman"/>
          <w:sz w:val="24"/>
          <w:szCs w:val="24"/>
          <w:lang w:val="es-ES_tradnl"/>
        </w:rPr>
        <w:t>el inicio de un proyecto nuevo.</w:t>
      </w:r>
    </w:p>
    <w:p w14:paraId="4A0F9484" w14:textId="1235D09E" w:rsidR="00F54BF9" w:rsidRPr="00DC671C" w:rsidRDefault="00F54BF9" w:rsidP="00833E03">
      <w:pPr>
        <w:pStyle w:val="Ttulo2"/>
        <w:numPr>
          <w:ilvl w:val="1"/>
          <w:numId w:val="5"/>
        </w:numPr>
        <w:spacing w:after="180" w:line="360" w:lineRule="auto"/>
        <w:ind w:left="432"/>
        <w:jc w:val="both"/>
        <w:rPr>
          <w:rFonts w:ascii="Times New Roman" w:hAnsi="Times New Roman" w:cs="Times New Roman"/>
          <w:b/>
          <w:bCs/>
          <w:color w:val="auto"/>
          <w:sz w:val="24"/>
          <w:szCs w:val="24"/>
          <w:lang w:val="es-ES_tradnl"/>
        </w:rPr>
      </w:pPr>
      <w:bookmarkStart w:id="52" w:name="_Toc94027272"/>
      <w:r w:rsidRPr="00DC671C">
        <w:rPr>
          <w:rFonts w:ascii="Times New Roman" w:hAnsi="Times New Roman" w:cs="Times New Roman"/>
          <w:b/>
          <w:bCs/>
          <w:color w:val="auto"/>
          <w:sz w:val="24"/>
          <w:szCs w:val="24"/>
          <w:lang w:val="es-ES_tradnl"/>
        </w:rPr>
        <w:t>Despliegue (</w:t>
      </w:r>
      <w:r w:rsidRPr="005747F5">
        <w:rPr>
          <w:rFonts w:ascii="Times New Roman" w:hAnsi="Times New Roman" w:cs="Times New Roman"/>
          <w:b/>
          <w:bCs/>
          <w:i/>
          <w:iCs/>
          <w:color w:val="auto"/>
          <w:sz w:val="24"/>
          <w:szCs w:val="24"/>
          <w:lang w:val="es-ES_tradnl"/>
        </w:rPr>
        <w:t>Deployment</w:t>
      </w:r>
      <w:r w:rsidRPr="00DC671C">
        <w:rPr>
          <w:rFonts w:ascii="Times New Roman" w:hAnsi="Times New Roman" w:cs="Times New Roman"/>
          <w:b/>
          <w:bCs/>
          <w:color w:val="auto"/>
          <w:sz w:val="24"/>
          <w:szCs w:val="24"/>
          <w:lang w:val="es-ES_tradnl"/>
        </w:rPr>
        <w:t>)</w:t>
      </w:r>
      <w:bookmarkEnd w:id="52"/>
    </w:p>
    <w:p w14:paraId="24FF95D7" w14:textId="51096390" w:rsidR="00702E0A" w:rsidRPr="00DC671C" w:rsidRDefault="00702E0A" w:rsidP="00E203C7">
      <w:pPr>
        <w:spacing w:after="180" w:line="360" w:lineRule="auto"/>
        <w:jc w:val="both"/>
        <w:rPr>
          <w:rFonts w:ascii="Times New Roman" w:hAnsi="Times New Roman" w:cs="Times New Roman"/>
          <w:sz w:val="24"/>
          <w:szCs w:val="24"/>
          <w:lang w:val="es-ES_tradnl"/>
        </w:rPr>
      </w:pPr>
      <w:r w:rsidRPr="00DC671C">
        <w:rPr>
          <w:rFonts w:ascii="Times New Roman" w:hAnsi="Times New Roman" w:cs="Times New Roman"/>
          <w:sz w:val="24"/>
          <w:szCs w:val="24"/>
          <w:lang w:val="es-ES_tradnl"/>
        </w:rPr>
        <w:t xml:space="preserve">La </w:t>
      </w:r>
      <w:r w:rsidR="005747F5">
        <w:rPr>
          <w:rFonts w:ascii="Times New Roman" w:hAnsi="Times New Roman" w:cs="Times New Roman"/>
          <w:sz w:val="24"/>
          <w:szCs w:val="24"/>
          <w:lang w:val="es-ES_tradnl"/>
        </w:rPr>
        <w:t xml:space="preserve">construcción </w:t>
      </w:r>
      <w:r w:rsidRPr="00DC671C">
        <w:rPr>
          <w:rFonts w:ascii="Times New Roman" w:hAnsi="Times New Roman" w:cs="Times New Roman"/>
          <w:sz w:val="24"/>
          <w:szCs w:val="24"/>
          <w:lang w:val="es-ES_tradnl"/>
        </w:rPr>
        <w:t xml:space="preserve">del modelo no suele ser el final del proyecto. Así, dependiendo de los requisitos, la fase de despliegue puede ser tan sencilla como generar un informe o tan compleja como implementar este proceso de manera repetida. </w:t>
      </w:r>
      <w:r w:rsidR="005747F5">
        <w:rPr>
          <w:rFonts w:ascii="Times New Roman" w:hAnsi="Times New Roman" w:cs="Times New Roman"/>
          <w:sz w:val="24"/>
          <w:szCs w:val="24"/>
          <w:lang w:val="es-ES_tradnl"/>
        </w:rPr>
        <w:t>Por lo tanto</w:t>
      </w:r>
      <w:r w:rsidRPr="00DC671C">
        <w:rPr>
          <w:rFonts w:ascii="Times New Roman" w:hAnsi="Times New Roman" w:cs="Times New Roman"/>
          <w:sz w:val="24"/>
          <w:szCs w:val="24"/>
          <w:lang w:val="es-ES_tradnl"/>
        </w:rPr>
        <w:t>, esta fase final se compone de las siguientes cuatro tareas</w:t>
      </w:r>
      <w:r w:rsidR="00E203C7">
        <w:rPr>
          <w:rFonts w:ascii="Times New Roman" w:hAnsi="Times New Roman" w:cs="Times New Roman"/>
          <w:sz w:val="24"/>
          <w:szCs w:val="24"/>
          <w:lang w:val="es-ES_tradnl"/>
        </w:rPr>
        <w:t xml:space="preserve"> </w:t>
      </w:r>
      <w:r w:rsidR="00E203C7">
        <w:rPr>
          <w:rFonts w:ascii="Times New Roman" w:hAnsi="Times New Roman" w:cs="Times New Roman"/>
          <w:sz w:val="24"/>
          <w:szCs w:val="24"/>
          <w:lang w:val="es-ES_tradnl"/>
        </w:rPr>
        <w:fldChar w:fldCharType="begin" w:fldLock="1"/>
      </w:r>
      <w:r w:rsidR="008714A8">
        <w:rPr>
          <w:rFonts w:ascii="Times New Roman" w:hAnsi="Times New Roman" w:cs="Times New Roman"/>
          <w:sz w:val="24"/>
          <w:szCs w:val="24"/>
          <w:lang w:val="es-ES_tradnl"/>
        </w:rPr>
        <w:instrText>ADDIN CSL_CITATION {"citationItems":[{"id":"ITEM-1","itemData":{"URL":"https://www.datascience-pm.com/crisp-dm-2/","abstract":"The CRoss Industry Standard Process for Data Mining (CRISP-DM) is a process model with six phases that naturally describes the data science life cycle. It’s like a set of guardrails to help you plan, organize, and implement your data science (or machine learning) project.","accessed":{"date-parts":[["2021","10","2"]]},"author":[{"dropping-particle":"","family":"Data Science Process Alliance","given":"","non-dropping-particle":"","parse-names":false,"suffix":""}],"id":"ITEM-1","issued":{"date-parts":[["2021"]]},"title":"CRISP-DM - Data Science Process Alliance","type":"webpage"},"uris":["http://www.mendeley.com/documents/?uuid=2eca29b6-830b-38db-babc-42590bf7fa21"]}],"mendeley":{"formattedCitation":"(Data Science Process Alliance, 2021)","plainTextFormattedCitation":"(Data Science Process Alliance, 2021)","previouslyFormattedCitation":"(Data Science Process Alliance, 2021)"},"properties":{"noteIndex":0},"schema":"https://github.com/citation-style-language/schema/raw/master/csl-citation.json"}</w:instrText>
      </w:r>
      <w:r w:rsidR="00E203C7">
        <w:rPr>
          <w:rFonts w:ascii="Times New Roman" w:hAnsi="Times New Roman" w:cs="Times New Roman"/>
          <w:sz w:val="24"/>
          <w:szCs w:val="24"/>
          <w:lang w:val="es-ES_tradnl"/>
        </w:rPr>
        <w:fldChar w:fldCharType="separate"/>
      </w:r>
      <w:r w:rsidR="00E203C7" w:rsidRPr="00E203C7">
        <w:rPr>
          <w:rFonts w:ascii="Times New Roman" w:hAnsi="Times New Roman" w:cs="Times New Roman"/>
          <w:noProof/>
          <w:sz w:val="24"/>
          <w:szCs w:val="24"/>
          <w:lang w:val="es-ES_tradnl"/>
        </w:rPr>
        <w:t>(Data Science Process Alliance, 2021)</w:t>
      </w:r>
      <w:r w:rsidR="00E203C7">
        <w:rPr>
          <w:rFonts w:ascii="Times New Roman" w:hAnsi="Times New Roman" w:cs="Times New Roman"/>
          <w:sz w:val="24"/>
          <w:szCs w:val="24"/>
          <w:lang w:val="es-ES_tradnl"/>
        </w:rPr>
        <w:fldChar w:fldCharType="end"/>
      </w:r>
      <w:r w:rsidRPr="00DC671C">
        <w:rPr>
          <w:rFonts w:ascii="Times New Roman" w:hAnsi="Times New Roman" w:cs="Times New Roman"/>
          <w:sz w:val="24"/>
          <w:szCs w:val="24"/>
          <w:lang w:val="es-ES_tradnl"/>
        </w:rPr>
        <w:t>:</w:t>
      </w:r>
    </w:p>
    <w:p w14:paraId="3C36315E" w14:textId="67686CF4" w:rsidR="00F54BF9" w:rsidRPr="00DC671C" w:rsidRDefault="00E60F02" w:rsidP="00833E03">
      <w:pPr>
        <w:pStyle w:val="Prrafodelista"/>
        <w:numPr>
          <w:ilvl w:val="0"/>
          <w:numId w:val="11"/>
        </w:numPr>
        <w:spacing w:after="180" w:line="360" w:lineRule="auto"/>
        <w:ind w:left="927"/>
        <w:jc w:val="both"/>
        <w:rPr>
          <w:rFonts w:ascii="Times New Roman" w:hAnsi="Times New Roman" w:cs="Times New Roman"/>
          <w:b/>
          <w:bCs/>
          <w:sz w:val="24"/>
          <w:szCs w:val="24"/>
          <w:lang w:val="es-ES_tradnl"/>
        </w:rPr>
      </w:pPr>
      <w:r w:rsidRPr="00DC671C">
        <w:rPr>
          <w:rFonts w:ascii="Times New Roman" w:hAnsi="Times New Roman" w:cs="Times New Roman"/>
          <w:b/>
          <w:bCs/>
          <w:sz w:val="24"/>
          <w:szCs w:val="24"/>
          <w:lang w:val="es-ES_tradnl"/>
        </w:rPr>
        <w:t>P</w:t>
      </w:r>
      <w:r w:rsidR="00702E0A" w:rsidRPr="00DC671C">
        <w:rPr>
          <w:rFonts w:ascii="Times New Roman" w:hAnsi="Times New Roman" w:cs="Times New Roman"/>
          <w:b/>
          <w:bCs/>
          <w:sz w:val="24"/>
          <w:szCs w:val="24"/>
          <w:lang w:val="es-ES_tradnl"/>
        </w:rPr>
        <w:t>lan</w:t>
      </w:r>
      <w:r w:rsidRPr="00DC671C">
        <w:rPr>
          <w:rFonts w:ascii="Times New Roman" w:hAnsi="Times New Roman" w:cs="Times New Roman"/>
          <w:b/>
          <w:bCs/>
          <w:sz w:val="24"/>
          <w:szCs w:val="24"/>
          <w:lang w:val="es-ES_tradnl"/>
        </w:rPr>
        <w:t xml:space="preserve"> de despliegue</w:t>
      </w:r>
      <w:r w:rsidR="00702E0A" w:rsidRPr="00DC671C">
        <w:rPr>
          <w:rFonts w:ascii="Times New Roman" w:hAnsi="Times New Roman" w:cs="Times New Roman"/>
          <w:b/>
          <w:bCs/>
          <w:sz w:val="24"/>
          <w:szCs w:val="24"/>
          <w:lang w:val="es-ES_tradnl"/>
        </w:rPr>
        <w:t>:</w:t>
      </w:r>
      <w:r w:rsidRPr="00DC671C">
        <w:rPr>
          <w:rFonts w:ascii="Times New Roman" w:hAnsi="Times New Roman" w:cs="Times New Roman"/>
          <w:b/>
          <w:bCs/>
          <w:sz w:val="24"/>
          <w:szCs w:val="24"/>
          <w:lang w:val="es-ES_tradnl"/>
        </w:rPr>
        <w:t xml:space="preserve"> </w:t>
      </w:r>
      <w:r w:rsidRPr="00DC671C">
        <w:rPr>
          <w:rFonts w:ascii="Times New Roman" w:hAnsi="Times New Roman" w:cs="Times New Roman"/>
          <w:sz w:val="24"/>
          <w:szCs w:val="24"/>
          <w:lang w:val="es-ES_tradnl"/>
        </w:rPr>
        <w:t xml:space="preserve">se desarrolla y documenta </w:t>
      </w:r>
      <w:r w:rsidR="003432BA">
        <w:rPr>
          <w:rFonts w:ascii="Times New Roman" w:hAnsi="Times New Roman" w:cs="Times New Roman"/>
          <w:sz w:val="24"/>
          <w:szCs w:val="24"/>
          <w:lang w:val="es-ES_tradnl"/>
        </w:rPr>
        <w:t>el</w:t>
      </w:r>
      <w:r w:rsidRPr="00DC671C">
        <w:rPr>
          <w:rFonts w:ascii="Times New Roman" w:hAnsi="Times New Roman" w:cs="Times New Roman"/>
          <w:sz w:val="24"/>
          <w:szCs w:val="24"/>
          <w:lang w:val="es-ES_tradnl"/>
        </w:rPr>
        <w:t xml:space="preserve"> plan de despliegue </w:t>
      </w:r>
      <w:r w:rsidR="003432BA">
        <w:rPr>
          <w:rFonts w:ascii="Times New Roman" w:hAnsi="Times New Roman" w:cs="Times New Roman"/>
          <w:sz w:val="24"/>
          <w:szCs w:val="24"/>
          <w:lang w:val="es-ES_tradnl"/>
        </w:rPr>
        <w:t xml:space="preserve">a seguir para el </w:t>
      </w:r>
      <w:r w:rsidRPr="00DC671C">
        <w:rPr>
          <w:rFonts w:ascii="Times New Roman" w:hAnsi="Times New Roman" w:cs="Times New Roman"/>
          <w:sz w:val="24"/>
          <w:szCs w:val="24"/>
          <w:lang w:val="es-ES_tradnl"/>
        </w:rPr>
        <w:t>modelo</w:t>
      </w:r>
      <w:r w:rsidR="003432BA">
        <w:rPr>
          <w:rFonts w:ascii="Times New Roman" w:hAnsi="Times New Roman" w:cs="Times New Roman"/>
          <w:sz w:val="24"/>
          <w:szCs w:val="24"/>
          <w:lang w:val="es-ES_tradnl"/>
        </w:rPr>
        <w:t xml:space="preserve"> seleccionado</w:t>
      </w:r>
      <w:r w:rsidRPr="00DC671C">
        <w:rPr>
          <w:rFonts w:ascii="Times New Roman" w:hAnsi="Times New Roman" w:cs="Times New Roman"/>
          <w:sz w:val="24"/>
          <w:szCs w:val="24"/>
          <w:lang w:val="es-ES_tradnl"/>
        </w:rPr>
        <w:t>.</w:t>
      </w:r>
    </w:p>
    <w:p w14:paraId="3D4C57C1" w14:textId="65974D98" w:rsidR="00E60F02" w:rsidRPr="00DC671C" w:rsidRDefault="00E60F02" w:rsidP="00833E03">
      <w:pPr>
        <w:pStyle w:val="Prrafodelista"/>
        <w:numPr>
          <w:ilvl w:val="0"/>
          <w:numId w:val="11"/>
        </w:numPr>
        <w:spacing w:after="180" w:line="360" w:lineRule="auto"/>
        <w:ind w:left="927"/>
        <w:jc w:val="both"/>
        <w:rPr>
          <w:rFonts w:ascii="Times New Roman" w:hAnsi="Times New Roman" w:cs="Times New Roman"/>
          <w:b/>
          <w:bCs/>
          <w:sz w:val="24"/>
          <w:szCs w:val="24"/>
          <w:lang w:val="es-ES_tradnl"/>
        </w:rPr>
      </w:pPr>
      <w:r w:rsidRPr="00DC671C">
        <w:rPr>
          <w:rFonts w:ascii="Times New Roman" w:hAnsi="Times New Roman" w:cs="Times New Roman"/>
          <w:b/>
          <w:bCs/>
          <w:sz w:val="24"/>
          <w:szCs w:val="24"/>
          <w:lang w:val="es-ES_tradnl"/>
        </w:rPr>
        <w:t xml:space="preserve">Planificación de la supervisión y mantenimiento: </w:t>
      </w:r>
      <w:r w:rsidRPr="00DC671C">
        <w:rPr>
          <w:rFonts w:ascii="Times New Roman" w:hAnsi="Times New Roman" w:cs="Times New Roman"/>
          <w:sz w:val="24"/>
          <w:szCs w:val="24"/>
          <w:lang w:val="es-ES_tradnl"/>
        </w:rPr>
        <w:t xml:space="preserve">se </w:t>
      </w:r>
      <w:r w:rsidR="003432BA">
        <w:rPr>
          <w:rFonts w:ascii="Times New Roman" w:hAnsi="Times New Roman" w:cs="Times New Roman"/>
          <w:sz w:val="24"/>
          <w:szCs w:val="24"/>
          <w:lang w:val="es-ES_tradnl"/>
        </w:rPr>
        <w:t xml:space="preserve">elabora el </w:t>
      </w:r>
      <w:r w:rsidRPr="00DC671C">
        <w:rPr>
          <w:rFonts w:ascii="Times New Roman" w:hAnsi="Times New Roman" w:cs="Times New Roman"/>
          <w:sz w:val="24"/>
          <w:szCs w:val="24"/>
          <w:lang w:val="es-ES_tradnl"/>
        </w:rPr>
        <w:t xml:space="preserve">plan de seguimiento y mantenimiento </w:t>
      </w:r>
      <w:r w:rsidR="003432BA">
        <w:rPr>
          <w:rFonts w:ascii="Times New Roman" w:hAnsi="Times New Roman" w:cs="Times New Roman"/>
          <w:sz w:val="24"/>
          <w:szCs w:val="24"/>
          <w:lang w:val="es-ES_tradnl"/>
        </w:rPr>
        <w:t xml:space="preserve">para el </w:t>
      </w:r>
      <w:r w:rsidRPr="00DC671C">
        <w:rPr>
          <w:rFonts w:ascii="Times New Roman" w:hAnsi="Times New Roman" w:cs="Times New Roman"/>
          <w:sz w:val="24"/>
          <w:szCs w:val="24"/>
          <w:lang w:val="es-ES_tradnl"/>
        </w:rPr>
        <w:t>modelo</w:t>
      </w:r>
      <w:r w:rsidR="003432BA">
        <w:rPr>
          <w:rFonts w:ascii="Times New Roman" w:hAnsi="Times New Roman" w:cs="Times New Roman"/>
          <w:sz w:val="24"/>
          <w:szCs w:val="24"/>
          <w:lang w:val="es-ES_tradnl"/>
        </w:rPr>
        <w:t xml:space="preserve"> desplegado</w:t>
      </w:r>
      <w:r w:rsidRPr="00DC671C">
        <w:rPr>
          <w:rFonts w:ascii="Times New Roman" w:hAnsi="Times New Roman" w:cs="Times New Roman"/>
          <w:sz w:val="24"/>
          <w:szCs w:val="24"/>
          <w:lang w:val="es-ES_tradnl"/>
        </w:rPr>
        <w:t>.</w:t>
      </w:r>
    </w:p>
    <w:p w14:paraId="7985200E" w14:textId="60A7EC60" w:rsidR="003E0A1B" w:rsidRPr="00DC671C" w:rsidRDefault="003E0A1B" w:rsidP="00833E03">
      <w:pPr>
        <w:pStyle w:val="Prrafodelista"/>
        <w:numPr>
          <w:ilvl w:val="0"/>
          <w:numId w:val="11"/>
        </w:numPr>
        <w:spacing w:after="180" w:line="360" w:lineRule="auto"/>
        <w:ind w:left="927"/>
        <w:jc w:val="both"/>
        <w:rPr>
          <w:rFonts w:ascii="Times New Roman" w:hAnsi="Times New Roman" w:cs="Times New Roman"/>
          <w:sz w:val="24"/>
          <w:szCs w:val="24"/>
          <w:lang w:val="es-ES_tradnl"/>
        </w:rPr>
      </w:pPr>
      <w:r w:rsidRPr="00DC671C">
        <w:rPr>
          <w:rFonts w:ascii="Times New Roman" w:hAnsi="Times New Roman" w:cs="Times New Roman"/>
          <w:b/>
          <w:bCs/>
          <w:sz w:val="24"/>
          <w:szCs w:val="24"/>
          <w:lang w:val="es-ES_tradnl"/>
        </w:rPr>
        <w:t>Elaboración del informe final:</w:t>
      </w:r>
      <w:r w:rsidRPr="00DC671C">
        <w:rPr>
          <w:rFonts w:ascii="Times New Roman" w:hAnsi="Times New Roman" w:cs="Times New Roman"/>
          <w:sz w:val="24"/>
          <w:szCs w:val="24"/>
          <w:lang w:val="es-ES_tradnl"/>
        </w:rPr>
        <w:t xml:space="preserve"> </w:t>
      </w:r>
      <w:r w:rsidR="003432BA">
        <w:rPr>
          <w:rFonts w:ascii="Times New Roman" w:hAnsi="Times New Roman" w:cs="Times New Roman"/>
          <w:sz w:val="24"/>
          <w:szCs w:val="24"/>
          <w:lang w:val="es-ES_tradnl"/>
        </w:rPr>
        <w:t xml:space="preserve">consiste en la redacción de </w:t>
      </w:r>
      <w:r w:rsidRPr="00DC671C">
        <w:rPr>
          <w:rFonts w:ascii="Times New Roman" w:hAnsi="Times New Roman" w:cs="Times New Roman"/>
          <w:sz w:val="24"/>
          <w:szCs w:val="24"/>
          <w:lang w:val="es-ES_tradnl"/>
        </w:rPr>
        <w:t xml:space="preserve">un informe final del proyecto. Así, </w:t>
      </w:r>
      <w:r w:rsidR="003432BA">
        <w:rPr>
          <w:rFonts w:ascii="Times New Roman" w:hAnsi="Times New Roman" w:cs="Times New Roman"/>
          <w:sz w:val="24"/>
          <w:szCs w:val="24"/>
          <w:lang w:val="es-ES_tradnl"/>
        </w:rPr>
        <w:t>dicho</w:t>
      </w:r>
      <w:r w:rsidRPr="00DC671C">
        <w:rPr>
          <w:rFonts w:ascii="Times New Roman" w:hAnsi="Times New Roman" w:cs="Times New Roman"/>
          <w:sz w:val="24"/>
          <w:szCs w:val="24"/>
          <w:lang w:val="es-ES_tradnl"/>
        </w:rPr>
        <w:t xml:space="preserve"> informe puede ser desde un resumen del proyecto</w:t>
      </w:r>
      <w:r w:rsidR="003432BA">
        <w:rPr>
          <w:rFonts w:ascii="Times New Roman" w:hAnsi="Times New Roman" w:cs="Times New Roman"/>
          <w:sz w:val="24"/>
          <w:szCs w:val="24"/>
          <w:lang w:val="es-ES_tradnl"/>
        </w:rPr>
        <w:t>,</w:t>
      </w:r>
      <w:r w:rsidRPr="00DC671C">
        <w:rPr>
          <w:rFonts w:ascii="Times New Roman" w:hAnsi="Times New Roman" w:cs="Times New Roman"/>
          <w:sz w:val="24"/>
          <w:szCs w:val="24"/>
          <w:lang w:val="es-ES_tradnl"/>
        </w:rPr>
        <w:t xml:space="preserve"> hasta una presentación en la que se muestran los resultados obtenidos.</w:t>
      </w:r>
    </w:p>
    <w:p w14:paraId="2AF52230" w14:textId="77777777" w:rsidR="00E203C7" w:rsidRDefault="003E0A1B" w:rsidP="00833E03">
      <w:pPr>
        <w:pStyle w:val="Prrafodelista"/>
        <w:numPr>
          <w:ilvl w:val="0"/>
          <w:numId w:val="11"/>
        </w:numPr>
        <w:spacing w:after="180" w:line="360" w:lineRule="auto"/>
        <w:ind w:left="927"/>
        <w:jc w:val="both"/>
        <w:rPr>
          <w:rFonts w:ascii="Times New Roman" w:hAnsi="Times New Roman" w:cs="Times New Roman"/>
          <w:sz w:val="24"/>
          <w:szCs w:val="24"/>
          <w:lang w:val="es-ES_tradnl"/>
        </w:rPr>
      </w:pPr>
      <w:r w:rsidRPr="00DC671C">
        <w:rPr>
          <w:rFonts w:ascii="Times New Roman" w:hAnsi="Times New Roman" w:cs="Times New Roman"/>
          <w:b/>
          <w:bCs/>
          <w:sz w:val="24"/>
          <w:szCs w:val="24"/>
          <w:lang w:val="es-ES_tradnl"/>
        </w:rPr>
        <w:t>Revisión del proyecto:</w:t>
      </w:r>
      <w:r w:rsidRPr="00DC671C">
        <w:rPr>
          <w:rFonts w:ascii="Times New Roman" w:hAnsi="Times New Roman" w:cs="Times New Roman"/>
          <w:sz w:val="24"/>
          <w:szCs w:val="24"/>
          <w:lang w:val="es-ES_tradnl"/>
        </w:rPr>
        <w:t xml:space="preserve"> se realiza una retrospectiva del proyecto sobre aspectos que han salido bien, podrían haber salido mejor y mejoras de cara al futuro.</w:t>
      </w:r>
    </w:p>
    <w:p w14:paraId="6685FE39" w14:textId="78DC177B" w:rsidR="00C95165" w:rsidRPr="00DC671C" w:rsidRDefault="00AF2E56" w:rsidP="00833E03">
      <w:pPr>
        <w:pStyle w:val="Ttulo1"/>
        <w:numPr>
          <w:ilvl w:val="0"/>
          <w:numId w:val="5"/>
        </w:numPr>
        <w:spacing w:before="0" w:after="180" w:line="360" w:lineRule="auto"/>
        <w:jc w:val="both"/>
        <w:rPr>
          <w:rFonts w:ascii="Times New Roman" w:hAnsi="Times New Roman" w:cs="Times New Roman"/>
          <w:b/>
          <w:bCs/>
          <w:color w:val="auto"/>
          <w:sz w:val="24"/>
          <w:szCs w:val="24"/>
        </w:rPr>
      </w:pPr>
      <w:bookmarkStart w:id="53" w:name="_Toc94027273"/>
      <w:r w:rsidRPr="00DC671C">
        <w:rPr>
          <w:rFonts w:ascii="Times New Roman" w:hAnsi="Times New Roman" w:cs="Times New Roman"/>
          <w:b/>
          <w:bCs/>
          <w:color w:val="auto"/>
          <w:sz w:val="24"/>
          <w:szCs w:val="24"/>
        </w:rPr>
        <w:t>Marco teórico</w:t>
      </w:r>
      <w:bookmarkEnd w:id="53"/>
    </w:p>
    <w:p w14:paraId="1B016564" w14:textId="16A458B2" w:rsidR="000F458E" w:rsidRPr="00DC671C" w:rsidRDefault="000F458E" w:rsidP="00833E03">
      <w:pPr>
        <w:pStyle w:val="Ttulo2"/>
        <w:numPr>
          <w:ilvl w:val="1"/>
          <w:numId w:val="5"/>
        </w:numPr>
        <w:spacing w:before="0" w:after="180" w:line="360" w:lineRule="auto"/>
        <w:ind w:left="432"/>
        <w:jc w:val="both"/>
        <w:rPr>
          <w:rFonts w:ascii="Times New Roman" w:hAnsi="Times New Roman" w:cs="Times New Roman"/>
          <w:b/>
          <w:bCs/>
          <w:color w:val="auto"/>
          <w:sz w:val="24"/>
          <w:szCs w:val="24"/>
        </w:rPr>
      </w:pPr>
      <w:bookmarkStart w:id="54" w:name="_Toc94027274"/>
      <w:r w:rsidRPr="00DC671C">
        <w:rPr>
          <w:rFonts w:ascii="Times New Roman" w:hAnsi="Times New Roman" w:cs="Times New Roman"/>
          <w:b/>
          <w:bCs/>
          <w:color w:val="auto"/>
          <w:sz w:val="24"/>
          <w:szCs w:val="24"/>
        </w:rPr>
        <w:t>Marco teórico</w:t>
      </w:r>
      <w:r w:rsidR="002C415D" w:rsidRPr="00DC671C">
        <w:rPr>
          <w:rFonts w:ascii="Times New Roman" w:hAnsi="Times New Roman" w:cs="Times New Roman"/>
          <w:b/>
          <w:bCs/>
          <w:color w:val="auto"/>
          <w:sz w:val="24"/>
          <w:szCs w:val="24"/>
        </w:rPr>
        <w:t xml:space="preserve"> sobre empresas zombis</w:t>
      </w:r>
      <w:bookmarkEnd w:id="54"/>
    </w:p>
    <w:p w14:paraId="6E8D699C" w14:textId="7B1407EB" w:rsidR="002C415D" w:rsidRPr="00DC671C" w:rsidRDefault="00564035" w:rsidP="009F3E15">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 xml:space="preserve">Esta sección se </w:t>
      </w:r>
      <w:r w:rsidR="001C1A1B">
        <w:rPr>
          <w:rFonts w:ascii="Times New Roman" w:hAnsi="Times New Roman" w:cs="Times New Roman"/>
          <w:sz w:val="24"/>
          <w:szCs w:val="24"/>
        </w:rPr>
        <w:t xml:space="preserve">divide </w:t>
      </w:r>
      <w:r w:rsidRPr="00DC671C">
        <w:rPr>
          <w:rFonts w:ascii="Times New Roman" w:hAnsi="Times New Roman" w:cs="Times New Roman"/>
          <w:sz w:val="24"/>
          <w:szCs w:val="24"/>
        </w:rPr>
        <w:t xml:space="preserve">en </w:t>
      </w:r>
      <w:r w:rsidR="00B612E3">
        <w:rPr>
          <w:rFonts w:ascii="Times New Roman" w:hAnsi="Times New Roman" w:cs="Times New Roman"/>
          <w:sz w:val="24"/>
          <w:szCs w:val="24"/>
        </w:rPr>
        <w:t>cuatro</w:t>
      </w:r>
      <w:r w:rsidRPr="00DC671C">
        <w:rPr>
          <w:rFonts w:ascii="Times New Roman" w:hAnsi="Times New Roman" w:cs="Times New Roman"/>
          <w:sz w:val="24"/>
          <w:szCs w:val="24"/>
        </w:rPr>
        <w:t xml:space="preserve"> partes. En primer lugar, </w:t>
      </w:r>
      <w:r w:rsidR="000B204A" w:rsidRPr="00DC671C">
        <w:rPr>
          <w:rFonts w:ascii="Times New Roman" w:hAnsi="Times New Roman" w:cs="Times New Roman"/>
          <w:sz w:val="24"/>
          <w:szCs w:val="24"/>
        </w:rPr>
        <w:t xml:space="preserve">se </w:t>
      </w:r>
      <w:r w:rsidR="001C1A1B">
        <w:rPr>
          <w:rFonts w:ascii="Times New Roman" w:hAnsi="Times New Roman" w:cs="Times New Roman"/>
          <w:sz w:val="24"/>
          <w:szCs w:val="24"/>
        </w:rPr>
        <w:t xml:space="preserve">revisa </w:t>
      </w:r>
      <w:r w:rsidRPr="00DC671C">
        <w:rPr>
          <w:rFonts w:ascii="Times New Roman" w:hAnsi="Times New Roman" w:cs="Times New Roman"/>
          <w:sz w:val="24"/>
          <w:szCs w:val="24"/>
        </w:rPr>
        <w:t>la literatura</w:t>
      </w:r>
      <w:r w:rsidR="00855D9B" w:rsidRPr="00DC671C">
        <w:rPr>
          <w:rFonts w:ascii="Times New Roman" w:hAnsi="Times New Roman" w:cs="Times New Roman"/>
          <w:sz w:val="24"/>
          <w:szCs w:val="24"/>
        </w:rPr>
        <w:t xml:space="preserve"> de las empresas zombis</w:t>
      </w:r>
      <w:r w:rsidR="00823F41" w:rsidRPr="00DC671C">
        <w:rPr>
          <w:rFonts w:ascii="Times New Roman" w:hAnsi="Times New Roman" w:cs="Times New Roman"/>
          <w:sz w:val="24"/>
          <w:szCs w:val="24"/>
        </w:rPr>
        <w:t xml:space="preserve"> </w:t>
      </w:r>
      <w:r w:rsidR="004B0C3C">
        <w:rPr>
          <w:rFonts w:ascii="Times New Roman" w:hAnsi="Times New Roman" w:cs="Times New Roman"/>
          <w:sz w:val="24"/>
          <w:szCs w:val="24"/>
        </w:rPr>
        <w:t>con el fin de</w:t>
      </w:r>
      <w:r w:rsidR="00823F41" w:rsidRPr="00DC671C">
        <w:rPr>
          <w:rFonts w:ascii="Times New Roman" w:hAnsi="Times New Roman" w:cs="Times New Roman"/>
          <w:sz w:val="24"/>
          <w:szCs w:val="24"/>
        </w:rPr>
        <w:t xml:space="preserve"> </w:t>
      </w:r>
      <w:r w:rsidR="001C1A1B">
        <w:rPr>
          <w:rFonts w:ascii="Times New Roman" w:hAnsi="Times New Roman" w:cs="Times New Roman"/>
          <w:sz w:val="24"/>
          <w:szCs w:val="24"/>
        </w:rPr>
        <w:t>determinar</w:t>
      </w:r>
      <w:r w:rsidR="00104933" w:rsidRPr="00DC671C">
        <w:rPr>
          <w:rFonts w:ascii="Times New Roman" w:hAnsi="Times New Roman" w:cs="Times New Roman"/>
          <w:sz w:val="24"/>
          <w:szCs w:val="24"/>
        </w:rPr>
        <w:t xml:space="preserve"> </w:t>
      </w:r>
      <w:r w:rsidR="00823F41" w:rsidRPr="00DC671C">
        <w:rPr>
          <w:rFonts w:ascii="Times New Roman" w:hAnsi="Times New Roman" w:cs="Times New Roman"/>
          <w:sz w:val="24"/>
          <w:szCs w:val="24"/>
        </w:rPr>
        <w:t xml:space="preserve">las </w:t>
      </w:r>
      <w:r w:rsidR="00B6262B" w:rsidRPr="00DC671C">
        <w:rPr>
          <w:rFonts w:ascii="Times New Roman" w:hAnsi="Times New Roman" w:cs="Times New Roman"/>
          <w:sz w:val="24"/>
          <w:szCs w:val="24"/>
        </w:rPr>
        <w:t xml:space="preserve">distintas </w:t>
      </w:r>
      <w:r w:rsidRPr="00DC671C">
        <w:rPr>
          <w:rFonts w:ascii="Times New Roman" w:hAnsi="Times New Roman" w:cs="Times New Roman"/>
          <w:sz w:val="24"/>
          <w:szCs w:val="24"/>
        </w:rPr>
        <w:t xml:space="preserve">definiciones </w:t>
      </w:r>
      <w:r w:rsidR="00823F41" w:rsidRPr="00DC671C">
        <w:rPr>
          <w:rFonts w:ascii="Times New Roman" w:hAnsi="Times New Roman" w:cs="Times New Roman"/>
          <w:sz w:val="24"/>
          <w:szCs w:val="24"/>
        </w:rPr>
        <w:t xml:space="preserve">propuestas </w:t>
      </w:r>
      <w:r w:rsidR="00855D9B" w:rsidRPr="00DC671C">
        <w:rPr>
          <w:rFonts w:ascii="Times New Roman" w:hAnsi="Times New Roman" w:cs="Times New Roman"/>
          <w:sz w:val="24"/>
          <w:szCs w:val="24"/>
        </w:rPr>
        <w:t>por los autores</w:t>
      </w:r>
      <w:r w:rsidR="00823F41" w:rsidRPr="00DC671C">
        <w:rPr>
          <w:rFonts w:ascii="Times New Roman" w:hAnsi="Times New Roman" w:cs="Times New Roman"/>
          <w:sz w:val="24"/>
          <w:szCs w:val="24"/>
        </w:rPr>
        <w:t xml:space="preserve">. </w:t>
      </w:r>
      <w:r w:rsidR="001267F5">
        <w:rPr>
          <w:rFonts w:ascii="Times New Roman" w:hAnsi="Times New Roman" w:cs="Times New Roman"/>
          <w:sz w:val="24"/>
          <w:szCs w:val="24"/>
        </w:rPr>
        <w:t xml:space="preserve">A </w:t>
      </w:r>
      <w:r w:rsidR="001267F5">
        <w:rPr>
          <w:rFonts w:ascii="Times New Roman" w:hAnsi="Times New Roman" w:cs="Times New Roman"/>
          <w:sz w:val="24"/>
          <w:szCs w:val="24"/>
        </w:rPr>
        <w:lastRenderedPageBreak/>
        <w:t>continuación</w:t>
      </w:r>
      <w:r w:rsidR="00823F41" w:rsidRPr="00DC671C">
        <w:rPr>
          <w:rFonts w:ascii="Times New Roman" w:hAnsi="Times New Roman" w:cs="Times New Roman"/>
          <w:sz w:val="24"/>
          <w:szCs w:val="24"/>
        </w:rPr>
        <w:t xml:space="preserve">, </w:t>
      </w:r>
      <w:r w:rsidR="00D073B1" w:rsidRPr="00DC671C">
        <w:rPr>
          <w:rFonts w:ascii="Times New Roman" w:hAnsi="Times New Roman" w:cs="Times New Roman"/>
          <w:sz w:val="24"/>
          <w:szCs w:val="24"/>
        </w:rPr>
        <w:t xml:space="preserve">se </w:t>
      </w:r>
      <w:r w:rsidR="001C1A1B">
        <w:rPr>
          <w:rFonts w:ascii="Times New Roman" w:hAnsi="Times New Roman" w:cs="Times New Roman"/>
          <w:sz w:val="24"/>
          <w:szCs w:val="24"/>
        </w:rPr>
        <w:t>citan</w:t>
      </w:r>
      <w:r w:rsidR="00D073B1" w:rsidRPr="00DC671C">
        <w:rPr>
          <w:rFonts w:ascii="Times New Roman" w:hAnsi="Times New Roman" w:cs="Times New Roman"/>
          <w:sz w:val="24"/>
          <w:szCs w:val="24"/>
        </w:rPr>
        <w:t xml:space="preserve"> las </w:t>
      </w:r>
      <w:r w:rsidRPr="00DC671C">
        <w:rPr>
          <w:rFonts w:ascii="Times New Roman" w:hAnsi="Times New Roman" w:cs="Times New Roman"/>
          <w:sz w:val="24"/>
          <w:szCs w:val="24"/>
        </w:rPr>
        <w:t>características</w:t>
      </w:r>
      <w:r w:rsidR="00D073B1" w:rsidRPr="00DC671C">
        <w:rPr>
          <w:rFonts w:ascii="Times New Roman" w:hAnsi="Times New Roman" w:cs="Times New Roman"/>
          <w:sz w:val="24"/>
          <w:szCs w:val="24"/>
        </w:rPr>
        <w:t xml:space="preserve">, tanto financieras </w:t>
      </w:r>
      <w:r w:rsidR="00855D9B" w:rsidRPr="00DC671C">
        <w:rPr>
          <w:rFonts w:ascii="Times New Roman" w:hAnsi="Times New Roman" w:cs="Times New Roman"/>
          <w:sz w:val="24"/>
          <w:szCs w:val="24"/>
        </w:rPr>
        <w:t>y</w:t>
      </w:r>
      <w:r w:rsidR="00D073B1" w:rsidRPr="00DC671C">
        <w:rPr>
          <w:rFonts w:ascii="Times New Roman" w:hAnsi="Times New Roman" w:cs="Times New Roman"/>
          <w:sz w:val="24"/>
          <w:szCs w:val="24"/>
        </w:rPr>
        <w:t xml:space="preserve"> económicas </w:t>
      </w:r>
      <w:r w:rsidR="00855D9B" w:rsidRPr="00DC671C">
        <w:rPr>
          <w:rFonts w:ascii="Times New Roman" w:hAnsi="Times New Roman" w:cs="Times New Roman"/>
          <w:sz w:val="24"/>
          <w:szCs w:val="24"/>
        </w:rPr>
        <w:t>como</w:t>
      </w:r>
      <w:r w:rsidR="00D073B1" w:rsidRPr="00DC671C">
        <w:rPr>
          <w:rFonts w:ascii="Times New Roman" w:hAnsi="Times New Roman" w:cs="Times New Roman"/>
          <w:sz w:val="24"/>
          <w:szCs w:val="24"/>
        </w:rPr>
        <w:t xml:space="preserve"> organizativas,</w:t>
      </w:r>
      <w:r w:rsidRPr="00DC671C">
        <w:rPr>
          <w:rFonts w:ascii="Times New Roman" w:hAnsi="Times New Roman" w:cs="Times New Roman"/>
          <w:sz w:val="24"/>
          <w:szCs w:val="24"/>
        </w:rPr>
        <w:t xml:space="preserve"> de </w:t>
      </w:r>
      <w:r w:rsidR="00D073B1" w:rsidRPr="00DC671C">
        <w:rPr>
          <w:rFonts w:ascii="Times New Roman" w:hAnsi="Times New Roman" w:cs="Times New Roman"/>
          <w:sz w:val="24"/>
          <w:szCs w:val="24"/>
        </w:rPr>
        <w:t>estas empresas</w:t>
      </w:r>
      <w:r w:rsidRPr="00DC671C">
        <w:rPr>
          <w:rFonts w:ascii="Times New Roman" w:hAnsi="Times New Roman" w:cs="Times New Roman"/>
          <w:sz w:val="24"/>
          <w:szCs w:val="24"/>
        </w:rPr>
        <w:t xml:space="preserve">. </w:t>
      </w:r>
      <w:r w:rsidR="00B612E3">
        <w:rPr>
          <w:rFonts w:ascii="Times New Roman" w:hAnsi="Times New Roman" w:cs="Times New Roman"/>
          <w:sz w:val="24"/>
          <w:szCs w:val="24"/>
        </w:rPr>
        <w:t>Posteriormente</w:t>
      </w:r>
      <w:r w:rsidRPr="00DC671C">
        <w:rPr>
          <w:rFonts w:ascii="Times New Roman" w:hAnsi="Times New Roman" w:cs="Times New Roman"/>
          <w:sz w:val="24"/>
          <w:szCs w:val="24"/>
        </w:rPr>
        <w:t xml:space="preserve">, </w:t>
      </w:r>
      <w:r w:rsidR="000B204A" w:rsidRPr="00DC671C">
        <w:rPr>
          <w:rFonts w:ascii="Times New Roman" w:hAnsi="Times New Roman" w:cs="Times New Roman"/>
          <w:sz w:val="24"/>
          <w:szCs w:val="24"/>
        </w:rPr>
        <w:t xml:space="preserve">se </w:t>
      </w:r>
      <w:r w:rsidR="00621975" w:rsidRPr="00DC671C">
        <w:rPr>
          <w:rFonts w:ascii="Times New Roman" w:hAnsi="Times New Roman" w:cs="Times New Roman"/>
          <w:sz w:val="24"/>
          <w:szCs w:val="24"/>
        </w:rPr>
        <w:t>detallan</w:t>
      </w:r>
      <w:r w:rsidRPr="00DC671C">
        <w:rPr>
          <w:rFonts w:ascii="Times New Roman" w:hAnsi="Times New Roman" w:cs="Times New Roman"/>
          <w:sz w:val="24"/>
          <w:szCs w:val="24"/>
        </w:rPr>
        <w:t xml:space="preserve"> </w:t>
      </w:r>
      <w:r w:rsidR="003E322C" w:rsidRPr="00DC671C">
        <w:rPr>
          <w:rFonts w:ascii="Times New Roman" w:hAnsi="Times New Roman" w:cs="Times New Roman"/>
          <w:sz w:val="24"/>
          <w:szCs w:val="24"/>
        </w:rPr>
        <w:t>los</w:t>
      </w:r>
      <w:r w:rsidR="00C548D2" w:rsidRPr="00DC671C">
        <w:rPr>
          <w:rFonts w:ascii="Times New Roman" w:hAnsi="Times New Roman" w:cs="Times New Roman"/>
          <w:sz w:val="24"/>
          <w:szCs w:val="24"/>
        </w:rPr>
        <w:t xml:space="preserve"> </w:t>
      </w:r>
      <w:r w:rsidR="003E322C" w:rsidRPr="00DC671C">
        <w:rPr>
          <w:rFonts w:ascii="Times New Roman" w:hAnsi="Times New Roman" w:cs="Times New Roman"/>
          <w:sz w:val="24"/>
          <w:szCs w:val="24"/>
        </w:rPr>
        <w:t>criterios</w:t>
      </w:r>
      <w:r w:rsidR="000B204A" w:rsidRPr="00DC671C">
        <w:rPr>
          <w:rFonts w:ascii="Times New Roman" w:hAnsi="Times New Roman" w:cs="Times New Roman"/>
          <w:sz w:val="24"/>
          <w:szCs w:val="24"/>
        </w:rPr>
        <w:t xml:space="preserve"> </w:t>
      </w:r>
      <w:r w:rsidR="009F3E15">
        <w:rPr>
          <w:rFonts w:ascii="Times New Roman" w:hAnsi="Times New Roman" w:cs="Times New Roman"/>
          <w:sz w:val="24"/>
          <w:szCs w:val="24"/>
        </w:rPr>
        <w:t xml:space="preserve">más </w:t>
      </w:r>
      <w:r w:rsidR="001C1A1B">
        <w:rPr>
          <w:rFonts w:ascii="Times New Roman" w:hAnsi="Times New Roman" w:cs="Times New Roman"/>
          <w:sz w:val="24"/>
          <w:szCs w:val="24"/>
        </w:rPr>
        <w:t xml:space="preserve">empleados </w:t>
      </w:r>
      <w:r w:rsidRPr="00DC671C">
        <w:rPr>
          <w:rFonts w:ascii="Times New Roman" w:hAnsi="Times New Roman" w:cs="Times New Roman"/>
          <w:sz w:val="24"/>
          <w:szCs w:val="24"/>
        </w:rPr>
        <w:t xml:space="preserve">para </w:t>
      </w:r>
      <w:r w:rsidR="001C1A1B">
        <w:rPr>
          <w:rFonts w:ascii="Times New Roman" w:hAnsi="Times New Roman" w:cs="Times New Roman"/>
          <w:sz w:val="24"/>
          <w:szCs w:val="24"/>
        </w:rPr>
        <w:t>su detección</w:t>
      </w:r>
      <w:r w:rsidRPr="00DC671C">
        <w:rPr>
          <w:rFonts w:ascii="Times New Roman" w:hAnsi="Times New Roman" w:cs="Times New Roman"/>
          <w:sz w:val="24"/>
          <w:szCs w:val="24"/>
        </w:rPr>
        <w:t>.</w:t>
      </w:r>
      <w:r w:rsidR="000B204A" w:rsidRPr="00DC671C">
        <w:rPr>
          <w:rFonts w:ascii="Times New Roman" w:hAnsi="Times New Roman" w:cs="Times New Roman"/>
          <w:sz w:val="24"/>
          <w:szCs w:val="24"/>
        </w:rPr>
        <w:t xml:space="preserve"> </w:t>
      </w:r>
      <w:r w:rsidR="00B612E3">
        <w:rPr>
          <w:rFonts w:ascii="Times New Roman" w:hAnsi="Times New Roman" w:cs="Times New Roman"/>
          <w:sz w:val="24"/>
          <w:szCs w:val="24"/>
        </w:rPr>
        <w:t xml:space="preserve">Y por último, se explican los criterios </w:t>
      </w:r>
      <w:r w:rsidR="004B0C3C">
        <w:rPr>
          <w:rFonts w:ascii="Times New Roman" w:hAnsi="Times New Roman" w:cs="Times New Roman"/>
          <w:sz w:val="24"/>
          <w:szCs w:val="24"/>
        </w:rPr>
        <w:t xml:space="preserve">seguidos en </w:t>
      </w:r>
      <w:r w:rsidR="00F00FC0">
        <w:rPr>
          <w:rFonts w:ascii="Times New Roman" w:hAnsi="Times New Roman" w:cs="Times New Roman"/>
          <w:sz w:val="24"/>
          <w:szCs w:val="24"/>
        </w:rPr>
        <w:t>este</w:t>
      </w:r>
      <w:r w:rsidR="001267F5">
        <w:rPr>
          <w:rFonts w:ascii="Times New Roman" w:hAnsi="Times New Roman" w:cs="Times New Roman"/>
          <w:sz w:val="24"/>
          <w:szCs w:val="24"/>
        </w:rPr>
        <w:t xml:space="preserve"> </w:t>
      </w:r>
      <w:r w:rsidR="00B612E3">
        <w:rPr>
          <w:rFonts w:ascii="Times New Roman" w:hAnsi="Times New Roman" w:cs="Times New Roman"/>
          <w:sz w:val="24"/>
          <w:szCs w:val="24"/>
        </w:rPr>
        <w:t xml:space="preserve">estudio para </w:t>
      </w:r>
      <w:r w:rsidR="00F52CC7">
        <w:rPr>
          <w:rFonts w:ascii="Times New Roman" w:hAnsi="Times New Roman" w:cs="Times New Roman"/>
          <w:sz w:val="24"/>
          <w:szCs w:val="24"/>
        </w:rPr>
        <w:t xml:space="preserve">la identificación de </w:t>
      </w:r>
      <w:r w:rsidR="00B612E3">
        <w:rPr>
          <w:rFonts w:ascii="Times New Roman" w:hAnsi="Times New Roman" w:cs="Times New Roman"/>
          <w:sz w:val="24"/>
          <w:szCs w:val="24"/>
        </w:rPr>
        <w:t xml:space="preserve">las </w:t>
      </w:r>
      <w:r w:rsidR="001267F5">
        <w:rPr>
          <w:rFonts w:ascii="Times New Roman" w:hAnsi="Times New Roman" w:cs="Times New Roman"/>
          <w:sz w:val="24"/>
          <w:szCs w:val="24"/>
        </w:rPr>
        <w:t>pymes</w:t>
      </w:r>
      <w:r w:rsidR="00B612E3">
        <w:rPr>
          <w:rFonts w:ascii="Times New Roman" w:hAnsi="Times New Roman" w:cs="Times New Roman"/>
          <w:sz w:val="24"/>
          <w:szCs w:val="24"/>
        </w:rPr>
        <w:t xml:space="preserve"> zombis</w:t>
      </w:r>
      <w:r w:rsidR="00790DC5">
        <w:rPr>
          <w:rFonts w:ascii="Times New Roman" w:hAnsi="Times New Roman" w:cs="Times New Roman"/>
          <w:sz w:val="24"/>
          <w:szCs w:val="24"/>
        </w:rPr>
        <w:t xml:space="preserve"> españolas</w:t>
      </w:r>
      <w:r w:rsidR="00B612E3">
        <w:rPr>
          <w:rFonts w:ascii="Times New Roman" w:hAnsi="Times New Roman" w:cs="Times New Roman"/>
          <w:sz w:val="24"/>
          <w:szCs w:val="24"/>
        </w:rPr>
        <w:t>.</w:t>
      </w:r>
    </w:p>
    <w:p w14:paraId="3BE0C49D" w14:textId="505C0969" w:rsidR="001425B6" w:rsidRPr="00DC671C" w:rsidRDefault="00A116E0" w:rsidP="00833E03">
      <w:pPr>
        <w:pStyle w:val="Ttulo3"/>
        <w:numPr>
          <w:ilvl w:val="2"/>
          <w:numId w:val="5"/>
        </w:numPr>
        <w:spacing w:before="0" w:after="180" w:line="360" w:lineRule="auto"/>
        <w:ind w:left="504"/>
        <w:jc w:val="both"/>
        <w:rPr>
          <w:rFonts w:ascii="Times New Roman" w:hAnsi="Times New Roman" w:cs="Times New Roman"/>
          <w:b/>
          <w:bCs/>
          <w:color w:val="auto"/>
        </w:rPr>
      </w:pPr>
      <w:r w:rsidRPr="00DC671C">
        <w:rPr>
          <w:rFonts w:ascii="Times New Roman" w:hAnsi="Times New Roman" w:cs="Times New Roman"/>
          <w:b/>
          <w:bCs/>
          <w:color w:val="auto"/>
        </w:rPr>
        <w:t xml:space="preserve"> </w:t>
      </w:r>
      <w:r w:rsidR="00E976A5">
        <w:rPr>
          <w:rFonts w:ascii="Times New Roman" w:hAnsi="Times New Roman" w:cs="Times New Roman"/>
          <w:b/>
          <w:bCs/>
          <w:color w:val="auto"/>
        </w:rPr>
        <w:t>Concepto</w:t>
      </w:r>
    </w:p>
    <w:p w14:paraId="61E19371" w14:textId="63530E71" w:rsidR="00441D20" w:rsidRPr="00DC671C" w:rsidRDefault="00441D20" w:rsidP="009F3E15">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 xml:space="preserve">Las empresas zombis han existido en las principales economías del mundo, tales como: Japón </w:t>
      </w:r>
      <w:r w:rsidRPr="00DC671C">
        <w:rPr>
          <w:rFonts w:ascii="Times New Roman" w:hAnsi="Times New Roman" w:cs="Times New Roman"/>
          <w:sz w:val="24"/>
          <w:szCs w:val="24"/>
        </w:rPr>
        <w:fldChar w:fldCharType="begin" w:fldLock="1"/>
      </w:r>
      <w:r w:rsidRPr="00DC671C">
        <w:rPr>
          <w:rFonts w:ascii="Times New Roman" w:hAnsi="Times New Roman" w:cs="Times New Roman"/>
          <w:sz w:val="24"/>
          <w:szCs w:val="24"/>
        </w:rPr>
        <w:instrText>ADDIN CSL_CITATION {"citationItems":[{"id":"ITEM-1","itemData":{"DOI":"10.1007/s10368-005-0041-1","ISSN":"16124804","abstract":"It is often claimed that one contributing factor to Japan's weak economic performance over the past decade is that Japanese banks have continued to provide financial support for highly inefficient, debt-ridden companies, commonly referred to as 'zombie' firms. Such poor banking practices in turn prevent more productive companies from gaining market share, strangling a potentially important source of productivity gains for the overall economy. To explore further the zombie-firm hypothesis, we use industry- and firm-level Japanese data and find evidence that productivity growth is low in industries reputed to have heavy concentrations of zombie firms. We also find that the reallocation of market share is going in the wrong direction in these industries, adding to already weak productivity performance. In addition, we find evidence that financial support from Japanese banks may have played a role in sustaining this perverse reallocation of market share. © Springer-Verlag 2005.","author":[{"dropping-particle":"","family":"Ahearne","given":"Alan G.","non-dropping-particle":"","parse-names":false,"suffix":""},{"dropping-particle":"","family":"Shinada","given":"Naoki","non-dropping-particle":"","parse-names":false,"suffix":""}],"container-title":"International Economics and Economic Policy","id":"ITEM-1","issue":"4","issued":{"date-parts":[["2005"]]},"page":"363-381","title":"Zombie firms and economic stagnation in Japan","type":"article-journal","volume":"2"},"uris":["http://www.mendeley.com/documents/?uuid=c1f9b4ba-2e16-452b-b1e9-3a225cc72892"]},{"id":"ITEM-2","itemData":{"DOI":"10.1111/j.1468-5876.2006.00354.x","ISSN":"13524739","abstract":"Zombie firms are those firms that are insolvent and have little hope of recovery but avoid failure thanks to support from their banks. This paper identifies zombie firms in Japan, and compares the characteristics of zombies to other firms. Zombie firms are found to be less profitable, more indebted, more dependent on their main banks, more likely to be found in non-manufacturing industries and more often located outside large metropolitan areas. Overall, larger size makes the firm less likely to be a zombie, but among small firms, relatively larger firms are more likely to be protected and become zombies. Controlling for profitability, the exit probability for zombie firms does not differ from that for non-zombies. Zombie firms tend to increase employment by more (but do not reduce employment by more) than non-zombies. Finally, when the proportion of zombie firms in an industry increases, job creation declines and job destruction increases, and the effects are stronger for non-zombies. © 2006 Japanese Economic Association.","author":[{"dropping-particle":"","family":"Hoshi","given":"Takeo","non-dropping-particle":"","parse-names":false,"suffix":""}],"container-title":"Japanese Economic Review","id":"ITEM-2","issue":"1","issued":{"date-parts":[["2006"]]},"page":"30-49","title":"Economics of the living dead","type":"article-journal","volume":"57"},"uris":["http://www.mendeley.com/documents/?uuid=ba8d9490-5d9e-4b9c-a993-1dac5de2f64d"]},{"id":"ITEM-3","itemData":{"DOI":"10.1257/aer.98.5.1943","ISSN":"00028282","abstract":"Large Japanese banks often engaged in sham loan restructurings that kept credit flowing to otherwise insolvent borrowers (which we call zombies). We examine the implications of suppressing the normal competitive process whereby the zombies would shed workers and lose market share. The congestion created by the zombies reduces the profits for healthy firms, which discourages their entry and investment. We confirm that zombie-dominated industries exhibit more depressed job creation and destruction, and lower productivity. We present firm-level regressions showing that the increase in zombies depressed the investment and employment growth of non-zombies and widened the productivity gap between zombies and non-zombies.","author":[{"dropping-particle":"","family":"Caballero","given":"Ricardo J.","non-dropping-particle":"","parse-names":false,"suffix":""},{"dropping-particle":"","family":"Hoshi","given":"Takeo","non-dropping-particle":"","parse-names":false,"suffix":""},{"dropping-particle":"","family":"Kashyap","given":"Anil K.","non-dropping-particle":"","parse-names":false,"suffix":""}],"container-title":"American Economic Review","id":"ITEM-3","issue":"5","issued":{"date-parts":[["2008"]]},"page":"1943-1977","title":"Zombie lending and depressed restructuring in Japan","type":"article-journal","volume":"98"},"uris":["http://www.mendeley.com/documents/?uuid=a7322291-a26a-44b0-94fe-b6f491d379aa"]},{"id":"ITEM-4","itemData":{"DOI":"10.1016/j.japwor.2018.09.007","ISSN":"09221425","abstract":"The “soft budget problem,” by which banks loosen their lending stances toward long-term client firms despite worsening business conditions, has been widely discussed in the field of financial studies. In Japan, this problem has attracted attention particularly in connection to so-called “zombie firms,” financially weak firms sustained by discounted interest rates and evergreen lending which have become a major research and political interest in recent years. In this article, we focus on zombie firms among small and medium-sized enterprises (SME), a corporate category that has hitherto received less consideration in the discussion about Japan's zombie firms. We find that: (1) many zombie firms exist among SME and that the zombie firm ratio increases as firm size decreases; and (2) some zombie firms eventually emerge from zombie status among SME. In other words, zombie firms are likely problematic from the view of the efficiency of the industries to which they belong. But when one considers that many zombie firms achieve revival, it would seem inappropriate to uniformly promote their elimination. Since ending zombie status seems to directly imply market exit for many SME, it is important to conduct preliminary screening to prevent the creation of zombie firms in the first place.","author":[{"dropping-particle":"","family":"Goto","given":"Yasuo","non-dropping-particle":"","parse-names":false,"suffix":""},{"dropping-particle":"","family":"Wilbur","given":"Scott","non-dropping-particle":"","parse-names":false,"suffix":""}],"container-title":"Japan and the World Economy","id":"ITEM-4","issue":"December 2017","issued":{"date-parts":[["2019"]]},"page":"105-112","publisher":"Elsevier","title":"Unfinished business: Zombie firms among SME in Japan's lost decades","type":"article-journal","volume":"49"},"uris":["http://www.mendeley.com/documents/?uuid=e69f5137-a4a2-4430-b943-d54e72593483"]}],"mendeley":{"formattedCitation":"(Ahearne &amp; Shinada, 2005; Caballero et al., 2008; Goto &amp; Wilbur, 2019; Hoshi, 2006)","plainTextFormattedCitation":"(Ahearne &amp; Shinada, 2005; Caballero et al., 2008; Goto &amp; Wilbur, 2019; Hoshi, 2006)","previouslyFormattedCitation":"(Ahearne &amp; Shinada, 2005; Caballero et al., 2008; Goto &amp; Wilbur, 2019; Hoshi, 2006)"},"properties":{"noteIndex":0},"schema":"https://github.com/citation-style-language/schema/raw/master/csl-citation.json"}</w:instrText>
      </w:r>
      <w:r w:rsidRPr="00DC671C">
        <w:rPr>
          <w:rFonts w:ascii="Times New Roman" w:hAnsi="Times New Roman" w:cs="Times New Roman"/>
          <w:sz w:val="24"/>
          <w:szCs w:val="24"/>
        </w:rPr>
        <w:fldChar w:fldCharType="separate"/>
      </w:r>
      <w:r w:rsidR="008714A8" w:rsidRPr="008714A8">
        <w:rPr>
          <w:rFonts w:ascii="Times New Roman" w:hAnsi="Times New Roman" w:cs="Times New Roman"/>
          <w:noProof/>
          <w:sz w:val="24"/>
          <w:szCs w:val="24"/>
        </w:rPr>
        <w:t xml:space="preserve">(Ahearne &amp; Shinada, 2005; Caballero </w:t>
      </w:r>
      <w:r w:rsidR="00A01770" w:rsidRPr="00A01770">
        <w:rPr>
          <w:rFonts w:ascii="Times New Roman" w:hAnsi="Times New Roman" w:cs="Times New Roman"/>
          <w:i/>
          <w:iCs/>
          <w:noProof/>
          <w:sz w:val="24"/>
          <w:szCs w:val="24"/>
        </w:rPr>
        <w:t>et al</w:t>
      </w:r>
      <w:r w:rsidR="008714A8" w:rsidRPr="008714A8">
        <w:rPr>
          <w:rFonts w:ascii="Times New Roman" w:hAnsi="Times New Roman" w:cs="Times New Roman"/>
          <w:noProof/>
          <w:sz w:val="24"/>
          <w:szCs w:val="24"/>
        </w:rPr>
        <w:t>., 2008; Goto &amp; Wilbur, 2019; Hoshi, 2006)</w:t>
      </w:r>
      <w:r w:rsidRPr="00DC671C">
        <w:rPr>
          <w:rFonts w:ascii="Times New Roman" w:hAnsi="Times New Roman" w:cs="Times New Roman"/>
          <w:sz w:val="24"/>
          <w:szCs w:val="24"/>
        </w:rPr>
        <w:fldChar w:fldCharType="end"/>
      </w:r>
      <w:r w:rsidRPr="00DC671C">
        <w:rPr>
          <w:rFonts w:ascii="Times New Roman" w:hAnsi="Times New Roman" w:cs="Times New Roman"/>
          <w:sz w:val="24"/>
          <w:szCs w:val="24"/>
        </w:rPr>
        <w:t xml:space="preserve">, China </w:t>
      </w:r>
      <w:r w:rsidRPr="00DC671C">
        <w:rPr>
          <w:rFonts w:ascii="Times New Roman" w:hAnsi="Times New Roman" w:cs="Times New Roman"/>
          <w:sz w:val="24"/>
          <w:szCs w:val="24"/>
        </w:rPr>
        <w:fldChar w:fldCharType="begin" w:fldLock="1"/>
      </w:r>
      <w:r w:rsidR="00322567">
        <w:rPr>
          <w:rFonts w:ascii="Times New Roman" w:hAnsi="Times New Roman" w:cs="Times New Roman"/>
          <w:sz w:val="24"/>
          <w:szCs w:val="24"/>
        </w:rPr>
        <w:instrText>ADDIN CSL_CITATION {"citationItems":[{"id":"ITEM-1","itemData":{"DOI":"10.1162/ASEP_a_00474","ISSN":"15360083","abstract":"From a data set of Chinese firms in the 200507 period, we find that government investment boosted the performance of zombie firms and crowded out the growth of private firms; we also found that the higher the concentration of state banks (and of state-owned enterprises), the more conducive is the environment for nurturing zombie firms. With the exit of zombie firms, (a) the industrial output growth rate would be higher by 2.12 percentage points, (b) the capital accumulation rate would be higher by 1.4 percentage points, (c) the employment growth rate would be higher by 0.84 percentage points, and (d) the rate total factor productivity growth would be higher by 1.06 percentage points. Our results support a radical change in the way that government investment has been carried out, and support comprehensive reform of the state sector, but they do not necessarily argue against government investment in large infrastructure projects and strategically-critical areas.","author":[{"dropping-particle":"","family":"Tan","given":"Yuyan","non-dropping-particle":"","parse-names":false,"suffix":""},{"dropping-particle":"","family":"Huang","given":"Yiping","non-dropping-particle":"","parse-names":false,"suffix":""},{"dropping-particle":"","family":"Woo","given":"Wing Thye","non-dropping-particle":"","parse-names":false,"suffix":""}],"container-title":"Asian Economic Papers","id":"ITEM-1","issue":"3","issued":{"date-parts":[["2016"]]},"page":"32-55","title":"Zombie Firms and the Crowding-Out of Private Investment in China","type":"article-journal","volume":"15"},"uris":["http://www.mendeley.com/documents/?uuid=28848fe6-35ba-44ee-ba54-bf27482db435"]},{"id":"ITEM-2","itemData":{"abstract":"Nonviable “zombie” firms have become a key concern in China. Using novel firm-level industrial survey data, this paper illustrates the central role of zombies and their strong linkages with state- owned enterprises (SOEs) in contributing to debt vulnerabilities and low productivity. As a group, zombie firms and SOEs account for an outsized share of corporate debt, contribute to much of the rise in debt, and face weak fundamentals. Empirical results also show that resolving these weak firms can generate significant gains of 0.7–1.2 percentage points in long-term growth per year. These results also shed light on the ongoing government strategy to tackle these issues by evaluating the effects of different restructuring options. In particular, deleveraging, reducing government subsidies, as well as operational restructuring through divestment and reducing redundancy have significant benefits in restoring corporate performance for zombie firms.","author":[{"dropping-particle":"","family":"Lam","given":"W Raphael","non-dropping-particle":"","parse-names":false,"suffix":""},{"dropping-particle":"","family":"Schipke","given":"Alfred","non-dropping-particle":"","parse-names":false,"suffix":""},{"dropping-particle":"","family":"Tan","given":"Yuyan","non-dropping-particle":"","parse-names":false,"suffix":""},{"dropping-particle":"","family":"Tan","given":"Zhibo","non-dropping-particle":"","parse-names":false,"suffix":""}],"container-title":"IMF Working Papers WP/17/266","id":"ITEM-2","issued":{"date-parts":[["2017"]]},"page":"26","title":"Resolving China ’ s Zombies : Tackling Debt and Raising Productivity","type":"article-journal"},"uris":["http://www.mendeley.com/documents/?uuid=223e1aec-c5f7-4fe3-a4ea-44ea1ce67870"]},{"id":"ITEM-3","itemData":{"DOI":"10.1016/j.econmod.2019.09.034","ISSN":"02649993","abstract":"Statistics show that many zombie firms in China still enjoy a wide variety of government subsidies. This paper explores the impact of this phenomenon from the perspective of capacity utilization. Specifically, it uses a sample of Chinese zombie firms from 2007 to 2016 to empirically analyze the effect of government subsidies on the capacity utilization of zombie firms. This paper finds that government subsidies have a negative effect on the capacity utilization of zombie firms, and the capacity utilization of subsidized zombie firms is lower than that of unsubsidized zombie firms. Robustness tests and endogeneity tests confirm this finding. Further analysis reveals significant differences in the effects of government subsidies on zombie firms subject to different forms of ownership, different government interventions, and different quality of financial reports. The negative effect of government subsidies on the capacity utilization of zombie firms is more significant in state-owned zombie firms, zombie firms subject to low levels of government intervention, and zombie firms with low quality of financial reports. Government subsidies also distort the investment behaviors of subsidized zombie firms, which in turn leads to poor performance. This paper not only answers the difficult question of whether the government should continue to subsidize zombie firms, but also provides theoretical support for government policy makers. The findings suggest that the government should use subsidies more carefully to help zombie firms “get out of the woods,” and formulate fiscal policies specifically related to zombie firms.","author":[{"dropping-particle":"","family":"Liu","given":"Guangqiang","non-dropping-particle":"","parse-names":false,"suffix":""},{"dropping-particle":"","family":"Zhang","given":"Xiaojie","non-dropping-particle":"","parse-names":false,"suffix":""},{"dropping-particle":"","family":"Zhang","given":"Wanting","non-dropping-particle":"","parse-names":false,"suffix":""},{"dropping-particle":"","family":"Wang","given":"Di","non-dropping-particle":"","parse-names":false,"suffix":""}],"container-title":"Economic Modelling","id":"ITEM-3","issue":"September","issued":{"date-parts":[["2019"]]},"page":"51-64","publisher":"Elsevier Ltd","title":"The impact of government subsidies on the capacity utilization of zombie firms","type":"article-journal","volume":"83"},"uris":["http://www.mendeley.com/documents/?uuid=69e2b22d-7476-4820-8160-9278f2760e42"]},{"id":"ITEM-4","itemData":{"DOI":"10.1016/j.resourpol.2018.11.016","ISSN":"03014207","abstract":"This paper uses a modified identification method to identify zombie firms from a large sample of coal mining companies in China. It analyzes the prevalence of zombie firms over time and their distribution across different regions and ownership types. It also investigates the causes of the emergence of zombies and evaluates the effectiveness of various restructuring measures for resolving zombie firms. The results indicate that government interventions and subsidized bank credit are important causes of zombie firms, and continuous financial support from the government or banks does not contribute to the recovery of zombie firms. While reductions in labor costs, ownership reforms, and deleveraging can effectively resolve zombie firms, the injection or sale of assets has an ambiguous impact on the recovery of zombie firms. This study contributes to an understanding of the causes of the emergence of zombie firms and provides some policy implications for tackling zombie firms in China's coal sector.","author":[{"dropping-particle":"","family":"Dai","given":"Xiaoyong","non-dropping-particle":"","parse-names":false,"suffix":""},{"dropping-particle":"","family":"Qiao","given":"Xiaole","non-dropping-particle":"","parse-names":false,"suffix":""},{"dropping-particle":"","family":"Song","given":"Lin","non-dropping-particle":"","parse-names":false,"suffix":""}],"container-title":"Resources Policy","id":"ITEM-4","issue":"November 2018","issued":{"date-parts":[["2019"]]},"page":"664-673","publisher":"Elsevier Ltd","title":"Zombie firms in China's coal mining sector: Identification, transition determinants and policy implications","type":"article-journal","volume":"62"},"uris":["http://www.mendeley.com/documents/?uuid=cfe955cb-fabe-4fe2-bbef-eeaa4bf38afa"]},{"id":"ITEM-5","itemData":{"DOI":"10.1016/j.iref.2018.12.007","ISSN":"10590560","abstract":"Using a sample of privately owned listed firms in China, we document that firms’ political connections have a positive effect on their likelihood of becoming insolvent and inefficient (which we call zombies or zombie firms). The results are more pronounced for firms that are located in regions with extensive government intervention or weak institutional environment. In addition, for firms without political connections, the presence of zombie firms has larger negative spillover effects on the investment and productivity of healthy firms compared with zombie firms in the same industry. Curiously, such differential negative spillover effects are not observed for firms with political connections.","author":[{"dropping-particle":"","family":"He","given":"Qing","non-dropping-particle":"","parse-names":false,"suffix":""},{"dropping-particle":"","family":"Li","given":"Xiaoyang","non-dropping-particle":"","parse-names":false,"suffix":""},{"dropping-particle":"","family":"Zhu","given":"Wenyu","non-dropping-particle":"","parse-names":false,"suffix":""}],"container-title":"International Review of Economics and Finance","id":"ITEM-5","issue":"December 2018","issued":{"date-parts":[["2020"]]},"page":"1056-1070","publisher":"Elsevier Ltd","title":"Political connection and the walking dead: Evidence from China's privately owned firms","type":"article-journal","volume":"69"},"uris":["http://www.mendeley.com/documents/?uuid=316901db-2035-42f6-b903-fcf67ff1cabb"]},{"id":"ITEM-6","itemData":{"DOI":"10.1109/ICEIEC49280.2020.9152215","ISBN":"9781728163123","abstract":"Zombie enterprise portrait and classification is one of the urgent problems in the current society, which has important practical significance and research value. This paper presents an adaptive weighted Bagging integrated learning method, which integrates 5 regular models and 8 pattern recognition models. The weight of the base classifier in integrated learning can be adjusted adaptively according to the training process to reduce the subjectivity and limitation of the regular model as much as possible. The accuracy, precision and recall rate of the model are all up to 1.0 in the experiment. At the same time, the strategy of data cleaning and missing item completion for problem domain is proposed. The research methods and results proposed in this paper have certain reference significance for the study of zombie enterprise portrait and classification and its related fields.","author":[{"dropping-particle":"","family":"Dong","given":"Xiaorui","non-dropping-particle":"","parse-names":false,"suffix":""},{"dropping-particle":"","family":"Duan","given":"Hongke","non-dropping-particle":"","parse-names":false,"suffix":""},{"dropping-particle":"","family":"Wang","given":"Tianshuo","non-dropping-particle":"","parse-names":false,"suffix":""},{"dropping-particle":"","family":"Liu","given":"Qingqing","non-dropping-particle":"","parse-names":false,"suffix":""}],"container-title":"ICEIEC 2020 - Proceedings of 2020 IEEE 10th International Conference on Electronics Information and Emergency Communication","id":"ITEM-6","issued":{"date-parts":[["2020"]]},"page":"273-276","title":"An Adaptive Weighted Bagging Ensemble Learning Model for Zombie Enterprise Identification","type":"article-journal"},"uris":["http://www.mendeley.com/documents/?uuid=76affca1-951c-405b-8fb1-f06f96d43f37"]},{"id":"ITEM-7","itemData":{"DOI":"10.1016/j.pacfin.2020.101357","ISSN":"0927538X","abstract":"This paper examines the implication of top executive gender on the zombie likelihood of firms listed in China's stock market. Our investigation shows that an increase in female executive percentage can significantly reduce corporate risk and zombie likelihood. This reduction in zombie likelihood is mainly achieved by the financial supervision of the female CFOs, mainly through the channels of quality improvement in information disclosure as well as in corporate governance. By contrast, loans and subsidies from local governments and financial institutions do not improve the performance of listed companies but increase zombie likelihood. Female executives' previous appointments with government agencies and financial institutions increase zombie likelihood as well. The academic background of female executives does not affect zombie likelihood. These findings provide insights into the relationship between executive gender diversity and corporate governance. We provide policy recommendations to help address the issue of zombie firms in China.","author":[{"dropping-particle":"","family":"Fang","given":"Jianchun","non-dropping-particle":"","parse-names":false,"suffix":""},{"dropping-particle":"","family":"Gozgor","given":"Giray","non-dropping-particle":"","parse-names":false,"suffix":""},{"dropping-particle":"","family":"Lau","given":"Chi Keung Marco","non-dropping-particle":"","parse-names":false,"suffix":""},{"dropping-particle":"","family":"Wu","given":"Wanshan","non-dropping-particle":"","parse-names":false,"suffix":""},{"dropping-particle":"","family":"Yan","given":"Cheng","non-dropping-particle":"","parse-names":false,"suffix":""}],"container-title":"Pacific Basin Finance Journal","id":"ITEM-7","issue":"February","issued":{"date-parts":[["2020"]]},"page":"1-17","title":"Listed zombie firms and top executive gender: Evidence from an emerging market","type":"article-journal","volume":"62"},"uris":["http://www.mendeley.com/documents/?uuid=ff42332f-f8d1-4331-ba45-ac6dd1747a66"]}],"mendeley":{"formattedCitation":"(Dai et al., 2019; Dong et al., 2020; Fang et al., 2020; He et al., 2020; Lam et al., 2017b; Liu et al., 2019; Tan et al., 2016)","plainTextFormattedCitation":"(Dai et al., 2019; Dong et al., 2020; Fang et al., 2020; He et al., 2020; Lam et al., 2017b; Liu et al., 2019; Tan et al., 2016)","previouslyFormattedCitation":"(Dai et al., 2019; Dong et al., 2020; Fang et al., 2020; He et al., 2020; Lam et al., 2017b; Liu et al., 2019; Tan et al., 2016)"},"properties":{"noteIndex":0},"schema":"https://github.com/citation-style-language/schema/raw/master/csl-citation.json"}</w:instrText>
      </w:r>
      <w:r w:rsidRPr="00DC671C">
        <w:rPr>
          <w:rFonts w:ascii="Times New Roman" w:hAnsi="Times New Roman" w:cs="Times New Roman"/>
          <w:sz w:val="24"/>
          <w:szCs w:val="24"/>
        </w:rPr>
        <w:fldChar w:fldCharType="separate"/>
      </w:r>
      <w:r w:rsidR="009415CB" w:rsidRPr="009415CB">
        <w:rPr>
          <w:rFonts w:ascii="Times New Roman" w:hAnsi="Times New Roman" w:cs="Times New Roman"/>
          <w:noProof/>
          <w:sz w:val="24"/>
          <w:szCs w:val="24"/>
        </w:rPr>
        <w:t xml:space="preserve">(Dai </w:t>
      </w:r>
      <w:r w:rsidR="00A01770" w:rsidRPr="00A01770">
        <w:rPr>
          <w:rFonts w:ascii="Times New Roman" w:hAnsi="Times New Roman" w:cs="Times New Roman"/>
          <w:i/>
          <w:iCs/>
          <w:noProof/>
          <w:sz w:val="24"/>
          <w:szCs w:val="24"/>
        </w:rPr>
        <w:t>et al</w:t>
      </w:r>
      <w:r w:rsidR="009415CB" w:rsidRPr="009415CB">
        <w:rPr>
          <w:rFonts w:ascii="Times New Roman" w:hAnsi="Times New Roman" w:cs="Times New Roman"/>
          <w:noProof/>
          <w:sz w:val="24"/>
          <w:szCs w:val="24"/>
        </w:rPr>
        <w:t xml:space="preserve">., 2019; Dong </w:t>
      </w:r>
      <w:r w:rsidR="00A01770" w:rsidRPr="00A01770">
        <w:rPr>
          <w:rFonts w:ascii="Times New Roman" w:hAnsi="Times New Roman" w:cs="Times New Roman"/>
          <w:i/>
          <w:iCs/>
          <w:noProof/>
          <w:sz w:val="24"/>
          <w:szCs w:val="24"/>
        </w:rPr>
        <w:t>et al</w:t>
      </w:r>
      <w:r w:rsidR="009415CB" w:rsidRPr="009415CB">
        <w:rPr>
          <w:rFonts w:ascii="Times New Roman" w:hAnsi="Times New Roman" w:cs="Times New Roman"/>
          <w:noProof/>
          <w:sz w:val="24"/>
          <w:szCs w:val="24"/>
        </w:rPr>
        <w:t xml:space="preserve">., 2020; Fang </w:t>
      </w:r>
      <w:r w:rsidR="00A01770" w:rsidRPr="00A01770">
        <w:rPr>
          <w:rFonts w:ascii="Times New Roman" w:hAnsi="Times New Roman" w:cs="Times New Roman"/>
          <w:i/>
          <w:iCs/>
          <w:noProof/>
          <w:sz w:val="24"/>
          <w:szCs w:val="24"/>
        </w:rPr>
        <w:t>et al</w:t>
      </w:r>
      <w:r w:rsidR="009415CB" w:rsidRPr="009415CB">
        <w:rPr>
          <w:rFonts w:ascii="Times New Roman" w:hAnsi="Times New Roman" w:cs="Times New Roman"/>
          <w:noProof/>
          <w:sz w:val="24"/>
          <w:szCs w:val="24"/>
        </w:rPr>
        <w:t xml:space="preserve">., 2020; He </w:t>
      </w:r>
      <w:r w:rsidR="00A01770" w:rsidRPr="00A01770">
        <w:rPr>
          <w:rFonts w:ascii="Times New Roman" w:hAnsi="Times New Roman" w:cs="Times New Roman"/>
          <w:i/>
          <w:iCs/>
          <w:noProof/>
          <w:sz w:val="24"/>
          <w:szCs w:val="24"/>
        </w:rPr>
        <w:t>et al</w:t>
      </w:r>
      <w:r w:rsidR="009415CB" w:rsidRPr="009415CB">
        <w:rPr>
          <w:rFonts w:ascii="Times New Roman" w:hAnsi="Times New Roman" w:cs="Times New Roman"/>
          <w:noProof/>
          <w:sz w:val="24"/>
          <w:szCs w:val="24"/>
        </w:rPr>
        <w:t xml:space="preserve">., 2020; Lam </w:t>
      </w:r>
      <w:r w:rsidR="00A01770" w:rsidRPr="00A01770">
        <w:rPr>
          <w:rFonts w:ascii="Times New Roman" w:hAnsi="Times New Roman" w:cs="Times New Roman"/>
          <w:i/>
          <w:iCs/>
          <w:noProof/>
          <w:sz w:val="24"/>
          <w:szCs w:val="24"/>
        </w:rPr>
        <w:t>et al</w:t>
      </w:r>
      <w:r w:rsidR="009415CB" w:rsidRPr="009415CB">
        <w:rPr>
          <w:rFonts w:ascii="Times New Roman" w:hAnsi="Times New Roman" w:cs="Times New Roman"/>
          <w:noProof/>
          <w:sz w:val="24"/>
          <w:szCs w:val="24"/>
        </w:rPr>
        <w:t xml:space="preserve">., 2017b; Liu </w:t>
      </w:r>
      <w:r w:rsidR="00A01770" w:rsidRPr="00A01770">
        <w:rPr>
          <w:rFonts w:ascii="Times New Roman" w:hAnsi="Times New Roman" w:cs="Times New Roman"/>
          <w:i/>
          <w:iCs/>
          <w:noProof/>
          <w:sz w:val="24"/>
          <w:szCs w:val="24"/>
        </w:rPr>
        <w:t>et al</w:t>
      </w:r>
      <w:r w:rsidR="009415CB" w:rsidRPr="009415CB">
        <w:rPr>
          <w:rFonts w:ascii="Times New Roman" w:hAnsi="Times New Roman" w:cs="Times New Roman"/>
          <w:noProof/>
          <w:sz w:val="24"/>
          <w:szCs w:val="24"/>
        </w:rPr>
        <w:t xml:space="preserve">., 2019; Tan </w:t>
      </w:r>
      <w:r w:rsidR="00A01770" w:rsidRPr="00A01770">
        <w:rPr>
          <w:rFonts w:ascii="Times New Roman" w:hAnsi="Times New Roman" w:cs="Times New Roman"/>
          <w:i/>
          <w:iCs/>
          <w:noProof/>
          <w:sz w:val="24"/>
          <w:szCs w:val="24"/>
        </w:rPr>
        <w:t>et al</w:t>
      </w:r>
      <w:r w:rsidR="009415CB" w:rsidRPr="009415CB">
        <w:rPr>
          <w:rFonts w:ascii="Times New Roman" w:hAnsi="Times New Roman" w:cs="Times New Roman"/>
          <w:noProof/>
          <w:sz w:val="24"/>
          <w:szCs w:val="24"/>
        </w:rPr>
        <w:t>., 2016)</w:t>
      </w:r>
      <w:r w:rsidRPr="00DC671C">
        <w:rPr>
          <w:rFonts w:ascii="Times New Roman" w:hAnsi="Times New Roman" w:cs="Times New Roman"/>
          <w:sz w:val="24"/>
          <w:szCs w:val="24"/>
        </w:rPr>
        <w:fldChar w:fldCharType="end"/>
      </w:r>
      <w:r w:rsidRPr="00DC671C">
        <w:rPr>
          <w:rFonts w:ascii="Times New Roman" w:hAnsi="Times New Roman" w:cs="Times New Roman"/>
          <w:sz w:val="24"/>
          <w:szCs w:val="24"/>
        </w:rPr>
        <w:t xml:space="preserve">, Reino Unido </w:t>
      </w:r>
      <w:r w:rsidRPr="00DC671C">
        <w:rPr>
          <w:rFonts w:ascii="Times New Roman" w:hAnsi="Times New Roman" w:cs="Times New Roman"/>
          <w:sz w:val="24"/>
          <w:szCs w:val="24"/>
        </w:rPr>
        <w:fldChar w:fldCharType="begin" w:fldLock="1"/>
      </w:r>
      <w:r w:rsidRPr="00DC671C">
        <w:rPr>
          <w:rFonts w:ascii="Times New Roman" w:hAnsi="Times New Roman" w:cs="Times New Roman"/>
          <w:sz w:val="24"/>
          <w:szCs w:val="24"/>
        </w:rPr>
        <w:instrText>ADDIN CSL_CITATION {"citationItems":[{"id":"ITEM-1","itemData":{"author":[{"dropping-particle":"","family":"Papworth","given":"Tom","non-dropping-particle":"","parse-names":false,"suffix":""}],"id":"ITEM-1","issued":{"date-parts":[["2013"]]},"title":"The Trading Dead: The zombie firms plaguing Britain's economy, and what to do about them","type":"article-journal"},"uris":["http://www.mendeley.com/documents/?uuid=a8e8457e-33b4-4374-bc3a-d390105ae53e"]}],"mendeley":{"formattedCitation":"(Papworth, 2013)","plainTextFormattedCitation":"(Papworth, 2013)","previouslyFormattedCitation":"(Papworth, 2013)"},"properties":{"noteIndex":0},"schema":"https://github.com/citation-style-language/schema/raw/master/csl-citation.json"}</w:instrText>
      </w:r>
      <w:r w:rsidRPr="00DC671C">
        <w:rPr>
          <w:rFonts w:ascii="Times New Roman" w:hAnsi="Times New Roman" w:cs="Times New Roman"/>
          <w:sz w:val="24"/>
          <w:szCs w:val="24"/>
        </w:rPr>
        <w:fldChar w:fldCharType="separate"/>
      </w:r>
      <w:r w:rsidRPr="00DC671C">
        <w:rPr>
          <w:rFonts w:ascii="Times New Roman" w:hAnsi="Times New Roman" w:cs="Times New Roman"/>
          <w:noProof/>
          <w:sz w:val="24"/>
          <w:szCs w:val="24"/>
        </w:rPr>
        <w:t>(Papworth, 2013)</w:t>
      </w:r>
      <w:r w:rsidRPr="00DC671C">
        <w:rPr>
          <w:rFonts w:ascii="Times New Roman" w:hAnsi="Times New Roman" w:cs="Times New Roman"/>
          <w:sz w:val="24"/>
          <w:szCs w:val="24"/>
        </w:rPr>
        <w:fldChar w:fldCharType="end"/>
      </w:r>
      <w:r w:rsidRPr="00DC671C">
        <w:rPr>
          <w:rFonts w:ascii="Times New Roman" w:hAnsi="Times New Roman" w:cs="Times New Roman"/>
          <w:sz w:val="24"/>
          <w:szCs w:val="24"/>
        </w:rPr>
        <w:t xml:space="preserve">, España </w:t>
      </w:r>
      <w:r w:rsidRPr="00DC671C">
        <w:rPr>
          <w:rFonts w:ascii="Times New Roman" w:hAnsi="Times New Roman" w:cs="Times New Roman"/>
          <w:sz w:val="24"/>
          <w:szCs w:val="24"/>
        </w:rPr>
        <w:fldChar w:fldCharType="begin" w:fldLock="1"/>
      </w:r>
      <w:r w:rsidRPr="00DC671C">
        <w:rPr>
          <w:rFonts w:ascii="Times New Roman" w:hAnsi="Times New Roman" w:cs="Times New Roman"/>
          <w:sz w:val="24"/>
          <w:szCs w:val="24"/>
        </w:rPr>
        <w:instrText>ADDIN CSL_CITATION {"citationItems":[{"id":"ITEM-1","itemData":{"DOI":"10.1016/j.emj.2017.05.005","ISSN":"02632373","abstract":"This paper shows the existence of extreme types of zombie firm, i.e. companies with negative equity that continue to do business despite having lost their entire equity. We explain how these firms are measured and how the riskier ones are defined with different determinants. Using a Spanish sample from 2010 to 2014 an index called the EZIndex is developed that includes four dimensions of the extreme zombie problem: extension, contagion, recovery signs and immediacy. The paper contributes to zombie theory on the one hand by developing a method for ranking zombie firms based on risks and changes over time, and on the other hand by using a log-linear model to detect the riskiest corporate profiles out of all these risky firms. It demonstrates significant implications that need to be considered by the competent authorities not only in terms of their impact as a whole but also in regard to the particular profile of extreme zombie firms: they are less regulated, large and located in regions with large business fabrics.","author":[{"dropping-particle":"","family":"Urionabarrenetxea","given":"Sara","non-dropping-particle":"","parse-names":false,"suffix":""},{"dropping-particle":"","family":"Garcia-Merino","given":"Jose Domingo","non-dropping-particle":"","parse-names":false,"suffix":""},{"dropping-particle":"","family":"San-Jose","given":"Leire","non-dropping-particle":"","parse-names":false,"suffix":""},{"dropping-particle":"","family":"Retolaza","given":"Jose Luis","non-dropping-particle":"","parse-names":false,"suffix":""}],"container-title":"European Management Journal","id":"ITEM-1","issue":"3","issued":{"date-parts":[["2018"]]},"page":"408-420","publisher":"Elsevier Ltd","title":"Living with zombie companies: Do we know where the threat lies?","type":"article-journal","volume":"36"},"uris":["http://www.mendeley.com/documents/?uuid=a6966ab0-9317-40ac-93ff-b6d2a2b7b98b"]}],"mendeley":{"formattedCitation":"(Urionabarrenetxea et al., 2018)","plainTextFormattedCitation":"(Urionabarrenetxea et al., 2018)","previouslyFormattedCitation":"(Urionabarrenetxea et al., 2018)"},"properties":{"noteIndex":0},"schema":"https://github.com/citation-style-language/schema/raw/master/csl-citation.json"}</w:instrText>
      </w:r>
      <w:r w:rsidRPr="00DC671C">
        <w:rPr>
          <w:rFonts w:ascii="Times New Roman" w:hAnsi="Times New Roman" w:cs="Times New Roman"/>
          <w:sz w:val="24"/>
          <w:szCs w:val="24"/>
        </w:rPr>
        <w:fldChar w:fldCharType="separate"/>
      </w:r>
      <w:r w:rsidRPr="00DC671C">
        <w:rPr>
          <w:rFonts w:ascii="Times New Roman" w:hAnsi="Times New Roman" w:cs="Times New Roman"/>
          <w:noProof/>
          <w:sz w:val="24"/>
          <w:szCs w:val="24"/>
        </w:rPr>
        <w:t xml:space="preserve">(Urionabarrenetxea </w:t>
      </w:r>
      <w:r w:rsidR="00A01770" w:rsidRPr="00A01770">
        <w:rPr>
          <w:rFonts w:ascii="Times New Roman" w:hAnsi="Times New Roman" w:cs="Times New Roman"/>
          <w:i/>
          <w:iCs/>
          <w:noProof/>
          <w:sz w:val="24"/>
          <w:szCs w:val="24"/>
        </w:rPr>
        <w:t>et al</w:t>
      </w:r>
      <w:r w:rsidRPr="00DC671C">
        <w:rPr>
          <w:rFonts w:ascii="Times New Roman" w:hAnsi="Times New Roman" w:cs="Times New Roman"/>
          <w:noProof/>
          <w:sz w:val="24"/>
          <w:szCs w:val="24"/>
        </w:rPr>
        <w:t>., 2018)</w:t>
      </w:r>
      <w:r w:rsidRPr="00DC671C">
        <w:rPr>
          <w:rFonts w:ascii="Times New Roman" w:hAnsi="Times New Roman" w:cs="Times New Roman"/>
          <w:sz w:val="24"/>
          <w:szCs w:val="24"/>
        </w:rPr>
        <w:fldChar w:fldCharType="end"/>
      </w:r>
      <w:r w:rsidRPr="00DC671C">
        <w:rPr>
          <w:rFonts w:ascii="Times New Roman" w:hAnsi="Times New Roman" w:cs="Times New Roman"/>
          <w:sz w:val="24"/>
          <w:szCs w:val="24"/>
        </w:rPr>
        <w:t>, y en otros países europeos</w:t>
      </w:r>
      <w:r w:rsidR="00515373">
        <w:rPr>
          <w:rFonts w:ascii="Times New Roman" w:hAnsi="Times New Roman" w:cs="Times New Roman"/>
          <w:sz w:val="24"/>
          <w:szCs w:val="24"/>
        </w:rPr>
        <w:t xml:space="preserve"> como: República Checa </w:t>
      </w:r>
      <w:r w:rsidR="00515373">
        <w:rPr>
          <w:rFonts w:ascii="Times New Roman" w:hAnsi="Times New Roman" w:cs="Times New Roman"/>
          <w:sz w:val="24"/>
          <w:szCs w:val="24"/>
        </w:rPr>
        <w:fldChar w:fldCharType="begin" w:fldLock="1"/>
      </w:r>
      <w:r w:rsidR="00360331">
        <w:rPr>
          <w:rFonts w:ascii="Times New Roman" w:hAnsi="Times New Roman" w:cs="Times New Roman"/>
          <w:sz w:val="24"/>
          <w:szCs w:val="24"/>
        </w:rPr>
        <w:instrText>ADDIN CSL_CITATION {"citationItems":[{"id":"ITEM-1","itemData":{"DOI":"10.1080/00472778.2019.1696100","ISSN":"1540627X","abstract":"Inefficient and uncompetitive companies operating in the economy are a significant impediment to sustainable economic growth. This article contributes to the knowledge on so-called zombie firms. Using a Czech sample from 2003 to 2015, this research detected zombie firms and firms with negative equity, and investigated the process of zombie firms’ genesis and symptoms appearing in financial management before the company became a zombie. The results show that zombie firms are most often located in metropolitan areas, they are smaller companies, and most likely they are middle-aged companies. Negative development of firm financial performance significantly increases probability to become a zombie firm.","author":[{"dropping-particle":"","family":"Blažková","given":"Ivana","non-dropping-particle":"","parse-names":false,"suffix":""},{"dropping-particle":"","family":"Dvouletý","given":"Ondřej","non-dropping-particle":"","parse-names":false,"suffix":""}],"container-title":"Journal of Small Business Management","id":"ITEM-1","issued":{"date-parts":[["2020"]]},"publisher":"Routledge","title":"Zombies: Who are they and how do firms become zombies?","type":"article-journal","volume":"2778"},"uris":["http://www.mendeley.com/documents/?uuid=b5f3339c-5155-4c4e-ad9d-b705721c4243"]}],"mendeley":{"formattedCitation":"(Blažková &amp; Dvouletý, 2020)","plainTextFormattedCitation":"(Blažková &amp; Dvouletý, 2020)","previouslyFormattedCitation":"(Blažková &amp; Dvouletý, 2020)"},"properties":{"noteIndex":0},"schema":"https://github.com/citation-style-language/schema/raw/master/csl-citation.json"}</w:instrText>
      </w:r>
      <w:r w:rsidR="00515373">
        <w:rPr>
          <w:rFonts w:ascii="Times New Roman" w:hAnsi="Times New Roman" w:cs="Times New Roman"/>
          <w:sz w:val="24"/>
          <w:szCs w:val="24"/>
        </w:rPr>
        <w:fldChar w:fldCharType="separate"/>
      </w:r>
      <w:r w:rsidR="00515373" w:rsidRPr="00515373">
        <w:rPr>
          <w:rFonts w:ascii="Times New Roman" w:hAnsi="Times New Roman" w:cs="Times New Roman"/>
          <w:noProof/>
          <w:sz w:val="24"/>
          <w:szCs w:val="24"/>
        </w:rPr>
        <w:t>(Blažková &amp; Dvouletý, 2020)</w:t>
      </w:r>
      <w:r w:rsidR="00515373">
        <w:rPr>
          <w:rFonts w:ascii="Times New Roman" w:hAnsi="Times New Roman" w:cs="Times New Roman"/>
          <w:sz w:val="24"/>
          <w:szCs w:val="24"/>
        </w:rPr>
        <w:fldChar w:fldCharType="end"/>
      </w:r>
      <w:r w:rsidR="00360331">
        <w:rPr>
          <w:rFonts w:ascii="Times New Roman" w:hAnsi="Times New Roman" w:cs="Times New Roman"/>
          <w:sz w:val="24"/>
          <w:szCs w:val="24"/>
        </w:rPr>
        <w:t xml:space="preserve">, Portugal </w:t>
      </w:r>
      <w:r w:rsidR="00360331">
        <w:rPr>
          <w:rFonts w:ascii="Times New Roman" w:hAnsi="Times New Roman" w:cs="Times New Roman"/>
          <w:sz w:val="24"/>
          <w:szCs w:val="24"/>
        </w:rPr>
        <w:fldChar w:fldCharType="begin" w:fldLock="1"/>
      </w:r>
      <w:r w:rsidR="00360331">
        <w:rPr>
          <w:rFonts w:ascii="Times New Roman" w:hAnsi="Times New Roman" w:cs="Times New Roman"/>
          <w:sz w:val="24"/>
          <w:szCs w:val="24"/>
        </w:rPr>
        <w:instrText>ADDIN CSL_CITATION {"citationItems":[{"id":"ITEM-1","itemData":{"DOI":"10.1007/s11187-021-00483-8","ISSN":"15730913","abstract":"The resources sunk in zombie firms have risen over the last two decades, hampering productivity growth in developed economies. In this paper, we examine the recovery and exit of zombie firms among small- and medium-sized enterprises (SME), as well as the determinants of these transitions. To our knowledge, this is the first study on the determinants of the probability of a zombie recovering or exiting in a European context. The study also contributes to the discussion of the definition of zombie firms. Based on a panel of Portuguese manufacturing and services firms covering the 2004–2017 period, we do find a widespread presence of zombies. As expected, they are relatively less productive than non-zombies, while the probability of transition into recovery and exit is relatively low, which we interpret as evidence in favour of the presence of high barriers to firm mobility. In turn, the regression results show that downsizing and restructuring, as well as debt restructuring, are crucial in enhancing recovery of zombie firms. These are non-trivial results from the perspective of managers and policy makers. We performed several exercises using alternative definitions of zombie firms and estimation techniques and found that our findings are robust. Plain English Summary A 1% decline in the share of highly indebted and unprofitable firms (i.e. zombies) is estimated to increase the average labour productivity by 3.1 percent. Recovery of zombies in particular can be enhanced by downsizing and restructuring. Based on a very large panel of Portuguese small- and medium-sized manufacturing and services firms, covering the 2004–2017 period, we do find a widespread presence of zombie firms. Moreover, the chance of these firms to recover or exit is relatively low, an evidence of the presence of high barriers to firm mobility and resource misallocation. Our results have important managerial and policy implications: (1) a coordinated and holistic restructuring strategy (technological, operational and debt-related) is crucial to increase the likelihood of recovery of weak companies; (2) governments should formulate an adequate institutional framework in order to strengthen the selection of zombie firms, namely by designing more reallocation-friendly insolvency regimes and discouraging creditors to refinance unviable firms.","author":[{"dropping-particle":"","family":"Carreira","given":"Carlos","non-dropping-particle":"","parse-names":false,"suffix":""},{"dropping-particle":"","family":"Teixeira","given":"Paulino","non-dropping-particle":"","parse-names":false,"suffix":""},{"dropping-particle":"","family":"Nieto-Carrillo","given":"Ernesto","non-dropping-particle":"","parse-names":false,"suffix":""}],"container-title":"Small Business Economics","id":"ITEM-1","issued":{"date-parts":[["2021"]]},"title":"Recovery and exit of zombie firms in Portugal","type":"article-journal"},"uris":["http://www.mendeley.com/documents/?uuid=9d3d378a-5e53-4738-9b38-024f9b9d6696"]}],"mendeley":{"formattedCitation":"(Carreira et al., 2021)","plainTextFormattedCitation":"(Carreira et al., 2021)","previouslyFormattedCitation":"(Carreira et al., 2021)"},"properties":{"noteIndex":0},"schema":"https://github.com/citation-style-language/schema/raw/master/csl-citation.json"}</w:instrText>
      </w:r>
      <w:r w:rsidR="00360331">
        <w:rPr>
          <w:rFonts w:ascii="Times New Roman" w:hAnsi="Times New Roman" w:cs="Times New Roman"/>
          <w:sz w:val="24"/>
          <w:szCs w:val="24"/>
        </w:rPr>
        <w:fldChar w:fldCharType="separate"/>
      </w:r>
      <w:r w:rsidR="00360331" w:rsidRPr="00360331">
        <w:rPr>
          <w:rFonts w:ascii="Times New Roman" w:hAnsi="Times New Roman" w:cs="Times New Roman"/>
          <w:noProof/>
          <w:sz w:val="24"/>
          <w:szCs w:val="24"/>
        </w:rPr>
        <w:t>(Carreira et al., 2021)</w:t>
      </w:r>
      <w:r w:rsidR="00360331">
        <w:rPr>
          <w:rFonts w:ascii="Times New Roman" w:hAnsi="Times New Roman" w:cs="Times New Roman"/>
          <w:sz w:val="24"/>
          <w:szCs w:val="24"/>
        </w:rPr>
        <w:fldChar w:fldCharType="end"/>
      </w:r>
      <w:r w:rsidR="00360331">
        <w:rPr>
          <w:rFonts w:ascii="Times New Roman" w:hAnsi="Times New Roman" w:cs="Times New Roman"/>
          <w:sz w:val="24"/>
          <w:szCs w:val="24"/>
        </w:rPr>
        <w:t xml:space="preserve"> y Finlandia </w:t>
      </w:r>
      <w:r w:rsidR="00360331">
        <w:rPr>
          <w:rFonts w:ascii="Times New Roman" w:hAnsi="Times New Roman" w:cs="Times New Roman"/>
          <w:sz w:val="24"/>
          <w:szCs w:val="24"/>
        </w:rPr>
        <w:fldChar w:fldCharType="begin" w:fldLock="1"/>
      </w:r>
      <w:r w:rsidR="00360331">
        <w:rPr>
          <w:rFonts w:ascii="Times New Roman" w:hAnsi="Times New Roman" w:cs="Times New Roman"/>
          <w:sz w:val="24"/>
          <w:szCs w:val="24"/>
        </w:rPr>
        <w:instrText>ADDIN CSL_CITATION {"citationItems":[{"id":"ITEM-1","itemData":{"ISBN":"9789523233287","author":[{"dropping-particle":"","family":"Nurmi","given":"Satu","non-dropping-particle":"","parse-names":false,"suffix":""},{"dropping-particle":"","family":"Vanhala","given":"Juuso","non-dropping-particle":"","parse-names":false,"suffix":""},{"dropping-particle":"","family":"Virén","given":"Matti","non-dropping-particle":"","parse-names":false,"suffix":""}],"id":"ITEM-1","issue":"May","issued":{"date-parts":[["2020"]]},"title":"Bank of Finland Research Discussion Papers 8 • 2020 The life and death of zombies-evidence from government subsidies to firms Bank of Finland Research","type":"book"},"uris":["http://www.mendeley.com/documents/?uuid=d85fe761-2a88-493a-9669-a311449bf992"]}],"mendeley":{"formattedCitation":"(Nurmi et al., 2020)","plainTextFormattedCitation":"(Nurmi et al., 2020)"},"properties":{"noteIndex":0},"schema":"https://github.com/citation-style-language/schema/raw/master/csl-citation.json"}</w:instrText>
      </w:r>
      <w:r w:rsidR="00360331">
        <w:rPr>
          <w:rFonts w:ascii="Times New Roman" w:hAnsi="Times New Roman" w:cs="Times New Roman"/>
          <w:sz w:val="24"/>
          <w:szCs w:val="24"/>
        </w:rPr>
        <w:fldChar w:fldCharType="separate"/>
      </w:r>
      <w:r w:rsidR="00360331" w:rsidRPr="00360331">
        <w:rPr>
          <w:rFonts w:ascii="Times New Roman" w:hAnsi="Times New Roman" w:cs="Times New Roman"/>
          <w:noProof/>
          <w:sz w:val="24"/>
          <w:szCs w:val="24"/>
        </w:rPr>
        <w:t>(Nurmi et al., 2020)</w:t>
      </w:r>
      <w:r w:rsidR="00360331">
        <w:rPr>
          <w:rFonts w:ascii="Times New Roman" w:hAnsi="Times New Roman" w:cs="Times New Roman"/>
          <w:sz w:val="24"/>
          <w:szCs w:val="24"/>
        </w:rPr>
        <w:fldChar w:fldCharType="end"/>
      </w:r>
      <w:r w:rsidRPr="00DC671C">
        <w:rPr>
          <w:rFonts w:ascii="Times New Roman" w:hAnsi="Times New Roman" w:cs="Times New Roman"/>
          <w:sz w:val="24"/>
          <w:szCs w:val="24"/>
        </w:rPr>
        <w:t>.</w:t>
      </w:r>
    </w:p>
    <w:p w14:paraId="2F1DF2CE" w14:textId="3105C3AF" w:rsidR="00D8231C" w:rsidRPr="00DC671C" w:rsidRDefault="00E976A5" w:rsidP="009F3E15">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En</w:t>
      </w:r>
      <w:r w:rsidR="00DA64DE">
        <w:rPr>
          <w:rFonts w:ascii="Times New Roman" w:hAnsi="Times New Roman" w:cs="Times New Roman"/>
          <w:sz w:val="24"/>
          <w:szCs w:val="24"/>
        </w:rPr>
        <w:t xml:space="preserve"> la revisión </w:t>
      </w:r>
      <w:r w:rsidR="00D8231C" w:rsidRPr="00DC671C">
        <w:rPr>
          <w:rFonts w:ascii="Times New Roman" w:hAnsi="Times New Roman" w:cs="Times New Roman"/>
          <w:sz w:val="24"/>
          <w:szCs w:val="24"/>
        </w:rPr>
        <w:t>de la literatura</w:t>
      </w:r>
      <w:r w:rsidR="003E322C" w:rsidRPr="00DC671C">
        <w:rPr>
          <w:rFonts w:ascii="Times New Roman" w:hAnsi="Times New Roman" w:cs="Times New Roman"/>
          <w:sz w:val="24"/>
          <w:szCs w:val="24"/>
        </w:rPr>
        <w:t xml:space="preserve"> </w:t>
      </w:r>
      <w:r w:rsidR="00DA64DE">
        <w:rPr>
          <w:rFonts w:ascii="Times New Roman" w:hAnsi="Times New Roman" w:cs="Times New Roman"/>
          <w:sz w:val="24"/>
          <w:szCs w:val="24"/>
        </w:rPr>
        <w:t>centrada en esta temática</w:t>
      </w:r>
      <w:r>
        <w:rPr>
          <w:rFonts w:ascii="Times New Roman" w:hAnsi="Times New Roman" w:cs="Times New Roman"/>
          <w:sz w:val="24"/>
          <w:szCs w:val="24"/>
        </w:rPr>
        <w:t xml:space="preserve"> realizada</w:t>
      </w:r>
      <w:r w:rsidR="00D8231C" w:rsidRPr="00DC671C">
        <w:rPr>
          <w:rFonts w:ascii="Times New Roman" w:hAnsi="Times New Roman" w:cs="Times New Roman"/>
          <w:sz w:val="24"/>
          <w:szCs w:val="24"/>
        </w:rPr>
        <w:t xml:space="preserve">, no </w:t>
      </w:r>
      <w:r>
        <w:rPr>
          <w:rFonts w:ascii="Times New Roman" w:hAnsi="Times New Roman" w:cs="Times New Roman"/>
          <w:sz w:val="24"/>
          <w:szCs w:val="24"/>
        </w:rPr>
        <w:t>se ha encontrado</w:t>
      </w:r>
      <w:r w:rsidRPr="00DC671C">
        <w:rPr>
          <w:rFonts w:ascii="Times New Roman" w:hAnsi="Times New Roman" w:cs="Times New Roman"/>
          <w:sz w:val="24"/>
          <w:szCs w:val="24"/>
        </w:rPr>
        <w:t xml:space="preserve"> </w:t>
      </w:r>
      <w:r w:rsidR="00D8231C" w:rsidRPr="00DC671C">
        <w:rPr>
          <w:rFonts w:ascii="Times New Roman" w:hAnsi="Times New Roman" w:cs="Times New Roman"/>
          <w:sz w:val="24"/>
          <w:szCs w:val="24"/>
        </w:rPr>
        <w:t xml:space="preserve">una única definición </w:t>
      </w:r>
      <w:r>
        <w:rPr>
          <w:rFonts w:ascii="Times New Roman" w:hAnsi="Times New Roman" w:cs="Times New Roman"/>
          <w:sz w:val="24"/>
          <w:szCs w:val="24"/>
        </w:rPr>
        <w:t xml:space="preserve">de consenso </w:t>
      </w:r>
      <w:r w:rsidR="00D8231C" w:rsidRPr="00DC671C">
        <w:rPr>
          <w:rFonts w:ascii="Times New Roman" w:hAnsi="Times New Roman" w:cs="Times New Roman"/>
          <w:sz w:val="24"/>
          <w:szCs w:val="24"/>
        </w:rPr>
        <w:t xml:space="preserve">que </w:t>
      </w:r>
      <w:r w:rsidR="003E322C" w:rsidRPr="00DC671C">
        <w:rPr>
          <w:rFonts w:ascii="Times New Roman" w:hAnsi="Times New Roman" w:cs="Times New Roman"/>
          <w:sz w:val="24"/>
          <w:szCs w:val="24"/>
        </w:rPr>
        <w:t xml:space="preserve">las </w:t>
      </w:r>
      <w:r>
        <w:rPr>
          <w:rFonts w:ascii="Times New Roman" w:hAnsi="Times New Roman" w:cs="Times New Roman"/>
          <w:sz w:val="24"/>
          <w:szCs w:val="24"/>
        </w:rPr>
        <w:t>identifique. En este sentido</w:t>
      </w:r>
      <w:r w:rsidR="00DA64DE">
        <w:rPr>
          <w:rFonts w:ascii="Times New Roman" w:hAnsi="Times New Roman" w:cs="Times New Roman"/>
          <w:sz w:val="24"/>
          <w:szCs w:val="24"/>
        </w:rPr>
        <w:t>,</w:t>
      </w:r>
      <w:r w:rsidR="00D8231C" w:rsidRPr="00DC671C">
        <w:rPr>
          <w:rFonts w:ascii="Times New Roman" w:hAnsi="Times New Roman" w:cs="Times New Roman"/>
          <w:sz w:val="24"/>
          <w:szCs w:val="24"/>
        </w:rPr>
        <w:t xml:space="preserve"> que son varios los autores </w:t>
      </w:r>
      <w:r w:rsidR="00D8231C" w:rsidRPr="00DC671C">
        <w:rPr>
          <w:rFonts w:ascii="Times New Roman" w:hAnsi="Times New Roman" w:cs="Times New Roman"/>
          <w:sz w:val="24"/>
          <w:szCs w:val="24"/>
        </w:rPr>
        <w:fldChar w:fldCharType="begin" w:fldLock="1"/>
      </w:r>
      <w:r w:rsidR="005D3EFF" w:rsidRPr="00DC671C">
        <w:rPr>
          <w:rFonts w:ascii="Times New Roman" w:hAnsi="Times New Roman" w:cs="Times New Roman"/>
          <w:sz w:val="24"/>
          <w:szCs w:val="24"/>
        </w:rPr>
        <w:instrText>ADDIN CSL_CITATION {"citationItems":[{"id":"ITEM-1","itemData":{"DOI":"10.1111/j.1468-5876.2006.00354.x","ISSN":"13524739","abstract":"Zombie firms are those firms that are insolvent and have little hope of recovery but avoid failure thanks to support from their banks. This paper identifies zombie firms in Japan, and compares the characteristics of zombies to other firms. Zombie firms are found to be less profitable, more indebted, more dependent on their main banks, more likely to be found in non-manufacturing industries and more often located outside large metropolitan areas. Overall, larger size makes the firm less likely to be a zombie, but among small firms, relatively larger firms are more likely to be protected and become zombies. Controlling for profitability, the exit probability for zombie firms does not differ from that for non-zombies. Zombie firms tend to increase employment by more (but do not reduce employment by more) than non-zombies. Finally, when the proportion of zombie firms in an industry increases, job creation declines and job destruction increases, and the effects are stronger for non-zombies. © 2006 Japanese Economic Association.","author":[{"dropping-particle":"","family":"Hoshi","given":"Takeo","non-dropping-particle":"","parse-names":false,"suffix":""}],"container-title":"Japanese Economic Review","id":"ITEM-1","issue":"1","issued":{"date-parts":[["2006"]]},"page":"30-49","title":"Economics of the living dead","type":"article-journal","volume":"57"},"uris":["http://www.mendeley.com/documents/?uuid=ba8d9490-5d9e-4b9c-a993-1dac5de2f64d"]},{"id":"ITEM-2","itemData":{"DOI":"10.1257/aer.98.5.1943","ISSN":"00028282","abstract":"Large Japanese banks often engaged in sham loan restructurings that kept credit flowing to otherwise insolvent borrowers (which we call zombies). We examine the implications of suppressing the normal competitive process whereby the zombies would shed workers and lose market share. The congestion created by the zombies reduces the profits for healthy firms, which discourages their entry and investment. We confirm that zombie-dominated industries exhibit more depressed job creation and destruction, and lower productivity. We present firm-level regressions showing that the increase in zombies depressed the investment and employment growth of non-zombies and widened the productivity gap between zombies and non-zombies.","author":[{"dropping-particle":"","family":"Caballero","given":"Ricardo J.","non-dropping-particle":"","parse-names":false,"suffix":""},{"dropping-particle":"","family":"Hoshi","given":"Takeo","non-dropping-particle":"","parse-names":false,"suffix":""},{"dropping-particle":"","family":"Kashyap","given":"Anil K.","non-dropping-particle":"","parse-names":false,"suffix":""}],"container-title":"American Economic Review","id":"ITEM-2","issue":"5","issued":{"date-parts":[["2008"]]},"page":"1943-1977","title":"Zombie lending and depressed restructuring in Japan","type":"article-journal","volume":"98"},"uris":["http://www.mendeley.com/documents/?uuid=a7322291-a26a-44b0-94fe-b6f491d379aa"]},{"id":"ITEM-3","itemData":{"DOI":"10.1162/ASEP_a_00474","ISSN":"15360083","abstract":"From a data set of Chinese firms in the 200507 period, we find that government investment boosted the performance of zombie firms and crowded out the growth of private firms; we also found that the higher the concentration of state banks (and of state-owned enterprises), the more conducive is the environment for nurturing zombie firms. With the exit of zombie firms, (a) the industrial output growth rate would be higher by 2.12 percentage points, (b) the capital accumulation rate would be higher by 1.4 percentage points, (c) the employment growth rate would be higher by 0.84 percentage points, and (d) the rate total factor productivity growth would be higher by 1.06 percentage points. Our results support a radical change in the way that government investment has been carried out, and support comprehensive reform of the state sector, but they do not necessarily argue against government investment in large infrastructure projects and strategically-critical areas.","author":[{"dropping-particle":"","family":"Tan","given":"Yuyan","non-dropping-particle":"","parse-names":false,"suffix":""},{"dropping-particle":"","family":"Huang","given":"Yiping","non-dropping-particle":"","parse-names":false,"suffix":""},{"dropping-particle":"","family":"Woo","given":"Wing Thye","non-dropping-particle":"","parse-names":false,"suffix":""}],"container-title":"Asian Economic Papers","id":"ITEM-3","issue":"3","issued":{"date-parts":[["2016"]]},"page":"32-55","title":"Zombie Firms and the Crowding-Out of Private Investment in China","type":"article-journal","volume":"15"},"uris":["http://www.mendeley.com/documents/?uuid=28848fe6-35ba-44ee-ba54-bf27482db435"]},{"id":"ITEM-4","itemData":{"DOI":"10.1016/j.emj.2017.05.005","ISSN":"02632373","abstract":"This paper shows the existence of extreme types of zombie firm, i.e. companies with negative equity that continue to do business despite having lost their entire equity. We explain how these firms are measured and how the riskier ones are defined with different determinants. Using a Spanish sample from 2010 to 2014 an index called the EZIndex is developed that includes four dimensions of the extreme zombie problem: extension, contagion, recovery signs and immediacy. The paper contributes to zombie theory on the one hand by developing a method for ranking zombie firms based on risks and changes over time, and on the other hand by using a log-linear model to detect the riskiest corporate profiles out of all these risky firms. It demonstrates significant implications that need to be considered by the competent authorities not only in terms of their impact as a whole but also in regard to the particular profile of extreme zombie firms: they are less regulated, large and located in regions with large business fabrics.","author":[{"dropping-particle":"","family":"Urionabarrenetxea","given":"Sara","non-dropping-particle":"","parse-names":false,"suffix":""},{"dropping-particle":"","family":"Garcia-Merino","given":"Jose Domingo","non-dropping-particle":"","parse-names":false,"suffix":""},{"dropping-particle":"","family":"San-Jose","given":"Leire","non-dropping-particle":"","parse-names":false,"suffix":""},{"dropping-particle":"","family":"Retolaza","given":"Jose Luis","non-dropping-particle":"","parse-names":false,"suffix":""}],"container-title":"European Management Journal","id":"ITEM-4","issue":"3","issued":{"date-parts":[["2018"]]},"page":"408-420","publisher":"Elsevier Ltd","title":"Living with zombie companies: Do we know where the threat lies?","type":"article-journal","volume":"36"},"uris":["http://www.mendeley.com/documents/?uuid=a6966ab0-9317-40ac-93ff-b6d2a2b7b98b"]},{"id":"ITEM-5","itemData":{"DOI":"10.1111/j.1465-7287.1987.tb00247.x","ISSN":"14657287","abstract":"This paper portrays Federal Savings and Loan Insurance Corporation (FSLIC) forbearance and congressional unwillingness to increase the FSLIC's human or capital resources to the size necessary to handle developing economic insolvencies as a joint policy crime that has served to bifurcate the savings and loan industry into the living and the living dead. As agents for the taxpayer, Congress and the FSLIC have assumed too much discretion and have chosen to exercise that discretion myopically. An agent has a duty to represent its principal's economic interests more effectively than this. The FSLIC's policy touchstone should be to negotiate and enforce the same kind of covenant provisions that a prudent private guarantor would require. Copyright © 1987, Wiley Blackwell. All rights reserved","author":[{"dropping-particle":"","family":"KANE","given":"EDWARD J.","non-dropping-particle":"","parse-names":false,"suffix":""}],"container-title":"Contemporary Economic Policy","id":"ITEM-5","issue":"1","issued":{"date-parts":[["1987"]]},"page":"77-83","title":"DANGERS OF CAPITAL FORBEARANCE: THE CASE OF THE FSLIC AND “ZOMBIE” S&amp;Ls","type":"article-journal","volume":"5"},"uris":["http://www.mendeley.com/documents/?uuid=83e8a615-acd5-437d-930d-9b9d62b2c899"]}],"mendeley":{"formattedCitation":"(Caballero et al., 2008; Hoshi, 2006; KANE, 1987; Tan et al., 2016; Urionabarrenetxea et al., 2018)","manualFormatting":"(e.g. Caballero et al., 2008; Hoshi, 2006; Kane, 1987; Tan et al., 2016; Urionabarrenetxea et al., 2018)","plainTextFormattedCitation":"(Caballero et al., 2008; Hoshi, 2006; KANE, 1987; Tan et al., 2016; Urionabarrenetxea et al., 2018)","previouslyFormattedCitation":"(Caballero et al., 2008; Hoshi, 2006; KANE, 1987; Tan et al., 2016; Urionabarrenetxea et al., 2018)"},"properties":{"noteIndex":0},"schema":"https://github.com/citation-style-language/schema/raw/master/csl-citation.json"}</w:instrText>
      </w:r>
      <w:r w:rsidR="00D8231C" w:rsidRPr="00DC671C">
        <w:rPr>
          <w:rFonts w:ascii="Times New Roman" w:hAnsi="Times New Roman" w:cs="Times New Roman"/>
          <w:sz w:val="24"/>
          <w:szCs w:val="24"/>
        </w:rPr>
        <w:fldChar w:fldCharType="separate"/>
      </w:r>
      <w:r w:rsidR="00D8231C" w:rsidRPr="00DC671C">
        <w:rPr>
          <w:rFonts w:ascii="Times New Roman" w:hAnsi="Times New Roman" w:cs="Times New Roman"/>
          <w:noProof/>
          <w:sz w:val="24"/>
          <w:szCs w:val="24"/>
        </w:rPr>
        <w:t>(</w:t>
      </w:r>
      <w:r w:rsidR="00D8231C" w:rsidRPr="00DC671C">
        <w:rPr>
          <w:rFonts w:ascii="Times New Roman" w:hAnsi="Times New Roman" w:cs="Times New Roman"/>
          <w:i/>
          <w:iCs/>
          <w:noProof/>
          <w:sz w:val="24"/>
          <w:szCs w:val="24"/>
        </w:rPr>
        <w:t>e.g.</w:t>
      </w:r>
      <w:r w:rsidR="00D8231C" w:rsidRPr="00DC671C">
        <w:rPr>
          <w:rFonts w:ascii="Times New Roman" w:hAnsi="Times New Roman" w:cs="Times New Roman"/>
          <w:noProof/>
          <w:sz w:val="24"/>
          <w:szCs w:val="24"/>
        </w:rPr>
        <w:t xml:space="preserve"> Caballero </w:t>
      </w:r>
      <w:r w:rsidR="00A01770" w:rsidRPr="00A01770">
        <w:rPr>
          <w:rFonts w:ascii="Times New Roman" w:hAnsi="Times New Roman" w:cs="Times New Roman"/>
          <w:i/>
          <w:iCs/>
          <w:noProof/>
          <w:sz w:val="24"/>
          <w:szCs w:val="24"/>
        </w:rPr>
        <w:t>et al</w:t>
      </w:r>
      <w:r w:rsidR="00D8231C" w:rsidRPr="00DC671C">
        <w:rPr>
          <w:rFonts w:ascii="Times New Roman" w:hAnsi="Times New Roman" w:cs="Times New Roman"/>
          <w:noProof/>
          <w:sz w:val="24"/>
          <w:szCs w:val="24"/>
        </w:rPr>
        <w:t xml:space="preserve">., 2008; Hoshi, 2006; </w:t>
      </w:r>
      <w:r w:rsidR="005D3EFF" w:rsidRPr="00DC671C">
        <w:rPr>
          <w:rFonts w:ascii="Times New Roman" w:hAnsi="Times New Roman" w:cs="Times New Roman"/>
          <w:noProof/>
          <w:sz w:val="24"/>
          <w:szCs w:val="24"/>
        </w:rPr>
        <w:t>Kane</w:t>
      </w:r>
      <w:r w:rsidR="00D8231C" w:rsidRPr="00DC671C">
        <w:rPr>
          <w:rFonts w:ascii="Times New Roman" w:hAnsi="Times New Roman" w:cs="Times New Roman"/>
          <w:noProof/>
          <w:sz w:val="24"/>
          <w:szCs w:val="24"/>
        </w:rPr>
        <w:t xml:space="preserve">, 1987; Tan </w:t>
      </w:r>
      <w:r w:rsidR="00A01770" w:rsidRPr="00A01770">
        <w:rPr>
          <w:rFonts w:ascii="Times New Roman" w:hAnsi="Times New Roman" w:cs="Times New Roman"/>
          <w:i/>
          <w:iCs/>
          <w:noProof/>
          <w:sz w:val="24"/>
          <w:szCs w:val="24"/>
        </w:rPr>
        <w:t>et al</w:t>
      </w:r>
      <w:r w:rsidR="00D8231C" w:rsidRPr="00DC671C">
        <w:rPr>
          <w:rFonts w:ascii="Times New Roman" w:hAnsi="Times New Roman" w:cs="Times New Roman"/>
          <w:noProof/>
          <w:sz w:val="24"/>
          <w:szCs w:val="24"/>
        </w:rPr>
        <w:t xml:space="preserve">., 2016; Urionabarrenetxea </w:t>
      </w:r>
      <w:r w:rsidR="00A01770" w:rsidRPr="00A01770">
        <w:rPr>
          <w:rFonts w:ascii="Times New Roman" w:hAnsi="Times New Roman" w:cs="Times New Roman"/>
          <w:i/>
          <w:iCs/>
          <w:noProof/>
          <w:sz w:val="24"/>
          <w:szCs w:val="24"/>
        </w:rPr>
        <w:t>et al</w:t>
      </w:r>
      <w:r w:rsidR="00D8231C" w:rsidRPr="00DC671C">
        <w:rPr>
          <w:rFonts w:ascii="Times New Roman" w:hAnsi="Times New Roman" w:cs="Times New Roman"/>
          <w:noProof/>
          <w:sz w:val="24"/>
          <w:szCs w:val="24"/>
        </w:rPr>
        <w:t>., 2018)</w:t>
      </w:r>
      <w:r w:rsidR="00D8231C" w:rsidRPr="00DC671C">
        <w:rPr>
          <w:rFonts w:ascii="Times New Roman" w:hAnsi="Times New Roman" w:cs="Times New Roman"/>
          <w:sz w:val="24"/>
          <w:szCs w:val="24"/>
        </w:rPr>
        <w:fldChar w:fldCharType="end"/>
      </w:r>
      <w:r w:rsidR="00D8231C" w:rsidRPr="00DC671C">
        <w:rPr>
          <w:rFonts w:ascii="Times New Roman" w:hAnsi="Times New Roman" w:cs="Times New Roman"/>
          <w:sz w:val="24"/>
          <w:szCs w:val="24"/>
        </w:rPr>
        <w:t xml:space="preserve">, </w:t>
      </w:r>
      <w:r>
        <w:rPr>
          <w:rFonts w:ascii="Times New Roman" w:hAnsi="Times New Roman" w:cs="Times New Roman"/>
          <w:sz w:val="24"/>
          <w:szCs w:val="24"/>
        </w:rPr>
        <w:t xml:space="preserve">que han aportado definiciones propias. </w:t>
      </w:r>
      <w:r w:rsidR="00D8231C" w:rsidRPr="00DC671C">
        <w:rPr>
          <w:rFonts w:ascii="Times New Roman" w:hAnsi="Times New Roman" w:cs="Times New Roman"/>
          <w:sz w:val="24"/>
          <w:szCs w:val="24"/>
        </w:rPr>
        <w:t xml:space="preserve">Sin embargo, es de resaltar la definición propuesta por el economista </w:t>
      </w:r>
      <w:r w:rsidR="00D8231C" w:rsidRPr="00DC671C">
        <w:rPr>
          <w:rFonts w:ascii="Times New Roman" w:hAnsi="Times New Roman" w:cs="Times New Roman"/>
          <w:sz w:val="24"/>
          <w:szCs w:val="24"/>
        </w:rPr>
        <w:fldChar w:fldCharType="begin" w:fldLock="1"/>
      </w:r>
      <w:r w:rsidR="003E322C" w:rsidRPr="00DC671C">
        <w:rPr>
          <w:rFonts w:ascii="Times New Roman" w:hAnsi="Times New Roman" w:cs="Times New Roman"/>
          <w:sz w:val="24"/>
          <w:szCs w:val="24"/>
        </w:rPr>
        <w:instrText>ADDIN CSL_CITATION {"citationItems":[{"id":"ITEM-1","itemData":{"DOI":"10.1111/j.1465-7287.1987.tb00247.x","ISSN":"14657287","abstract":"This paper portrays Federal Savings and Loan Insurance Corporation (FSLIC) forbearance and congressional unwillingness to increase the FSLIC's human or capital resources to the size necessary to handle developing economic insolvencies as a joint policy crime that has served to bifurcate the savings and loan industry into the living and the living dead. As agents for the taxpayer, Congress and the FSLIC have assumed too much discretion and have chosen to exercise that discretion myopically. An agent has a duty to represent its principal's economic interests more effectively than this. The FSLIC's policy touchstone should be to negotiate and enforce the same kind of covenant provisions that a prudent private guarantor would require. Copyright © 1987, Wiley Blackwell. All rights reserved","author":[{"dropping-particle":"","family":"KANE","given":"EDWARD J.","non-dropping-particle":"","parse-names":false,"suffix":""}],"container-title":"Contemporary Economic Policy","id":"ITEM-1","issue":"1","issued":{"date-parts":[["1987"]]},"page":"77-83","title":"DANGERS OF CAPITAL FORBEARANCE: THE CASE OF THE FSLIC AND “ZOMBIE” S&amp;Ls","type":"article-journal","volume":"5"},"uris":["http://www.mendeley.com/documents/?uuid=83e8a615-acd5-437d-930d-9b9d62b2c899"]}],"mendeley":{"formattedCitation":"(KANE, 1987)","manualFormatting":"Kane (1987)","plainTextFormattedCitation":"(KANE, 1987)","previouslyFormattedCitation":"(KANE, 1987)"},"properties":{"noteIndex":0},"schema":"https://github.com/citation-style-language/schema/raw/master/csl-citation.json"}</w:instrText>
      </w:r>
      <w:r w:rsidR="00D8231C" w:rsidRPr="00DC671C">
        <w:rPr>
          <w:rFonts w:ascii="Times New Roman" w:hAnsi="Times New Roman" w:cs="Times New Roman"/>
          <w:sz w:val="24"/>
          <w:szCs w:val="24"/>
        </w:rPr>
        <w:fldChar w:fldCharType="separate"/>
      </w:r>
      <w:r w:rsidR="005D3EFF" w:rsidRPr="00DC671C">
        <w:rPr>
          <w:rFonts w:ascii="Times New Roman" w:hAnsi="Times New Roman" w:cs="Times New Roman"/>
          <w:noProof/>
          <w:sz w:val="24"/>
          <w:szCs w:val="24"/>
        </w:rPr>
        <w:t xml:space="preserve">Kane </w:t>
      </w:r>
      <w:r w:rsidR="00D8231C" w:rsidRPr="00DC671C">
        <w:rPr>
          <w:rFonts w:ascii="Times New Roman" w:hAnsi="Times New Roman" w:cs="Times New Roman"/>
          <w:noProof/>
          <w:sz w:val="24"/>
          <w:szCs w:val="24"/>
        </w:rPr>
        <w:t>(1987)</w:t>
      </w:r>
      <w:r w:rsidR="00D8231C" w:rsidRPr="00DC671C">
        <w:rPr>
          <w:rFonts w:ascii="Times New Roman" w:hAnsi="Times New Roman" w:cs="Times New Roman"/>
          <w:sz w:val="24"/>
          <w:szCs w:val="24"/>
        </w:rPr>
        <w:fldChar w:fldCharType="end"/>
      </w:r>
      <w:r w:rsidR="005D3EFF" w:rsidRPr="00DC671C">
        <w:rPr>
          <w:rFonts w:ascii="Times New Roman" w:hAnsi="Times New Roman" w:cs="Times New Roman"/>
          <w:sz w:val="24"/>
          <w:szCs w:val="24"/>
        </w:rPr>
        <w:t>,</w:t>
      </w:r>
      <w:r w:rsidR="00D8231C" w:rsidRPr="00DC671C">
        <w:rPr>
          <w:rFonts w:ascii="Times New Roman" w:hAnsi="Times New Roman" w:cs="Times New Roman"/>
          <w:sz w:val="24"/>
          <w:szCs w:val="24"/>
        </w:rPr>
        <w:t xml:space="preserve"> </w:t>
      </w:r>
      <w:r w:rsidR="00DA64DE">
        <w:rPr>
          <w:rFonts w:ascii="Times New Roman" w:hAnsi="Times New Roman" w:cs="Times New Roman"/>
          <w:sz w:val="24"/>
          <w:szCs w:val="24"/>
        </w:rPr>
        <w:t xml:space="preserve">al ser </w:t>
      </w:r>
      <w:r w:rsidR="00D8231C" w:rsidRPr="00DC671C">
        <w:rPr>
          <w:rFonts w:ascii="Times New Roman" w:hAnsi="Times New Roman" w:cs="Times New Roman"/>
          <w:sz w:val="24"/>
          <w:szCs w:val="24"/>
        </w:rPr>
        <w:t xml:space="preserve">uno de los primeros </w:t>
      </w:r>
      <w:r w:rsidR="00DA64DE">
        <w:rPr>
          <w:rFonts w:ascii="Times New Roman" w:hAnsi="Times New Roman" w:cs="Times New Roman"/>
          <w:sz w:val="24"/>
          <w:szCs w:val="24"/>
        </w:rPr>
        <w:t xml:space="preserve">autores </w:t>
      </w:r>
      <w:r w:rsidR="003E322C" w:rsidRPr="00DC671C">
        <w:rPr>
          <w:rFonts w:ascii="Times New Roman" w:hAnsi="Times New Roman" w:cs="Times New Roman"/>
          <w:sz w:val="24"/>
          <w:szCs w:val="24"/>
        </w:rPr>
        <w:t xml:space="preserve">en referirse a </w:t>
      </w:r>
      <w:r w:rsidR="00321729" w:rsidRPr="00DC671C">
        <w:rPr>
          <w:rFonts w:ascii="Times New Roman" w:hAnsi="Times New Roman" w:cs="Times New Roman"/>
          <w:sz w:val="24"/>
          <w:szCs w:val="24"/>
        </w:rPr>
        <w:t>ellas</w:t>
      </w:r>
      <w:r w:rsidR="00DA64DE">
        <w:rPr>
          <w:rFonts w:ascii="Times New Roman" w:hAnsi="Times New Roman" w:cs="Times New Roman"/>
          <w:sz w:val="24"/>
          <w:szCs w:val="24"/>
        </w:rPr>
        <w:t>:</w:t>
      </w:r>
      <w:r w:rsidR="00D8231C" w:rsidRPr="00DC671C">
        <w:rPr>
          <w:rFonts w:ascii="Times New Roman" w:hAnsi="Times New Roman" w:cs="Times New Roman"/>
          <w:sz w:val="24"/>
          <w:szCs w:val="24"/>
        </w:rPr>
        <w:t xml:space="preserve"> </w:t>
      </w:r>
      <w:r w:rsidR="00DA64DE">
        <w:rPr>
          <w:rFonts w:ascii="Times New Roman" w:hAnsi="Times New Roman" w:cs="Times New Roman"/>
          <w:sz w:val="24"/>
          <w:szCs w:val="24"/>
        </w:rPr>
        <w:t xml:space="preserve">son </w:t>
      </w:r>
      <w:r w:rsidR="00D8231C" w:rsidRPr="00DC671C">
        <w:rPr>
          <w:rFonts w:ascii="Times New Roman" w:hAnsi="Times New Roman" w:cs="Times New Roman"/>
          <w:sz w:val="24"/>
          <w:szCs w:val="24"/>
        </w:rPr>
        <w:t>empresas que irían a la bancarrota debido a sus bajos ingresos pero que logran sobrevivir con el apoyo externo de los gobiernos o del sector financiero.</w:t>
      </w:r>
    </w:p>
    <w:p w14:paraId="79F38268" w14:textId="66870174" w:rsidR="00C4622C" w:rsidRPr="00DC671C" w:rsidRDefault="00E976A5" w:rsidP="009F3E15">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Por su parte</w:t>
      </w:r>
      <w:r w:rsidR="008A596C" w:rsidRPr="00DC671C">
        <w:rPr>
          <w:rFonts w:ascii="Times New Roman" w:hAnsi="Times New Roman" w:cs="Times New Roman"/>
          <w:sz w:val="24"/>
          <w:szCs w:val="24"/>
        </w:rPr>
        <w:t>, e</w:t>
      </w:r>
      <w:r w:rsidR="00441D20" w:rsidRPr="00DC671C">
        <w:rPr>
          <w:rFonts w:ascii="Times New Roman" w:hAnsi="Times New Roman" w:cs="Times New Roman"/>
          <w:sz w:val="24"/>
          <w:szCs w:val="24"/>
        </w:rPr>
        <w:t xml:space="preserve">s de </w:t>
      </w:r>
      <w:r w:rsidR="005D3EFF" w:rsidRPr="00DC671C">
        <w:rPr>
          <w:rFonts w:ascii="Times New Roman" w:hAnsi="Times New Roman" w:cs="Times New Roman"/>
          <w:sz w:val="24"/>
          <w:szCs w:val="24"/>
        </w:rPr>
        <w:t>destacar</w:t>
      </w:r>
      <w:r w:rsidR="00441D20" w:rsidRPr="00DC671C">
        <w:rPr>
          <w:rFonts w:ascii="Times New Roman" w:hAnsi="Times New Roman" w:cs="Times New Roman"/>
          <w:sz w:val="24"/>
          <w:szCs w:val="24"/>
        </w:rPr>
        <w:t xml:space="preserve"> el caso de las zombis en Japón</w:t>
      </w:r>
      <w:r w:rsidR="00A70131">
        <w:rPr>
          <w:rFonts w:ascii="Times New Roman" w:hAnsi="Times New Roman" w:cs="Times New Roman"/>
          <w:sz w:val="24"/>
          <w:szCs w:val="24"/>
        </w:rPr>
        <w:t>, las cuales</w:t>
      </w:r>
      <w:r w:rsidR="00441D20" w:rsidRPr="00DC671C">
        <w:rPr>
          <w:rFonts w:ascii="Times New Roman" w:hAnsi="Times New Roman" w:cs="Times New Roman"/>
          <w:sz w:val="24"/>
          <w:szCs w:val="24"/>
        </w:rPr>
        <w:t xml:space="preserve"> han </w:t>
      </w:r>
      <w:r w:rsidR="002F7974" w:rsidRPr="00DC671C">
        <w:rPr>
          <w:rFonts w:ascii="Times New Roman" w:hAnsi="Times New Roman" w:cs="Times New Roman"/>
          <w:sz w:val="24"/>
          <w:szCs w:val="24"/>
        </w:rPr>
        <w:t xml:space="preserve">sido </w:t>
      </w:r>
      <w:r w:rsidR="00A45EE0" w:rsidRPr="00DC671C">
        <w:rPr>
          <w:rFonts w:ascii="Times New Roman" w:hAnsi="Times New Roman" w:cs="Times New Roman"/>
          <w:sz w:val="24"/>
          <w:szCs w:val="24"/>
        </w:rPr>
        <w:t>ampliamente señaladas</w:t>
      </w:r>
      <w:r w:rsidR="002F7974" w:rsidRPr="00DC671C">
        <w:rPr>
          <w:rFonts w:ascii="Times New Roman" w:hAnsi="Times New Roman" w:cs="Times New Roman"/>
          <w:sz w:val="24"/>
          <w:szCs w:val="24"/>
        </w:rPr>
        <w:t xml:space="preserve"> como un factor clave en el lento crecimiento económico d</w:t>
      </w:r>
      <w:r w:rsidR="00441D20" w:rsidRPr="00DC671C">
        <w:rPr>
          <w:rFonts w:ascii="Times New Roman" w:hAnsi="Times New Roman" w:cs="Times New Roman"/>
          <w:sz w:val="24"/>
          <w:szCs w:val="24"/>
        </w:rPr>
        <w:t>el país</w:t>
      </w:r>
      <w:r w:rsidR="002F7974" w:rsidRPr="00DC671C">
        <w:rPr>
          <w:rFonts w:ascii="Times New Roman" w:hAnsi="Times New Roman" w:cs="Times New Roman"/>
          <w:sz w:val="24"/>
          <w:szCs w:val="24"/>
        </w:rPr>
        <w:t>, en el período comúnmente conocido como las "décadas perdidas" (1990)</w:t>
      </w:r>
      <w:r w:rsidR="00322567">
        <w:rPr>
          <w:rFonts w:ascii="Times New Roman" w:hAnsi="Times New Roman" w:cs="Times New Roman"/>
          <w:color w:val="FF0000"/>
        </w:rPr>
        <w:t xml:space="preserve"> </w:t>
      </w:r>
      <w:r w:rsidR="00322567" w:rsidRPr="00322567">
        <w:rPr>
          <w:rFonts w:ascii="Times New Roman" w:hAnsi="Times New Roman" w:cs="Times New Roman"/>
          <w:sz w:val="24"/>
          <w:szCs w:val="24"/>
        </w:rPr>
        <w:fldChar w:fldCharType="begin" w:fldLock="1"/>
      </w:r>
      <w:r w:rsidR="00F47AF5">
        <w:rPr>
          <w:rFonts w:ascii="Times New Roman" w:hAnsi="Times New Roman" w:cs="Times New Roman"/>
          <w:sz w:val="24"/>
          <w:szCs w:val="24"/>
        </w:rPr>
        <w:instrText>ADDIN CSL_CITATION {"citationItems":[{"id":"ITEM-1","itemData":{"DOI":"10.1007/s10368-005-0041-1","ISSN":"16124804","abstract":"It is often claimed that one contributing factor to Japan's weak economic performance over the past decade is that Japanese banks have continued to provide financial support for highly inefficient, debt-ridden companies, commonly referred to as 'zombie' firms. Such poor banking practices in turn prevent more productive companies from gaining market share, strangling a potentially important source of productivity gains for the overall economy. To explore further the zombie-firm hypothesis, we use industry- and firm-level Japanese data and find evidence that productivity growth is low in industries reputed to have heavy concentrations of zombie firms. We also find that the reallocation of market share is going in the wrong direction in these industries, adding to already weak productivity performance. In addition, we find evidence that financial support from Japanese banks may have played a role in sustaining this perverse reallocation of market share. © Springer-Verlag 2005.","author":[{"dropping-particle":"","family":"Ahearne","given":"Alan G.","non-dropping-particle":"","parse-names":false,"suffix":""},{"dropping-particle":"","family":"Shinada","given":"Naoki","non-dropping-particle":"","parse-names":false,"suffix":""}],"container-title":"International Economics and Economic Policy","id":"ITEM-1","issue":"4","issued":{"date-parts":[["2005"]]},"page":"363-381","title":"Zombie firms and economic stagnation in Japan","type":"article-journal","volume":"2"},"uris":["http://www.mendeley.com/documents/?uuid=c1f9b4ba-2e16-452b-b1e9-3a225cc72892"]},{"id":"ITEM-2","itemData":{"DOI":"10.1257/aer.98.5.1943","ISSN":"00028282","abstract":"Large Japanese banks often engaged in sham loan restructurings that kept credit flowing to otherwise insolvent borrowers (which we call zombies). We examine the implications of suppressing the normal competitive process whereby the zombies would shed workers and lose market share. The congestion created by the zombies reduces the profits for healthy firms, which discourages their entry and investment. We confirm that zombie-dominated industries exhibit more depressed job creation and destruction, and lower productivity. We present firm-level regressions showing that the increase in zombies depressed the investment and employment growth of non-zombies and widened the productivity gap between zombies and non-zombies.","author":[{"dropping-particle":"","family":"Caballero","given":"Ricardo J.","non-dropping-particle":"","parse-names":false,"suffix":""},{"dropping-particle":"","family":"Hoshi","given":"Takeo","non-dropping-particle":"","parse-names":false,"suffix":""},{"dropping-particle":"","family":"Kashyap","given":"Anil K.","non-dropping-particle":"","parse-names":false,"suffix":""}],"container-title":"American Economic Review","id":"ITEM-2","issue":"5","issued":{"date-parts":[["2008"]]},"page":"1943-1977","title":"Zombie lending and depressed restructuring in Japan","type":"article-journal","volume":"98"},"uris":["http://www.mendeley.com/documents/?uuid=a7322291-a26a-44b0-94fe-b6f491d379aa"]},{"id":"ITEM-3","itemData":{"author":[{"dropping-particle":"","family":"Peek","given":"Joe","non-dropping-particle":"","parse-names":false,"suffix":""},{"dropping-particle":"","family":"Rosengren","given":"Eric S","non-dropping-particle":"","parse-names":false,"suffix":""}],"id":"ITEM-3","issued":{"date-parts":[["2003"]]},"title":"©2003 by Joe Peek and Eric S. Rosengren All rights reserved. Short sections of text not to exceed two paragraphs, may be quoted without explicit permission provided that full credit including ©notice, is given to the source.","type":"article-journal"},"uris":["http://www.mendeley.com/documents/?uuid=367c0232-5b8e-4f76-920b-a0f1982d8600"]}],"mendeley":{"formattedCitation":"(Ahearne &amp; Shinada, 2005; Caballero et al., 2008; Peek &amp; Rosengren, 2003)","plainTextFormattedCitation":"(Ahearne &amp; Shinada, 2005; Caballero et al., 2008; Peek &amp; Rosengren, 2003)","previouslyFormattedCitation":"(Ahearne &amp; Shinada, 2005; Caballero et al., 2008; Peek &amp; Rosengren, 2003)"},"properties":{"noteIndex":0},"schema":"https://github.com/citation-style-language/schema/raw/master/csl-citation.json"}</w:instrText>
      </w:r>
      <w:r w:rsidR="00322567" w:rsidRPr="00322567">
        <w:rPr>
          <w:rFonts w:ascii="Times New Roman" w:hAnsi="Times New Roman" w:cs="Times New Roman"/>
          <w:sz w:val="24"/>
          <w:szCs w:val="24"/>
        </w:rPr>
        <w:fldChar w:fldCharType="separate"/>
      </w:r>
      <w:r w:rsidR="007322F4" w:rsidRPr="007322F4">
        <w:rPr>
          <w:rFonts w:ascii="Times New Roman" w:hAnsi="Times New Roman" w:cs="Times New Roman"/>
          <w:noProof/>
          <w:sz w:val="24"/>
          <w:szCs w:val="24"/>
        </w:rPr>
        <w:t xml:space="preserve">(Ahearne &amp; Shinada, 2005; Caballero </w:t>
      </w:r>
      <w:r w:rsidR="00A01770" w:rsidRPr="00A01770">
        <w:rPr>
          <w:rFonts w:ascii="Times New Roman" w:hAnsi="Times New Roman" w:cs="Times New Roman"/>
          <w:i/>
          <w:iCs/>
          <w:noProof/>
          <w:sz w:val="24"/>
          <w:szCs w:val="24"/>
        </w:rPr>
        <w:t>et al</w:t>
      </w:r>
      <w:r w:rsidR="007322F4" w:rsidRPr="007322F4">
        <w:rPr>
          <w:rFonts w:ascii="Times New Roman" w:hAnsi="Times New Roman" w:cs="Times New Roman"/>
          <w:noProof/>
          <w:sz w:val="24"/>
          <w:szCs w:val="24"/>
        </w:rPr>
        <w:t>., 2008; Peek &amp; Rosengren, 2003)</w:t>
      </w:r>
      <w:r w:rsidR="00322567" w:rsidRPr="00322567">
        <w:rPr>
          <w:rFonts w:ascii="Times New Roman" w:hAnsi="Times New Roman" w:cs="Times New Roman"/>
          <w:sz w:val="24"/>
          <w:szCs w:val="24"/>
        </w:rPr>
        <w:fldChar w:fldCharType="end"/>
      </w:r>
      <w:r w:rsidR="002F7974" w:rsidRPr="00DC671C">
        <w:rPr>
          <w:rFonts w:ascii="Times New Roman" w:hAnsi="Times New Roman" w:cs="Times New Roman"/>
          <w:sz w:val="24"/>
          <w:szCs w:val="24"/>
        </w:rPr>
        <w:t>.</w:t>
      </w:r>
      <w:r w:rsidR="00441D20" w:rsidRPr="00DC671C">
        <w:rPr>
          <w:rFonts w:ascii="Times New Roman" w:hAnsi="Times New Roman" w:cs="Times New Roman"/>
          <w:sz w:val="24"/>
          <w:szCs w:val="24"/>
        </w:rPr>
        <w:t xml:space="preserve"> Es por </w:t>
      </w:r>
      <w:r w:rsidR="005D3EFF" w:rsidRPr="00DC671C">
        <w:rPr>
          <w:rFonts w:ascii="Times New Roman" w:hAnsi="Times New Roman" w:cs="Times New Roman"/>
          <w:sz w:val="24"/>
          <w:szCs w:val="24"/>
        </w:rPr>
        <w:t>dicha</w:t>
      </w:r>
      <w:r w:rsidR="00CD294C" w:rsidRPr="00DC671C">
        <w:rPr>
          <w:rFonts w:ascii="Times New Roman" w:hAnsi="Times New Roman" w:cs="Times New Roman"/>
          <w:sz w:val="24"/>
          <w:szCs w:val="24"/>
        </w:rPr>
        <w:t xml:space="preserve"> razón</w:t>
      </w:r>
      <w:r w:rsidR="00441D20" w:rsidRPr="00DC671C">
        <w:rPr>
          <w:rFonts w:ascii="Times New Roman" w:hAnsi="Times New Roman" w:cs="Times New Roman"/>
          <w:sz w:val="24"/>
          <w:szCs w:val="24"/>
        </w:rPr>
        <w:t xml:space="preserve"> que</w:t>
      </w:r>
      <w:r w:rsidR="00CD294C" w:rsidRPr="00DC671C">
        <w:rPr>
          <w:rFonts w:ascii="Times New Roman" w:hAnsi="Times New Roman" w:cs="Times New Roman"/>
          <w:sz w:val="24"/>
          <w:szCs w:val="24"/>
        </w:rPr>
        <w:t>,</w:t>
      </w:r>
      <w:r w:rsidR="00441D20" w:rsidRPr="00DC671C">
        <w:rPr>
          <w:rFonts w:ascii="Times New Roman" w:hAnsi="Times New Roman" w:cs="Times New Roman"/>
          <w:sz w:val="24"/>
          <w:szCs w:val="24"/>
        </w:rPr>
        <w:t xml:space="preserve"> varios estudios</w:t>
      </w:r>
      <w:r w:rsidR="000F50A3" w:rsidRPr="00DC671C">
        <w:rPr>
          <w:rFonts w:ascii="Times New Roman" w:hAnsi="Times New Roman" w:cs="Times New Roman"/>
          <w:sz w:val="24"/>
          <w:szCs w:val="24"/>
        </w:rPr>
        <w:t xml:space="preserve"> </w:t>
      </w:r>
      <w:r>
        <w:rPr>
          <w:rFonts w:ascii="Times New Roman" w:hAnsi="Times New Roman" w:cs="Times New Roman"/>
          <w:sz w:val="24"/>
          <w:szCs w:val="24"/>
        </w:rPr>
        <w:t>en este país</w:t>
      </w:r>
      <w:r w:rsidR="003F4FEB" w:rsidRPr="00DC671C">
        <w:rPr>
          <w:rFonts w:ascii="Times New Roman" w:hAnsi="Times New Roman" w:cs="Times New Roman"/>
          <w:sz w:val="24"/>
          <w:szCs w:val="24"/>
        </w:rPr>
        <w:t xml:space="preserve"> se han centrado en identificar </w:t>
      </w:r>
      <w:r w:rsidR="00A70131">
        <w:rPr>
          <w:rFonts w:ascii="Times New Roman" w:hAnsi="Times New Roman" w:cs="Times New Roman"/>
          <w:sz w:val="24"/>
          <w:szCs w:val="24"/>
        </w:rPr>
        <w:t>y</w:t>
      </w:r>
      <w:r w:rsidR="003F4FEB" w:rsidRPr="00DC671C">
        <w:rPr>
          <w:rFonts w:ascii="Times New Roman" w:hAnsi="Times New Roman" w:cs="Times New Roman"/>
          <w:sz w:val="24"/>
          <w:szCs w:val="24"/>
        </w:rPr>
        <w:t xml:space="preserve"> otorgar una definición sobre </w:t>
      </w:r>
      <w:r w:rsidR="00A70131">
        <w:rPr>
          <w:rFonts w:ascii="Times New Roman" w:hAnsi="Times New Roman" w:cs="Times New Roman"/>
          <w:sz w:val="24"/>
          <w:szCs w:val="24"/>
        </w:rPr>
        <w:t>é</w:t>
      </w:r>
      <w:r w:rsidR="00153F50" w:rsidRPr="00DC671C">
        <w:rPr>
          <w:rFonts w:ascii="Times New Roman" w:hAnsi="Times New Roman" w:cs="Times New Roman"/>
          <w:sz w:val="24"/>
          <w:szCs w:val="24"/>
        </w:rPr>
        <w:t>stas</w:t>
      </w:r>
      <w:r w:rsidR="00441D20" w:rsidRPr="00DC671C">
        <w:rPr>
          <w:rFonts w:ascii="Times New Roman" w:hAnsi="Times New Roman" w:cs="Times New Roman"/>
          <w:sz w:val="24"/>
          <w:szCs w:val="24"/>
        </w:rPr>
        <w:t>.</w:t>
      </w:r>
      <w:r w:rsidR="003F4FEB" w:rsidRPr="00DC671C">
        <w:rPr>
          <w:rFonts w:ascii="Times New Roman" w:hAnsi="Times New Roman" w:cs="Times New Roman"/>
          <w:sz w:val="24"/>
          <w:szCs w:val="24"/>
        </w:rPr>
        <w:t xml:space="preserve"> </w:t>
      </w:r>
      <w:r w:rsidR="001664F7" w:rsidRPr="00DC671C">
        <w:rPr>
          <w:rFonts w:ascii="Times New Roman" w:hAnsi="Times New Roman" w:cs="Times New Roman"/>
          <w:sz w:val="24"/>
          <w:szCs w:val="24"/>
        </w:rPr>
        <w:t xml:space="preserve">Así, </w:t>
      </w:r>
      <w:r w:rsidR="00220AD0" w:rsidRPr="00DC671C">
        <w:rPr>
          <w:rFonts w:ascii="Times New Roman" w:hAnsi="Times New Roman" w:cs="Times New Roman"/>
          <w:sz w:val="24"/>
          <w:szCs w:val="24"/>
        </w:rPr>
        <w:fldChar w:fldCharType="begin" w:fldLock="1"/>
      </w:r>
      <w:r w:rsidR="00DB7464" w:rsidRPr="00DC671C">
        <w:rPr>
          <w:rFonts w:ascii="Times New Roman" w:hAnsi="Times New Roman" w:cs="Times New Roman"/>
          <w:sz w:val="24"/>
          <w:szCs w:val="24"/>
        </w:rPr>
        <w:instrText>ADDIN CSL_CITATION {"citationItems":[{"id":"ITEM-1","itemData":{"DOI":"10.1257/aer.98.5.1943","ISSN":"00028282","abstract":"Large Japanese banks often engaged in sham loan restructurings that kept credit flowing to otherwise insolvent borrowers (which we call zombies). We examine the implications of suppressing the normal competitive process whereby the zombies would shed workers and lose market share. The congestion created by the zombies reduces the profits for healthy firms, which discourages their entry and investment. We confirm that zombie-dominated industries exhibit more depressed job creation and destruction, and lower productivity. We present firm-level regressions showing that the increase in zombies depressed the investment and employment growth of non-zombies and widened the productivity gap between zombies and non-zombies.","author":[{"dropping-particle":"","family":"Caballero","given":"Ricardo J.","non-dropping-particle":"","parse-names":false,"suffix":""},{"dropping-particle":"","family":"Hoshi","given":"Takeo","non-dropping-particle":"","parse-names":false,"suffix":""},{"dropping-particle":"","family":"Kashyap","given":"Anil K.","non-dropping-particle":"","parse-names":false,"suffix":""}],"container-title":"American Economic Review","id":"ITEM-1","issue":"5","issued":{"date-parts":[["2008"]]},"page":"1943-1977","title":"Zombie lending and depressed restructuring in Japan","type":"article-journal","volume":"98"},"uris":["http://www.mendeley.com/documents/?uuid=a7322291-a26a-44b0-94fe-b6f491d379aa"]}],"mendeley":{"formattedCitation":"(Caballero et al., 2008)","manualFormatting":"Caballero et al. (2008)","plainTextFormattedCitation":"(Caballero et al., 2008)","previouslyFormattedCitation":"(Caballero et al., 2008)"},"properties":{"noteIndex":0},"schema":"https://github.com/citation-style-language/schema/raw/master/csl-citation.json"}</w:instrText>
      </w:r>
      <w:r w:rsidR="00220AD0" w:rsidRPr="00DC671C">
        <w:rPr>
          <w:rFonts w:ascii="Times New Roman" w:hAnsi="Times New Roman" w:cs="Times New Roman"/>
          <w:sz w:val="24"/>
          <w:szCs w:val="24"/>
        </w:rPr>
        <w:fldChar w:fldCharType="separate"/>
      </w:r>
      <w:r w:rsidR="00220AD0" w:rsidRPr="00DC671C">
        <w:rPr>
          <w:rFonts w:ascii="Times New Roman" w:hAnsi="Times New Roman" w:cs="Times New Roman"/>
          <w:noProof/>
          <w:sz w:val="24"/>
          <w:szCs w:val="24"/>
        </w:rPr>
        <w:t xml:space="preserve">Caballero </w:t>
      </w:r>
      <w:r w:rsidR="00A01770" w:rsidRPr="00A01770">
        <w:rPr>
          <w:rFonts w:ascii="Times New Roman" w:hAnsi="Times New Roman" w:cs="Times New Roman"/>
          <w:i/>
          <w:iCs/>
          <w:noProof/>
          <w:sz w:val="24"/>
          <w:szCs w:val="24"/>
        </w:rPr>
        <w:t>et al</w:t>
      </w:r>
      <w:r w:rsidR="00220AD0" w:rsidRPr="00DC671C">
        <w:rPr>
          <w:rFonts w:ascii="Times New Roman" w:hAnsi="Times New Roman" w:cs="Times New Roman"/>
          <w:noProof/>
          <w:sz w:val="24"/>
          <w:szCs w:val="24"/>
        </w:rPr>
        <w:t>. (2008)</w:t>
      </w:r>
      <w:r w:rsidR="00220AD0" w:rsidRPr="00DC671C">
        <w:rPr>
          <w:rFonts w:ascii="Times New Roman" w:hAnsi="Times New Roman" w:cs="Times New Roman"/>
          <w:sz w:val="24"/>
          <w:szCs w:val="24"/>
        </w:rPr>
        <w:fldChar w:fldCharType="end"/>
      </w:r>
      <w:r w:rsidR="00220AD0" w:rsidRPr="00DC671C">
        <w:rPr>
          <w:rFonts w:ascii="Times New Roman" w:hAnsi="Times New Roman" w:cs="Times New Roman"/>
          <w:sz w:val="24"/>
          <w:szCs w:val="24"/>
        </w:rPr>
        <w:t xml:space="preserve"> las </w:t>
      </w:r>
      <w:r w:rsidR="008E3A8D" w:rsidRPr="00DC671C">
        <w:rPr>
          <w:rFonts w:ascii="Times New Roman" w:hAnsi="Times New Roman" w:cs="Times New Roman"/>
          <w:sz w:val="24"/>
          <w:szCs w:val="24"/>
        </w:rPr>
        <w:t>delimita</w:t>
      </w:r>
      <w:r w:rsidR="00220AD0" w:rsidRPr="00DC671C">
        <w:rPr>
          <w:rFonts w:ascii="Times New Roman" w:hAnsi="Times New Roman" w:cs="Times New Roman"/>
          <w:sz w:val="24"/>
          <w:szCs w:val="24"/>
        </w:rPr>
        <w:t xml:space="preserve"> como</w:t>
      </w:r>
      <w:r w:rsidR="00DB7464" w:rsidRPr="00DC671C">
        <w:rPr>
          <w:rFonts w:ascii="Times New Roman" w:hAnsi="Times New Roman" w:cs="Times New Roman"/>
          <w:sz w:val="24"/>
          <w:szCs w:val="24"/>
        </w:rPr>
        <w:t xml:space="preserve">, </w:t>
      </w:r>
      <w:r w:rsidR="00220AD0" w:rsidRPr="00DC671C">
        <w:rPr>
          <w:rFonts w:ascii="Times New Roman" w:hAnsi="Times New Roman" w:cs="Times New Roman"/>
          <w:sz w:val="24"/>
          <w:szCs w:val="24"/>
        </w:rPr>
        <w:t xml:space="preserve">empresas de baja productividad que saldrían del mercado en ausencia de </w:t>
      </w:r>
      <w:r w:rsidR="00D12C17" w:rsidRPr="00DC671C">
        <w:rPr>
          <w:rFonts w:ascii="Times New Roman" w:hAnsi="Times New Roman" w:cs="Times New Roman"/>
          <w:sz w:val="24"/>
          <w:szCs w:val="24"/>
        </w:rPr>
        <w:t xml:space="preserve">la </w:t>
      </w:r>
      <w:r w:rsidR="00220AD0" w:rsidRPr="00DC671C">
        <w:rPr>
          <w:rFonts w:ascii="Times New Roman" w:hAnsi="Times New Roman" w:cs="Times New Roman"/>
          <w:sz w:val="24"/>
          <w:szCs w:val="24"/>
        </w:rPr>
        <w:t xml:space="preserve">ayuda de los bancos. </w:t>
      </w:r>
      <w:r w:rsidR="001664F7" w:rsidRPr="00DC671C">
        <w:rPr>
          <w:rFonts w:ascii="Times New Roman" w:hAnsi="Times New Roman" w:cs="Times New Roman"/>
          <w:sz w:val="24"/>
          <w:szCs w:val="24"/>
        </w:rPr>
        <w:t>En líneas similares</w:t>
      </w:r>
      <w:r w:rsidR="00DB7464" w:rsidRPr="00DC671C">
        <w:rPr>
          <w:rFonts w:ascii="Times New Roman" w:hAnsi="Times New Roman" w:cs="Times New Roman"/>
          <w:sz w:val="24"/>
          <w:szCs w:val="24"/>
        </w:rPr>
        <w:t xml:space="preserve">, </w:t>
      </w:r>
      <w:r w:rsidR="00DB7464" w:rsidRPr="00DC671C">
        <w:rPr>
          <w:rFonts w:ascii="Times New Roman" w:hAnsi="Times New Roman" w:cs="Times New Roman"/>
          <w:sz w:val="24"/>
          <w:szCs w:val="24"/>
        </w:rPr>
        <w:fldChar w:fldCharType="begin" w:fldLock="1"/>
      </w:r>
      <w:r w:rsidR="00AD08FB" w:rsidRPr="00DC671C">
        <w:rPr>
          <w:rFonts w:ascii="Times New Roman" w:hAnsi="Times New Roman" w:cs="Times New Roman"/>
          <w:sz w:val="24"/>
          <w:szCs w:val="24"/>
        </w:rPr>
        <w:instrText>ADDIN CSL_CITATION {"citationItems":[{"id":"ITEM-1","itemData":{"DOI":"10.1111/j.1468-5876.2006.00354.x","ISSN":"13524739","abstract":"Zombie firms are those firms that are insolvent and have little hope of recovery but avoid failure thanks to support from their banks. This paper identifies zombie firms in Japan, and compares the characteristics of zombies to other firms. Zombie firms are found to be less profitable, more indebted, more dependent on their main banks, more likely to be found in non-manufacturing industries and more often located outside large metropolitan areas. Overall, larger size makes the firm less likely to be a zombie, but among small firms, relatively larger firms are more likely to be protected and become zombies. Controlling for profitability, the exit probability for zombie firms does not differ from that for non-zombies. Zombie firms tend to increase employment by more (but do not reduce employment by more) than non-zombies. Finally, when the proportion of zombie firms in an industry increases, job creation declines and job destruction increases, and the effects are stronger for non-zombies. © 2006 Japanese Economic Association.","author":[{"dropping-particle":"","family":"Hoshi","given":"Takeo","non-dropping-particle":"","parse-names":false,"suffix":""}],"container-title":"Japanese Economic Review","id":"ITEM-1","issue":"1","issued":{"date-parts":[["2006"]]},"page":"30-49","title":"Economics of the living dead","type":"article-journal","volume":"57"},"uris":["http://www.mendeley.com/documents/?uuid=ba8d9490-5d9e-4b9c-a993-1dac5de2f64d"]}],"mendeley":{"formattedCitation":"(Hoshi, 2006)","manualFormatting":"Hoshi (2006)","plainTextFormattedCitation":"(Hoshi, 2006)","previouslyFormattedCitation":"(Hoshi, 2006)"},"properties":{"noteIndex":0},"schema":"https://github.com/citation-style-language/schema/raw/master/csl-citation.json"}</w:instrText>
      </w:r>
      <w:r w:rsidR="00DB7464" w:rsidRPr="00DC671C">
        <w:rPr>
          <w:rFonts w:ascii="Times New Roman" w:hAnsi="Times New Roman" w:cs="Times New Roman"/>
          <w:sz w:val="24"/>
          <w:szCs w:val="24"/>
        </w:rPr>
        <w:fldChar w:fldCharType="separate"/>
      </w:r>
      <w:r w:rsidR="00DB7464" w:rsidRPr="00DC671C">
        <w:rPr>
          <w:rFonts w:ascii="Times New Roman" w:hAnsi="Times New Roman" w:cs="Times New Roman"/>
          <w:noProof/>
          <w:sz w:val="24"/>
          <w:szCs w:val="24"/>
        </w:rPr>
        <w:t>Hoshi (2006)</w:t>
      </w:r>
      <w:r w:rsidR="00DB7464" w:rsidRPr="00DC671C">
        <w:rPr>
          <w:rFonts w:ascii="Times New Roman" w:hAnsi="Times New Roman" w:cs="Times New Roman"/>
          <w:sz w:val="24"/>
          <w:szCs w:val="24"/>
        </w:rPr>
        <w:fldChar w:fldCharType="end"/>
      </w:r>
      <w:r w:rsidR="00DB7464" w:rsidRPr="00DC671C">
        <w:rPr>
          <w:rFonts w:ascii="Times New Roman" w:hAnsi="Times New Roman" w:cs="Times New Roman"/>
          <w:sz w:val="24"/>
          <w:szCs w:val="24"/>
        </w:rPr>
        <w:t xml:space="preserve"> las define como</w:t>
      </w:r>
      <w:r w:rsidR="00385DB7" w:rsidRPr="00DC671C">
        <w:rPr>
          <w:rFonts w:ascii="Times New Roman" w:hAnsi="Times New Roman" w:cs="Times New Roman"/>
          <w:sz w:val="24"/>
          <w:szCs w:val="24"/>
        </w:rPr>
        <w:t>,</w:t>
      </w:r>
      <w:r w:rsidR="00DB7464" w:rsidRPr="00DC671C">
        <w:rPr>
          <w:rFonts w:ascii="Times New Roman" w:hAnsi="Times New Roman" w:cs="Times New Roman"/>
          <w:sz w:val="24"/>
          <w:szCs w:val="24"/>
        </w:rPr>
        <w:t xml:space="preserve"> empresas insolventes y </w:t>
      </w:r>
      <w:r w:rsidR="00385DB7" w:rsidRPr="00DC671C">
        <w:rPr>
          <w:rFonts w:ascii="Times New Roman" w:hAnsi="Times New Roman" w:cs="Times New Roman"/>
          <w:sz w:val="24"/>
          <w:szCs w:val="24"/>
        </w:rPr>
        <w:t>con</w:t>
      </w:r>
      <w:r w:rsidR="00DB7464" w:rsidRPr="00DC671C">
        <w:rPr>
          <w:rFonts w:ascii="Times New Roman" w:hAnsi="Times New Roman" w:cs="Times New Roman"/>
          <w:sz w:val="24"/>
          <w:szCs w:val="24"/>
        </w:rPr>
        <w:t xml:space="preserve"> poca esperanza</w:t>
      </w:r>
      <w:r w:rsidR="00385DB7" w:rsidRPr="00DC671C">
        <w:rPr>
          <w:rFonts w:ascii="Times New Roman" w:hAnsi="Times New Roman" w:cs="Times New Roman"/>
          <w:sz w:val="24"/>
          <w:szCs w:val="24"/>
        </w:rPr>
        <w:t>s</w:t>
      </w:r>
      <w:r w:rsidR="00DB7464" w:rsidRPr="00DC671C">
        <w:rPr>
          <w:rFonts w:ascii="Times New Roman" w:hAnsi="Times New Roman" w:cs="Times New Roman"/>
          <w:sz w:val="24"/>
          <w:szCs w:val="24"/>
        </w:rPr>
        <w:t xml:space="preserve"> de recuperación</w:t>
      </w:r>
      <w:r w:rsidR="00385DB7" w:rsidRPr="00DC671C">
        <w:rPr>
          <w:rFonts w:ascii="Times New Roman" w:hAnsi="Times New Roman" w:cs="Times New Roman"/>
          <w:sz w:val="24"/>
          <w:szCs w:val="24"/>
        </w:rPr>
        <w:t>, pero que evitan el fracaso gracias a una gran variedad de apoyo de sus acreedores.</w:t>
      </w:r>
      <w:r w:rsidR="008A596C" w:rsidRPr="00DC671C">
        <w:rPr>
          <w:rFonts w:ascii="Times New Roman" w:hAnsi="Times New Roman" w:cs="Times New Roman"/>
          <w:sz w:val="24"/>
          <w:szCs w:val="24"/>
        </w:rPr>
        <w:t xml:space="preserve"> </w:t>
      </w:r>
      <w:r w:rsidR="00793E29">
        <w:rPr>
          <w:rFonts w:ascii="Times New Roman" w:hAnsi="Times New Roman" w:cs="Times New Roman"/>
          <w:sz w:val="24"/>
          <w:szCs w:val="24"/>
        </w:rPr>
        <w:t>No obstante</w:t>
      </w:r>
      <w:r w:rsidR="002B6363" w:rsidRPr="00DC671C">
        <w:rPr>
          <w:rFonts w:ascii="Times New Roman" w:hAnsi="Times New Roman" w:cs="Times New Roman"/>
          <w:sz w:val="24"/>
          <w:szCs w:val="24"/>
        </w:rPr>
        <w:t xml:space="preserve">, Japón no es el único país que se ha visto comprometido por la presencia de </w:t>
      </w:r>
      <w:r w:rsidR="00793E29">
        <w:rPr>
          <w:rFonts w:ascii="Times New Roman" w:hAnsi="Times New Roman" w:cs="Times New Roman"/>
          <w:sz w:val="24"/>
          <w:szCs w:val="24"/>
        </w:rPr>
        <w:t xml:space="preserve">las </w:t>
      </w:r>
      <w:r w:rsidR="002B6363" w:rsidRPr="00DC671C">
        <w:rPr>
          <w:rFonts w:ascii="Times New Roman" w:hAnsi="Times New Roman" w:cs="Times New Roman"/>
          <w:sz w:val="24"/>
          <w:szCs w:val="24"/>
        </w:rPr>
        <w:t>zombis</w:t>
      </w:r>
      <w:r w:rsidR="006F67C4" w:rsidRPr="00DC671C">
        <w:rPr>
          <w:rFonts w:ascii="Times New Roman" w:hAnsi="Times New Roman" w:cs="Times New Roman"/>
          <w:sz w:val="24"/>
          <w:szCs w:val="24"/>
        </w:rPr>
        <w:t>,</w:t>
      </w:r>
      <w:r w:rsidR="00510F00" w:rsidRPr="00DC671C">
        <w:rPr>
          <w:rFonts w:ascii="Times New Roman" w:hAnsi="Times New Roman" w:cs="Times New Roman"/>
          <w:sz w:val="24"/>
          <w:szCs w:val="24"/>
        </w:rPr>
        <w:t xml:space="preserve"> </w:t>
      </w:r>
      <w:r w:rsidR="006F67C4" w:rsidRPr="00DC671C">
        <w:rPr>
          <w:rFonts w:ascii="Times New Roman" w:hAnsi="Times New Roman" w:cs="Times New Roman"/>
          <w:sz w:val="24"/>
          <w:szCs w:val="24"/>
        </w:rPr>
        <w:t xml:space="preserve">entre ellos </w:t>
      </w:r>
      <w:r w:rsidR="00510F00" w:rsidRPr="00DC671C">
        <w:rPr>
          <w:rFonts w:ascii="Times New Roman" w:hAnsi="Times New Roman" w:cs="Times New Roman"/>
          <w:sz w:val="24"/>
          <w:szCs w:val="24"/>
        </w:rPr>
        <w:t xml:space="preserve">también </w:t>
      </w:r>
      <w:r w:rsidR="00153F50" w:rsidRPr="00DC671C">
        <w:rPr>
          <w:rFonts w:ascii="Times New Roman" w:hAnsi="Times New Roman" w:cs="Times New Roman"/>
          <w:sz w:val="24"/>
          <w:szCs w:val="24"/>
        </w:rPr>
        <w:t xml:space="preserve">se encuentra </w:t>
      </w:r>
      <w:r w:rsidR="00510F00" w:rsidRPr="00DC671C">
        <w:rPr>
          <w:rFonts w:ascii="Times New Roman" w:hAnsi="Times New Roman" w:cs="Times New Roman"/>
          <w:sz w:val="24"/>
          <w:szCs w:val="24"/>
        </w:rPr>
        <w:t>China.</w:t>
      </w:r>
      <w:r w:rsidR="00321729" w:rsidRPr="00DC671C">
        <w:rPr>
          <w:rFonts w:ascii="Times New Roman" w:hAnsi="Times New Roman" w:cs="Times New Roman"/>
          <w:sz w:val="24"/>
          <w:szCs w:val="24"/>
        </w:rPr>
        <w:t xml:space="preserve"> </w:t>
      </w:r>
      <w:r w:rsidR="00884990" w:rsidRPr="00DC671C">
        <w:rPr>
          <w:rFonts w:ascii="Times New Roman" w:hAnsi="Times New Roman" w:cs="Times New Roman"/>
          <w:sz w:val="24"/>
          <w:szCs w:val="24"/>
        </w:rPr>
        <w:t>Varios</w:t>
      </w:r>
      <w:r w:rsidR="002B6363" w:rsidRPr="00DC671C">
        <w:rPr>
          <w:rFonts w:ascii="Times New Roman" w:hAnsi="Times New Roman" w:cs="Times New Roman"/>
          <w:sz w:val="24"/>
          <w:szCs w:val="24"/>
        </w:rPr>
        <w:t xml:space="preserve"> </w:t>
      </w:r>
      <w:r w:rsidR="00884990" w:rsidRPr="00DC671C">
        <w:rPr>
          <w:rFonts w:ascii="Times New Roman" w:hAnsi="Times New Roman" w:cs="Times New Roman"/>
          <w:sz w:val="24"/>
          <w:szCs w:val="24"/>
        </w:rPr>
        <w:t xml:space="preserve">estudios de </w:t>
      </w:r>
      <w:r w:rsidR="00793E29">
        <w:rPr>
          <w:rFonts w:ascii="Times New Roman" w:hAnsi="Times New Roman" w:cs="Times New Roman"/>
          <w:sz w:val="24"/>
          <w:szCs w:val="24"/>
        </w:rPr>
        <w:t xml:space="preserve">dicho </w:t>
      </w:r>
      <w:r w:rsidR="00884990" w:rsidRPr="00DC671C">
        <w:rPr>
          <w:rFonts w:ascii="Times New Roman" w:hAnsi="Times New Roman" w:cs="Times New Roman"/>
          <w:sz w:val="24"/>
          <w:szCs w:val="24"/>
        </w:rPr>
        <w:t>país</w:t>
      </w:r>
      <w:r w:rsidR="00AD08FB" w:rsidRPr="00DC671C">
        <w:rPr>
          <w:rFonts w:ascii="Times New Roman" w:hAnsi="Times New Roman" w:cs="Times New Roman"/>
          <w:sz w:val="24"/>
          <w:szCs w:val="24"/>
        </w:rPr>
        <w:t xml:space="preserve"> </w:t>
      </w:r>
      <w:r w:rsidR="00884990" w:rsidRPr="00DC671C">
        <w:rPr>
          <w:rFonts w:ascii="Times New Roman" w:hAnsi="Times New Roman" w:cs="Times New Roman"/>
          <w:sz w:val="24"/>
          <w:szCs w:val="24"/>
        </w:rPr>
        <w:t xml:space="preserve">las </w:t>
      </w:r>
      <w:r w:rsidR="00AD08FB" w:rsidRPr="00DC671C">
        <w:rPr>
          <w:rFonts w:ascii="Times New Roman" w:hAnsi="Times New Roman" w:cs="Times New Roman"/>
          <w:sz w:val="24"/>
          <w:szCs w:val="24"/>
        </w:rPr>
        <w:t>definen</w:t>
      </w:r>
      <w:r w:rsidR="00884990" w:rsidRPr="00DC671C">
        <w:rPr>
          <w:rFonts w:ascii="Times New Roman" w:hAnsi="Times New Roman" w:cs="Times New Roman"/>
          <w:sz w:val="24"/>
          <w:szCs w:val="24"/>
        </w:rPr>
        <w:t xml:space="preserve"> como,</w:t>
      </w:r>
      <w:r w:rsidR="00AD08FB" w:rsidRPr="00DC671C">
        <w:rPr>
          <w:rFonts w:ascii="Times New Roman" w:hAnsi="Times New Roman" w:cs="Times New Roman"/>
          <w:sz w:val="24"/>
          <w:szCs w:val="24"/>
        </w:rPr>
        <w:t xml:space="preserve"> empresas insolventes que permanecen en funcionamiento </w:t>
      </w:r>
      <w:r w:rsidR="00AD08FB" w:rsidRPr="00DC671C">
        <w:rPr>
          <w:rFonts w:ascii="Times New Roman" w:hAnsi="Times New Roman" w:cs="Times New Roman"/>
          <w:sz w:val="24"/>
          <w:szCs w:val="24"/>
        </w:rPr>
        <w:fldChar w:fldCharType="begin" w:fldLock="1"/>
      </w:r>
      <w:r w:rsidR="001664F7" w:rsidRPr="00DC671C">
        <w:rPr>
          <w:rFonts w:ascii="Times New Roman" w:hAnsi="Times New Roman" w:cs="Times New Roman"/>
          <w:sz w:val="24"/>
          <w:szCs w:val="24"/>
        </w:rPr>
        <w:instrText>ADDIN CSL_CITATION {"citationItems":[{"id":"ITEM-1","itemData":{"DOI":"10.1162/ASEP_a_00474","ISSN":"15360083","abstract":"From a data set of Chinese firms in the 200507 period, we find that government investment boosted the performance of zombie firms and crowded out the growth of private firms; we also found that the higher the concentration of state banks (and of state-owned enterprises), the more conducive is the environment for nurturing zombie firms. With the exit of zombie firms, (a) the industrial output growth rate would be higher by 2.12 percentage points, (b) the capital accumulation rate would be higher by 1.4 percentage points, (c) the employment growth rate would be higher by 0.84 percentage points, and (d) the rate total factor productivity growth would be higher by 1.06 percentage points. Our results support a radical change in the way that government investment has been carried out, and support comprehensive reform of the state sector, but they do not necessarily argue against government investment in large infrastructure projects and strategically-critical areas.","author":[{"dropping-particle":"","family":"Tan","given":"Yuyan","non-dropping-particle":"","parse-names":false,"suffix":""},{"dropping-particle":"","family":"Huang","given":"Yiping","non-dropping-particle":"","parse-names":false,"suffix":""},{"dropping-particle":"","family":"Woo","given":"Wing Thye","non-dropping-particle":"","parse-names":false,"suffix":""}],"container-title":"Asian Economic Papers","id":"ITEM-1","issue":"3","issued":{"date-parts":[["2016"]]},"page":"32-55","title":"Zombie Firms and the Crowding-Out of Private Investment in China","type":"article-journal","volume":"15"},"uris":["http://www.mendeley.com/documents/?uuid=28848fe6-35ba-44ee-ba54-bf27482db435"]},{"id":"ITEM-2","itemData":{"DOI":"10.1016/j.resourpol.2018.11.016","ISSN":"03014207","abstract":"This paper uses a modified identification method to identify zombie firms from a large sample of coal mining companies in China. It analyzes the prevalence of zombie firms over time and their distribution across different regions and ownership types. It also investigates the causes of the emergence of zombies and evaluates the effectiveness of various restructuring measures for resolving zombie firms. The results indicate that government interventions and subsidized bank credit are important causes of zombie firms, and continuous financial support from the government or banks does not contribute to the recovery of zombie firms. While reductions in labor costs, ownership reforms, and deleveraging can effectively resolve zombie firms, the injection or sale of assets has an ambiguous impact on the recovery of zombie firms. This study contributes to an understanding of the causes of the emergence of zombie firms and provides some policy implications for tackling zombie firms in China's coal sector.","author":[{"dropping-particle":"","family":"Dai","given":"Xiaoyong","non-dropping-particle":"","parse-names":false,"suffix":""},{"dropping-particle":"","family":"Qiao","given":"Xiaole","non-dropping-particle":"","parse-names":false,"suffix":""},{"dropping-particle":"","family":"Song","given":"Lin","non-dropping-particle":"","parse-names":false,"suffix":""}],"container-title":"Resources Policy","id":"ITEM-2","issue":"November 2018","issued":{"date-parts":[["2019"]]},"page":"664-673","publisher":"Elsevier Ltd","title":"Zombie firms in China's coal mining sector: Identification, transition determinants and policy implications","type":"article-journal","volume":"62"},"uris":["http://www.mendeley.com/documents/?uuid=cfe955cb-fabe-4fe2-bbef-eeaa4bf38afa"]},{"id":"ITEM-3","itemData":{"DOI":"10.1016/j.iref.2018.12.007","ISSN":"10590560","abstract":"Using a sample of privately owned listed firms in China, we document that firms’ political connections have a positive effect on their likelihood of becoming insolvent and inefficient (which we call zombies or zombie firms). The results are more pronounced for firms that are located in regions with extensive government intervention or weak institutional environment. In addition, for firms without political connections, the presence of zombie firms has larger negative spillover effects on the investment and productivity of healthy firms compared with zombie firms in the same industry. Curiously, such differential negative spillover effects are not observed for firms with political connections.","author":[{"dropping-particle":"","family":"He","given":"Qing","non-dropping-particle":"","parse-names":false,"suffix":""},{"dropping-particle":"","family":"Li","given":"Xiaoyang","non-dropping-particle":"","parse-names":false,"suffix":""},{"dropping-particle":"","family":"Zhu","given":"Wenyu","non-dropping-particle":"","parse-names":false,"suffix":""}],"container-title":"International Review of Economics and Finance","id":"ITEM-3","issue":"December 2018","issued":{"date-parts":[["2020"]]},"page":"1056-1070","publisher":"Elsevier Ltd","title":"Political connection and the walking dead: Evidence from China's privately owned firms","type":"article-journal","volume":"69"},"uris":["http://www.mendeley.com/documents/?uuid=316901db-2035-42f6-b903-fcf67ff1cabb"]},{"id":"ITEM-4","itemData":{"DOI":"10.1016/j.pacfin.2020.101357","ISSN":"0927538X","abstract":"This paper examines the implication of top executive gender on the zombie likelihood of firms listed in China's stock market. Our investigation shows that an increase in female executive percentage can significantly reduce corporate risk and zombie likelihood. This reduction in zombie likelihood is mainly achieved by the financial supervision of the female CFOs, mainly through the channels of quality improvement in information disclosure as well as in corporate governance. By contrast, loans and subsidies from local governments and financial institutions do not improve the performance of listed companies but increase zombie likelihood. Female executives' previous appointments with government agencies and financial institutions increase zombie likelihood as well. The academic background of female executives does not affect zombie likelihood. These findings provide insights into the relationship between executive gender diversity and corporate governance. We provide policy recommendations to help address the issue of zombie firms in China.","author":[{"dropping-particle":"","family":"Fang","given":"Jianchun","non-dropping-particle":"","parse-names":false,"suffix":""},{"dropping-particle":"","family":"Gozgor","given":"Giray","non-dropping-particle":"","parse-names":false,"suffix":""},{"dropping-particle":"","family":"Lau","given":"Chi Keung Marco","non-dropping-particle":"","parse-names":false,"suffix":""},{"dropping-particle":"","family":"Wu","given":"Wanshan","non-dropping-particle":"","parse-names":false,"suffix":""},{"dropping-particle":"","family":"Yan","given":"Cheng","non-dropping-particle":"","parse-names":false,"suffix":""}],"container-title":"Pacific Basin Finance Journal","id":"ITEM-4","issue":"February","issued":{"date-parts":[["2020"]]},"page":"1-17","title":"Listed zombie firms and top executive gender: Evidence from an emerging market","type":"article-journal","volume":"62"},"uris":["http://www.mendeley.com/documents/?uuid=ff42332f-f8d1-4331-ba45-ac6dd1747a66"]}],"mendeley":{"formattedCitation":"(Dai et al., 2019; Fang et al., 2020; He et al., 2020; Tan et al., 2016)","manualFormatting":"(e.g. Dai et al., 2019; Fang et al., 2020; He et al., 2020; Tan et al., 2016)","plainTextFormattedCitation":"(Dai et al., 2019; Fang et al., 2020; He et al., 2020; Tan et al., 2016)","previouslyFormattedCitation":"(Dai et al., 2019; Fang et al., 2020; He et al., 2020; Tan et al., 2016)"},"properties":{"noteIndex":0},"schema":"https://github.com/citation-style-language/schema/raw/master/csl-citation.json"}</w:instrText>
      </w:r>
      <w:r w:rsidR="00AD08FB" w:rsidRPr="00DC671C">
        <w:rPr>
          <w:rFonts w:ascii="Times New Roman" w:hAnsi="Times New Roman" w:cs="Times New Roman"/>
          <w:sz w:val="24"/>
          <w:szCs w:val="24"/>
        </w:rPr>
        <w:fldChar w:fldCharType="separate"/>
      </w:r>
      <w:r w:rsidR="00221712" w:rsidRPr="00DC671C">
        <w:rPr>
          <w:rFonts w:ascii="Times New Roman" w:hAnsi="Times New Roman" w:cs="Times New Roman"/>
          <w:noProof/>
          <w:sz w:val="24"/>
          <w:szCs w:val="24"/>
        </w:rPr>
        <w:t>(</w:t>
      </w:r>
      <w:r w:rsidR="001664F7" w:rsidRPr="00DC671C">
        <w:rPr>
          <w:rFonts w:ascii="Times New Roman" w:hAnsi="Times New Roman" w:cs="Times New Roman"/>
          <w:i/>
          <w:iCs/>
          <w:noProof/>
          <w:sz w:val="24"/>
          <w:szCs w:val="24"/>
        </w:rPr>
        <w:t>e.g.</w:t>
      </w:r>
      <w:r w:rsidR="001664F7" w:rsidRPr="00DC671C">
        <w:rPr>
          <w:rFonts w:ascii="Times New Roman" w:hAnsi="Times New Roman" w:cs="Times New Roman"/>
          <w:noProof/>
          <w:sz w:val="24"/>
          <w:szCs w:val="24"/>
        </w:rPr>
        <w:t xml:space="preserve"> </w:t>
      </w:r>
      <w:r w:rsidR="00221712" w:rsidRPr="00DC671C">
        <w:rPr>
          <w:rFonts w:ascii="Times New Roman" w:hAnsi="Times New Roman" w:cs="Times New Roman"/>
          <w:noProof/>
          <w:sz w:val="24"/>
          <w:szCs w:val="24"/>
        </w:rPr>
        <w:t xml:space="preserve">Dai </w:t>
      </w:r>
      <w:r w:rsidR="00A01770" w:rsidRPr="00A01770">
        <w:rPr>
          <w:rFonts w:ascii="Times New Roman" w:hAnsi="Times New Roman" w:cs="Times New Roman"/>
          <w:i/>
          <w:iCs/>
          <w:noProof/>
          <w:sz w:val="24"/>
          <w:szCs w:val="24"/>
        </w:rPr>
        <w:t>et al</w:t>
      </w:r>
      <w:r w:rsidR="00221712" w:rsidRPr="00DC671C">
        <w:rPr>
          <w:rFonts w:ascii="Times New Roman" w:hAnsi="Times New Roman" w:cs="Times New Roman"/>
          <w:noProof/>
          <w:sz w:val="24"/>
          <w:szCs w:val="24"/>
        </w:rPr>
        <w:t xml:space="preserve">., 2019; Fang </w:t>
      </w:r>
      <w:r w:rsidR="00A01770" w:rsidRPr="00A01770">
        <w:rPr>
          <w:rFonts w:ascii="Times New Roman" w:hAnsi="Times New Roman" w:cs="Times New Roman"/>
          <w:i/>
          <w:iCs/>
          <w:noProof/>
          <w:sz w:val="24"/>
          <w:szCs w:val="24"/>
        </w:rPr>
        <w:t>et al</w:t>
      </w:r>
      <w:r w:rsidR="00221712" w:rsidRPr="00DC671C">
        <w:rPr>
          <w:rFonts w:ascii="Times New Roman" w:hAnsi="Times New Roman" w:cs="Times New Roman"/>
          <w:noProof/>
          <w:sz w:val="24"/>
          <w:szCs w:val="24"/>
        </w:rPr>
        <w:t xml:space="preserve">., 2020; He </w:t>
      </w:r>
      <w:r w:rsidR="00A01770" w:rsidRPr="00A01770">
        <w:rPr>
          <w:rFonts w:ascii="Times New Roman" w:hAnsi="Times New Roman" w:cs="Times New Roman"/>
          <w:i/>
          <w:iCs/>
          <w:noProof/>
          <w:sz w:val="24"/>
          <w:szCs w:val="24"/>
        </w:rPr>
        <w:t>et al</w:t>
      </w:r>
      <w:r w:rsidR="00221712" w:rsidRPr="00DC671C">
        <w:rPr>
          <w:rFonts w:ascii="Times New Roman" w:hAnsi="Times New Roman" w:cs="Times New Roman"/>
          <w:noProof/>
          <w:sz w:val="24"/>
          <w:szCs w:val="24"/>
        </w:rPr>
        <w:t xml:space="preserve">., 2020; Tan </w:t>
      </w:r>
      <w:r w:rsidR="00A01770" w:rsidRPr="00A01770">
        <w:rPr>
          <w:rFonts w:ascii="Times New Roman" w:hAnsi="Times New Roman" w:cs="Times New Roman"/>
          <w:i/>
          <w:iCs/>
          <w:noProof/>
          <w:sz w:val="24"/>
          <w:szCs w:val="24"/>
        </w:rPr>
        <w:t>et al</w:t>
      </w:r>
      <w:r w:rsidR="00221712" w:rsidRPr="00DC671C">
        <w:rPr>
          <w:rFonts w:ascii="Times New Roman" w:hAnsi="Times New Roman" w:cs="Times New Roman"/>
          <w:noProof/>
          <w:sz w:val="24"/>
          <w:szCs w:val="24"/>
        </w:rPr>
        <w:t>., 2016)</w:t>
      </w:r>
      <w:r w:rsidR="00AD08FB" w:rsidRPr="00DC671C">
        <w:rPr>
          <w:rFonts w:ascii="Times New Roman" w:hAnsi="Times New Roman" w:cs="Times New Roman"/>
          <w:sz w:val="24"/>
          <w:szCs w:val="24"/>
        </w:rPr>
        <w:fldChar w:fldCharType="end"/>
      </w:r>
      <w:r w:rsidR="00AD08FB" w:rsidRPr="00DC671C">
        <w:rPr>
          <w:rFonts w:ascii="Times New Roman" w:hAnsi="Times New Roman" w:cs="Times New Roman"/>
          <w:sz w:val="24"/>
          <w:szCs w:val="24"/>
        </w:rPr>
        <w:t>, gracias al apoyo financiero externo que reciben</w:t>
      </w:r>
      <w:r w:rsidR="00A70131">
        <w:rPr>
          <w:rFonts w:ascii="Times New Roman" w:hAnsi="Times New Roman" w:cs="Times New Roman"/>
          <w:sz w:val="24"/>
          <w:szCs w:val="24"/>
        </w:rPr>
        <w:t xml:space="preserve">, o como </w:t>
      </w:r>
      <w:r w:rsidR="00DA52DB" w:rsidRPr="00DC671C">
        <w:rPr>
          <w:rFonts w:ascii="Times New Roman" w:hAnsi="Times New Roman" w:cs="Times New Roman"/>
          <w:sz w:val="24"/>
          <w:szCs w:val="24"/>
        </w:rPr>
        <w:t>empresas ineficientes que dependen de transfusiones externas y carecen de su propia rentabilidad</w:t>
      </w:r>
      <w:r w:rsidR="00793E29">
        <w:rPr>
          <w:rFonts w:ascii="Times New Roman" w:hAnsi="Times New Roman" w:cs="Times New Roman"/>
          <w:sz w:val="24"/>
          <w:szCs w:val="24"/>
        </w:rPr>
        <w:t xml:space="preserve"> </w:t>
      </w:r>
      <w:r w:rsidR="00A70131" w:rsidRPr="00DC671C">
        <w:rPr>
          <w:rFonts w:ascii="Times New Roman" w:hAnsi="Times New Roman" w:cs="Times New Roman"/>
          <w:sz w:val="24"/>
          <w:szCs w:val="24"/>
        </w:rPr>
        <w:fldChar w:fldCharType="begin" w:fldLock="1"/>
      </w:r>
      <w:r w:rsidR="00D60F16">
        <w:rPr>
          <w:rFonts w:ascii="Times New Roman" w:hAnsi="Times New Roman" w:cs="Times New Roman"/>
          <w:sz w:val="24"/>
          <w:szCs w:val="24"/>
        </w:rPr>
        <w:instrText>ADDIN CSL_CITATION {"citationItems":[{"id":"ITEM-1","itemData":{"DOI":"10.1016/j.econmod.2019.09.034","ISSN":"02649993","abstract":"Statistics show that many zombie firms in China still enjoy a wide variety of government subsidies. This paper explores the impact of this phenomenon from the perspective of capacity utilization. Specifically, it uses a sample of Chinese zombie firms from 2007 to 2016 to empirically analyze the effect of government subsidies on the capacity utilization of zombie firms. This paper finds that government subsidies have a negative effect on the capacity utilization of zombie firms, and the capacity utilization of subsidized zombie firms is lower than that of unsubsidized zombie firms. Robustness tests and endogeneity tests confirm this finding. Further analysis reveals significant differences in the effects of government subsidies on zombie firms subject to different forms of ownership, different government interventions, and different quality of financial reports. The negative effect of government subsidies on the capacity utilization of zombie firms is more significant in state-owned zombie firms, zombie firms subject to low levels of government intervention, and zombie firms with low quality of financial reports. Government subsidies also distort the investment behaviors of subsidized zombie firms, which in turn leads to poor performance. This paper not only answers the difficult question of whether the government should continue to subsidize zombie firms, but also provides theoretical support for government policy makers. The findings suggest that the government should use subsidies more carefully to help zombie firms “get out of the woods,” and formulate fiscal policies specifically related to zombie firms.","author":[{"dropping-particle":"","family":"Liu","given":"Guangqiang","non-dropping-particle":"","parse-names":false,"suffix":""},{"dropping-particle":"","family":"Zhang","given":"Xiaojie","non-dropping-particle":"","parse-names":false,"suffix":""},{"dropping-particle":"","family":"Zhang","given":"Wanting","non-dropping-particle":"","parse-names":false,"suffix":""},{"dropping-particle":"","family":"Wang","given":"Di","non-dropping-particle":"","parse-names":false,"suffix":""}],"container-title":"Economic Modelling","id":"ITEM-1","issue":"September","issued":{"date-parts":[["2019"]]},"page":"51-64","publisher":"Elsevier Ltd","title":"The impact of government subsidies on the capacity utilization of zombie firms","type":"article-journal","volume":"83"},"uris":["http://www.mendeley.com/documents/?uuid=69e2b22d-7476-4820-8160-9278f2760e42"]},{"id":"ITEM-2","itemData":{"DOI":"10.1109/ICEIEC49280.2020.9152215","ISBN":"9781728163123","abstract":"Zombie enterprise portrait and classification is one of the urgent problems in the current society, which has important practical significance and research value. This paper presents an adaptive weighted Bagging integrated learning method, which integrates 5 regular models and 8 pattern recognition models. The weight of the base classifier in integrated learning can be adjusted adaptively according to the training process to reduce the subjectivity and limitation of the regular model as much as possible. The accuracy, precision and recall rate of the model are all up to 1.0 in the experiment. At the same time, the strategy of data cleaning and missing item completion for problem domain is proposed. The research methods and results proposed in this paper have certain reference significance for the study of zombie enterprise portrait and classification and its related fields.","author":[{"dropping-particle":"","family":"Dong","given":"Xiaorui","non-dropping-particle":"","parse-names":false,"suffix":""},{"dropping-particle":"","family":"Duan","given":"Hongke","non-dropping-particle":"","parse-names":false,"suffix":""},{"dropping-particle":"","family":"Wang","given":"Tianshuo","non-dropping-particle":"","parse-names":false,"suffix":""},{"dropping-particle":"","family":"Liu","given":"Qingqing","non-dropping-particle":"","parse-names":false,"suffix":""}],"container-title":"ICEIEC 2020 - Proceedings of 2020 IEEE 10th International Conference on Electronics Information and Emergency Communication","id":"ITEM-2","issued":{"date-parts":[["2020"]]},"page":"273-276","title":"An Adaptive Weighted Bagging Ensemble Learning Model for Zombie Enterprise Identification","type":"article-journal"},"uris":["http://www.mendeley.com/documents/?uuid=76affca1-951c-405b-8fb1-f06f96d43f37"]}],"mendeley":{"formattedCitation":"(Dong et al., 2020; Liu et al., 2019)","plainTextFormattedCitation":"(Dong et al., 2020; Liu et al., 2019)","previouslyFormattedCitation":"(Dong et al., 2020; Liu et al., 2019)"},"properties":{"noteIndex":0},"schema":"https://github.com/citation-style-language/schema/raw/master/csl-citation.json"}</w:instrText>
      </w:r>
      <w:r w:rsidR="00A70131" w:rsidRPr="00DC671C">
        <w:rPr>
          <w:rFonts w:ascii="Times New Roman" w:hAnsi="Times New Roman" w:cs="Times New Roman"/>
          <w:sz w:val="24"/>
          <w:szCs w:val="24"/>
        </w:rPr>
        <w:fldChar w:fldCharType="separate"/>
      </w:r>
      <w:r w:rsidR="00A70131" w:rsidRPr="00A70131">
        <w:rPr>
          <w:rFonts w:ascii="Times New Roman" w:hAnsi="Times New Roman" w:cs="Times New Roman"/>
          <w:noProof/>
          <w:sz w:val="24"/>
          <w:szCs w:val="24"/>
        </w:rPr>
        <w:t xml:space="preserve">(Dong </w:t>
      </w:r>
      <w:r w:rsidR="00A01770" w:rsidRPr="00A01770">
        <w:rPr>
          <w:rFonts w:ascii="Times New Roman" w:hAnsi="Times New Roman" w:cs="Times New Roman"/>
          <w:i/>
          <w:iCs/>
          <w:noProof/>
          <w:sz w:val="24"/>
          <w:szCs w:val="24"/>
        </w:rPr>
        <w:t>et al</w:t>
      </w:r>
      <w:r w:rsidR="00A70131" w:rsidRPr="00A70131">
        <w:rPr>
          <w:rFonts w:ascii="Times New Roman" w:hAnsi="Times New Roman" w:cs="Times New Roman"/>
          <w:noProof/>
          <w:sz w:val="24"/>
          <w:szCs w:val="24"/>
        </w:rPr>
        <w:t xml:space="preserve">., 2020; Liu </w:t>
      </w:r>
      <w:r w:rsidR="00A01770" w:rsidRPr="00A01770">
        <w:rPr>
          <w:rFonts w:ascii="Times New Roman" w:hAnsi="Times New Roman" w:cs="Times New Roman"/>
          <w:i/>
          <w:iCs/>
          <w:noProof/>
          <w:sz w:val="24"/>
          <w:szCs w:val="24"/>
        </w:rPr>
        <w:t>et al</w:t>
      </w:r>
      <w:r w:rsidR="00A70131" w:rsidRPr="00A70131">
        <w:rPr>
          <w:rFonts w:ascii="Times New Roman" w:hAnsi="Times New Roman" w:cs="Times New Roman"/>
          <w:noProof/>
          <w:sz w:val="24"/>
          <w:szCs w:val="24"/>
        </w:rPr>
        <w:t>., 2019)</w:t>
      </w:r>
      <w:r w:rsidR="00A70131" w:rsidRPr="00DC671C">
        <w:rPr>
          <w:rFonts w:ascii="Times New Roman" w:hAnsi="Times New Roman" w:cs="Times New Roman"/>
          <w:sz w:val="24"/>
          <w:szCs w:val="24"/>
        </w:rPr>
        <w:fldChar w:fldCharType="end"/>
      </w:r>
      <w:r w:rsidR="00DA52DB" w:rsidRPr="00DC671C">
        <w:rPr>
          <w:rFonts w:ascii="Times New Roman" w:hAnsi="Times New Roman" w:cs="Times New Roman"/>
          <w:sz w:val="24"/>
          <w:szCs w:val="24"/>
        </w:rPr>
        <w:t>.</w:t>
      </w:r>
    </w:p>
    <w:p w14:paraId="0F667084" w14:textId="5583F104" w:rsidR="00A2413F" w:rsidRPr="00DC671C" w:rsidRDefault="006A0DBF" w:rsidP="008714A8">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lastRenderedPageBreak/>
        <w:t>Por otra parte, s</w:t>
      </w:r>
      <w:r w:rsidR="00282478" w:rsidRPr="00DC671C">
        <w:rPr>
          <w:rFonts w:ascii="Times New Roman" w:hAnsi="Times New Roman" w:cs="Times New Roman"/>
          <w:sz w:val="24"/>
          <w:szCs w:val="24"/>
        </w:rPr>
        <w:t xml:space="preserve">i nos enfocamos en el contexto europeo de </w:t>
      </w:r>
      <w:r w:rsidR="008E3A8D" w:rsidRPr="00DC671C">
        <w:rPr>
          <w:rFonts w:ascii="Times New Roman" w:hAnsi="Times New Roman" w:cs="Times New Roman"/>
          <w:sz w:val="24"/>
          <w:szCs w:val="24"/>
        </w:rPr>
        <w:t>estas</w:t>
      </w:r>
      <w:r w:rsidR="00282478" w:rsidRPr="00DC671C">
        <w:rPr>
          <w:rFonts w:ascii="Times New Roman" w:hAnsi="Times New Roman" w:cs="Times New Roman"/>
          <w:sz w:val="24"/>
          <w:szCs w:val="24"/>
        </w:rPr>
        <w:t xml:space="preserve">, destaca </w:t>
      </w:r>
      <w:r w:rsidR="008E3A8D" w:rsidRPr="00DC671C">
        <w:rPr>
          <w:rFonts w:ascii="Times New Roman" w:hAnsi="Times New Roman" w:cs="Times New Roman"/>
          <w:sz w:val="24"/>
          <w:szCs w:val="24"/>
        </w:rPr>
        <w:t xml:space="preserve">el estudio de </w:t>
      </w:r>
      <w:r w:rsidR="00282478" w:rsidRPr="00DC671C">
        <w:rPr>
          <w:rFonts w:ascii="Times New Roman" w:hAnsi="Times New Roman" w:cs="Times New Roman"/>
          <w:sz w:val="24"/>
          <w:szCs w:val="24"/>
        </w:rPr>
        <w:fldChar w:fldCharType="begin" w:fldLock="1"/>
      </w:r>
      <w:r w:rsidR="00A2413F" w:rsidRPr="00DC671C">
        <w:rPr>
          <w:rFonts w:ascii="Times New Roman" w:hAnsi="Times New Roman" w:cs="Times New Roman"/>
          <w:sz w:val="24"/>
          <w:szCs w:val="24"/>
        </w:rPr>
        <w:instrText>ADDIN CSL_CITATION {"citationItems":[{"id":"ITEM-1","itemData":{"author":[{"dropping-particle":"","family":"Papworth","given":"Tom","non-dropping-particle":"","parse-names":false,"suffix":""}],"id":"ITEM-1","issued":{"date-parts":[["2013"]]},"title":"The Trading Dead: The zombie firms plaguing Britain's economy, and what to do about them","type":"article-journal"},"uris":["http://www.mendeley.com/documents/?uuid=a8e8457e-33b4-4374-bc3a-d390105ae53e"]}],"mendeley":{"formattedCitation":"(Papworth, 2013)","manualFormatting":"Papworth (2013)","plainTextFormattedCitation":"(Papworth, 2013)","previouslyFormattedCitation":"(Papworth, 2013)"},"properties":{"noteIndex":0},"schema":"https://github.com/citation-style-language/schema/raw/master/csl-citation.json"}</w:instrText>
      </w:r>
      <w:r w:rsidR="00282478" w:rsidRPr="00DC671C">
        <w:rPr>
          <w:rFonts w:ascii="Times New Roman" w:hAnsi="Times New Roman" w:cs="Times New Roman"/>
          <w:sz w:val="24"/>
          <w:szCs w:val="24"/>
        </w:rPr>
        <w:fldChar w:fldCharType="separate"/>
      </w:r>
      <w:r w:rsidR="00282478" w:rsidRPr="00DC671C">
        <w:rPr>
          <w:rFonts w:ascii="Times New Roman" w:hAnsi="Times New Roman" w:cs="Times New Roman"/>
          <w:noProof/>
          <w:sz w:val="24"/>
          <w:szCs w:val="24"/>
        </w:rPr>
        <w:t>Papworth (2013)</w:t>
      </w:r>
      <w:r w:rsidR="00282478" w:rsidRPr="00DC671C">
        <w:rPr>
          <w:rFonts w:ascii="Times New Roman" w:hAnsi="Times New Roman" w:cs="Times New Roman"/>
          <w:sz w:val="24"/>
          <w:szCs w:val="24"/>
        </w:rPr>
        <w:fldChar w:fldCharType="end"/>
      </w:r>
      <w:r w:rsidR="00282478" w:rsidRPr="00DC671C">
        <w:rPr>
          <w:rFonts w:ascii="Times New Roman" w:hAnsi="Times New Roman" w:cs="Times New Roman"/>
          <w:sz w:val="24"/>
          <w:szCs w:val="24"/>
        </w:rPr>
        <w:t xml:space="preserve"> en Reino Unido</w:t>
      </w:r>
      <w:r w:rsidR="00B45994">
        <w:rPr>
          <w:rFonts w:ascii="Times New Roman" w:hAnsi="Times New Roman" w:cs="Times New Roman"/>
          <w:sz w:val="24"/>
          <w:szCs w:val="24"/>
        </w:rPr>
        <w:t xml:space="preserve">, quien </w:t>
      </w:r>
      <w:r w:rsidR="00282478" w:rsidRPr="00DC671C">
        <w:rPr>
          <w:rFonts w:ascii="Times New Roman" w:hAnsi="Times New Roman" w:cs="Times New Roman"/>
          <w:sz w:val="24"/>
          <w:szCs w:val="24"/>
        </w:rPr>
        <w:t>las define como</w:t>
      </w:r>
      <w:r w:rsidR="00B350B0" w:rsidRPr="00DC671C">
        <w:rPr>
          <w:rFonts w:ascii="Times New Roman" w:hAnsi="Times New Roman" w:cs="Times New Roman"/>
          <w:sz w:val="24"/>
          <w:szCs w:val="24"/>
        </w:rPr>
        <w:t>:</w:t>
      </w:r>
      <w:r w:rsidR="00282478" w:rsidRPr="00DC671C">
        <w:rPr>
          <w:rFonts w:ascii="Times New Roman" w:hAnsi="Times New Roman" w:cs="Times New Roman"/>
          <w:sz w:val="24"/>
          <w:szCs w:val="24"/>
        </w:rPr>
        <w:t xml:space="preserve"> “</w:t>
      </w:r>
      <w:r w:rsidR="00B350B0" w:rsidRPr="00DC671C">
        <w:rPr>
          <w:rFonts w:ascii="Times New Roman" w:hAnsi="Times New Roman" w:cs="Times New Roman"/>
          <w:i/>
          <w:iCs/>
          <w:sz w:val="24"/>
          <w:szCs w:val="24"/>
        </w:rPr>
        <w:t>empresas que sólo son capaces de pagar los intereses de sus préstamos, pero tienen pocas esperanzas de pagar el capital, y que sólo son capaces de continuar […] por la tolerancia de las instituciones financieras</w:t>
      </w:r>
      <w:r w:rsidR="00282478" w:rsidRPr="00DC671C">
        <w:rPr>
          <w:rFonts w:ascii="Times New Roman" w:hAnsi="Times New Roman" w:cs="Times New Roman"/>
          <w:sz w:val="24"/>
          <w:szCs w:val="24"/>
        </w:rPr>
        <w:t>”</w:t>
      </w:r>
      <w:r w:rsidR="00B350B0" w:rsidRPr="00DC671C">
        <w:rPr>
          <w:rFonts w:ascii="Times New Roman" w:hAnsi="Times New Roman" w:cs="Times New Roman"/>
          <w:sz w:val="24"/>
          <w:szCs w:val="24"/>
        </w:rPr>
        <w:t>.</w:t>
      </w:r>
      <w:r w:rsidR="00321729" w:rsidRPr="00DC671C">
        <w:rPr>
          <w:rFonts w:ascii="Times New Roman" w:hAnsi="Times New Roman" w:cs="Times New Roman"/>
          <w:sz w:val="24"/>
          <w:szCs w:val="24"/>
        </w:rPr>
        <w:t xml:space="preserve"> </w:t>
      </w:r>
      <w:r w:rsidR="0042744E" w:rsidRPr="00DC671C">
        <w:rPr>
          <w:rFonts w:ascii="Times New Roman" w:hAnsi="Times New Roman" w:cs="Times New Roman"/>
          <w:sz w:val="24"/>
          <w:szCs w:val="24"/>
        </w:rPr>
        <w:t>Otra definición</w:t>
      </w:r>
      <w:r w:rsidR="00321729" w:rsidRPr="00DC671C">
        <w:rPr>
          <w:rFonts w:ascii="Times New Roman" w:hAnsi="Times New Roman" w:cs="Times New Roman"/>
          <w:sz w:val="24"/>
          <w:szCs w:val="24"/>
        </w:rPr>
        <w:t xml:space="preserve"> </w:t>
      </w:r>
      <w:r w:rsidR="00793E29">
        <w:rPr>
          <w:rFonts w:ascii="Times New Roman" w:hAnsi="Times New Roman" w:cs="Times New Roman"/>
          <w:sz w:val="24"/>
          <w:szCs w:val="24"/>
        </w:rPr>
        <w:t>en el mismo contexto</w:t>
      </w:r>
      <w:r w:rsidR="00B064A5" w:rsidRPr="00DC671C">
        <w:rPr>
          <w:rFonts w:ascii="Times New Roman" w:hAnsi="Times New Roman" w:cs="Times New Roman"/>
          <w:sz w:val="24"/>
          <w:szCs w:val="24"/>
        </w:rPr>
        <w:t xml:space="preserve">, </w:t>
      </w:r>
      <w:r w:rsidR="0042744E" w:rsidRPr="00DC671C">
        <w:rPr>
          <w:rFonts w:ascii="Times New Roman" w:hAnsi="Times New Roman" w:cs="Times New Roman"/>
          <w:sz w:val="24"/>
          <w:szCs w:val="24"/>
        </w:rPr>
        <w:t>tal vez más apartada del resto de</w:t>
      </w:r>
      <w:r w:rsidRPr="00DC671C">
        <w:rPr>
          <w:rFonts w:ascii="Times New Roman" w:hAnsi="Times New Roman" w:cs="Times New Roman"/>
          <w:sz w:val="24"/>
          <w:szCs w:val="24"/>
        </w:rPr>
        <w:t xml:space="preserve"> los</w:t>
      </w:r>
      <w:r w:rsidR="0042744E" w:rsidRPr="00DC671C">
        <w:rPr>
          <w:rFonts w:ascii="Times New Roman" w:hAnsi="Times New Roman" w:cs="Times New Roman"/>
          <w:sz w:val="24"/>
          <w:szCs w:val="24"/>
        </w:rPr>
        <w:t xml:space="preserve"> autores, </w:t>
      </w:r>
      <w:r w:rsidR="008714A8">
        <w:rPr>
          <w:rFonts w:ascii="Times New Roman" w:hAnsi="Times New Roman" w:cs="Times New Roman"/>
          <w:sz w:val="24"/>
          <w:szCs w:val="24"/>
        </w:rPr>
        <w:t xml:space="preserve">es </w:t>
      </w:r>
      <w:r w:rsidR="0042744E" w:rsidRPr="00DC671C">
        <w:rPr>
          <w:rFonts w:ascii="Times New Roman" w:hAnsi="Times New Roman" w:cs="Times New Roman"/>
          <w:sz w:val="24"/>
          <w:szCs w:val="24"/>
        </w:rPr>
        <w:t>la aporta</w:t>
      </w:r>
      <w:r w:rsidR="008714A8">
        <w:rPr>
          <w:rFonts w:ascii="Times New Roman" w:hAnsi="Times New Roman" w:cs="Times New Roman"/>
          <w:sz w:val="24"/>
          <w:szCs w:val="24"/>
        </w:rPr>
        <w:t>da por</w:t>
      </w:r>
      <w:r w:rsidR="0042744E" w:rsidRPr="00DC671C">
        <w:rPr>
          <w:rFonts w:ascii="Times New Roman" w:hAnsi="Times New Roman" w:cs="Times New Roman"/>
          <w:sz w:val="24"/>
          <w:szCs w:val="24"/>
        </w:rPr>
        <w:t xml:space="preserve"> el Banco de Finlandia </w:t>
      </w:r>
      <w:r w:rsidR="005C001B" w:rsidRPr="00DC671C">
        <w:rPr>
          <w:rFonts w:ascii="Times New Roman" w:hAnsi="Times New Roman" w:cs="Times New Roman"/>
          <w:sz w:val="24"/>
          <w:szCs w:val="24"/>
        </w:rPr>
        <w:fldChar w:fldCharType="begin" w:fldLock="1"/>
      </w:r>
      <w:r w:rsidR="00B45994">
        <w:rPr>
          <w:rFonts w:ascii="Times New Roman" w:hAnsi="Times New Roman" w:cs="Times New Roman"/>
          <w:sz w:val="24"/>
          <w:szCs w:val="24"/>
        </w:rPr>
        <w:instrText>ADDIN CSL_CITATION {"citationItems":[{"id":"ITEM-1","itemData":{"ISBN":"9789523233287","author":[{"dropping-particle":"","family":"Nurmi","given":"Satu","non-dropping-particle":"","parse-names":false,"suffix":""},{"dropping-particle":"","family":"Vanhala","given":"Juuso","non-dropping-particle":"","parse-names":false,"suffix":""},{"dropping-particle":"","family":"Virén","given":"Matti","non-dropping-particle":"","parse-names":false,"suffix":""}],"id":"ITEM-1","issue":"May","issued":{"date-parts":[["2020"]]},"title":"Bank of Finland Research Discussion Papers 8 • 2020 The life and death of zombies-evidence from government subsidies to firms Bank of Finland Research","type":"book"},"locator":"28","uris":["http://www.mendeley.com/documents/?uuid=d85fe761-2a88-493a-9669-a311449bf992"]}],"mendeley":{"formattedCitation":"(Nurmi et al., 2020, p. 28)","manualFormatting":"(2020)","plainTextFormattedCitation":"(Nurmi et al., 2020, p. 28)","previouslyFormattedCitation":"(Nurmi et al., 2020, p. 28)"},"properties":{"noteIndex":0},"schema":"https://github.com/citation-style-language/schema/raw/master/csl-citation.json"}</w:instrText>
      </w:r>
      <w:r w:rsidR="005C001B" w:rsidRPr="00DC671C">
        <w:rPr>
          <w:rFonts w:ascii="Times New Roman" w:hAnsi="Times New Roman" w:cs="Times New Roman"/>
          <w:sz w:val="24"/>
          <w:szCs w:val="24"/>
        </w:rPr>
        <w:fldChar w:fldCharType="separate"/>
      </w:r>
      <w:r w:rsidR="005C001B" w:rsidRPr="00DC671C">
        <w:rPr>
          <w:rFonts w:ascii="Times New Roman" w:hAnsi="Times New Roman" w:cs="Times New Roman"/>
          <w:noProof/>
          <w:sz w:val="24"/>
          <w:szCs w:val="24"/>
        </w:rPr>
        <w:t>(2020)</w:t>
      </w:r>
      <w:r w:rsidR="005C001B" w:rsidRPr="00DC671C">
        <w:rPr>
          <w:rFonts w:ascii="Times New Roman" w:hAnsi="Times New Roman" w:cs="Times New Roman"/>
          <w:sz w:val="24"/>
          <w:szCs w:val="24"/>
        </w:rPr>
        <w:fldChar w:fldCharType="end"/>
      </w:r>
      <w:r w:rsidR="00B45994">
        <w:rPr>
          <w:rFonts w:ascii="Times New Roman" w:hAnsi="Times New Roman" w:cs="Times New Roman"/>
          <w:noProof/>
          <w:sz w:val="24"/>
          <w:szCs w:val="24"/>
        </w:rPr>
        <w:t xml:space="preserve"> al establecer que </w:t>
      </w:r>
      <w:r w:rsidR="004944EC" w:rsidRPr="00DC671C">
        <w:rPr>
          <w:rFonts w:ascii="Times New Roman" w:hAnsi="Times New Roman" w:cs="Times New Roman"/>
          <w:noProof/>
          <w:sz w:val="24"/>
          <w:szCs w:val="24"/>
        </w:rPr>
        <w:t xml:space="preserve">las zombis no son empresas verdaderamente angustiadas, sino empresas con ingresos temporalmente bajos en relación </w:t>
      </w:r>
      <w:r w:rsidR="00793E29">
        <w:rPr>
          <w:rFonts w:ascii="Times New Roman" w:hAnsi="Times New Roman" w:cs="Times New Roman"/>
          <w:noProof/>
          <w:sz w:val="24"/>
          <w:szCs w:val="24"/>
        </w:rPr>
        <w:t>a</w:t>
      </w:r>
      <w:r w:rsidR="004944EC" w:rsidRPr="00DC671C">
        <w:rPr>
          <w:rFonts w:ascii="Times New Roman" w:hAnsi="Times New Roman" w:cs="Times New Roman"/>
          <w:noProof/>
          <w:sz w:val="24"/>
          <w:szCs w:val="24"/>
        </w:rPr>
        <w:t xml:space="preserve"> los pagos de </w:t>
      </w:r>
      <w:r w:rsidR="00D52163" w:rsidRPr="00DC671C">
        <w:rPr>
          <w:rFonts w:ascii="Times New Roman" w:hAnsi="Times New Roman" w:cs="Times New Roman"/>
          <w:noProof/>
          <w:sz w:val="24"/>
          <w:szCs w:val="24"/>
        </w:rPr>
        <w:t xml:space="preserve">los </w:t>
      </w:r>
      <w:r w:rsidR="004944EC" w:rsidRPr="00DC671C">
        <w:rPr>
          <w:rFonts w:ascii="Times New Roman" w:hAnsi="Times New Roman" w:cs="Times New Roman"/>
          <w:noProof/>
          <w:sz w:val="24"/>
          <w:szCs w:val="24"/>
        </w:rPr>
        <w:t>intereses.</w:t>
      </w:r>
    </w:p>
    <w:p w14:paraId="54699B9A" w14:textId="23B8183B" w:rsidR="00282478" w:rsidRDefault="006A0DBF" w:rsidP="008714A8">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Finalmente</w:t>
      </w:r>
      <w:r w:rsidR="00C941F7" w:rsidRPr="00DC671C">
        <w:rPr>
          <w:rFonts w:ascii="Times New Roman" w:hAnsi="Times New Roman" w:cs="Times New Roman"/>
          <w:sz w:val="24"/>
          <w:szCs w:val="24"/>
        </w:rPr>
        <w:t>, c</w:t>
      </w:r>
      <w:r w:rsidR="00B350B0" w:rsidRPr="00DC671C">
        <w:rPr>
          <w:rFonts w:ascii="Times New Roman" w:hAnsi="Times New Roman" w:cs="Times New Roman"/>
          <w:sz w:val="24"/>
          <w:szCs w:val="24"/>
        </w:rPr>
        <w:t xml:space="preserve">entrándonos </w:t>
      </w:r>
      <w:r w:rsidR="00A2413F" w:rsidRPr="00DC671C">
        <w:rPr>
          <w:rFonts w:ascii="Times New Roman" w:hAnsi="Times New Roman" w:cs="Times New Roman"/>
          <w:sz w:val="24"/>
          <w:szCs w:val="24"/>
        </w:rPr>
        <w:t xml:space="preserve">en el contexto </w:t>
      </w:r>
      <w:r w:rsidR="00793E29">
        <w:rPr>
          <w:rFonts w:ascii="Times New Roman" w:hAnsi="Times New Roman" w:cs="Times New Roman"/>
          <w:sz w:val="24"/>
          <w:szCs w:val="24"/>
        </w:rPr>
        <w:t xml:space="preserve">del presente </w:t>
      </w:r>
      <w:r w:rsidR="00A2413F" w:rsidRPr="00DC671C">
        <w:rPr>
          <w:rFonts w:ascii="Times New Roman" w:hAnsi="Times New Roman" w:cs="Times New Roman"/>
          <w:sz w:val="24"/>
          <w:szCs w:val="24"/>
        </w:rPr>
        <w:t xml:space="preserve">estudio, </w:t>
      </w:r>
      <w:r w:rsidR="00942EB8" w:rsidRPr="00DC671C">
        <w:rPr>
          <w:rFonts w:ascii="Times New Roman" w:hAnsi="Times New Roman" w:cs="Times New Roman"/>
          <w:sz w:val="24"/>
          <w:szCs w:val="24"/>
        </w:rPr>
        <w:t xml:space="preserve">es decir </w:t>
      </w:r>
      <w:r w:rsidR="00A2413F" w:rsidRPr="00DC671C">
        <w:rPr>
          <w:rFonts w:ascii="Times New Roman" w:hAnsi="Times New Roman" w:cs="Times New Roman"/>
          <w:sz w:val="24"/>
          <w:szCs w:val="24"/>
        </w:rPr>
        <w:t xml:space="preserve">España, es de vital importancia </w:t>
      </w:r>
      <w:r w:rsidR="00942EB8" w:rsidRPr="00DC671C">
        <w:rPr>
          <w:rFonts w:ascii="Times New Roman" w:hAnsi="Times New Roman" w:cs="Times New Roman"/>
          <w:sz w:val="24"/>
          <w:szCs w:val="24"/>
        </w:rPr>
        <w:t>hacer referencia</w:t>
      </w:r>
      <w:r w:rsidR="00A2413F" w:rsidRPr="00DC671C">
        <w:rPr>
          <w:rFonts w:ascii="Times New Roman" w:hAnsi="Times New Roman" w:cs="Times New Roman"/>
          <w:sz w:val="24"/>
          <w:szCs w:val="24"/>
        </w:rPr>
        <w:t xml:space="preserve"> </w:t>
      </w:r>
      <w:r w:rsidR="00942EB8" w:rsidRPr="00DC671C">
        <w:rPr>
          <w:rFonts w:ascii="Times New Roman" w:hAnsi="Times New Roman" w:cs="Times New Roman"/>
          <w:sz w:val="24"/>
          <w:szCs w:val="24"/>
        </w:rPr>
        <w:t xml:space="preserve">al </w:t>
      </w:r>
      <w:r w:rsidR="00A2413F" w:rsidRPr="00DC671C">
        <w:rPr>
          <w:rFonts w:ascii="Times New Roman" w:hAnsi="Times New Roman" w:cs="Times New Roman"/>
          <w:sz w:val="24"/>
          <w:szCs w:val="24"/>
        </w:rPr>
        <w:t xml:space="preserve">trabajo llevado a cabo por los autores </w:t>
      </w:r>
      <w:r w:rsidR="00A2413F" w:rsidRPr="00DC671C">
        <w:rPr>
          <w:rFonts w:ascii="Times New Roman" w:hAnsi="Times New Roman" w:cs="Times New Roman"/>
          <w:sz w:val="24"/>
          <w:szCs w:val="24"/>
        </w:rPr>
        <w:fldChar w:fldCharType="begin" w:fldLock="1"/>
      </w:r>
      <w:r w:rsidR="00B064A5" w:rsidRPr="00DC671C">
        <w:rPr>
          <w:rFonts w:ascii="Times New Roman" w:hAnsi="Times New Roman" w:cs="Times New Roman"/>
          <w:sz w:val="24"/>
          <w:szCs w:val="24"/>
        </w:rPr>
        <w:instrText>ADDIN CSL_CITATION {"citationItems":[{"id":"ITEM-1","itemData":{"DOI":"10.1016/j.emj.2017.05.005","ISSN":"02632373","abstract":"This paper shows the existence of extreme types of zombie firm, i.e. companies with negative equity that continue to do business despite having lost their entire equity. We explain how these firms are measured and how the riskier ones are defined with different determinants. Using a Spanish sample from 2010 to 2014 an index called the EZIndex is developed that includes four dimensions of the extreme zombie problem: extension, contagion, recovery signs and immediacy. The paper contributes to zombie theory on the one hand by developing a method for ranking zombie firms based on risks and changes over time, and on the other hand by using a log-linear model to detect the riskiest corporate profiles out of all these risky firms. It demonstrates significant implications that need to be considered by the competent authorities not only in terms of their impact as a whole but also in regard to the particular profile of extreme zombie firms: they are less regulated, large and located in regions with large business fabrics.","author":[{"dropping-particle":"","family":"Urionabarrenetxea","given":"Sara","non-dropping-particle":"","parse-names":false,"suffix":""},{"dropping-particle":"","family":"Garcia-Merino","given":"Jose Domingo","non-dropping-particle":"","parse-names":false,"suffix":""},{"dropping-particle":"","family":"San-Jose","given":"Leire","non-dropping-particle":"","parse-names":false,"suffix":""},{"dropping-particle":"","family":"Retolaza","given":"Jose Luis","non-dropping-particle":"","parse-names":false,"suffix":""}],"container-title":"European Management Journal","id":"ITEM-1","issue":"3","issued":{"date-parts":[["2018"]]},"page":"408-420","publisher":"Elsevier Ltd","title":"Living with zombie companies: Do we know where the threat lies?","type":"article-journal","volume":"36"},"uris":["http://www.mendeley.com/documents/?uuid=a6966ab0-9317-40ac-93ff-b6d2a2b7b98b"]}],"mendeley":{"formattedCitation":"(Urionabarrenetxea et al., 2018)","manualFormatting":"Urionabarrenetxea et al. (2018)","plainTextFormattedCitation":"(Urionabarrenetxea et al., 2018)","previouslyFormattedCitation":"(Urionabarrenetxea et al., 2018)"},"properties":{"noteIndex":0},"schema":"https://github.com/citation-style-language/schema/raw/master/csl-citation.json"}</w:instrText>
      </w:r>
      <w:r w:rsidR="00A2413F" w:rsidRPr="00DC671C">
        <w:rPr>
          <w:rFonts w:ascii="Times New Roman" w:hAnsi="Times New Roman" w:cs="Times New Roman"/>
          <w:sz w:val="24"/>
          <w:szCs w:val="24"/>
        </w:rPr>
        <w:fldChar w:fldCharType="separate"/>
      </w:r>
      <w:r w:rsidR="00A2413F" w:rsidRPr="00DC671C">
        <w:rPr>
          <w:rFonts w:ascii="Times New Roman" w:hAnsi="Times New Roman" w:cs="Times New Roman"/>
          <w:noProof/>
          <w:sz w:val="24"/>
          <w:szCs w:val="24"/>
        </w:rPr>
        <w:t xml:space="preserve">Urionabarrenetxea </w:t>
      </w:r>
      <w:r w:rsidR="00A01770" w:rsidRPr="00A01770">
        <w:rPr>
          <w:rFonts w:ascii="Times New Roman" w:hAnsi="Times New Roman" w:cs="Times New Roman"/>
          <w:i/>
          <w:iCs/>
          <w:noProof/>
          <w:sz w:val="24"/>
          <w:szCs w:val="24"/>
        </w:rPr>
        <w:t>et al</w:t>
      </w:r>
      <w:r w:rsidR="00A2413F" w:rsidRPr="00DC671C">
        <w:rPr>
          <w:rFonts w:ascii="Times New Roman" w:hAnsi="Times New Roman" w:cs="Times New Roman"/>
          <w:noProof/>
          <w:sz w:val="24"/>
          <w:szCs w:val="24"/>
        </w:rPr>
        <w:t>. (2018)</w:t>
      </w:r>
      <w:r w:rsidR="00A2413F" w:rsidRPr="00DC671C">
        <w:rPr>
          <w:rFonts w:ascii="Times New Roman" w:hAnsi="Times New Roman" w:cs="Times New Roman"/>
          <w:sz w:val="24"/>
          <w:szCs w:val="24"/>
        </w:rPr>
        <w:fldChar w:fldCharType="end"/>
      </w:r>
      <w:r w:rsidR="00B45994">
        <w:rPr>
          <w:rFonts w:ascii="Times New Roman" w:hAnsi="Times New Roman" w:cs="Times New Roman"/>
          <w:sz w:val="24"/>
          <w:szCs w:val="24"/>
        </w:rPr>
        <w:t xml:space="preserve"> por ser </w:t>
      </w:r>
      <w:r w:rsidR="00A2413F" w:rsidRPr="00DC671C">
        <w:rPr>
          <w:rFonts w:ascii="Times New Roman" w:hAnsi="Times New Roman" w:cs="Times New Roman"/>
          <w:sz w:val="24"/>
          <w:szCs w:val="24"/>
        </w:rPr>
        <w:t xml:space="preserve">uno de los pocos </w:t>
      </w:r>
      <w:r w:rsidR="009E62E0" w:rsidRPr="00DC671C">
        <w:rPr>
          <w:rFonts w:ascii="Times New Roman" w:hAnsi="Times New Roman" w:cs="Times New Roman"/>
          <w:sz w:val="24"/>
          <w:szCs w:val="24"/>
        </w:rPr>
        <w:t>trabajos</w:t>
      </w:r>
      <w:r w:rsidR="00A2413F" w:rsidRPr="00DC671C">
        <w:rPr>
          <w:rFonts w:ascii="Times New Roman" w:hAnsi="Times New Roman" w:cs="Times New Roman"/>
          <w:sz w:val="24"/>
          <w:szCs w:val="24"/>
        </w:rPr>
        <w:t xml:space="preserve"> </w:t>
      </w:r>
      <w:r w:rsidR="004F07A2" w:rsidRPr="00DC671C">
        <w:rPr>
          <w:rFonts w:ascii="Times New Roman" w:hAnsi="Times New Roman" w:cs="Times New Roman"/>
          <w:sz w:val="24"/>
          <w:szCs w:val="24"/>
        </w:rPr>
        <w:t xml:space="preserve">detectados </w:t>
      </w:r>
      <w:r w:rsidR="00A2413F" w:rsidRPr="00DC671C">
        <w:rPr>
          <w:rFonts w:ascii="Times New Roman" w:hAnsi="Times New Roman" w:cs="Times New Roman"/>
          <w:sz w:val="24"/>
          <w:szCs w:val="24"/>
        </w:rPr>
        <w:t>sobre zombis</w:t>
      </w:r>
      <w:r w:rsidR="00053A42" w:rsidRPr="00DC671C">
        <w:rPr>
          <w:rFonts w:ascii="Times New Roman" w:hAnsi="Times New Roman" w:cs="Times New Roman"/>
          <w:sz w:val="24"/>
          <w:szCs w:val="24"/>
        </w:rPr>
        <w:t xml:space="preserve"> </w:t>
      </w:r>
      <w:r w:rsidR="00A2413F" w:rsidRPr="00DC671C">
        <w:rPr>
          <w:rFonts w:ascii="Times New Roman" w:hAnsi="Times New Roman" w:cs="Times New Roman"/>
          <w:sz w:val="24"/>
          <w:szCs w:val="24"/>
        </w:rPr>
        <w:t xml:space="preserve">en </w:t>
      </w:r>
      <w:r w:rsidRPr="00DC671C">
        <w:rPr>
          <w:rFonts w:ascii="Times New Roman" w:hAnsi="Times New Roman" w:cs="Times New Roman"/>
          <w:sz w:val="24"/>
          <w:szCs w:val="24"/>
        </w:rPr>
        <w:t>España</w:t>
      </w:r>
      <w:r w:rsidR="00A2413F" w:rsidRPr="00DC671C">
        <w:rPr>
          <w:rFonts w:ascii="Times New Roman" w:hAnsi="Times New Roman" w:cs="Times New Roman"/>
          <w:sz w:val="24"/>
          <w:szCs w:val="24"/>
        </w:rPr>
        <w:t xml:space="preserve">. </w:t>
      </w:r>
      <w:r w:rsidRPr="00DC671C">
        <w:rPr>
          <w:rFonts w:ascii="Times New Roman" w:hAnsi="Times New Roman" w:cs="Times New Roman"/>
          <w:sz w:val="24"/>
          <w:szCs w:val="24"/>
        </w:rPr>
        <w:t>Dicho estudio</w:t>
      </w:r>
      <w:r w:rsidR="000B5DF6" w:rsidRPr="00DC671C">
        <w:rPr>
          <w:rFonts w:ascii="Times New Roman" w:hAnsi="Times New Roman" w:cs="Times New Roman"/>
          <w:sz w:val="24"/>
          <w:szCs w:val="24"/>
        </w:rPr>
        <w:t>,</w:t>
      </w:r>
      <w:r w:rsidR="00501068" w:rsidRPr="00DC671C">
        <w:rPr>
          <w:rFonts w:ascii="Times New Roman" w:hAnsi="Times New Roman" w:cs="Times New Roman"/>
          <w:sz w:val="24"/>
          <w:szCs w:val="24"/>
        </w:rPr>
        <w:t xml:space="preserve"> </w:t>
      </w:r>
      <w:r w:rsidR="003467F9" w:rsidRPr="00DC671C">
        <w:rPr>
          <w:rFonts w:ascii="Times New Roman" w:hAnsi="Times New Roman" w:cs="Times New Roman"/>
          <w:sz w:val="24"/>
          <w:szCs w:val="24"/>
        </w:rPr>
        <w:t xml:space="preserve">en primer </w:t>
      </w:r>
      <w:r w:rsidR="000B5DF6" w:rsidRPr="00DC671C">
        <w:rPr>
          <w:rFonts w:ascii="Times New Roman" w:hAnsi="Times New Roman" w:cs="Times New Roman"/>
          <w:sz w:val="24"/>
          <w:szCs w:val="24"/>
        </w:rPr>
        <w:t>lugar,</w:t>
      </w:r>
      <w:r w:rsidR="003467F9" w:rsidRPr="00DC671C">
        <w:rPr>
          <w:rFonts w:ascii="Times New Roman" w:hAnsi="Times New Roman" w:cs="Times New Roman"/>
          <w:sz w:val="24"/>
          <w:szCs w:val="24"/>
        </w:rPr>
        <w:t xml:space="preserve"> </w:t>
      </w:r>
      <w:r w:rsidR="00942EB8" w:rsidRPr="00DC671C">
        <w:rPr>
          <w:rFonts w:ascii="Times New Roman" w:hAnsi="Times New Roman" w:cs="Times New Roman"/>
          <w:sz w:val="24"/>
          <w:szCs w:val="24"/>
        </w:rPr>
        <w:t>delimita</w:t>
      </w:r>
      <w:r w:rsidR="00FF67BC" w:rsidRPr="00DC671C">
        <w:rPr>
          <w:rFonts w:ascii="Times New Roman" w:hAnsi="Times New Roman" w:cs="Times New Roman"/>
          <w:sz w:val="24"/>
          <w:szCs w:val="24"/>
        </w:rPr>
        <w:t xml:space="preserve"> a</w:t>
      </w:r>
      <w:r w:rsidR="00501068" w:rsidRPr="00DC671C">
        <w:rPr>
          <w:rFonts w:ascii="Times New Roman" w:hAnsi="Times New Roman" w:cs="Times New Roman"/>
          <w:sz w:val="24"/>
          <w:szCs w:val="24"/>
        </w:rPr>
        <w:t xml:space="preserve"> </w:t>
      </w:r>
      <w:r w:rsidR="002108FD">
        <w:rPr>
          <w:rFonts w:ascii="Times New Roman" w:hAnsi="Times New Roman" w:cs="Times New Roman"/>
          <w:sz w:val="24"/>
          <w:szCs w:val="24"/>
        </w:rPr>
        <w:t xml:space="preserve">estas </w:t>
      </w:r>
      <w:r w:rsidR="003467F9" w:rsidRPr="00DC671C">
        <w:rPr>
          <w:rFonts w:ascii="Times New Roman" w:hAnsi="Times New Roman" w:cs="Times New Roman"/>
          <w:sz w:val="24"/>
          <w:szCs w:val="24"/>
        </w:rPr>
        <w:t xml:space="preserve">como empresas poco competitivas y en gran medida inviables. </w:t>
      </w:r>
      <w:r w:rsidR="003F79DF" w:rsidRPr="00DC671C">
        <w:rPr>
          <w:rFonts w:ascii="Times New Roman" w:hAnsi="Times New Roman" w:cs="Times New Roman"/>
          <w:sz w:val="24"/>
          <w:szCs w:val="24"/>
        </w:rPr>
        <w:t>Además</w:t>
      </w:r>
      <w:r w:rsidR="00FF67BC" w:rsidRPr="00DC671C">
        <w:rPr>
          <w:rFonts w:ascii="Times New Roman" w:hAnsi="Times New Roman" w:cs="Times New Roman"/>
          <w:sz w:val="24"/>
          <w:szCs w:val="24"/>
        </w:rPr>
        <w:t xml:space="preserve"> </w:t>
      </w:r>
      <w:r w:rsidR="0053308A" w:rsidRPr="00DC671C">
        <w:rPr>
          <w:rFonts w:ascii="Times New Roman" w:hAnsi="Times New Roman" w:cs="Times New Roman"/>
          <w:sz w:val="24"/>
          <w:szCs w:val="24"/>
        </w:rPr>
        <w:t>expone</w:t>
      </w:r>
      <w:r w:rsidR="00FF67BC" w:rsidRPr="00DC671C">
        <w:rPr>
          <w:rFonts w:ascii="Times New Roman" w:hAnsi="Times New Roman" w:cs="Times New Roman"/>
          <w:sz w:val="24"/>
          <w:szCs w:val="24"/>
        </w:rPr>
        <w:t xml:space="preserve"> que, </w:t>
      </w:r>
      <w:r w:rsidR="00EF4060" w:rsidRPr="00DC671C">
        <w:rPr>
          <w:rFonts w:ascii="Times New Roman" w:hAnsi="Times New Roman" w:cs="Times New Roman"/>
          <w:sz w:val="24"/>
          <w:szCs w:val="24"/>
        </w:rPr>
        <w:t>aquellas</w:t>
      </w:r>
      <w:r w:rsidR="00FF67BC" w:rsidRPr="00DC671C">
        <w:rPr>
          <w:rFonts w:ascii="Times New Roman" w:hAnsi="Times New Roman" w:cs="Times New Roman"/>
          <w:sz w:val="24"/>
          <w:szCs w:val="24"/>
        </w:rPr>
        <w:t xml:space="preserve"> empresas con capital negativo</w:t>
      </w:r>
      <w:r w:rsidR="000B5DF6" w:rsidRPr="00DC671C">
        <w:rPr>
          <w:rFonts w:ascii="Times New Roman" w:hAnsi="Times New Roman" w:cs="Times New Roman"/>
          <w:sz w:val="24"/>
          <w:szCs w:val="24"/>
        </w:rPr>
        <w:t xml:space="preserve"> </w:t>
      </w:r>
      <w:r w:rsidR="002108FD">
        <w:rPr>
          <w:rFonts w:ascii="Times New Roman" w:hAnsi="Times New Roman" w:cs="Times New Roman"/>
          <w:sz w:val="24"/>
          <w:szCs w:val="24"/>
        </w:rPr>
        <w:t xml:space="preserve">y </w:t>
      </w:r>
      <w:r w:rsidR="00FF67BC" w:rsidRPr="00DC671C">
        <w:rPr>
          <w:rFonts w:ascii="Times New Roman" w:hAnsi="Times New Roman" w:cs="Times New Roman"/>
          <w:sz w:val="24"/>
          <w:szCs w:val="24"/>
        </w:rPr>
        <w:t>que siguen haciendo negocios a pesar de haber perdido todo su capital</w:t>
      </w:r>
      <w:r w:rsidR="00FE29E7" w:rsidRPr="00DC671C">
        <w:rPr>
          <w:rFonts w:ascii="Times New Roman" w:hAnsi="Times New Roman" w:cs="Times New Roman"/>
          <w:sz w:val="24"/>
          <w:szCs w:val="24"/>
        </w:rPr>
        <w:t>,</w:t>
      </w:r>
      <w:r w:rsidR="00FF67BC" w:rsidRPr="00DC671C">
        <w:rPr>
          <w:rFonts w:ascii="Times New Roman" w:hAnsi="Times New Roman" w:cs="Times New Roman"/>
          <w:sz w:val="24"/>
          <w:szCs w:val="24"/>
        </w:rPr>
        <w:t xml:space="preserve"> se pueden considerar como un tipo </w:t>
      </w:r>
      <w:r w:rsidR="00D37D72" w:rsidRPr="00DC671C">
        <w:rPr>
          <w:rFonts w:ascii="Times New Roman" w:hAnsi="Times New Roman" w:cs="Times New Roman"/>
          <w:sz w:val="24"/>
          <w:szCs w:val="24"/>
        </w:rPr>
        <w:t xml:space="preserve">especial </w:t>
      </w:r>
      <w:r w:rsidR="00FF67BC" w:rsidRPr="00DC671C">
        <w:rPr>
          <w:rFonts w:ascii="Times New Roman" w:hAnsi="Times New Roman" w:cs="Times New Roman"/>
          <w:sz w:val="24"/>
          <w:szCs w:val="24"/>
        </w:rPr>
        <w:t>de zombi</w:t>
      </w:r>
      <w:r w:rsidR="002108FD">
        <w:rPr>
          <w:rFonts w:ascii="Times New Roman" w:hAnsi="Times New Roman" w:cs="Times New Roman"/>
          <w:sz w:val="24"/>
          <w:szCs w:val="24"/>
        </w:rPr>
        <w:t>s</w:t>
      </w:r>
      <w:r w:rsidR="00FF67BC" w:rsidRPr="00DC671C">
        <w:rPr>
          <w:rFonts w:ascii="Times New Roman" w:hAnsi="Times New Roman" w:cs="Times New Roman"/>
          <w:sz w:val="24"/>
          <w:szCs w:val="24"/>
        </w:rPr>
        <w:t xml:space="preserve">, </w:t>
      </w:r>
      <w:r w:rsidR="00FE29E7" w:rsidRPr="00DC671C">
        <w:rPr>
          <w:rFonts w:ascii="Times New Roman" w:hAnsi="Times New Roman" w:cs="Times New Roman"/>
          <w:sz w:val="24"/>
          <w:szCs w:val="24"/>
        </w:rPr>
        <w:t xml:space="preserve">en concreto, </w:t>
      </w:r>
      <w:r w:rsidR="00FF67BC" w:rsidRPr="00DC671C">
        <w:rPr>
          <w:rFonts w:ascii="Times New Roman" w:hAnsi="Times New Roman" w:cs="Times New Roman"/>
          <w:sz w:val="24"/>
          <w:szCs w:val="24"/>
        </w:rPr>
        <w:t xml:space="preserve">zombis </w:t>
      </w:r>
      <w:r w:rsidR="00D37D72" w:rsidRPr="00DC671C">
        <w:rPr>
          <w:rFonts w:ascii="Times New Roman" w:hAnsi="Times New Roman" w:cs="Times New Roman"/>
          <w:sz w:val="24"/>
          <w:szCs w:val="24"/>
        </w:rPr>
        <w:t>de</w:t>
      </w:r>
      <w:r w:rsidR="00FF67BC" w:rsidRPr="00DC671C">
        <w:rPr>
          <w:rFonts w:ascii="Times New Roman" w:hAnsi="Times New Roman" w:cs="Times New Roman"/>
          <w:sz w:val="24"/>
          <w:szCs w:val="24"/>
        </w:rPr>
        <w:t xml:space="preserve"> mayor riesgo.</w:t>
      </w:r>
    </w:p>
    <w:p w14:paraId="763364AD" w14:textId="65F689B8" w:rsidR="00DB0F2B" w:rsidRPr="00566AD4" w:rsidRDefault="00C941F7" w:rsidP="008714A8">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 xml:space="preserve">Como </w:t>
      </w:r>
      <w:r w:rsidR="002108FD">
        <w:rPr>
          <w:rFonts w:ascii="Times New Roman" w:hAnsi="Times New Roman" w:cs="Times New Roman"/>
          <w:sz w:val="24"/>
          <w:szCs w:val="24"/>
        </w:rPr>
        <w:t xml:space="preserve">se puede </w:t>
      </w:r>
      <w:r w:rsidR="000B5DF6" w:rsidRPr="00DC671C">
        <w:rPr>
          <w:rFonts w:ascii="Times New Roman" w:hAnsi="Times New Roman" w:cs="Times New Roman"/>
          <w:sz w:val="24"/>
          <w:szCs w:val="24"/>
        </w:rPr>
        <w:t>observar,</w:t>
      </w:r>
      <w:r w:rsidRPr="00DC671C">
        <w:rPr>
          <w:rFonts w:ascii="Times New Roman" w:hAnsi="Times New Roman" w:cs="Times New Roman"/>
          <w:sz w:val="24"/>
          <w:szCs w:val="24"/>
        </w:rPr>
        <w:t xml:space="preserve"> en la literatura</w:t>
      </w:r>
      <w:r w:rsidR="000B5DF6" w:rsidRPr="00DC671C">
        <w:rPr>
          <w:rFonts w:ascii="Times New Roman" w:hAnsi="Times New Roman" w:cs="Times New Roman"/>
          <w:sz w:val="24"/>
          <w:szCs w:val="24"/>
        </w:rPr>
        <w:t xml:space="preserve"> </w:t>
      </w:r>
      <w:r w:rsidR="00EF4060" w:rsidRPr="00DC671C">
        <w:rPr>
          <w:rFonts w:ascii="Times New Roman" w:hAnsi="Times New Roman" w:cs="Times New Roman"/>
          <w:sz w:val="24"/>
          <w:szCs w:val="24"/>
        </w:rPr>
        <w:t xml:space="preserve">académica </w:t>
      </w:r>
      <w:r w:rsidR="000B5DF6" w:rsidRPr="00DC671C">
        <w:rPr>
          <w:rFonts w:ascii="Times New Roman" w:hAnsi="Times New Roman" w:cs="Times New Roman"/>
          <w:sz w:val="24"/>
          <w:szCs w:val="24"/>
        </w:rPr>
        <w:t>revisada</w:t>
      </w:r>
      <w:r w:rsidRPr="00DC671C">
        <w:rPr>
          <w:rFonts w:ascii="Times New Roman" w:hAnsi="Times New Roman" w:cs="Times New Roman"/>
          <w:sz w:val="24"/>
          <w:szCs w:val="24"/>
        </w:rPr>
        <w:t xml:space="preserve"> de </w:t>
      </w:r>
      <w:r w:rsidR="00566AD4">
        <w:rPr>
          <w:rFonts w:ascii="Times New Roman" w:hAnsi="Times New Roman" w:cs="Times New Roman"/>
          <w:sz w:val="24"/>
          <w:szCs w:val="24"/>
        </w:rPr>
        <w:t>las</w:t>
      </w:r>
      <w:r w:rsidRPr="00DC671C">
        <w:rPr>
          <w:rFonts w:ascii="Times New Roman" w:hAnsi="Times New Roman" w:cs="Times New Roman"/>
          <w:sz w:val="24"/>
          <w:szCs w:val="24"/>
        </w:rPr>
        <w:t xml:space="preserve"> </w:t>
      </w:r>
      <w:r w:rsidR="00566AD4">
        <w:rPr>
          <w:rFonts w:ascii="Times New Roman" w:hAnsi="Times New Roman" w:cs="Times New Roman"/>
          <w:sz w:val="24"/>
          <w:szCs w:val="24"/>
        </w:rPr>
        <w:t xml:space="preserve">zombis </w:t>
      </w:r>
      <w:r w:rsidRPr="00DC671C">
        <w:rPr>
          <w:rFonts w:ascii="Times New Roman" w:hAnsi="Times New Roman" w:cs="Times New Roman"/>
          <w:sz w:val="24"/>
          <w:szCs w:val="24"/>
        </w:rPr>
        <w:t xml:space="preserve">existen </w:t>
      </w:r>
      <w:r w:rsidR="001B4829">
        <w:rPr>
          <w:rFonts w:ascii="Times New Roman" w:hAnsi="Times New Roman" w:cs="Times New Roman"/>
          <w:sz w:val="24"/>
          <w:szCs w:val="24"/>
        </w:rPr>
        <w:t>numerosas</w:t>
      </w:r>
      <w:r w:rsidRPr="00DC671C">
        <w:rPr>
          <w:rFonts w:ascii="Times New Roman" w:hAnsi="Times New Roman" w:cs="Times New Roman"/>
          <w:sz w:val="24"/>
          <w:szCs w:val="24"/>
        </w:rPr>
        <w:t xml:space="preserve"> definiciones propuestas por </w:t>
      </w:r>
      <w:r w:rsidR="00772050" w:rsidRPr="00DC671C">
        <w:rPr>
          <w:rFonts w:ascii="Times New Roman" w:hAnsi="Times New Roman" w:cs="Times New Roman"/>
          <w:sz w:val="24"/>
          <w:szCs w:val="24"/>
        </w:rPr>
        <w:t xml:space="preserve">distintos </w:t>
      </w:r>
      <w:r w:rsidRPr="00DC671C">
        <w:rPr>
          <w:rFonts w:ascii="Times New Roman" w:hAnsi="Times New Roman" w:cs="Times New Roman"/>
          <w:sz w:val="24"/>
          <w:szCs w:val="24"/>
        </w:rPr>
        <w:t>autores</w:t>
      </w:r>
      <w:r w:rsidR="00E912BB">
        <w:rPr>
          <w:rFonts w:ascii="Times New Roman" w:hAnsi="Times New Roman" w:cs="Times New Roman"/>
          <w:sz w:val="24"/>
          <w:szCs w:val="24"/>
        </w:rPr>
        <w:t xml:space="preserve">. </w:t>
      </w:r>
      <w:r w:rsidR="003556FB">
        <w:rPr>
          <w:rFonts w:ascii="Times New Roman" w:hAnsi="Times New Roman" w:cs="Times New Roman"/>
          <w:sz w:val="24"/>
          <w:szCs w:val="24"/>
        </w:rPr>
        <w:t>Sin embargo</w:t>
      </w:r>
      <w:r w:rsidR="001E359F">
        <w:rPr>
          <w:rFonts w:ascii="Times New Roman" w:hAnsi="Times New Roman" w:cs="Times New Roman"/>
          <w:sz w:val="24"/>
          <w:szCs w:val="24"/>
        </w:rPr>
        <w:t xml:space="preserve">, </w:t>
      </w:r>
      <w:r w:rsidR="003556FB">
        <w:rPr>
          <w:rFonts w:ascii="Times New Roman" w:hAnsi="Times New Roman" w:cs="Times New Roman"/>
          <w:sz w:val="24"/>
          <w:szCs w:val="24"/>
        </w:rPr>
        <w:t xml:space="preserve">los dos países que </w:t>
      </w:r>
      <w:r w:rsidR="001E359F">
        <w:rPr>
          <w:rFonts w:ascii="Times New Roman" w:hAnsi="Times New Roman" w:cs="Times New Roman"/>
          <w:sz w:val="24"/>
          <w:szCs w:val="24"/>
        </w:rPr>
        <w:t xml:space="preserve">más se han visto comprometidos por la presencia de </w:t>
      </w:r>
      <w:r w:rsidR="001B4829">
        <w:rPr>
          <w:rFonts w:ascii="Times New Roman" w:hAnsi="Times New Roman" w:cs="Times New Roman"/>
          <w:sz w:val="24"/>
          <w:szCs w:val="24"/>
        </w:rPr>
        <w:t xml:space="preserve">estas </w:t>
      </w:r>
      <w:r w:rsidR="001E359F">
        <w:rPr>
          <w:rFonts w:ascii="Times New Roman" w:hAnsi="Times New Roman" w:cs="Times New Roman"/>
          <w:sz w:val="24"/>
          <w:szCs w:val="24"/>
        </w:rPr>
        <w:t xml:space="preserve">empresas y por ende </w:t>
      </w:r>
      <w:r w:rsidR="003556FB">
        <w:rPr>
          <w:rFonts w:ascii="Times New Roman" w:hAnsi="Times New Roman" w:cs="Times New Roman"/>
          <w:sz w:val="24"/>
          <w:szCs w:val="24"/>
        </w:rPr>
        <w:t xml:space="preserve">más hincapié </w:t>
      </w:r>
      <w:r w:rsidR="00566AD4">
        <w:rPr>
          <w:rFonts w:ascii="Times New Roman" w:hAnsi="Times New Roman" w:cs="Times New Roman"/>
          <w:sz w:val="24"/>
          <w:szCs w:val="24"/>
        </w:rPr>
        <w:t xml:space="preserve">han hecho </w:t>
      </w:r>
      <w:r w:rsidR="001E359F">
        <w:rPr>
          <w:rFonts w:ascii="Times New Roman" w:hAnsi="Times New Roman" w:cs="Times New Roman"/>
          <w:sz w:val="24"/>
          <w:szCs w:val="24"/>
        </w:rPr>
        <w:t>e</w:t>
      </w:r>
      <w:r w:rsidR="001B4829">
        <w:rPr>
          <w:rFonts w:ascii="Times New Roman" w:hAnsi="Times New Roman" w:cs="Times New Roman"/>
          <w:sz w:val="24"/>
          <w:szCs w:val="24"/>
        </w:rPr>
        <w:t>n</w:t>
      </w:r>
      <w:r w:rsidR="001E359F">
        <w:rPr>
          <w:rFonts w:ascii="Times New Roman" w:hAnsi="Times New Roman" w:cs="Times New Roman"/>
          <w:sz w:val="24"/>
          <w:szCs w:val="24"/>
        </w:rPr>
        <w:t xml:space="preserve"> su definición son</w:t>
      </w:r>
      <w:r w:rsidR="003556FB">
        <w:rPr>
          <w:rFonts w:ascii="Times New Roman" w:hAnsi="Times New Roman" w:cs="Times New Roman"/>
          <w:sz w:val="24"/>
          <w:szCs w:val="24"/>
        </w:rPr>
        <w:t xml:space="preserve">: Japón </w:t>
      </w:r>
      <w:r w:rsidR="00EB38E3">
        <w:rPr>
          <w:rFonts w:ascii="Times New Roman" w:hAnsi="Times New Roman" w:cs="Times New Roman"/>
          <w:sz w:val="24"/>
          <w:szCs w:val="24"/>
        </w:rPr>
        <w:t>e</w:t>
      </w:r>
      <w:r w:rsidR="003556FB">
        <w:rPr>
          <w:rFonts w:ascii="Times New Roman" w:hAnsi="Times New Roman" w:cs="Times New Roman"/>
          <w:sz w:val="24"/>
          <w:szCs w:val="24"/>
        </w:rPr>
        <w:t xml:space="preserve"> China.</w:t>
      </w:r>
      <w:r w:rsidR="001E359F">
        <w:rPr>
          <w:rFonts w:ascii="Times New Roman" w:hAnsi="Times New Roman" w:cs="Times New Roman"/>
          <w:sz w:val="24"/>
          <w:szCs w:val="24"/>
        </w:rPr>
        <w:t xml:space="preserve"> </w:t>
      </w:r>
      <w:r w:rsidR="00566AD4">
        <w:rPr>
          <w:rFonts w:ascii="Times New Roman" w:hAnsi="Times New Roman" w:cs="Times New Roman"/>
          <w:sz w:val="24"/>
          <w:szCs w:val="24"/>
        </w:rPr>
        <w:t>Es por ello</w:t>
      </w:r>
      <w:r w:rsidR="001E359F">
        <w:rPr>
          <w:rFonts w:ascii="Times New Roman" w:hAnsi="Times New Roman" w:cs="Times New Roman"/>
          <w:sz w:val="24"/>
          <w:szCs w:val="24"/>
        </w:rPr>
        <w:t>,</w:t>
      </w:r>
      <w:r w:rsidR="00566AD4">
        <w:rPr>
          <w:rFonts w:ascii="Times New Roman" w:hAnsi="Times New Roman" w:cs="Times New Roman"/>
          <w:sz w:val="24"/>
          <w:szCs w:val="24"/>
        </w:rPr>
        <w:t xml:space="preserve"> que</w:t>
      </w:r>
      <w:r w:rsidR="001E359F">
        <w:rPr>
          <w:rFonts w:ascii="Times New Roman" w:hAnsi="Times New Roman" w:cs="Times New Roman"/>
          <w:sz w:val="24"/>
          <w:szCs w:val="24"/>
        </w:rPr>
        <w:t xml:space="preserve"> </w:t>
      </w:r>
      <w:r w:rsidR="003036F4">
        <w:rPr>
          <w:rFonts w:ascii="Times New Roman" w:hAnsi="Times New Roman" w:cs="Times New Roman"/>
          <w:sz w:val="24"/>
          <w:szCs w:val="24"/>
        </w:rPr>
        <w:t>el presente</w:t>
      </w:r>
      <w:r w:rsidR="00566AD4">
        <w:rPr>
          <w:rFonts w:ascii="Times New Roman" w:hAnsi="Times New Roman" w:cs="Times New Roman"/>
          <w:sz w:val="24"/>
          <w:szCs w:val="24"/>
        </w:rPr>
        <w:t xml:space="preserve"> </w:t>
      </w:r>
      <w:r w:rsidR="00F5054C">
        <w:rPr>
          <w:rFonts w:ascii="Times New Roman" w:hAnsi="Times New Roman" w:cs="Times New Roman"/>
          <w:sz w:val="24"/>
          <w:szCs w:val="24"/>
        </w:rPr>
        <w:t xml:space="preserve">trabajo </w:t>
      </w:r>
      <w:r w:rsidR="00FE13D7">
        <w:rPr>
          <w:rFonts w:ascii="Times New Roman" w:hAnsi="Times New Roman" w:cs="Times New Roman"/>
          <w:sz w:val="24"/>
          <w:szCs w:val="24"/>
        </w:rPr>
        <w:t xml:space="preserve">basándose en numerosos estudios </w:t>
      </w:r>
      <w:r w:rsidR="002108FD">
        <w:rPr>
          <w:rFonts w:ascii="Times New Roman" w:hAnsi="Times New Roman" w:cs="Times New Roman"/>
          <w:sz w:val="24"/>
          <w:szCs w:val="24"/>
        </w:rPr>
        <w:t xml:space="preserve">de </w:t>
      </w:r>
      <w:r w:rsidR="001B4829">
        <w:rPr>
          <w:rFonts w:ascii="Times New Roman" w:hAnsi="Times New Roman" w:cs="Times New Roman"/>
          <w:sz w:val="24"/>
          <w:szCs w:val="24"/>
        </w:rPr>
        <w:t xml:space="preserve">tales </w:t>
      </w:r>
      <w:r w:rsidR="00FE13D7">
        <w:rPr>
          <w:rFonts w:ascii="Times New Roman" w:hAnsi="Times New Roman" w:cs="Times New Roman"/>
          <w:sz w:val="24"/>
          <w:szCs w:val="24"/>
        </w:rPr>
        <w:t xml:space="preserve">países, </w:t>
      </w:r>
      <w:r w:rsidR="003036F4">
        <w:rPr>
          <w:rFonts w:ascii="Times New Roman" w:hAnsi="Times New Roman" w:cs="Times New Roman"/>
          <w:sz w:val="24"/>
          <w:szCs w:val="24"/>
        </w:rPr>
        <w:t>concretamente</w:t>
      </w:r>
      <w:r w:rsidR="00FE13D7">
        <w:rPr>
          <w:rFonts w:ascii="Times New Roman" w:hAnsi="Times New Roman" w:cs="Times New Roman"/>
          <w:sz w:val="24"/>
          <w:szCs w:val="24"/>
        </w:rPr>
        <w:t xml:space="preserve">, </w:t>
      </w:r>
      <w:r w:rsidR="00FE13D7">
        <w:rPr>
          <w:rFonts w:ascii="Times New Roman" w:hAnsi="Times New Roman" w:cs="Times New Roman"/>
          <w:sz w:val="24"/>
          <w:szCs w:val="24"/>
        </w:rPr>
        <w:fldChar w:fldCharType="begin" w:fldLock="1"/>
      </w:r>
      <w:r w:rsidR="00D82E3E">
        <w:rPr>
          <w:rFonts w:ascii="Times New Roman" w:hAnsi="Times New Roman" w:cs="Times New Roman"/>
          <w:sz w:val="24"/>
          <w:szCs w:val="24"/>
        </w:rPr>
        <w:instrText>ADDIN CSL_CITATION {"citationItems":[{"id":"ITEM-1","itemData":{"DOI":"10.1111/j.1468-5876.2006.00354.x","ISSN":"13524739","abstract":"Zombie firms are those firms that are insolvent and have little hope of recovery but avoid failure thanks to support from their banks. This paper identifies zombie firms in Japan, and compares the characteristics of zombies to other firms. Zombie firms are found to be less profitable, more indebted, more dependent on their main banks, more likely to be found in non-manufacturing industries and more often located outside large metropolitan areas. Overall, larger size makes the firm less likely to be a zombie, but among small firms, relatively larger firms are more likely to be protected and become zombies. Controlling for profitability, the exit probability for zombie firms does not differ from that for non-zombies. Zombie firms tend to increase employment by more (but do not reduce employment by more) than non-zombies. Finally, when the proportion of zombie firms in an industry increases, job creation declines and job destruction increases, and the effects are stronger for non-zombies. © 2006 Japanese Economic Association.","author":[{"dropping-particle":"","family":"Hoshi","given":"Takeo","non-dropping-particle":"","parse-names":false,"suffix":""}],"container-title":"Japanese Economic Review","id":"ITEM-1","issue":"1","issued":{"date-parts":[["2006"]]},"page":"30-49","title":"Economics of the living dead","type":"article-journal","volume":"57"},"uris":["http://www.mendeley.com/documents/?uuid=ba8d9490-5d9e-4b9c-a993-1dac5de2f64d"]},{"id":"ITEM-2","itemData":{"DOI":"10.1007/s10368-005-0041-1","ISSN":"16124804","abstract":"It is often claimed that one contributing factor to Japan's weak economic performance over the past decade is that Japanese banks have continued to provide financial support for highly inefficient, debt-ridden companies, commonly referred to as 'zombie' firms. Such poor banking practices in turn prevent more productive companies from gaining market share, strangling a potentially important source of productivity gains for the overall economy. To explore further the zombie-firm hypothesis, we use industry- and firm-level Japanese data and find evidence that productivity growth is low in industries reputed to have heavy concentrations of zombie firms. We also find that the reallocation of market share is going in the wrong direction in these industries, adding to already weak productivity performance. In addition, we find evidence that financial support from Japanese banks may have played a role in sustaining this perverse reallocation of market share. © Springer-Verlag 2005.","author":[{"dropping-particle":"","family":"Ahearne","given":"Alan G.","non-dropping-particle":"","parse-names":false,"suffix":""},{"dropping-particle":"","family":"Shinada","given":"Naoki","non-dropping-particle":"","parse-names":false,"suffix":""}],"container-title":"International Economics and Economic Policy","id":"ITEM-2","issue":"4","issued":{"date-parts":[["2005"]]},"page":"363-381","title":"Zombie firms and economic stagnation in Japan","type":"article-journal","volume":"2"},"uris":["http://www.mendeley.com/documents/?uuid=c1f9b4ba-2e16-452b-b1e9-3a225cc72892"]},{"id":"ITEM-3","itemData":{"DOI":"10.1257/aer.98.5.1943","ISSN":"00028282","abstract":"Large Japanese banks often engaged in sham loan restructurings that kept credit flowing to otherwise insolvent borrowers (which we call zombies). We examine the implications of suppressing the normal competitive process whereby the zombies would shed workers and lose market share. The congestion created by the zombies reduces the profits for healthy firms, which discourages their entry and investment. We confirm that zombie-dominated industries exhibit more depressed job creation and destruction, and lower productivity. We present firm-level regressions showing that the increase in zombies depressed the investment and employment growth of non-zombies and widened the productivity gap between zombies and non-zombies.","author":[{"dropping-particle":"","family":"Caballero","given":"Ricardo J.","non-dropping-particle":"","parse-names":false,"suffix":""},{"dropping-particle":"","family":"Hoshi","given":"Takeo","non-dropping-particle":"","parse-names":false,"suffix":""},{"dropping-particle":"","family":"Kashyap","given":"Anil K.","non-dropping-particle":"","parse-names":false,"suffix":""}],"container-title":"American Economic Review","id":"ITEM-3","issue":"5","issued":{"date-parts":[["2008"]]},"page":"1943-1977","title":"Zombie lending and depressed restructuring in Japan","type":"article-journal","volume":"98"},"uris":["http://www.mendeley.com/documents/?uuid=a7322291-a26a-44b0-94fe-b6f491d379aa"]},{"id":"ITEM-4","itemData":{"DOI":"10.1016/j.japwor.2018.09.007","ISSN":"09221425","abstract":"The “soft budget problem,” by which banks loosen their lending stances toward long-term client firms despite worsening business conditions, has been widely discussed in the field of financial studies. In Japan, this problem has attracted attention particularly in connection to so-called “zombie firms,” financially weak firms sustained by discounted interest rates and evergreen lending which have become a major research and political interest in recent years. In this article, we focus on zombie firms among small and medium-sized enterprises (SME), a corporate category that has hitherto received less consideration in the discussion about Japan's zombie firms. We find that: (1) many zombie firms exist among SME and that the zombie firm ratio increases as firm size decreases; and (2) some zombie firms eventually emerge from zombie status among SME. In other words, zombie firms are likely problematic from the view of the efficiency of the industries to which they belong. But when one considers that many zombie firms achieve revival, it would seem inappropriate to uniformly promote their elimination. Since ending zombie status seems to directly imply market exit for many SME, it is important to conduct preliminary screening to prevent the creation of zombie firms in the first place.","author":[{"dropping-particle":"","family":"Goto","given":"Yasuo","non-dropping-particle":"","parse-names":false,"suffix":""},{"dropping-particle":"","family":"Wilbur","given":"Scott","non-dropping-particle":"","parse-names":false,"suffix":""}],"container-title":"Japan and the World Economy","id":"ITEM-4","issue":"December 2017","issued":{"date-parts":[["2019"]]},"page":"105-112","publisher":"Elsevier","title":"Unfinished business: Zombie firms among SME in Japan's lost decades","type":"article-journal","volume":"49"},"uris":["http://www.mendeley.com/documents/?uuid=e69f5137-a4a2-4430-b943-d54e72593483"]},{"id":"ITEM-5","itemData":{"DOI":"10.1162/ASEP_a_00474","ISSN":"15360083","abstract":"From a data set of Chinese firms in the 200507 period, we find that government investment boosted the performance of zombie firms and crowded out the growth of private firms; we also found that the higher the concentration of state banks (and of state-owned enterprises), the more conducive is the environment for nurturing zombie firms. With the exit of zombie firms, (a) the industrial output growth rate would be higher by 2.12 percentage points, (b) the capital accumulation rate would be higher by 1.4 percentage points, (c) the employment growth rate would be higher by 0.84 percentage points, and (d) the rate total factor productivity growth would be higher by 1.06 percentage points. Our results support a radical change in the way that government investment has been carried out, and support comprehensive reform of the state sector, but they do not necessarily argue against government investment in large infrastructure projects and strategically-critical areas.","author":[{"dropping-particle":"","family":"Tan","given":"Yuyan","non-dropping-particle":"","parse-names":false,"suffix":""},{"dropping-particle":"","family":"Huang","given":"Yiping","non-dropping-particle":"","parse-names":false,"suffix":""},{"dropping-particle":"","family":"Woo","given":"Wing Thye","non-dropping-particle":"","parse-names":false,"suffix":""}],"container-title":"Asian Economic Papers","id":"ITEM-5","issue":"3","issued":{"date-parts":[["2016"]]},"page":"32-55","title":"Zombie Firms and the Crowding-Out of Private Investment in China","type":"article-journal","volume":"15"},"uris":["http://www.mendeley.com/documents/?uuid=28848fe6-35ba-44ee-ba54-bf27482db435"]},{"id":"ITEM-6","itemData":{"DOI":"10.1016/j.econmod.2019.09.034","ISSN":"02649993","abstract":"Statistics show that many zombie firms in China still enjoy a wide variety of government subsidies. This paper explores the impact of this phenomenon from the perspective of capacity utilization. Specifically, it uses a sample of Chinese zombie firms from 2007 to 2016 to empirically analyze the effect of government subsidies on the capacity utilization of zombie firms. This paper finds that government subsidies have a negative effect on the capacity utilization of zombie firms, and the capacity utilization of subsidized zombie firms is lower than that of unsubsidized zombie firms. Robustness tests and endogeneity tests confirm this finding. Further analysis reveals significant differences in the effects of government subsidies on zombie firms subject to different forms of ownership, different government interventions, and different quality of financial reports. The negative effect of government subsidies on the capacity utilization of zombie firms is more significant in state-owned zombie firms, zombie firms subject to low levels of government intervention, and zombie firms with low quality of financial reports. Government subsidies also distort the investment behaviors of subsidized zombie firms, which in turn leads to poor performance. This paper not only answers the difficult question of whether the government should continue to subsidize zombie firms, but also provides theoretical support for government policy makers. The findings suggest that the government should use subsidies more carefully to help zombie firms “get out of the woods,” and formulate fiscal policies specifically related to zombie firms.","author":[{"dropping-particle":"","family":"Liu","given":"Guangqiang","non-dropping-particle":"","parse-names":false,"suffix":""},{"dropping-particle":"","family":"Zhang","given":"Xiaojie","non-dropping-particle":"","parse-names":false,"suffix":""},{"dropping-particle":"","family":"Zhang","given":"Wanting","non-dropping-particle":"","parse-names":false,"suffix":""},{"dropping-particle":"","family":"Wang","given":"Di","non-dropping-particle":"","parse-names":false,"suffix":""}],"container-title":"Economic Modelling","id":"ITEM-6","issue":"September","issued":{"date-parts":[["2019"]]},"page":"51-64","publisher":"Elsevier Ltd","title":"The impact of government subsidies on the capacity utilization of zombie firms","type":"article-journal","volume":"83"},"uris":["http://www.mendeley.com/documents/?uuid=69e2b22d-7476-4820-8160-9278f2760e42"]},{"id":"ITEM-7","itemData":{"DOI":"10.1016/j.resourpol.2018.11.016","ISSN":"03014207","abstract":"This paper uses a modified identification method to identify zombie firms from a large sample of coal mining companies in China. It analyzes the prevalence of zombie firms over time and their distribution across different regions and ownership types. It also investigates the causes of the emergence of zombies and evaluates the effectiveness of various restructuring measures for resolving zombie firms. The results indicate that government interventions and subsidized bank credit are important causes of zombie firms, and continuous financial support from the government or banks does not contribute to the recovery of zombie firms. While reductions in labor costs, ownership reforms, and deleveraging can effectively resolve zombie firms, the injection or sale of assets has an ambiguous impact on the recovery of zombie firms. This study contributes to an understanding of the causes of the emergence of zombie firms and provides some policy implications for tackling zombie firms in China's coal sector.","author":[{"dropping-particle":"","family":"Dai","given":"Xiaoyong","non-dropping-particle":"","parse-names":false,"suffix":""},{"dropping-particle":"","family":"Qiao","given":"Xiaole","non-dropping-particle":"","parse-names":false,"suffix":""},{"dropping-particle":"","family":"Song","given":"Lin","non-dropping-particle":"","parse-names":false,"suffix":""}],"container-title":"Resources Policy","id":"ITEM-7","issue":"November 2018","issued":{"date-parts":[["2019"]]},"page":"664-673","publisher":"Elsevier Ltd","title":"Zombie firms in China's coal mining sector: Identification, transition determinants and policy implications","type":"article-journal","volume":"62"},"uris":["http://www.mendeley.com/documents/?uuid=cfe955cb-fabe-4fe2-bbef-eeaa4bf38afa"]},{"id":"ITEM-8","itemData":{"DOI":"10.1016/j.iref.2018.12.007","ISSN":"10590560","abstract":"Using a sample of privately owned listed firms in China, we document that firms’ political connections have a positive effect on their likelihood of becoming insolvent and inefficient (which we call zombies or zombie firms). The results are more pronounced for firms that are located in regions with extensive government intervention or weak institutional environment. In addition, for firms without political connections, the presence of zombie firms has larger negative spillover effects on the investment and productivity of healthy firms compared with zombie firms in the same industry. Curiously, such differential negative spillover effects are not observed for firms with political connections.","author":[{"dropping-particle":"","family":"He","given":"Qing","non-dropping-particle":"","parse-names":false,"suffix":""},{"dropping-particle":"","family":"Li","given":"Xiaoyang","non-dropping-particle":"","parse-names":false,"suffix":""},{"dropping-particle":"","family":"Zhu","given":"Wenyu","non-dropping-particle":"","parse-names":false,"suffix":""}],"container-title":"International Review of Economics and Finance","id":"ITEM-8","issue":"December 2018","issued":{"date-parts":[["2020"]]},"page":"1056-1070","publisher":"Elsevier Ltd","title":"Political connection and the walking dead: Evidence from China's privately owned firms","type":"article-journal","volume":"69"},"uris":["http://www.mendeley.com/documents/?uuid=316901db-2035-42f6-b903-fcf67ff1cabb"]},{"id":"ITEM-9","itemData":{"DOI":"10.1016/j.pacfin.2020.101357","ISSN":"0927538X","abstract":"This paper examines the implication of top executive gender on the zombie likelihood of firms listed in China's stock market. Our investigation shows that an increase in female executive percentage can significantly reduce corporate risk and zombie likelihood. This reduction in zombie likelihood is mainly achieved by the financial supervision of the female CFOs, mainly through the channels of quality improvement in information disclosure as well as in corporate governance. By contrast, loans and subsidies from local governments and financial institutions do not improve the performance of listed companies but increase zombie likelihood. Female executives' previous appointments with government agencies and financial institutions increase zombie likelihood as well. The academic background of female executives does not affect zombie likelihood. These findings provide insights into the relationship between executive gender diversity and corporate governance. We provide policy recommendations to help address the issue of zombie firms in China.","author":[{"dropping-particle":"","family":"Fang","given":"Jianchun","non-dropping-particle":"","parse-names":false,"suffix":""},{"dropping-particle":"","family":"Gozgor","given":"Giray","non-dropping-particle":"","parse-names":false,"suffix":""},{"dropping-particle":"","family":"Lau","given":"Chi Keung Marco","non-dropping-particle":"","parse-names":false,"suffix":""},{"dropping-particle":"","family":"Wu","given":"Wanshan","non-dropping-particle":"","parse-names":false,"suffix":""},{"dropping-particle":"","family":"Yan","given":"Cheng","non-dropping-particle":"","parse-names":false,"suffix":""}],"container-title":"Pacific Basin Finance Journal","id":"ITEM-9","issue":"February","issued":{"date-parts":[["2020"]]},"page":"1-17","title":"Listed zombie firms and top executive gender: Evidence from an emerging market","type":"article-journal","volume":"62"},"uris":["http://www.mendeley.com/documents/?uuid=ff42332f-f8d1-4331-ba45-ac6dd1747a66"]}],"mendeley":{"formattedCitation":"(Ahearne &amp; Shinada, 2005; Caballero et al., 2008; Dai et al., 2019; Fang et al., 2020; Goto &amp; Wilbur, 2019; He et al., 2020; Hoshi, 2006; Liu et al., 2019; Tan et al., 2016)","manualFormatting":"Ahearne &amp; Shinada (2005); Caballero et al. (2008); Dai et al. (2019); Fang et al. (2020); Goto &amp; Wilbur (2019); He et al. (2020); Hoshi (2006); Liu et al. (2019) y Tan et al. (2016)","plainTextFormattedCitation":"(Ahearne &amp; Shinada, 2005; Caballero et al., 2008; Dai et al., 2019; Fang et al., 2020; Goto &amp; Wilbur, 2019; He et al., 2020; Hoshi, 2006; Liu et al., 2019; Tan et al., 2016)","previouslyFormattedCitation":"(Ahearne &amp; Shinada, 2005; Caballero et al., 2008; Dai et al., 2019; Fang et al., 2020; Goto &amp; Wilbur, 2019; He et al., 2020; Hoshi, 2006; Liu et al., 2019; Tan et al., 2016)"},"properties":{"noteIndex":0},"schema":"https://github.com/citation-style-language/schema/raw/master/csl-citation.json"}</w:instrText>
      </w:r>
      <w:r w:rsidR="00FE13D7">
        <w:rPr>
          <w:rFonts w:ascii="Times New Roman" w:hAnsi="Times New Roman" w:cs="Times New Roman"/>
          <w:sz w:val="24"/>
          <w:szCs w:val="24"/>
        </w:rPr>
        <w:fldChar w:fldCharType="separate"/>
      </w:r>
      <w:r w:rsidR="00EB38E3" w:rsidRPr="00EB38E3">
        <w:rPr>
          <w:rFonts w:ascii="Times New Roman" w:hAnsi="Times New Roman" w:cs="Times New Roman"/>
          <w:noProof/>
          <w:sz w:val="24"/>
          <w:szCs w:val="24"/>
        </w:rPr>
        <w:t xml:space="preserve">Ahearne &amp; Shinada </w:t>
      </w:r>
      <w:r w:rsidR="00EB38E3">
        <w:rPr>
          <w:rFonts w:ascii="Times New Roman" w:hAnsi="Times New Roman" w:cs="Times New Roman"/>
          <w:noProof/>
          <w:sz w:val="24"/>
          <w:szCs w:val="24"/>
        </w:rPr>
        <w:t>(</w:t>
      </w:r>
      <w:r w:rsidR="00EB38E3" w:rsidRPr="00EB38E3">
        <w:rPr>
          <w:rFonts w:ascii="Times New Roman" w:hAnsi="Times New Roman" w:cs="Times New Roman"/>
          <w:noProof/>
          <w:sz w:val="24"/>
          <w:szCs w:val="24"/>
        </w:rPr>
        <w:t>2005</w:t>
      </w:r>
      <w:r w:rsidR="00EB38E3">
        <w:rPr>
          <w:rFonts w:ascii="Times New Roman" w:hAnsi="Times New Roman" w:cs="Times New Roman"/>
          <w:noProof/>
          <w:sz w:val="24"/>
          <w:szCs w:val="24"/>
        </w:rPr>
        <w:t>)</w:t>
      </w:r>
      <w:r w:rsidR="00EB38E3" w:rsidRPr="00EB38E3">
        <w:rPr>
          <w:rFonts w:ascii="Times New Roman" w:hAnsi="Times New Roman" w:cs="Times New Roman"/>
          <w:noProof/>
          <w:sz w:val="24"/>
          <w:szCs w:val="24"/>
        </w:rPr>
        <w:t xml:space="preserve">; Caballero </w:t>
      </w:r>
      <w:r w:rsidR="00A01770" w:rsidRPr="00A01770">
        <w:rPr>
          <w:rFonts w:ascii="Times New Roman" w:hAnsi="Times New Roman" w:cs="Times New Roman"/>
          <w:i/>
          <w:iCs/>
          <w:noProof/>
          <w:sz w:val="24"/>
          <w:szCs w:val="24"/>
        </w:rPr>
        <w:t>et al</w:t>
      </w:r>
      <w:r w:rsidR="00EB38E3" w:rsidRPr="00EB38E3">
        <w:rPr>
          <w:rFonts w:ascii="Times New Roman" w:hAnsi="Times New Roman" w:cs="Times New Roman"/>
          <w:noProof/>
          <w:sz w:val="24"/>
          <w:szCs w:val="24"/>
        </w:rPr>
        <w:t xml:space="preserve">. </w:t>
      </w:r>
      <w:r w:rsidR="00EB38E3">
        <w:rPr>
          <w:rFonts w:ascii="Times New Roman" w:hAnsi="Times New Roman" w:cs="Times New Roman"/>
          <w:noProof/>
          <w:sz w:val="24"/>
          <w:szCs w:val="24"/>
        </w:rPr>
        <w:t>(</w:t>
      </w:r>
      <w:r w:rsidR="00EB38E3" w:rsidRPr="00EB38E3">
        <w:rPr>
          <w:rFonts w:ascii="Times New Roman" w:hAnsi="Times New Roman" w:cs="Times New Roman"/>
          <w:noProof/>
          <w:sz w:val="24"/>
          <w:szCs w:val="24"/>
        </w:rPr>
        <w:t>2008</w:t>
      </w:r>
      <w:r w:rsidR="00EB38E3">
        <w:rPr>
          <w:rFonts w:ascii="Times New Roman" w:hAnsi="Times New Roman" w:cs="Times New Roman"/>
          <w:noProof/>
          <w:sz w:val="24"/>
          <w:szCs w:val="24"/>
        </w:rPr>
        <w:t>)</w:t>
      </w:r>
      <w:r w:rsidR="00EB38E3" w:rsidRPr="00EB38E3">
        <w:rPr>
          <w:rFonts w:ascii="Times New Roman" w:hAnsi="Times New Roman" w:cs="Times New Roman"/>
          <w:noProof/>
          <w:sz w:val="24"/>
          <w:szCs w:val="24"/>
        </w:rPr>
        <w:t xml:space="preserve">; Dai </w:t>
      </w:r>
      <w:r w:rsidR="00A01770" w:rsidRPr="00A01770">
        <w:rPr>
          <w:rFonts w:ascii="Times New Roman" w:hAnsi="Times New Roman" w:cs="Times New Roman"/>
          <w:i/>
          <w:iCs/>
          <w:noProof/>
          <w:sz w:val="24"/>
          <w:szCs w:val="24"/>
        </w:rPr>
        <w:t>et al</w:t>
      </w:r>
      <w:r w:rsidR="00EB38E3" w:rsidRPr="00EB38E3">
        <w:rPr>
          <w:rFonts w:ascii="Times New Roman" w:hAnsi="Times New Roman" w:cs="Times New Roman"/>
          <w:noProof/>
          <w:sz w:val="24"/>
          <w:szCs w:val="24"/>
        </w:rPr>
        <w:t xml:space="preserve">. </w:t>
      </w:r>
      <w:r w:rsidR="00EB38E3">
        <w:rPr>
          <w:rFonts w:ascii="Times New Roman" w:hAnsi="Times New Roman" w:cs="Times New Roman"/>
          <w:noProof/>
          <w:sz w:val="24"/>
          <w:szCs w:val="24"/>
        </w:rPr>
        <w:t>(</w:t>
      </w:r>
      <w:r w:rsidR="00EB38E3" w:rsidRPr="00EB38E3">
        <w:rPr>
          <w:rFonts w:ascii="Times New Roman" w:hAnsi="Times New Roman" w:cs="Times New Roman"/>
          <w:noProof/>
          <w:sz w:val="24"/>
          <w:szCs w:val="24"/>
        </w:rPr>
        <w:t>2019</w:t>
      </w:r>
      <w:r w:rsidR="00EB38E3">
        <w:rPr>
          <w:rFonts w:ascii="Times New Roman" w:hAnsi="Times New Roman" w:cs="Times New Roman"/>
          <w:noProof/>
          <w:sz w:val="24"/>
          <w:szCs w:val="24"/>
        </w:rPr>
        <w:t>)</w:t>
      </w:r>
      <w:r w:rsidR="00EB38E3" w:rsidRPr="00EB38E3">
        <w:rPr>
          <w:rFonts w:ascii="Times New Roman" w:hAnsi="Times New Roman" w:cs="Times New Roman"/>
          <w:noProof/>
          <w:sz w:val="24"/>
          <w:szCs w:val="24"/>
        </w:rPr>
        <w:t xml:space="preserve">; Fang </w:t>
      </w:r>
      <w:r w:rsidR="00A01770" w:rsidRPr="00A01770">
        <w:rPr>
          <w:rFonts w:ascii="Times New Roman" w:hAnsi="Times New Roman" w:cs="Times New Roman"/>
          <w:i/>
          <w:iCs/>
          <w:noProof/>
          <w:sz w:val="24"/>
          <w:szCs w:val="24"/>
        </w:rPr>
        <w:t>et al</w:t>
      </w:r>
      <w:r w:rsidR="00EB38E3" w:rsidRPr="00EB38E3">
        <w:rPr>
          <w:rFonts w:ascii="Times New Roman" w:hAnsi="Times New Roman" w:cs="Times New Roman"/>
          <w:noProof/>
          <w:sz w:val="24"/>
          <w:szCs w:val="24"/>
        </w:rPr>
        <w:t xml:space="preserve">. </w:t>
      </w:r>
      <w:r w:rsidR="00EB38E3">
        <w:rPr>
          <w:rFonts w:ascii="Times New Roman" w:hAnsi="Times New Roman" w:cs="Times New Roman"/>
          <w:noProof/>
          <w:sz w:val="24"/>
          <w:szCs w:val="24"/>
        </w:rPr>
        <w:t>(</w:t>
      </w:r>
      <w:r w:rsidR="00EB38E3" w:rsidRPr="00EB38E3">
        <w:rPr>
          <w:rFonts w:ascii="Times New Roman" w:hAnsi="Times New Roman" w:cs="Times New Roman"/>
          <w:noProof/>
          <w:sz w:val="24"/>
          <w:szCs w:val="24"/>
        </w:rPr>
        <w:t>2020</w:t>
      </w:r>
      <w:r w:rsidR="00EB38E3">
        <w:rPr>
          <w:rFonts w:ascii="Times New Roman" w:hAnsi="Times New Roman" w:cs="Times New Roman"/>
          <w:noProof/>
          <w:sz w:val="24"/>
          <w:szCs w:val="24"/>
        </w:rPr>
        <w:t>)</w:t>
      </w:r>
      <w:r w:rsidR="00EB38E3" w:rsidRPr="00EB38E3">
        <w:rPr>
          <w:rFonts w:ascii="Times New Roman" w:hAnsi="Times New Roman" w:cs="Times New Roman"/>
          <w:noProof/>
          <w:sz w:val="24"/>
          <w:szCs w:val="24"/>
        </w:rPr>
        <w:t xml:space="preserve">; Goto &amp; Wilbur </w:t>
      </w:r>
      <w:r w:rsidR="00EB38E3">
        <w:rPr>
          <w:rFonts w:ascii="Times New Roman" w:hAnsi="Times New Roman" w:cs="Times New Roman"/>
          <w:noProof/>
          <w:sz w:val="24"/>
          <w:szCs w:val="24"/>
        </w:rPr>
        <w:t>(</w:t>
      </w:r>
      <w:r w:rsidR="00EB38E3" w:rsidRPr="00EB38E3">
        <w:rPr>
          <w:rFonts w:ascii="Times New Roman" w:hAnsi="Times New Roman" w:cs="Times New Roman"/>
          <w:noProof/>
          <w:sz w:val="24"/>
          <w:szCs w:val="24"/>
        </w:rPr>
        <w:t>2019</w:t>
      </w:r>
      <w:r w:rsidR="00EB38E3">
        <w:rPr>
          <w:rFonts w:ascii="Times New Roman" w:hAnsi="Times New Roman" w:cs="Times New Roman"/>
          <w:noProof/>
          <w:sz w:val="24"/>
          <w:szCs w:val="24"/>
        </w:rPr>
        <w:t>)</w:t>
      </w:r>
      <w:r w:rsidR="00EB38E3" w:rsidRPr="00EB38E3">
        <w:rPr>
          <w:rFonts w:ascii="Times New Roman" w:hAnsi="Times New Roman" w:cs="Times New Roman"/>
          <w:noProof/>
          <w:sz w:val="24"/>
          <w:szCs w:val="24"/>
        </w:rPr>
        <w:t xml:space="preserve">; He </w:t>
      </w:r>
      <w:r w:rsidR="00A01770" w:rsidRPr="00A01770">
        <w:rPr>
          <w:rFonts w:ascii="Times New Roman" w:hAnsi="Times New Roman" w:cs="Times New Roman"/>
          <w:i/>
          <w:iCs/>
          <w:noProof/>
          <w:sz w:val="24"/>
          <w:szCs w:val="24"/>
        </w:rPr>
        <w:t>et al</w:t>
      </w:r>
      <w:r w:rsidR="00EB38E3" w:rsidRPr="00EB38E3">
        <w:rPr>
          <w:rFonts w:ascii="Times New Roman" w:hAnsi="Times New Roman" w:cs="Times New Roman"/>
          <w:noProof/>
          <w:sz w:val="24"/>
          <w:szCs w:val="24"/>
        </w:rPr>
        <w:t xml:space="preserve">. </w:t>
      </w:r>
      <w:r w:rsidR="00EB38E3">
        <w:rPr>
          <w:rFonts w:ascii="Times New Roman" w:hAnsi="Times New Roman" w:cs="Times New Roman"/>
          <w:noProof/>
          <w:sz w:val="24"/>
          <w:szCs w:val="24"/>
        </w:rPr>
        <w:t>(</w:t>
      </w:r>
      <w:r w:rsidR="00EB38E3" w:rsidRPr="00EB38E3">
        <w:rPr>
          <w:rFonts w:ascii="Times New Roman" w:hAnsi="Times New Roman" w:cs="Times New Roman"/>
          <w:noProof/>
          <w:sz w:val="24"/>
          <w:szCs w:val="24"/>
        </w:rPr>
        <w:t>2020</w:t>
      </w:r>
      <w:r w:rsidR="00EB38E3">
        <w:rPr>
          <w:rFonts w:ascii="Times New Roman" w:hAnsi="Times New Roman" w:cs="Times New Roman"/>
          <w:noProof/>
          <w:sz w:val="24"/>
          <w:szCs w:val="24"/>
        </w:rPr>
        <w:t>)</w:t>
      </w:r>
      <w:r w:rsidR="00EB38E3" w:rsidRPr="00EB38E3">
        <w:rPr>
          <w:rFonts w:ascii="Times New Roman" w:hAnsi="Times New Roman" w:cs="Times New Roman"/>
          <w:noProof/>
          <w:sz w:val="24"/>
          <w:szCs w:val="24"/>
        </w:rPr>
        <w:t>; Hoshi</w:t>
      </w:r>
      <w:r w:rsidR="00EB38E3">
        <w:rPr>
          <w:rFonts w:ascii="Times New Roman" w:hAnsi="Times New Roman" w:cs="Times New Roman"/>
          <w:noProof/>
          <w:sz w:val="24"/>
          <w:szCs w:val="24"/>
        </w:rPr>
        <w:t xml:space="preserve"> (</w:t>
      </w:r>
      <w:r w:rsidR="00EB38E3" w:rsidRPr="00EB38E3">
        <w:rPr>
          <w:rFonts w:ascii="Times New Roman" w:hAnsi="Times New Roman" w:cs="Times New Roman"/>
          <w:noProof/>
          <w:sz w:val="24"/>
          <w:szCs w:val="24"/>
        </w:rPr>
        <w:t>2006</w:t>
      </w:r>
      <w:r w:rsidR="00EB38E3">
        <w:rPr>
          <w:rFonts w:ascii="Times New Roman" w:hAnsi="Times New Roman" w:cs="Times New Roman"/>
          <w:noProof/>
          <w:sz w:val="24"/>
          <w:szCs w:val="24"/>
        </w:rPr>
        <w:t>)</w:t>
      </w:r>
      <w:r w:rsidR="00EB38E3" w:rsidRPr="00EB38E3">
        <w:rPr>
          <w:rFonts w:ascii="Times New Roman" w:hAnsi="Times New Roman" w:cs="Times New Roman"/>
          <w:noProof/>
          <w:sz w:val="24"/>
          <w:szCs w:val="24"/>
        </w:rPr>
        <w:t xml:space="preserve">; Liu </w:t>
      </w:r>
      <w:r w:rsidR="00A01770" w:rsidRPr="00A01770">
        <w:rPr>
          <w:rFonts w:ascii="Times New Roman" w:hAnsi="Times New Roman" w:cs="Times New Roman"/>
          <w:i/>
          <w:iCs/>
          <w:noProof/>
          <w:sz w:val="24"/>
          <w:szCs w:val="24"/>
        </w:rPr>
        <w:t>et al</w:t>
      </w:r>
      <w:r w:rsidR="00EB38E3" w:rsidRPr="00EB38E3">
        <w:rPr>
          <w:rFonts w:ascii="Times New Roman" w:hAnsi="Times New Roman" w:cs="Times New Roman"/>
          <w:noProof/>
          <w:sz w:val="24"/>
          <w:szCs w:val="24"/>
        </w:rPr>
        <w:t xml:space="preserve">. </w:t>
      </w:r>
      <w:r w:rsidR="00EB38E3">
        <w:rPr>
          <w:rFonts w:ascii="Times New Roman" w:hAnsi="Times New Roman" w:cs="Times New Roman"/>
          <w:noProof/>
          <w:sz w:val="24"/>
          <w:szCs w:val="24"/>
        </w:rPr>
        <w:t>(</w:t>
      </w:r>
      <w:r w:rsidR="00EB38E3" w:rsidRPr="00EB38E3">
        <w:rPr>
          <w:rFonts w:ascii="Times New Roman" w:hAnsi="Times New Roman" w:cs="Times New Roman"/>
          <w:noProof/>
          <w:sz w:val="24"/>
          <w:szCs w:val="24"/>
        </w:rPr>
        <w:t>2019</w:t>
      </w:r>
      <w:r w:rsidR="00EB38E3">
        <w:rPr>
          <w:rFonts w:ascii="Times New Roman" w:hAnsi="Times New Roman" w:cs="Times New Roman"/>
          <w:noProof/>
          <w:sz w:val="24"/>
          <w:szCs w:val="24"/>
        </w:rPr>
        <w:t>) y</w:t>
      </w:r>
      <w:r w:rsidR="00EB38E3" w:rsidRPr="00EB38E3">
        <w:rPr>
          <w:rFonts w:ascii="Times New Roman" w:hAnsi="Times New Roman" w:cs="Times New Roman"/>
          <w:noProof/>
          <w:sz w:val="24"/>
          <w:szCs w:val="24"/>
        </w:rPr>
        <w:t xml:space="preserve"> Tan </w:t>
      </w:r>
      <w:r w:rsidR="00A01770" w:rsidRPr="00A01770">
        <w:rPr>
          <w:rFonts w:ascii="Times New Roman" w:hAnsi="Times New Roman" w:cs="Times New Roman"/>
          <w:i/>
          <w:iCs/>
          <w:noProof/>
          <w:sz w:val="24"/>
          <w:szCs w:val="24"/>
        </w:rPr>
        <w:t>et al</w:t>
      </w:r>
      <w:r w:rsidR="00EB38E3" w:rsidRPr="00EB38E3">
        <w:rPr>
          <w:rFonts w:ascii="Times New Roman" w:hAnsi="Times New Roman" w:cs="Times New Roman"/>
          <w:noProof/>
          <w:sz w:val="24"/>
          <w:szCs w:val="24"/>
        </w:rPr>
        <w:t xml:space="preserve">. </w:t>
      </w:r>
      <w:r w:rsidR="00EB38E3">
        <w:rPr>
          <w:rFonts w:ascii="Times New Roman" w:hAnsi="Times New Roman" w:cs="Times New Roman"/>
          <w:noProof/>
          <w:sz w:val="24"/>
          <w:szCs w:val="24"/>
        </w:rPr>
        <w:t>(</w:t>
      </w:r>
      <w:r w:rsidR="00EB38E3" w:rsidRPr="00EB38E3">
        <w:rPr>
          <w:rFonts w:ascii="Times New Roman" w:hAnsi="Times New Roman" w:cs="Times New Roman"/>
          <w:noProof/>
          <w:sz w:val="24"/>
          <w:szCs w:val="24"/>
        </w:rPr>
        <w:t>2016)</w:t>
      </w:r>
      <w:r w:rsidR="00FE13D7">
        <w:rPr>
          <w:rFonts w:ascii="Times New Roman" w:hAnsi="Times New Roman" w:cs="Times New Roman"/>
          <w:sz w:val="24"/>
          <w:szCs w:val="24"/>
        </w:rPr>
        <w:fldChar w:fldCharType="end"/>
      </w:r>
      <w:r w:rsidR="00EB38E3">
        <w:rPr>
          <w:rFonts w:ascii="Times New Roman" w:hAnsi="Times New Roman" w:cs="Times New Roman"/>
          <w:sz w:val="24"/>
          <w:szCs w:val="24"/>
        </w:rPr>
        <w:t xml:space="preserve">, define a las zombis como: </w:t>
      </w:r>
      <w:r w:rsidR="00E912BB" w:rsidRPr="003036F4">
        <w:rPr>
          <w:rFonts w:ascii="Times New Roman" w:hAnsi="Times New Roman" w:cs="Times New Roman"/>
          <w:b/>
          <w:bCs/>
          <w:sz w:val="24"/>
          <w:szCs w:val="24"/>
        </w:rPr>
        <w:t>empresas insolventes e ineficientes</w:t>
      </w:r>
      <w:r w:rsidR="00C13873" w:rsidRPr="003036F4">
        <w:rPr>
          <w:rFonts w:ascii="Times New Roman" w:hAnsi="Times New Roman" w:cs="Times New Roman"/>
          <w:b/>
          <w:bCs/>
          <w:sz w:val="24"/>
          <w:szCs w:val="24"/>
        </w:rPr>
        <w:t xml:space="preserve"> </w:t>
      </w:r>
      <w:r w:rsidR="00E912BB" w:rsidRPr="003036F4">
        <w:rPr>
          <w:rFonts w:ascii="Times New Roman" w:hAnsi="Times New Roman" w:cs="Times New Roman"/>
          <w:b/>
          <w:bCs/>
          <w:sz w:val="24"/>
          <w:szCs w:val="24"/>
        </w:rPr>
        <w:t xml:space="preserve">que permanecen en funcionamiento gracias al apoyo financiero externo que reciben, bien </w:t>
      </w:r>
      <w:r w:rsidR="00EB38E3" w:rsidRPr="003036F4">
        <w:rPr>
          <w:rFonts w:ascii="Times New Roman" w:hAnsi="Times New Roman" w:cs="Times New Roman"/>
          <w:b/>
          <w:bCs/>
          <w:sz w:val="24"/>
          <w:szCs w:val="24"/>
        </w:rPr>
        <w:t xml:space="preserve">sea </w:t>
      </w:r>
      <w:r w:rsidR="00E912BB" w:rsidRPr="003036F4">
        <w:rPr>
          <w:rFonts w:ascii="Times New Roman" w:hAnsi="Times New Roman" w:cs="Times New Roman"/>
          <w:b/>
          <w:bCs/>
          <w:sz w:val="24"/>
          <w:szCs w:val="24"/>
        </w:rPr>
        <w:t xml:space="preserve">en forma de subvenciones </w:t>
      </w:r>
      <w:r w:rsidR="00EB38E3" w:rsidRPr="003036F4">
        <w:rPr>
          <w:rFonts w:ascii="Times New Roman" w:hAnsi="Times New Roman" w:cs="Times New Roman"/>
          <w:b/>
          <w:bCs/>
          <w:sz w:val="24"/>
          <w:szCs w:val="24"/>
        </w:rPr>
        <w:t>de</w:t>
      </w:r>
      <w:r w:rsidR="00E912BB" w:rsidRPr="003036F4">
        <w:rPr>
          <w:rFonts w:ascii="Times New Roman" w:hAnsi="Times New Roman" w:cs="Times New Roman"/>
          <w:b/>
          <w:bCs/>
          <w:sz w:val="24"/>
          <w:szCs w:val="24"/>
        </w:rPr>
        <w:t>l gobierno o créditos bancarios subvencionados</w:t>
      </w:r>
      <w:r w:rsidR="00E912BB">
        <w:rPr>
          <w:rFonts w:ascii="Times New Roman" w:hAnsi="Times New Roman" w:cs="Times New Roman"/>
          <w:sz w:val="24"/>
          <w:szCs w:val="24"/>
        </w:rPr>
        <w:t>.</w:t>
      </w:r>
    </w:p>
    <w:p w14:paraId="56ABB70E" w14:textId="31BCA881" w:rsidR="00B05408" w:rsidRPr="00E70015" w:rsidRDefault="007F6713" w:rsidP="008714A8">
      <w:pPr>
        <w:pStyle w:val="Ttulo3"/>
        <w:numPr>
          <w:ilvl w:val="2"/>
          <w:numId w:val="5"/>
        </w:numPr>
        <w:spacing w:after="180" w:line="360" w:lineRule="auto"/>
        <w:ind w:left="504"/>
        <w:jc w:val="both"/>
        <w:rPr>
          <w:rFonts w:ascii="Times New Roman" w:hAnsi="Times New Roman" w:cs="Times New Roman"/>
          <w:b/>
          <w:bCs/>
          <w:color w:val="auto"/>
        </w:rPr>
      </w:pPr>
      <w:bookmarkStart w:id="55" w:name="_Características"/>
      <w:bookmarkStart w:id="56" w:name="_Toc94027276"/>
      <w:bookmarkEnd w:id="55"/>
      <w:r w:rsidRPr="00E70015">
        <w:rPr>
          <w:rFonts w:ascii="Times New Roman" w:hAnsi="Times New Roman" w:cs="Times New Roman"/>
          <w:b/>
          <w:bCs/>
          <w:color w:val="auto"/>
        </w:rPr>
        <w:t>Características</w:t>
      </w:r>
      <w:bookmarkEnd w:id="56"/>
    </w:p>
    <w:p w14:paraId="4929CCBA" w14:textId="644CA8D4" w:rsidR="00735FC6" w:rsidRDefault="00B95340" w:rsidP="008714A8">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La primera característica que destaca </w:t>
      </w:r>
      <w:r w:rsidR="00482A8B">
        <w:rPr>
          <w:rFonts w:ascii="Times New Roman" w:hAnsi="Times New Roman" w:cs="Times New Roman"/>
          <w:sz w:val="24"/>
          <w:szCs w:val="24"/>
        </w:rPr>
        <w:t>sobre</w:t>
      </w:r>
      <w:r>
        <w:rPr>
          <w:rFonts w:ascii="Times New Roman" w:hAnsi="Times New Roman" w:cs="Times New Roman"/>
          <w:sz w:val="24"/>
          <w:szCs w:val="24"/>
        </w:rPr>
        <w:t xml:space="preserve"> las zombis</w:t>
      </w:r>
      <w:r w:rsidR="00482A8B">
        <w:rPr>
          <w:rFonts w:ascii="Times New Roman" w:hAnsi="Times New Roman" w:cs="Times New Roman"/>
          <w:sz w:val="24"/>
          <w:szCs w:val="24"/>
        </w:rPr>
        <w:t xml:space="preserve"> </w:t>
      </w:r>
      <w:r>
        <w:rPr>
          <w:rFonts w:ascii="Times New Roman" w:hAnsi="Times New Roman" w:cs="Times New Roman"/>
          <w:sz w:val="24"/>
          <w:szCs w:val="24"/>
        </w:rPr>
        <w:t xml:space="preserve">en las definiciones </w:t>
      </w:r>
      <w:r w:rsidR="00482A8B">
        <w:rPr>
          <w:rFonts w:ascii="Times New Roman" w:hAnsi="Times New Roman" w:cs="Times New Roman"/>
          <w:sz w:val="24"/>
          <w:szCs w:val="24"/>
        </w:rPr>
        <w:t>anteriores</w:t>
      </w:r>
      <w:r w:rsidR="0053308A" w:rsidRPr="00DC671C">
        <w:rPr>
          <w:rFonts w:ascii="Times New Roman" w:hAnsi="Times New Roman" w:cs="Times New Roman"/>
          <w:sz w:val="24"/>
          <w:szCs w:val="24"/>
        </w:rPr>
        <w:t>,</w:t>
      </w:r>
      <w:r w:rsidR="003C454A" w:rsidRPr="00DC671C">
        <w:rPr>
          <w:rFonts w:ascii="Times New Roman" w:hAnsi="Times New Roman" w:cs="Times New Roman"/>
          <w:sz w:val="24"/>
          <w:szCs w:val="24"/>
        </w:rPr>
        <w:t xml:space="preserve"> es </w:t>
      </w:r>
      <w:r w:rsidR="0053308A" w:rsidRPr="00DC671C">
        <w:rPr>
          <w:rFonts w:ascii="Times New Roman" w:hAnsi="Times New Roman" w:cs="Times New Roman"/>
          <w:sz w:val="24"/>
          <w:szCs w:val="24"/>
        </w:rPr>
        <w:t>su supervivencia e</w:t>
      </w:r>
      <w:r w:rsidR="003C454A" w:rsidRPr="00DC671C">
        <w:rPr>
          <w:rFonts w:ascii="Times New Roman" w:hAnsi="Times New Roman" w:cs="Times New Roman"/>
          <w:sz w:val="24"/>
          <w:szCs w:val="24"/>
        </w:rPr>
        <w:t>n el mercado gracias a</w:t>
      </w:r>
      <w:r w:rsidR="00350FD3" w:rsidRPr="00DC671C">
        <w:rPr>
          <w:rFonts w:ascii="Times New Roman" w:hAnsi="Times New Roman" w:cs="Times New Roman"/>
          <w:sz w:val="24"/>
          <w:szCs w:val="24"/>
        </w:rPr>
        <w:t xml:space="preserve"> los</w:t>
      </w:r>
      <w:r w:rsidR="003C454A" w:rsidRPr="00DC671C">
        <w:rPr>
          <w:rFonts w:ascii="Times New Roman" w:hAnsi="Times New Roman" w:cs="Times New Roman"/>
          <w:sz w:val="24"/>
          <w:szCs w:val="24"/>
        </w:rPr>
        <w:t xml:space="preserve"> apoyo</w:t>
      </w:r>
      <w:r w:rsidR="00350FD3" w:rsidRPr="00DC671C">
        <w:rPr>
          <w:rFonts w:ascii="Times New Roman" w:hAnsi="Times New Roman" w:cs="Times New Roman"/>
          <w:sz w:val="24"/>
          <w:szCs w:val="24"/>
        </w:rPr>
        <w:t>s</w:t>
      </w:r>
      <w:r w:rsidR="003C454A" w:rsidRPr="00DC671C">
        <w:rPr>
          <w:rFonts w:ascii="Times New Roman" w:hAnsi="Times New Roman" w:cs="Times New Roman"/>
          <w:sz w:val="24"/>
          <w:szCs w:val="24"/>
        </w:rPr>
        <w:t xml:space="preserve"> externo</w:t>
      </w:r>
      <w:r w:rsidR="00350FD3" w:rsidRPr="00DC671C">
        <w:rPr>
          <w:rFonts w:ascii="Times New Roman" w:hAnsi="Times New Roman" w:cs="Times New Roman"/>
          <w:sz w:val="24"/>
          <w:szCs w:val="24"/>
        </w:rPr>
        <w:t>s</w:t>
      </w:r>
      <w:r w:rsidR="003C454A" w:rsidRPr="00DC671C">
        <w:rPr>
          <w:rFonts w:ascii="Times New Roman" w:hAnsi="Times New Roman" w:cs="Times New Roman"/>
          <w:sz w:val="24"/>
          <w:szCs w:val="24"/>
        </w:rPr>
        <w:t xml:space="preserve"> que</w:t>
      </w:r>
      <w:r w:rsidR="00303F9E" w:rsidRPr="00DC671C">
        <w:rPr>
          <w:rFonts w:ascii="Times New Roman" w:hAnsi="Times New Roman" w:cs="Times New Roman"/>
          <w:sz w:val="24"/>
          <w:szCs w:val="24"/>
        </w:rPr>
        <w:t xml:space="preserve"> </w:t>
      </w:r>
      <w:r w:rsidR="003C454A" w:rsidRPr="00DC671C">
        <w:rPr>
          <w:rFonts w:ascii="Times New Roman" w:hAnsi="Times New Roman" w:cs="Times New Roman"/>
          <w:sz w:val="24"/>
          <w:szCs w:val="24"/>
        </w:rPr>
        <w:t xml:space="preserve">reciben. </w:t>
      </w:r>
      <w:r w:rsidR="00452E86" w:rsidRPr="00DC671C">
        <w:rPr>
          <w:rFonts w:ascii="Times New Roman" w:hAnsi="Times New Roman" w:cs="Times New Roman"/>
          <w:sz w:val="24"/>
          <w:szCs w:val="24"/>
        </w:rPr>
        <w:t>Entre</w:t>
      </w:r>
      <w:r w:rsidR="00916B6A" w:rsidRPr="00DC671C">
        <w:rPr>
          <w:rFonts w:ascii="Times New Roman" w:hAnsi="Times New Roman" w:cs="Times New Roman"/>
          <w:sz w:val="24"/>
          <w:szCs w:val="24"/>
        </w:rPr>
        <w:t xml:space="preserve"> estos apoyos</w:t>
      </w:r>
      <w:r w:rsidR="00452E86" w:rsidRPr="00DC671C">
        <w:rPr>
          <w:rFonts w:ascii="Times New Roman" w:hAnsi="Times New Roman" w:cs="Times New Roman"/>
          <w:sz w:val="24"/>
          <w:szCs w:val="24"/>
        </w:rPr>
        <w:t>, v</w:t>
      </w:r>
      <w:r w:rsidR="00916B6A" w:rsidRPr="00DC671C">
        <w:rPr>
          <w:rFonts w:ascii="Times New Roman" w:hAnsi="Times New Roman" w:cs="Times New Roman"/>
          <w:sz w:val="24"/>
          <w:szCs w:val="24"/>
        </w:rPr>
        <w:t>arios autores</w:t>
      </w:r>
      <w:r w:rsidR="00452E86" w:rsidRPr="00DC671C">
        <w:rPr>
          <w:rFonts w:ascii="Times New Roman" w:hAnsi="Times New Roman" w:cs="Times New Roman"/>
          <w:sz w:val="24"/>
          <w:szCs w:val="24"/>
        </w:rPr>
        <w:t xml:space="preserve"> </w:t>
      </w:r>
      <w:r w:rsidR="00452E86" w:rsidRPr="00DC671C">
        <w:rPr>
          <w:rFonts w:ascii="Times New Roman" w:hAnsi="Times New Roman" w:cs="Times New Roman"/>
          <w:sz w:val="24"/>
          <w:szCs w:val="24"/>
        </w:rPr>
        <w:fldChar w:fldCharType="begin" w:fldLock="1"/>
      </w:r>
      <w:r w:rsidR="0008651B" w:rsidRPr="00DC671C">
        <w:rPr>
          <w:rFonts w:ascii="Times New Roman" w:hAnsi="Times New Roman" w:cs="Times New Roman"/>
          <w:sz w:val="24"/>
          <w:szCs w:val="24"/>
        </w:rPr>
        <w:instrText>ADDIN CSL_CITATION {"citationItems":[{"id":"ITEM-1","itemData":{"DOI":"10.1016/j.cjar.2017.08.001","ISSN":"17553091","abstract":"Drawing on social exchange theory, this study uses data on China's Shanghai and Shenzhen A-share listed companies from 2009 to 2016 to examine why zombie enterprises are “stiff but deathless.” We find that these enterprises are able to “linger breathlessly” due to government support in the form of increased subsidies and bank loans. The government is more inclined to grant subsidies to zombie companies that assume greater policy burdens, specifically those offering more jobs. Furthermore, an enterprise's property rights do not influence the level of “blood transfusions” received, and government assistance fails to bolster operating efficiency or value. This phenomenon is further explored in the context of the incentives local government officials have to maintain employment stability. Our conclusions highlight the necessity and urgency of cleaning up zombie enterprises.","author":[{"dropping-particle":"","family":"Jiang","given":"Xinfeng","non-dropping-particle":"","parse-names":false,"suffix":""},{"dropping-particle":"","family":"Li","given":"Sihai","non-dropping-particle":"","parse-names":false,"suffix":""},{"dropping-particle":"","family":"Song","given":"Xianzhong","non-dropping-particle":"","parse-names":false,"suffix":""}],"container-title":"China Journal of Accounting Research","id":"ITEM-1","issue":"4","issued":{"date-parts":[["2017"]]},"page":"341-357","title":"The mystery of zombie enterprises – “stiff but deathless”","type":"article-journal","volume":"10"},"uris":["http://www.mendeley.com/documents/?uuid=7702062d-079f-4665-b76a-664618ca80b9"]},{"id":"ITEM-2","itemData":{"DOI":"10.24251/hicss.2019.161","ISBN":"9780998133126","ISSN":"15301605","abstract":"In view of the fact that the data of bank loaning is difficult to be collected, this paper innovatively explores the evolution model of zombie companies by text analysis based on the researches of previous papers at home and abroad based on the financial data of zombie companies. Through the relevant researches on 27 zombies collected, the common characteristics of zombies are found out by the grounded theory. According to the relevant models of enterprise life cycle theory, the evolution model of zombie companies is drawn up, and the corresponding feedback loop of system dynamics causality in each link is further found out, so as to explore the evolutionary rules and the reasons of zombie companies, which is helpful for government to further research on zombies, and favorable for the efficient allocation of market resources and the further rapid development of social economy.","author":[{"dropping-particle":"","family":"Fu","given":"Xiangling","non-dropping-particle":"","parse-names":false,"suffix":""},{"dropping-particle":"","family":"Qi","given":"Jiayin","non-dropping-particle":"","parse-names":false,"suffix":""},{"dropping-particle":"","family":"Zou","given":"Lulian","non-dropping-particle":"","parse-names":false,"suffix":""},{"dropping-particle":"","family":"Hou","given":"Yi","non-dropping-particle":"","parse-names":false,"suffix":""}],"container-title":"Proceedings of the Annual Hawaii International Conference on System Sciences","id":"ITEM-2","issued":{"date-parts":[["2019"]]},"page":"1323-1329","title":"Analysis on evolution model of zombie company under the absence of bank data","type":"article-journal","volume":"2019-Janua"},"uris":["http://www.mendeley.com/documents/?uuid=e8e2b222-3b9a-4464-b7f1-521688f1fe13"]},{"id":"ITEM-3","itemData":{"ISBN":"9789523233287","author":[{"dropping-particle":"","family":"Nurmi","given":"Satu","non-dropping-particle":"","parse-names":false,"suffix":""},{"dropping-particle":"","family":"Vanhala","given":"Juuso","non-dropping-particle":"","parse-names":false,"suffix":""},{"dropping-particle":"","family":"Virén","given":"Matti","non-dropping-particle":"","parse-names":false,"suffix":""}],"id":"ITEM-3","issue":"May","issued":{"date-parts":[["2020"]]},"title":"Bank of Finland Research Discussion Papers 8 • 2020 The life and death of zombies-evidence from government subsidies to firms Bank of Finland Research","type":"book"},"uris":["http://www.mendeley.com/documents/?uuid=d85fe761-2a88-493a-9669-a311449bf992"]},{"id":"ITEM-4","itemData":{"DOI":"10.1016/j.econmod.2020.02.017","ISSN":"02649993","abstract":"Zombie firms cause serious, widespread harm to the economy. It is thus important to clarify the reasons for their formation. This paper empirically investigates the effects of government intervention on the formation of zombie firms. It suggests that a greater degree of government intervention can increase the risk that a firm will become a zombie firm. Robustness tests and endogeneity tests confirm this finding. Further, we undertake a preliminary exploration of the mechanism of government intervention on the formation of zombie firms, and study how government behaviors affect the formation of such firms from various perspectives. Analysis reveals that government induces the formation of zombie firms by means of subsidies, resource support, financial support, and tax. To a certain extent, the conclusions of this paper could guide the formulation and revision of government policies, which would be conducive to adjusting the direction and intensity of government intervention and providing new ideas for supply-side structural reforms in China. The Chinese government should further increase the role of market force in its reforms.","author":[{"dropping-particle":"","family":"Chang","given":"Qingqing","non-dropping-particle":"","parse-names":false,"suffix":""},{"dropping-particle":"","family":"Zhou","given":"Yisihong","non-dropping-particle":"","parse-names":false,"suffix":""},{"dropping-particle":"","family":"Liu","given":"Guangqiang","non-dropping-particle":"","parse-names":false,"suffix":""},{"dropping-particle":"","family":"Wang","given":"Di","non-dropping-particle":"","parse-names":false,"suffix":""},{"dropping-particle":"","family":"Zhang","given":"Xiaojie","non-dropping-particle":"","parse-names":false,"suffix":""}],"container-title":"Economic Modelling","id":"ITEM-4","issue":"December 2019","issued":{"date-parts":[["2021"]]},"page":"768-779","publisher":"Elsevier Ltd","title":"How does government intervention affect the formation of zombie firms?","type":"article-journal","volume":"94"},"uris":["http://www.mendeley.com/documents/?uuid=545f0094-8913-452e-967c-733d92a5d905"]},{"id":"ITEM-5","itemData":{"DOI":"10.1016/j.cjar.2021.05.003","ISSN":"17553091","abstract":"This paper investigates whether zombie firms demonstrate a tendency to invest in the financial sector, a practice we term financialization strategy. Unlike those in the United States, Japan, and Europe, we find that zombie firms in China are not necessarily small and that they rely heavily on government subsidies in addition to bank loans for survival. In addition, we document that zombie firms in China experience limited investment opportunities in their core businesses. This combination of readily available funding and limited investment opportunities jointly motivate the financialization of firms with zombie status. We further find that financialization is preferred by non-state-owned firms and by those located in regions with less developed markets. Finally, we suggest that a contagion effect can occur in terms of financialization in provinces that have a high percentage of zombie firms. This research sheds light on the effects of a triangular relationship among firms, government agencies, and financial institutions on both the operations of individual firms and overall market efficiency.","author":[{"dropping-particle":"","family":"Wu","given":"Haomin","non-dropping-particle":"","parse-names":false,"suffix":""},{"dropping-particle":"","family":"Yang","given":"Meng","non-dropping-particle":"","parse-names":false,"suffix":""},{"dropping-particle":"","family":"Gu","given":"Jun","non-dropping-particle":"","parse-names":false,"suffix":""}],"container-title":"China Journal of Accounting Research","id":"ITEM-5","issued":{"date-parts":[["2021"]]},"page":"100199","publisher":"Sun Yat-sen University","title":"Are zombie firms more incentivized to financialize?","type":"article-journal"},"uris":["http://www.mendeley.com/documents/?uuid=b2c64481-65b6-4080-a93d-5221b37a3631"]}],"mendeley":{"formattedCitation":"(Chang et al., 2021; Fu et al., 2019; Jiang et al., 2017; Nurmi et al., 2020; Wu et al., 2021)","manualFormatting":"(e.g. Chang et al., 2021; Fu et al., 2019; Jiang et al., 2017; Nurmi et al., 2020; Wu et al., 2021)","plainTextFormattedCitation":"(Chang et al., 2021; Fu et al., 2019; Jiang et al., 2017; Nurmi et al., 2020; Wu et al., 2021)","previouslyFormattedCitation":"(Chang et al., 2021; Fu et al., 2019; Jiang et al., 2017; Nurmi et al., 2020; Wu et al., 2021)"},"properties":{"noteIndex":0},"schema":"https://github.com/citation-style-language/schema/raw/master/csl-citation.json"}</w:instrText>
      </w:r>
      <w:r w:rsidR="00452E86" w:rsidRPr="00DC671C">
        <w:rPr>
          <w:rFonts w:ascii="Times New Roman" w:hAnsi="Times New Roman" w:cs="Times New Roman"/>
          <w:sz w:val="24"/>
          <w:szCs w:val="24"/>
        </w:rPr>
        <w:fldChar w:fldCharType="separate"/>
      </w:r>
      <w:r w:rsidR="00452E86" w:rsidRPr="00DC671C">
        <w:rPr>
          <w:rFonts w:ascii="Times New Roman" w:hAnsi="Times New Roman" w:cs="Times New Roman"/>
          <w:noProof/>
          <w:sz w:val="24"/>
          <w:szCs w:val="24"/>
        </w:rPr>
        <w:t>(</w:t>
      </w:r>
      <w:r w:rsidR="0008651B" w:rsidRPr="00DC671C">
        <w:rPr>
          <w:rFonts w:ascii="Times New Roman" w:hAnsi="Times New Roman" w:cs="Times New Roman"/>
          <w:i/>
          <w:iCs/>
          <w:noProof/>
          <w:sz w:val="24"/>
          <w:szCs w:val="24"/>
        </w:rPr>
        <w:t xml:space="preserve">e.g. </w:t>
      </w:r>
      <w:r w:rsidR="00452E86" w:rsidRPr="00DC671C">
        <w:rPr>
          <w:rFonts w:ascii="Times New Roman" w:hAnsi="Times New Roman" w:cs="Times New Roman"/>
          <w:noProof/>
          <w:sz w:val="24"/>
          <w:szCs w:val="24"/>
        </w:rPr>
        <w:t xml:space="preserve">Chang </w:t>
      </w:r>
      <w:r w:rsidR="00A01770" w:rsidRPr="00A01770">
        <w:rPr>
          <w:rFonts w:ascii="Times New Roman" w:hAnsi="Times New Roman" w:cs="Times New Roman"/>
          <w:i/>
          <w:iCs/>
          <w:noProof/>
          <w:sz w:val="24"/>
          <w:szCs w:val="24"/>
        </w:rPr>
        <w:t>et al</w:t>
      </w:r>
      <w:r w:rsidR="00452E86" w:rsidRPr="00DC671C">
        <w:rPr>
          <w:rFonts w:ascii="Times New Roman" w:hAnsi="Times New Roman" w:cs="Times New Roman"/>
          <w:noProof/>
          <w:sz w:val="24"/>
          <w:szCs w:val="24"/>
        </w:rPr>
        <w:t xml:space="preserve">., 2021; Fu </w:t>
      </w:r>
      <w:r w:rsidR="00A01770" w:rsidRPr="00A01770">
        <w:rPr>
          <w:rFonts w:ascii="Times New Roman" w:hAnsi="Times New Roman" w:cs="Times New Roman"/>
          <w:i/>
          <w:iCs/>
          <w:noProof/>
          <w:sz w:val="24"/>
          <w:szCs w:val="24"/>
        </w:rPr>
        <w:t>et al</w:t>
      </w:r>
      <w:r w:rsidR="00452E86" w:rsidRPr="00DC671C">
        <w:rPr>
          <w:rFonts w:ascii="Times New Roman" w:hAnsi="Times New Roman" w:cs="Times New Roman"/>
          <w:noProof/>
          <w:sz w:val="24"/>
          <w:szCs w:val="24"/>
        </w:rPr>
        <w:t xml:space="preserve">., 2019; Jiang </w:t>
      </w:r>
      <w:r w:rsidR="00A01770" w:rsidRPr="00A01770">
        <w:rPr>
          <w:rFonts w:ascii="Times New Roman" w:hAnsi="Times New Roman" w:cs="Times New Roman"/>
          <w:i/>
          <w:iCs/>
          <w:noProof/>
          <w:sz w:val="24"/>
          <w:szCs w:val="24"/>
        </w:rPr>
        <w:t>et al</w:t>
      </w:r>
      <w:r w:rsidR="00452E86" w:rsidRPr="00DC671C">
        <w:rPr>
          <w:rFonts w:ascii="Times New Roman" w:hAnsi="Times New Roman" w:cs="Times New Roman"/>
          <w:noProof/>
          <w:sz w:val="24"/>
          <w:szCs w:val="24"/>
        </w:rPr>
        <w:t xml:space="preserve">., 2017; Nurmi </w:t>
      </w:r>
      <w:r w:rsidR="00A01770" w:rsidRPr="00A01770">
        <w:rPr>
          <w:rFonts w:ascii="Times New Roman" w:hAnsi="Times New Roman" w:cs="Times New Roman"/>
          <w:i/>
          <w:iCs/>
          <w:noProof/>
          <w:sz w:val="24"/>
          <w:szCs w:val="24"/>
        </w:rPr>
        <w:t>et al</w:t>
      </w:r>
      <w:r w:rsidR="00452E86" w:rsidRPr="00DC671C">
        <w:rPr>
          <w:rFonts w:ascii="Times New Roman" w:hAnsi="Times New Roman" w:cs="Times New Roman"/>
          <w:noProof/>
          <w:sz w:val="24"/>
          <w:szCs w:val="24"/>
        </w:rPr>
        <w:t xml:space="preserve">., 2020; Wu </w:t>
      </w:r>
      <w:r w:rsidR="00A01770" w:rsidRPr="00A01770">
        <w:rPr>
          <w:rFonts w:ascii="Times New Roman" w:hAnsi="Times New Roman" w:cs="Times New Roman"/>
          <w:i/>
          <w:iCs/>
          <w:noProof/>
          <w:sz w:val="24"/>
          <w:szCs w:val="24"/>
        </w:rPr>
        <w:t>et al</w:t>
      </w:r>
      <w:r w:rsidR="00452E86" w:rsidRPr="00DC671C">
        <w:rPr>
          <w:rFonts w:ascii="Times New Roman" w:hAnsi="Times New Roman" w:cs="Times New Roman"/>
          <w:noProof/>
          <w:sz w:val="24"/>
          <w:szCs w:val="24"/>
        </w:rPr>
        <w:t>., 2021)</w:t>
      </w:r>
      <w:r w:rsidR="00452E86" w:rsidRPr="00DC671C">
        <w:rPr>
          <w:rFonts w:ascii="Times New Roman" w:hAnsi="Times New Roman" w:cs="Times New Roman"/>
          <w:sz w:val="24"/>
          <w:szCs w:val="24"/>
        </w:rPr>
        <w:fldChar w:fldCharType="end"/>
      </w:r>
      <w:r w:rsidR="00916B6A" w:rsidRPr="00DC671C">
        <w:rPr>
          <w:rFonts w:ascii="Times New Roman" w:hAnsi="Times New Roman" w:cs="Times New Roman"/>
          <w:sz w:val="24"/>
          <w:szCs w:val="24"/>
        </w:rPr>
        <w:t xml:space="preserve"> </w:t>
      </w:r>
      <w:r w:rsidR="00303F9E" w:rsidRPr="00DC671C">
        <w:rPr>
          <w:rFonts w:ascii="Times New Roman" w:hAnsi="Times New Roman" w:cs="Times New Roman"/>
          <w:sz w:val="24"/>
          <w:szCs w:val="24"/>
        </w:rPr>
        <w:t>señalan</w:t>
      </w:r>
      <w:r w:rsidR="00916B6A" w:rsidRPr="00DC671C">
        <w:rPr>
          <w:rFonts w:ascii="Times New Roman" w:hAnsi="Times New Roman" w:cs="Times New Roman"/>
          <w:sz w:val="24"/>
          <w:szCs w:val="24"/>
        </w:rPr>
        <w:t xml:space="preserve"> que</w:t>
      </w:r>
      <w:r w:rsidR="00452E86" w:rsidRPr="00DC671C">
        <w:rPr>
          <w:rFonts w:ascii="Times New Roman" w:hAnsi="Times New Roman" w:cs="Times New Roman"/>
          <w:sz w:val="24"/>
          <w:szCs w:val="24"/>
        </w:rPr>
        <w:t xml:space="preserve">, los subsidios gubernamentales juegan un papel fundamental en el sustento de </w:t>
      </w:r>
      <w:r>
        <w:rPr>
          <w:rFonts w:ascii="Times New Roman" w:hAnsi="Times New Roman" w:cs="Times New Roman"/>
          <w:sz w:val="24"/>
          <w:szCs w:val="24"/>
        </w:rPr>
        <w:t>dichas</w:t>
      </w:r>
      <w:r w:rsidR="00452E86" w:rsidRPr="00DC671C">
        <w:rPr>
          <w:rFonts w:ascii="Times New Roman" w:hAnsi="Times New Roman" w:cs="Times New Roman"/>
          <w:sz w:val="24"/>
          <w:szCs w:val="24"/>
        </w:rPr>
        <w:t xml:space="preserve"> empresas.</w:t>
      </w:r>
      <w:r w:rsidR="0008651B" w:rsidRPr="00DC671C">
        <w:rPr>
          <w:rFonts w:ascii="Times New Roman" w:hAnsi="Times New Roman" w:cs="Times New Roman"/>
          <w:sz w:val="24"/>
          <w:szCs w:val="24"/>
        </w:rPr>
        <w:t xml:space="preserve"> </w:t>
      </w:r>
      <w:r w:rsidR="002E257A" w:rsidRPr="00DC671C">
        <w:rPr>
          <w:rFonts w:ascii="Times New Roman" w:hAnsi="Times New Roman" w:cs="Times New Roman"/>
          <w:sz w:val="24"/>
          <w:szCs w:val="24"/>
        </w:rPr>
        <w:t>Por otra parte</w:t>
      </w:r>
      <w:r w:rsidR="0008651B" w:rsidRPr="00DC671C">
        <w:rPr>
          <w:rFonts w:ascii="Times New Roman" w:hAnsi="Times New Roman" w:cs="Times New Roman"/>
          <w:sz w:val="24"/>
          <w:szCs w:val="24"/>
        </w:rPr>
        <w:t xml:space="preserve">, </w:t>
      </w:r>
      <w:r w:rsidR="0008651B" w:rsidRPr="00DC671C">
        <w:rPr>
          <w:rFonts w:ascii="Times New Roman" w:hAnsi="Times New Roman" w:cs="Times New Roman"/>
          <w:sz w:val="24"/>
          <w:szCs w:val="24"/>
        </w:rPr>
        <w:fldChar w:fldCharType="begin" w:fldLock="1"/>
      </w:r>
      <w:r w:rsidR="00BE2123" w:rsidRPr="00DC671C">
        <w:rPr>
          <w:rFonts w:ascii="Times New Roman" w:hAnsi="Times New Roman" w:cs="Times New Roman"/>
          <w:sz w:val="24"/>
          <w:szCs w:val="24"/>
        </w:rPr>
        <w:instrText>ADDIN CSL_CITATION {"citationItems":[{"id":"ITEM-1","itemData":{"DOI":"10.1007/s10368-005-0041-1","ISSN":"16124804","abstract":"It is often claimed that one contributing factor to Japan's weak economic performance over the past decade is that Japanese banks have continued to provide financial support for highly inefficient, debt-ridden companies, commonly referred to as 'zombie' firms. Such poor banking practices in turn prevent more productive companies from gaining market share, strangling a potentially important source of productivity gains for the overall economy. To explore further the zombie-firm hypothesis, we use industry- and firm-level Japanese data and find evidence that productivity growth is low in industries reputed to have heavy concentrations of zombie firms. We also find that the reallocation of market share is going in the wrong direction in these industries, adding to already weak productivity performance. In addition, we find evidence that financial support from Japanese banks may have played a role in sustaining this perverse reallocation of market share. © Springer-Verlag 2005.","author":[{"dropping-particle":"","family":"Ahearne","given":"Alan G.","non-dropping-particle":"","parse-names":false,"suffix":""},{"dropping-particle":"","family":"Shinada","given":"Naoki","non-dropping-particle":"","parse-names":false,"suffix":""}],"container-title":"International Economics and Economic Policy","id":"ITEM-1","issue":"4","issued":{"date-parts":[["2005"]]},"page":"363-381","title":"Zombie firms and economic stagnation in Japan","type":"article-journal","volume":"2"},"uris":["http://www.mendeley.com/documents/?uuid=c1f9b4ba-2e16-452b-b1e9-3a225cc72892"]}],"mendeley":{"formattedCitation":"(Ahearne &amp; Shinada, 2005)","manualFormatting":"Ahearne &amp; Shinada (2005)","plainTextFormattedCitation":"(Ahearne &amp; Shinada, 2005)","previouslyFormattedCitation":"(Ahearne &amp; Shinada, 2005)"},"properties":{"noteIndex":0},"schema":"https://github.com/citation-style-language/schema/raw/master/csl-citation.json"}</w:instrText>
      </w:r>
      <w:r w:rsidR="0008651B" w:rsidRPr="00DC671C">
        <w:rPr>
          <w:rFonts w:ascii="Times New Roman" w:hAnsi="Times New Roman" w:cs="Times New Roman"/>
          <w:sz w:val="24"/>
          <w:szCs w:val="24"/>
        </w:rPr>
        <w:fldChar w:fldCharType="separate"/>
      </w:r>
      <w:r w:rsidR="0008651B" w:rsidRPr="00DC671C">
        <w:rPr>
          <w:rFonts w:ascii="Times New Roman" w:hAnsi="Times New Roman" w:cs="Times New Roman"/>
          <w:noProof/>
          <w:sz w:val="24"/>
          <w:szCs w:val="24"/>
        </w:rPr>
        <w:t>Ahearne &amp; Shinada (2005)</w:t>
      </w:r>
      <w:r w:rsidR="0008651B" w:rsidRPr="00DC671C">
        <w:rPr>
          <w:rFonts w:ascii="Times New Roman" w:hAnsi="Times New Roman" w:cs="Times New Roman"/>
          <w:sz w:val="24"/>
          <w:szCs w:val="24"/>
        </w:rPr>
        <w:fldChar w:fldCharType="end"/>
      </w:r>
      <w:r w:rsidR="0008651B" w:rsidRPr="00DC671C">
        <w:rPr>
          <w:rFonts w:ascii="Times New Roman" w:hAnsi="Times New Roman" w:cs="Times New Roman"/>
          <w:sz w:val="24"/>
          <w:szCs w:val="24"/>
        </w:rPr>
        <w:t xml:space="preserve"> indica</w:t>
      </w:r>
      <w:r w:rsidR="00BE2123" w:rsidRPr="00DC671C">
        <w:rPr>
          <w:rFonts w:ascii="Times New Roman" w:hAnsi="Times New Roman" w:cs="Times New Roman"/>
          <w:sz w:val="24"/>
          <w:szCs w:val="24"/>
        </w:rPr>
        <w:t>n</w:t>
      </w:r>
      <w:r w:rsidR="0008651B" w:rsidRPr="00DC671C">
        <w:rPr>
          <w:rFonts w:ascii="Times New Roman" w:hAnsi="Times New Roman" w:cs="Times New Roman"/>
          <w:sz w:val="24"/>
          <w:szCs w:val="24"/>
        </w:rPr>
        <w:t xml:space="preserve"> que, estas empresas ineficientes </w:t>
      </w:r>
      <w:r w:rsidR="00BE2123" w:rsidRPr="00DC671C">
        <w:rPr>
          <w:rFonts w:ascii="Times New Roman" w:hAnsi="Times New Roman" w:cs="Times New Roman"/>
          <w:sz w:val="24"/>
          <w:szCs w:val="24"/>
        </w:rPr>
        <w:t xml:space="preserve">se mantienen en parte gracias al apoyo financiero de los bancos. </w:t>
      </w:r>
      <w:r w:rsidR="00303F9E" w:rsidRPr="00DC671C">
        <w:rPr>
          <w:rFonts w:ascii="Times New Roman" w:hAnsi="Times New Roman" w:cs="Times New Roman"/>
          <w:sz w:val="24"/>
          <w:szCs w:val="24"/>
        </w:rPr>
        <w:t>Así, en líneas similares a</w:t>
      </w:r>
      <w:r w:rsidR="00BE2123" w:rsidRPr="00DC671C">
        <w:rPr>
          <w:rFonts w:ascii="Times New Roman" w:hAnsi="Times New Roman" w:cs="Times New Roman"/>
          <w:sz w:val="24"/>
          <w:szCs w:val="24"/>
        </w:rPr>
        <w:t xml:space="preserve"> estos, </w:t>
      </w:r>
      <w:r w:rsidR="00BE2123" w:rsidRPr="00DC671C">
        <w:rPr>
          <w:rFonts w:ascii="Times New Roman" w:hAnsi="Times New Roman" w:cs="Times New Roman"/>
          <w:sz w:val="24"/>
          <w:szCs w:val="24"/>
        </w:rPr>
        <w:fldChar w:fldCharType="begin" w:fldLock="1"/>
      </w:r>
      <w:r w:rsidR="00F441E9" w:rsidRPr="00DC671C">
        <w:rPr>
          <w:rFonts w:ascii="Times New Roman" w:hAnsi="Times New Roman" w:cs="Times New Roman"/>
          <w:sz w:val="24"/>
          <w:szCs w:val="24"/>
        </w:rPr>
        <w:instrText>ADDIN CSL_CITATION {"citationItems":[{"id":"ITEM-1","itemData":{"DOI":"10.1111/j.1468-5876.2006.00354.x","ISSN":"13524739","abstract":"Zombie firms are those firms that are insolvent and have little hope of recovery but avoid failure thanks to support from their banks. This paper identifies zombie firms in Japan, and compares the characteristics of zombies to other firms. Zombie firms are found to be less profitable, more indebted, more dependent on their main banks, more likely to be found in non-manufacturing industries and more often located outside large metropolitan areas. Overall, larger size makes the firm less likely to be a zombie, but among small firms, relatively larger firms are more likely to be protected and become zombies. Controlling for profitability, the exit probability for zombie firms does not differ from that for non-zombies. Zombie firms tend to increase employment by more (but do not reduce employment by more) than non-zombies. Finally, when the proportion of zombie firms in an industry increases, job creation declines and job destruction increases, and the effects are stronger for non-zombies. © 2006 Japanese Economic Association.","author":[{"dropping-particle":"","family":"Hoshi","given":"Takeo","non-dropping-particle":"","parse-names":false,"suffix":""}],"container-title":"Japanese Economic Review","id":"ITEM-1","issue":"1","issued":{"date-parts":[["2006"]]},"page":"30-49","title":"Economics of the living dead","type":"article-journal","volume":"57"},"uris":["http://www.mendeley.com/documents/?uuid=ba8d9490-5d9e-4b9c-a993-1dac5de2f64d"]}],"mendeley":{"formattedCitation":"(Hoshi, 2006)","manualFormatting":"Hoshi (2006)","plainTextFormattedCitation":"(Hoshi, 2006)","previouslyFormattedCitation":"(Hoshi, 2006)"},"properties":{"noteIndex":0},"schema":"https://github.com/citation-style-language/schema/raw/master/csl-citation.json"}</w:instrText>
      </w:r>
      <w:r w:rsidR="00BE2123" w:rsidRPr="00DC671C">
        <w:rPr>
          <w:rFonts w:ascii="Times New Roman" w:hAnsi="Times New Roman" w:cs="Times New Roman"/>
          <w:sz w:val="24"/>
          <w:szCs w:val="24"/>
        </w:rPr>
        <w:fldChar w:fldCharType="separate"/>
      </w:r>
      <w:r w:rsidR="00BE2123" w:rsidRPr="00DC671C">
        <w:rPr>
          <w:rFonts w:ascii="Times New Roman" w:hAnsi="Times New Roman" w:cs="Times New Roman"/>
          <w:noProof/>
          <w:sz w:val="24"/>
          <w:szCs w:val="24"/>
        </w:rPr>
        <w:t>Hoshi (2006)</w:t>
      </w:r>
      <w:r w:rsidR="00BE2123" w:rsidRPr="00DC671C">
        <w:rPr>
          <w:rFonts w:ascii="Times New Roman" w:hAnsi="Times New Roman" w:cs="Times New Roman"/>
          <w:sz w:val="24"/>
          <w:szCs w:val="24"/>
        </w:rPr>
        <w:fldChar w:fldCharType="end"/>
      </w:r>
      <w:r w:rsidR="00BE2123" w:rsidRPr="00DC671C">
        <w:rPr>
          <w:rFonts w:ascii="Times New Roman" w:hAnsi="Times New Roman" w:cs="Times New Roman"/>
          <w:sz w:val="24"/>
          <w:szCs w:val="24"/>
        </w:rPr>
        <w:t xml:space="preserve"> </w:t>
      </w:r>
      <w:r w:rsidR="00B45994">
        <w:rPr>
          <w:rFonts w:ascii="Times New Roman" w:hAnsi="Times New Roman" w:cs="Times New Roman"/>
          <w:sz w:val="24"/>
          <w:szCs w:val="24"/>
        </w:rPr>
        <w:t>concluye</w:t>
      </w:r>
      <w:r w:rsidR="00BE2123" w:rsidRPr="00DC671C">
        <w:rPr>
          <w:rFonts w:ascii="Times New Roman" w:hAnsi="Times New Roman" w:cs="Times New Roman"/>
          <w:sz w:val="24"/>
          <w:szCs w:val="24"/>
        </w:rPr>
        <w:t xml:space="preserve"> que </w:t>
      </w:r>
      <w:r w:rsidR="00EF1C34">
        <w:rPr>
          <w:rFonts w:ascii="Times New Roman" w:hAnsi="Times New Roman" w:cs="Times New Roman"/>
          <w:sz w:val="24"/>
          <w:szCs w:val="24"/>
        </w:rPr>
        <w:t xml:space="preserve">los </w:t>
      </w:r>
      <w:r w:rsidR="00482A8B">
        <w:rPr>
          <w:rFonts w:ascii="Times New Roman" w:hAnsi="Times New Roman" w:cs="Times New Roman"/>
          <w:sz w:val="24"/>
          <w:szCs w:val="24"/>
        </w:rPr>
        <w:t>bancos</w:t>
      </w:r>
      <w:r w:rsidR="00BE2123" w:rsidRPr="00DC671C">
        <w:rPr>
          <w:rFonts w:ascii="Times New Roman" w:hAnsi="Times New Roman" w:cs="Times New Roman"/>
          <w:sz w:val="24"/>
          <w:szCs w:val="24"/>
        </w:rPr>
        <w:t xml:space="preserve"> juegan </w:t>
      </w:r>
      <w:r w:rsidR="00482A8B">
        <w:rPr>
          <w:rFonts w:ascii="Times New Roman" w:hAnsi="Times New Roman" w:cs="Times New Roman"/>
          <w:sz w:val="24"/>
          <w:szCs w:val="24"/>
        </w:rPr>
        <w:t xml:space="preserve">un papel importante </w:t>
      </w:r>
      <w:r w:rsidR="00BE2123" w:rsidRPr="00DC671C">
        <w:rPr>
          <w:rFonts w:ascii="Times New Roman" w:hAnsi="Times New Roman" w:cs="Times New Roman"/>
          <w:sz w:val="24"/>
          <w:szCs w:val="24"/>
        </w:rPr>
        <w:t xml:space="preserve">en </w:t>
      </w:r>
      <w:r w:rsidR="00BE2123" w:rsidRPr="00DC671C">
        <w:rPr>
          <w:rFonts w:ascii="Times New Roman" w:hAnsi="Times New Roman" w:cs="Times New Roman"/>
          <w:sz w:val="24"/>
          <w:szCs w:val="24"/>
        </w:rPr>
        <w:lastRenderedPageBreak/>
        <w:t xml:space="preserve">el apoyo de </w:t>
      </w:r>
      <w:r w:rsidR="00B45994">
        <w:rPr>
          <w:rFonts w:ascii="Times New Roman" w:hAnsi="Times New Roman" w:cs="Times New Roman"/>
          <w:sz w:val="24"/>
          <w:szCs w:val="24"/>
        </w:rPr>
        <w:t>é</w:t>
      </w:r>
      <w:r w:rsidR="00BE2123" w:rsidRPr="00DC671C">
        <w:rPr>
          <w:rFonts w:ascii="Times New Roman" w:hAnsi="Times New Roman" w:cs="Times New Roman"/>
          <w:sz w:val="24"/>
          <w:szCs w:val="24"/>
        </w:rPr>
        <w:t>st</w:t>
      </w:r>
      <w:r w:rsidR="002E257A" w:rsidRPr="00DC671C">
        <w:rPr>
          <w:rFonts w:ascii="Times New Roman" w:hAnsi="Times New Roman" w:cs="Times New Roman"/>
          <w:sz w:val="24"/>
          <w:szCs w:val="24"/>
        </w:rPr>
        <w:t>a</w:t>
      </w:r>
      <w:r w:rsidR="00BE2123" w:rsidRPr="00DC671C">
        <w:rPr>
          <w:rFonts w:ascii="Times New Roman" w:hAnsi="Times New Roman" w:cs="Times New Roman"/>
          <w:sz w:val="24"/>
          <w:szCs w:val="24"/>
        </w:rPr>
        <w:t>s.</w:t>
      </w:r>
      <w:r w:rsidR="002E257A" w:rsidRPr="00DC671C">
        <w:rPr>
          <w:rFonts w:ascii="Times New Roman" w:hAnsi="Times New Roman" w:cs="Times New Roman"/>
          <w:sz w:val="24"/>
          <w:szCs w:val="24"/>
        </w:rPr>
        <w:t xml:space="preserve"> </w:t>
      </w:r>
      <w:r w:rsidR="00F441E9" w:rsidRPr="00DC671C">
        <w:rPr>
          <w:rFonts w:ascii="Times New Roman" w:hAnsi="Times New Roman" w:cs="Times New Roman"/>
          <w:sz w:val="24"/>
          <w:szCs w:val="24"/>
        </w:rPr>
        <w:t xml:space="preserve">Además, autores como </w:t>
      </w:r>
      <w:r w:rsidR="00F441E9" w:rsidRPr="00DC671C">
        <w:rPr>
          <w:rFonts w:ascii="Times New Roman" w:hAnsi="Times New Roman" w:cs="Times New Roman"/>
          <w:sz w:val="24"/>
          <w:szCs w:val="24"/>
        </w:rPr>
        <w:fldChar w:fldCharType="begin" w:fldLock="1"/>
      </w:r>
      <w:r w:rsidR="00F52FC2" w:rsidRPr="00DC671C">
        <w:rPr>
          <w:rFonts w:ascii="Times New Roman" w:hAnsi="Times New Roman" w:cs="Times New Roman"/>
          <w:sz w:val="24"/>
          <w:szCs w:val="24"/>
        </w:rPr>
        <w:instrText>ADDIN CSL_CITATION {"citationItems":[{"id":"ITEM-1","itemData":{"DOI":"10.1016/j.resourpol.2018.11.016","ISSN":"03014207","abstract":"This paper uses a modified identification method to identify zombie firms from a large sample of coal mining companies in China. It analyzes the prevalence of zombie firms over time and their distribution across different regions and ownership types. It also investigates the causes of the emergence of zombies and evaluates the effectiveness of various restructuring measures for resolving zombie firms. The results indicate that government interventions and subsidized bank credit are important causes of zombie firms, and continuous financial support from the government or banks does not contribute to the recovery of zombie firms. While reductions in labor costs, ownership reforms, and deleveraging can effectively resolve zombie firms, the injection or sale of assets has an ambiguous impact on the recovery of zombie firms. This study contributes to an understanding of the causes of the emergence of zombie firms and provides some policy implications for tackling zombie firms in China's coal sector.","author":[{"dropping-particle":"","family":"Dai","given":"Xiaoyong","non-dropping-particle":"","parse-names":false,"suffix":""},{"dropping-particle":"","family":"Qiao","given":"Xiaole","non-dropping-particle":"","parse-names":false,"suffix":""},{"dropping-particle":"","family":"Song","given":"Lin","non-dropping-particle":"","parse-names":false,"suffix":""}],"container-title":"Resources Policy","id":"ITEM-1","issue":"November 2018","issued":{"date-parts":[["2019"]]},"page":"664-673","publisher":"Elsevier Ltd","title":"Zombie firms in China's coal mining sector: Identification, transition determinants and policy implications","type":"article-journal","volume":"62"},"uris":["http://www.mendeley.com/documents/?uuid=cfe955cb-fabe-4fe2-bbef-eeaa4bf38afa"]},{"id":"ITEM-2","itemData":{"DOI":"10.1016/j.cjar.2021.05.003","ISSN":"17553091","abstract":"This paper investigates whether zombie firms demonstrate a tendency to invest in the financial sector, a practice we term financialization strategy. Unlike those in the United States, Japan, and Europe, we find that zombie firms in China are not necessarily small and that they rely heavily on government subsidies in addition to bank loans for survival. In addition, we document that zombie firms in China experience limited investment opportunities in their core businesses. This combination of readily available funding and limited investment opportunities jointly motivate the financialization of firms with zombie status. We further find that financialization is preferred by non-state-owned firms and by those located in regions with less developed markets. Finally, we suggest that a contagion effect can occur in terms of financialization in provinces that have a high percentage of zombie firms. This research sheds light on the effects of a triangular relationship among firms, government agencies, and financial institutions on both the operations of individual firms and overall market efficiency.","author":[{"dropping-particle":"","family":"Wu","given":"Haomin","non-dropping-particle":"","parse-names":false,"suffix":""},{"dropping-particle":"","family":"Yang","given":"Meng","non-dropping-particle":"","parse-names":false,"suffix":""},{"dropping-particle":"","family":"Gu","given":"Jun","non-dropping-particle":"","parse-names":false,"suffix":""}],"container-title":"China Journal of Accounting Research","id":"ITEM-2","issued":{"date-parts":[["2021"]]},"page":"100199","publisher":"Sun Yat-sen University","title":"Are zombie firms more incentivized to financialize?","type":"article-journal"},"uris":["http://www.mendeley.com/documents/?uuid=b2c64481-65b6-4080-a93d-5221b37a3631"]},{"id":"ITEM-3","itemData":{"DOI":"10.1007/s11187-021-00483-8","ISSN":"15730913","abstract":"The resources sunk in zombie firms have risen over the last two decades, hampering productivity growth in developed economies. In this paper, we examine the recovery and exit of zombie firms among small- and medium-sized enterprises (SME), as well as the determinants of these transitions. To our knowledge, this is the first study on the determinants of the probability of a zombie recovering or exiting in a European context. The study also contributes to the discussion of the definition of zombie firms. Based on a panel of Portuguese manufacturing and services firms covering the 2004–2017 period, we do find a widespread presence of zombies. As expected, they are relatively less productive than non-zombies, while the probability of transition into recovery and exit is relatively low, which we interpret as evidence in favour of the presence of high barriers to firm mobility. In turn, the regression results show that downsizing and restructuring, as well as debt restructuring, are crucial in enhancing recovery of zombie firms. These are non-trivial results from the perspective of managers and policy makers. We performed several exercises using alternative definitions of zombie firms and estimation techniques and found that our findings are robust. Plain English Summary A 1% decline in the share of highly indebted and unprofitable firms (i.e. zombies) is estimated to increase the average labour productivity by 3.1 percent. Recovery of zombies in particular can be enhanced by downsizing and restructuring. Based on a very large panel of Portuguese small- and medium-sized manufacturing and services firms, covering the 2004–2017 period, we do find a widespread presence of zombie firms. Moreover, the chance of these firms to recover or exit is relatively low, an evidence of the presence of high barriers to firm mobility and resource misallocation. Our results have important managerial and policy implications: (1) a coordinated and holistic restructuring strategy (technological, operational and debt-related) is crucial to increase the likelihood of recovery of weak companies; (2) governments should formulate an adequate institutional framework in order to strengthen the selection of zombie firms, namely by designing more reallocation-friendly insolvency regimes and discouraging creditors to refinance unviable firms.","author":[{"dropping-particle":"","family":"Carreira","given":"Carlos","non-dropping-particle":"","parse-names":false,"suffix":""},{"dropping-particle":"","family":"Teixeira","given":"Paulino","non-dropping-particle":"","parse-names":false,"suffix":""},{"dropping-particle":"","family":"Nieto-Carrillo","given":"Ernesto","non-dropping-particle":"","parse-names":false,"suffix":""}],"container-title":"Small Business Economics","id":"ITEM-3","issued":{"date-parts":[["2021"]]},"title":"Recovery and exit of zombie firms in Portugal","type":"article-journal"},"uris":["http://www.mendeley.com/documents/?uuid=9d3d378a-5e53-4738-9b38-024f9b9d6696"]}],"mendeley":{"formattedCitation":"(Carreira et al., 2021; Dai et al., 2019; Wu et al., 2021)","manualFormatting":"Carreira et al. (2021), Dai et al. (2019) y Wu et al. (2021)","plainTextFormattedCitation":"(Carreira et al., 2021; Dai et al., 2019; Wu et al., 2021)","previouslyFormattedCitation":"(Carreira et al., 2021; Dai et al., 2019; Wu et al., 2021)"},"properties":{"noteIndex":0},"schema":"https://github.com/citation-style-language/schema/raw/master/csl-citation.json"}</w:instrText>
      </w:r>
      <w:r w:rsidR="00F441E9" w:rsidRPr="00DC671C">
        <w:rPr>
          <w:rFonts w:ascii="Times New Roman" w:hAnsi="Times New Roman" w:cs="Times New Roman"/>
          <w:sz w:val="24"/>
          <w:szCs w:val="24"/>
        </w:rPr>
        <w:fldChar w:fldCharType="separate"/>
      </w:r>
      <w:r w:rsidR="003B0AB3" w:rsidRPr="00DC671C">
        <w:rPr>
          <w:rFonts w:ascii="Times New Roman" w:hAnsi="Times New Roman" w:cs="Times New Roman"/>
          <w:noProof/>
          <w:sz w:val="24"/>
          <w:szCs w:val="24"/>
        </w:rPr>
        <w:t xml:space="preserve">Carreira </w:t>
      </w:r>
      <w:r w:rsidR="00A01770" w:rsidRPr="00A01770">
        <w:rPr>
          <w:rFonts w:ascii="Times New Roman" w:hAnsi="Times New Roman" w:cs="Times New Roman"/>
          <w:i/>
          <w:iCs/>
          <w:noProof/>
          <w:sz w:val="24"/>
          <w:szCs w:val="24"/>
        </w:rPr>
        <w:t>et al</w:t>
      </w:r>
      <w:r w:rsidR="003B0AB3" w:rsidRPr="00DC671C">
        <w:rPr>
          <w:rFonts w:ascii="Times New Roman" w:hAnsi="Times New Roman" w:cs="Times New Roman"/>
          <w:noProof/>
          <w:sz w:val="24"/>
          <w:szCs w:val="24"/>
        </w:rPr>
        <w:t xml:space="preserve">. (2021), Dai </w:t>
      </w:r>
      <w:r w:rsidR="00A01770" w:rsidRPr="00A01770">
        <w:rPr>
          <w:rFonts w:ascii="Times New Roman" w:hAnsi="Times New Roman" w:cs="Times New Roman"/>
          <w:i/>
          <w:iCs/>
          <w:noProof/>
          <w:sz w:val="24"/>
          <w:szCs w:val="24"/>
        </w:rPr>
        <w:t>et al</w:t>
      </w:r>
      <w:r w:rsidR="003B0AB3" w:rsidRPr="00DC671C">
        <w:rPr>
          <w:rFonts w:ascii="Times New Roman" w:hAnsi="Times New Roman" w:cs="Times New Roman"/>
          <w:noProof/>
          <w:sz w:val="24"/>
          <w:szCs w:val="24"/>
        </w:rPr>
        <w:t xml:space="preserve">. (2019) y Wu </w:t>
      </w:r>
      <w:r w:rsidR="00A01770" w:rsidRPr="00A01770">
        <w:rPr>
          <w:rFonts w:ascii="Times New Roman" w:hAnsi="Times New Roman" w:cs="Times New Roman"/>
          <w:i/>
          <w:iCs/>
          <w:noProof/>
          <w:sz w:val="24"/>
          <w:szCs w:val="24"/>
        </w:rPr>
        <w:t>et al</w:t>
      </w:r>
      <w:r w:rsidR="003B0AB3" w:rsidRPr="00DC671C">
        <w:rPr>
          <w:rFonts w:ascii="Times New Roman" w:hAnsi="Times New Roman" w:cs="Times New Roman"/>
          <w:noProof/>
          <w:sz w:val="24"/>
          <w:szCs w:val="24"/>
        </w:rPr>
        <w:t>. (2021)</w:t>
      </w:r>
      <w:r w:rsidR="00F441E9" w:rsidRPr="00DC671C">
        <w:rPr>
          <w:rFonts w:ascii="Times New Roman" w:hAnsi="Times New Roman" w:cs="Times New Roman"/>
          <w:sz w:val="24"/>
          <w:szCs w:val="24"/>
        </w:rPr>
        <w:fldChar w:fldCharType="end"/>
      </w:r>
      <w:r w:rsidR="003B0AB3" w:rsidRPr="00DC671C">
        <w:rPr>
          <w:rFonts w:ascii="Times New Roman" w:hAnsi="Times New Roman" w:cs="Times New Roman"/>
          <w:sz w:val="24"/>
          <w:szCs w:val="24"/>
        </w:rPr>
        <w:t xml:space="preserve"> </w:t>
      </w:r>
      <w:r w:rsidR="00303F9E" w:rsidRPr="00DC671C">
        <w:rPr>
          <w:rFonts w:ascii="Times New Roman" w:hAnsi="Times New Roman" w:cs="Times New Roman"/>
          <w:sz w:val="24"/>
          <w:szCs w:val="24"/>
        </w:rPr>
        <w:t>señalan</w:t>
      </w:r>
      <w:r w:rsidR="003B0AB3" w:rsidRPr="00DC671C">
        <w:rPr>
          <w:rFonts w:ascii="Times New Roman" w:hAnsi="Times New Roman" w:cs="Times New Roman"/>
          <w:sz w:val="24"/>
          <w:szCs w:val="24"/>
        </w:rPr>
        <w:t xml:space="preserve"> que </w:t>
      </w:r>
      <w:r w:rsidR="0056392B" w:rsidRPr="00DC671C">
        <w:rPr>
          <w:rFonts w:ascii="Times New Roman" w:hAnsi="Times New Roman" w:cs="Times New Roman"/>
          <w:sz w:val="24"/>
          <w:szCs w:val="24"/>
        </w:rPr>
        <w:t>dichas</w:t>
      </w:r>
      <w:r w:rsidR="003B0AB3" w:rsidRPr="00DC671C">
        <w:rPr>
          <w:rFonts w:ascii="Times New Roman" w:hAnsi="Times New Roman" w:cs="Times New Roman"/>
          <w:sz w:val="24"/>
          <w:szCs w:val="24"/>
        </w:rPr>
        <w:t xml:space="preserve"> ayudas por parte de los bancos suele</w:t>
      </w:r>
      <w:r w:rsidR="00627C86" w:rsidRPr="00DC671C">
        <w:rPr>
          <w:rFonts w:ascii="Times New Roman" w:hAnsi="Times New Roman" w:cs="Times New Roman"/>
          <w:sz w:val="24"/>
          <w:szCs w:val="24"/>
        </w:rPr>
        <w:t>n</w:t>
      </w:r>
      <w:r w:rsidR="003B0AB3" w:rsidRPr="00DC671C">
        <w:rPr>
          <w:rFonts w:ascii="Times New Roman" w:hAnsi="Times New Roman" w:cs="Times New Roman"/>
          <w:sz w:val="24"/>
          <w:szCs w:val="24"/>
        </w:rPr>
        <w:t xml:space="preserve"> formalizarse en forma de créditos bancarios subvencionados.</w:t>
      </w:r>
    </w:p>
    <w:p w14:paraId="35AC65B5" w14:textId="4341DEFA" w:rsidR="001D6B1A" w:rsidRPr="00DC671C" w:rsidRDefault="001D6B1A" w:rsidP="008714A8">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Sin embargo, </w:t>
      </w:r>
      <w:r w:rsidR="00482A8B">
        <w:rPr>
          <w:rFonts w:ascii="Times New Roman" w:hAnsi="Times New Roman" w:cs="Times New Roman"/>
          <w:sz w:val="24"/>
          <w:szCs w:val="24"/>
        </w:rPr>
        <w:t xml:space="preserve">dicha </w:t>
      </w:r>
      <w:r>
        <w:rPr>
          <w:rFonts w:ascii="Times New Roman" w:hAnsi="Times New Roman" w:cs="Times New Roman"/>
          <w:sz w:val="24"/>
          <w:szCs w:val="24"/>
        </w:rPr>
        <w:t xml:space="preserve">característica no queda </w:t>
      </w:r>
      <w:r w:rsidR="00B90D20">
        <w:rPr>
          <w:rFonts w:ascii="Times New Roman" w:hAnsi="Times New Roman" w:cs="Times New Roman"/>
          <w:sz w:val="24"/>
          <w:szCs w:val="24"/>
        </w:rPr>
        <w:t>del todo</w:t>
      </w:r>
      <w:r>
        <w:rPr>
          <w:rFonts w:ascii="Times New Roman" w:hAnsi="Times New Roman" w:cs="Times New Roman"/>
          <w:sz w:val="24"/>
          <w:szCs w:val="24"/>
        </w:rPr>
        <w:t xml:space="preserve"> clara, es decir, ¿porque los gobiernos o </w:t>
      </w:r>
      <w:r w:rsidR="00C8001D">
        <w:rPr>
          <w:rFonts w:ascii="Times New Roman" w:hAnsi="Times New Roman" w:cs="Times New Roman"/>
          <w:sz w:val="24"/>
          <w:szCs w:val="24"/>
        </w:rPr>
        <w:t xml:space="preserve">los </w:t>
      </w:r>
      <w:r>
        <w:rPr>
          <w:rFonts w:ascii="Times New Roman" w:hAnsi="Times New Roman" w:cs="Times New Roman"/>
          <w:sz w:val="24"/>
          <w:szCs w:val="24"/>
        </w:rPr>
        <w:t xml:space="preserve">bancos ofrecen apoyos a estas empresas en problemas para que sigan existiendo en el mercado? La respuesta a </w:t>
      </w:r>
      <w:r w:rsidR="005027B2">
        <w:rPr>
          <w:rFonts w:ascii="Times New Roman" w:hAnsi="Times New Roman" w:cs="Times New Roman"/>
          <w:sz w:val="24"/>
          <w:szCs w:val="24"/>
        </w:rPr>
        <w:t>tal</w:t>
      </w:r>
      <w:r>
        <w:rPr>
          <w:rFonts w:ascii="Times New Roman" w:hAnsi="Times New Roman" w:cs="Times New Roman"/>
          <w:sz w:val="24"/>
          <w:szCs w:val="24"/>
        </w:rPr>
        <w:t xml:space="preserve"> pregunta </w:t>
      </w:r>
      <w:r w:rsidR="00B90D20">
        <w:rPr>
          <w:rFonts w:ascii="Times New Roman" w:hAnsi="Times New Roman" w:cs="Times New Roman"/>
          <w:sz w:val="24"/>
          <w:szCs w:val="24"/>
        </w:rPr>
        <w:t xml:space="preserve">se encuentra </w:t>
      </w:r>
      <w:r>
        <w:rPr>
          <w:rFonts w:ascii="Times New Roman" w:hAnsi="Times New Roman" w:cs="Times New Roman"/>
          <w:sz w:val="24"/>
          <w:szCs w:val="24"/>
        </w:rPr>
        <w:t xml:space="preserve">en dos </w:t>
      </w:r>
      <w:r w:rsidR="00C8001D">
        <w:rPr>
          <w:rFonts w:ascii="Times New Roman" w:hAnsi="Times New Roman" w:cs="Times New Roman"/>
          <w:sz w:val="24"/>
          <w:szCs w:val="24"/>
        </w:rPr>
        <w:t>principales razones</w:t>
      </w:r>
      <w:r>
        <w:rPr>
          <w:rFonts w:ascii="Times New Roman" w:hAnsi="Times New Roman" w:cs="Times New Roman"/>
          <w:sz w:val="24"/>
          <w:szCs w:val="24"/>
        </w:rPr>
        <w:t xml:space="preserve"> </w:t>
      </w:r>
      <w:r w:rsidR="00C8001D">
        <w:rPr>
          <w:rFonts w:ascii="Times New Roman" w:hAnsi="Times New Roman" w:cs="Times New Roman"/>
          <w:sz w:val="24"/>
          <w:szCs w:val="24"/>
        </w:rPr>
        <w:t>identificadas</w:t>
      </w:r>
      <w:r>
        <w:rPr>
          <w:rFonts w:ascii="Times New Roman" w:hAnsi="Times New Roman" w:cs="Times New Roman"/>
          <w:sz w:val="24"/>
          <w:szCs w:val="24"/>
        </w:rPr>
        <w:t xml:space="preserve"> en </w:t>
      </w:r>
      <w:r w:rsidR="005027B2">
        <w:rPr>
          <w:rFonts w:ascii="Times New Roman" w:hAnsi="Times New Roman" w:cs="Times New Roman"/>
          <w:sz w:val="24"/>
          <w:szCs w:val="24"/>
        </w:rPr>
        <w:t>su literatura</w:t>
      </w:r>
      <w:r>
        <w:rPr>
          <w:rFonts w:ascii="Times New Roman" w:hAnsi="Times New Roman" w:cs="Times New Roman"/>
          <w:sz w:val="24"/>
          <w:szCs w:val="24"/>
        </w:rPr>
        <w:t>.</w:t>
      </w:r>
      <w:r w:rsidR="003C45F7">
        <w:rPr>
          <w:rFonts w:ascii="Times New Roman" w:hAnsi="Times New Roman" w:cs="Times New Roman"/>
          <w:sz w:val="24"/>
          <w:szCs w:val="24"/>
        </w:rPr>
        <w:t xml:space="preserve"> L</w:t>
      </w:r>
      <w:r>
        <w:rPr>
          <w:rFonts w:ascii="Times New Roman" w:hAnsi="Times New Roman" w:cs="Times New Roman"/>
          <w:sz w:val="24"/>
          <w:szCs w:val="24"/>
        </w:rPr>
        <w:t>a primera de ellas</w:t>
      </w:r>
      <w:r w:rsidR="00B90D20">
        <w:rPr>
          <w:rFonts w:ascii="Times New Roman" w:hAnsi="Times New Roman" w:cs="Times New Roman"/>
          <w:sz w:val="24"/>
          <w:szCs w:val="24"/>
        </w:rPr>
        <w:t xml:space="preserve"> está relacionada</w:t>
      </w:r>
      <w:r w:rsidR="00C8001D">
        <w:rPr>
          <w:rFonts w:ascii="Times New Roman" w:hAnsi="Times New Roman" w:cs="Times New Roman"/>
          <w:sz w:val="24"/>
          <w:szCs w:val="24"/>
        </w:rPr>
        <w:t xml:space="preserve"> con las políticas del gobierno de un país.</w:t>
      </w:r>
      <w:r w:rsidR="003C45F7">
        <w:rPr>
          <w:rFonts w:ascii="Times New Roman" w:hAnsi="Times New Roman" w:cs="Times New Roman"/>
          <w:sz w:val="24"/>
          <w:szCs w:val="24"/>
        </w:rPr>
        <w:t xml:space="preserve"> Así, la resolución de las zombis consiste en un proceso doloroso y costoso para la economía de cualquier país</w:t>
      </w:r>
      <w:r w:rsidR="00EF1C34">
        <w:rPr>
          <w:rFonts w:ascii="Times New Roman" w:hAnsi="Times New Roman" w:cs="Times New Roman"/>
          <w:sz w:val="24"/>
          <w:szCs w:val="24"/>
        </w:rPr>
        <w:t xml:space="preserve"> </w:t>
      </w:r>
      <w:r w:rsidR="00EF1C34">
        <w:rPr>
          <w:rFonts w:ascii="Times New Roman" w:hAnsi="Times New Roman" w:cs="Times New Roman"/>
          <w:sz w:val="24"/>
          <w:szCs w:val="24"/>
        </w:rPr>
        <w:fldChar w:fldCharType="begin" w:fldLock="1"/>
      </w:r>
      <w:r w:rsidR="00EF1C34">
        <w:rPr>
          <w:rFonts w:ascii="Times New Roman" w:hAnsi="Times New Roman" w:cs="Times New Roman"/>
          <w:sz w:val="24"/>
          <w:szCs w:val="24"/>
        </w:rPr>
        <w:instrText>ADDIN CSL_CITATION {"citationItems":[{"id":"ITEM-1","itemData":{"DOI":"10.1016/j.resourpol.2018.11.016","ISSN":"03014207","abstract":"This paper uses a modified identification method to identify zombie firms from a large sample of coal mining companies in China. It analyzes the prevalence of zombie firms over time and their distribution across different regions and ownership types. It also investigates the causes of the emergence of zombies and evaluates the effectiveness of various restructuring measures for resolving zombie firms. The results indicate that government interventions and subsidized bank credit are important causes of zombie firms, and continuous financial support from the government or banks does not contribute to the recovery of zombie firms. While reductions in labor costs, ownership reforms, and deleveraging can effectively resolve zombie firms, the injection or sale of assets has an ambiguous impact on the recovery of zombie firms. This study contributes to an understanding of the causes of the emergence of zombie firms and provides some policy implications for tackling zombie firms in China's coal sector.","author":[{"dropping-particle":"","family":"Dai","given":"Xiaoyong","non-dropping-particle":"","parse-names":false,"suffix":""},{"dropping-particle":"","family":"Qiao","given":"Xiaole","non-dropping-particle":"","parse-names":false,"suffix":""},{"dropping-particle":"","family":"Song","given":"Lin","non-dropping-particle":"","parse-names":false,"suffix":""}],"container-title":"Resources Policy","id":"ITEM-1","issue":"November 2018","issued":{"date-parts":[["2019"]]},"page":"664-673","publisher":"Elsevier Ltd","title":"Zombie firms in China's coal mining sector: Identification, transition determinants and policy implications","type":"article-journal","volume":"62"},"uris":["http://www.mendeley.com/documents/?uuid=cfe955cb-fabe-4fe2-bbef-eeaa4bf38afa"]}],"mendeley":{"formattedCitation":"(Dai et al., 2019)","plainTextFormattedCitation":"(Dai et al., 2019)","previouslyFormattedCitation":"(Dai et al., 2019)"},"properties":{"noteIndex":0},"schema":"https://github.com/citation-style-language/schema/raw/master/csl-citation.json"}</w:instrText>
      </w:r>
      <w:r w:rsidR="00EF1C34">
        <w:rPr>
          <w:rFonts w:ascii="Times New Roman" w:hAnsi="Times New Roman" w:cs="Times New Roman"/>
          <w:sz w:val="24"/>
          <w:szCs w:val="24"/>
        </w:rPr>
        <w:fldChar w:fldCharType="separate"/>
      </w:r>
      <w:r w:rsidR="00EF1C34" w:rsidRPr="003C45F7">
        <w:rPr>
          <w:rFonts w:ascii="Times New Roman" w:hAnsi="Times New Roman" w:cs="Times New Roman"/>
          <w:noProof/>
          <w:sz w:val="24"/>
          <w:szCs w:val="24"/>
        </w:rPr>
        <w:t xml:space="preserve">(Dai </w:t>
      </w:r>
      <w:r w:rsidR="00EF1C34" w:rsidRPr="00A01770">
        <w:rPr>
          <w:rFonts w:ascii="Times New Roman" w:hAnsi="Times New Roman" w:cs="Times New Roman"/>
          <w:i/>
          <w:iCs/>
          <w:noProof/>
          <w:sz w:val="24"/>
          <w:szCs w:val="24"/>
        </w:rPr>
        <w:t>et al</w:t>
      </w:r>
      <w:r w:rsidR="00EF1C34" w:rsidRPr="003C45F7">
        <w:rPr>
          <w:rFonts w:ascii="Times New Roman" w:hAnsi="Times New Roman" w:cs="Times New Roman"/>
          <w:noProof/>
          <w:sz w:val="24"/>
          <w:szCs w:val="24"/>
        </w:rPr>
        <w:t>., 2019)</w:t>
      </w:r>
      <w:r w:rsidR="00EF1C34">
        <w:rPr>
          <w:rFonts w:ascii="Times New Roman" w:hAnsi="Times New Roman" w:cs="Times New Roman"/>
          <w:sz w:val="24"/>
          <w:szCs w:val="24"/>
        </w:rPr>
        <w:fldChar w:fldCharType="end"/>
      </w:r>
      <w:r w:rsidR="00EF1C34">
        <w:rPr>
          <w:rFonts w:ascii="Times New Roman" w:hAnsi="Times New Roman" w:cs="Times New Roman"/>
          <w:sz w:val="24"/>
          <w:szCs w:val="24"/>
        </w:rPr>
        <w:t xml:space="preserve">, </w:t>
      </w:r>
      <w:r w:rsidR="003C45F7">
        <w:rPr>
          <w:rFonts w:ascii="Times New Roman" w:hAnsi="Times New Roman" w:cs="Times New Roman"/>
          <w:sz w:val="24"/>
          <w:szCs w:val="24"/>
        </w:rPr>
        <w:t xml:space="preserve">pudiendo generar </w:t>
      </w:r>
      <w:r w:rsidR="008A7620">
        <w:rPr>
          <w:rFonts w:ascii="Times New Roman" w:hAnsi="Times New Roman" w:cs="Times New Roman"/>
          <w:sz w:val="24"/>
          <w:szCs w:val="24"/>
        </w:rPr>
        <w:t>consecuencias como</w:t>
      </w:r>
      <w:r w:rsidR="003C45F7">
        <w:rPr>
          <w:rFonts w:ascii="Times New Roman" w:hAnsi="Times New Roman" w:cs="Times New Roman"/>
          <w:sz w:val="24"/>
          <w:szCs w:val="24"/>
        </w:rPr>
        <w:t xml:space="preserve">: </w:t>
      </w:r>
      <w:r w:rsidR="008A7620">
        <w:rPr>
          <w:rFonts w:ascii="Times New Roman" w:hAnsi="Times New Roman" w:cs="Times New Roman"/>
          <w:sz w:val="24"/>
          <w:szCs w:val="24"/>
        </w:rPr>
        <w:t xml:space="preserve">el </w:t>
      </w:r>
      <w:r w:rsidR="00B90D20">
        <w:rPr>
          <w:rFonts w:ascii="Times New Roman" w:hAnsi="Times New Roman" w:cs="Times New Roman"/>
          <w:sz w:val="24"/>
          <w:szCs w:val="24"/>
        </w:rPr>
        <w:t xml:space="preserve">aumento del desempleo </w:t>
      </w:r>
      <w:r w:rsidR="00B90D20">
        <w:rPr>
          <w:rFonts w:ascii="Times New Roman" w:hAnsi="Times New Roman" w:cs="Times New Roman"/>
          <w:sz w:val="24"/>
          <w:szCs w:val="24"/>
        </w:rPr>
        <w:fldChar w:fldCharType="begin" w:fldLock="1"/>
      </w:r>
      <w:r w:rsidR="001A72BF">
        <w:rPr>
          <w:rFonts w:ascii="Times New Roman" w:hAnsi="Times New Roman" w:cs="Times New Roman"/>
          <w:sz w:val="24"/>
          <w:szCs w:val="24"/>
        </w:rPr>
        <w:instrText>ADDIN CSL_CITATION {"citationItems":[{"id":"ITEM-1","itemData":{"author":[{"dropping-particle":"","family":"Peek","given":"Joe","non-dropping-particle":"","parse-names":false,"suffix":""},{"dropping-particle":"","family":"Rosengren","given":"Eric S","non-dropping-particle":"","parse-names":false,"suffix":""}],"id":"ITEM-1","issued":{"date-parts":[["2003"]]},"title":"©2003 by Joe Peek and Eric S. Rosengren All rights reserved. Short sections of text not to exceed two paragraphs, may be quoted without explicit permission provided that full credit including ©notice, is given to the source.","type":"article-journal"},"uris":["http://www.mendeley.com/documents/?uuid=367c0232-5b8e-4f76-920b-a0f1982d8600"]},{"id":"ITEM-2","itemData":{"DOI":"10.1016/j.chieco.2017.05.008","ISSN":"1043951X","abstract":"The problems of over-capacity and zombie firms in China's manufacturing attract all aspects of attention, but academic analysis is still absent. Using firm-level data of Chinese manufacturing, this study first documents the problems of over-capacity and zombie firms during 2011–2013. We find that the over-capacity problem is much more severe in the northeastern and western regions of China, in heavy chemical industries, and in state-owned sector. The distribution of zombie firms is in a similar manner across region, industry and ownership. We also empirically test the relationship between zombie firms and over-capacity, finding that zombie firms cause and worsen over-capacity by crowding out healthy firms.","author":[{"dropping-particle":"","family":"Shen","given":"Guangjun","non-dropping-particle":"","parse-names":false,"suffix":""},{"dropping-particle":"","family":"Chen","given":"Binkai","non-dropping-particle":"","parse-names":false,"suffix":""}],"container-title":"China Economic Review","id":"ITEM-2","issue":"October 2016","issued":{"date-parts":[["2017"]]},"page":"327-342","publisher":"Elsevier","title":"Zombie firms and over-capacity in Chinese manufacturing","type":"article-journal","volume":"44"},"uris":["http://www.mendeley.com/documents/?uuid=fdd5d066-9ed4-46e1-88a7-63ab24f1dcf3"]},{"id":"ITEM-3","itemData":{"DOI":"10.1093/epolic/eiy012","ISSN":"0266-4658","abstract":"This paper explores the extent to which ‘zombie’ firms – defined as old firms that have persistent problems meeting their interest payments – are stifling labour productivity performance. The results show that the prevalence of and resources sunk in zombie firms have risen since the mid-2000s and that the increasing survival of these low productivity firms at the margins of exit congests markets and constrains the growth of more productive firms. Controlling for cyclical effects, cross-country analysis shows that within-industries over the period 2003–13, a higher share of industry capital sunk in zombie firms is associated with lower investment and employment growth of the typical non-zombie firm and less productivity-enhancing capital reallocation. Besides limiting the expansion possibilities of healthy incumbent firms, market congestion generated by zombie firms can also create barriers to entry and constrain the post-entry growth of young firms. Finally, we link the rise of zombie firms to the decline in OECD potential output growth through two key channels: business investment and multi-factor productivity growth.","author":[{"dropping-particle":"","family":"Adalet McGowan","given":"Müge","non-dropping-particle":"","parse-names":false,"suffix":""},{"dropping-particle":"","family":"Andrews","given":"Dan","non-dropping-particle":"","parse-names":false,"suffix":""},{"dropping-particle":"","family":"Millot","given":"Valentine","non-dropping-particle":"","parse-names":false,"suffix":""}],"container-title":"Economic Policy","id":"ITEM-3","issue":"96","issued":{"date-parts":[["2018"]]},"page":"685-736","title":"The walking dead? Zombie firms and productivity performance in OECD countries","type":"article-journal","volume":"33"},"uris":["http://www.mendeley.com/documents/?uuid=3c377dad-c83d-4829-9090-13595393f927"]},{"id":"ITEM-4","itemData":{"DOI":"10.1016/j.resourpol.2018.11.016","ISSN":"03014207","abstract":"This paper uses a modified identification method to identify zombie firms from a large sample of coal mining companies in China. It analyzes the prevalence of zombie firms over time and their distribution across different regions and ownership types. It also investigates the causes of the emergence of zombies and evaluates the effectiveness of various restructuring measures for resolving zombie firms. The results indicate that government interventions and subsidized bank credit are important causes of zombie firms, and continuous financial support from the government or banks does not contribute to the recovery of zombie firms. While reductions in labor costs, ownership reforms, and deleveraging can effectively resolve zombie firms, the injection or sale of assets has an ambiguous impact on the recovery of zombie firms. This study contributes to an understanding of the causes of the emergence of zombie firms and provides some policy implications for tackling zombie firms in China's coal sector.","author":[{"dropping-particle":"","family":"Dai","given":"Xiaoyong","non-dropping-particle":"","parse-names":false,"suffix":""},{"dropping-particle":"","family":"Qiao","given":"Xiaole","non-dropping-particle":"","parse-names":false,"suffix":""},{"dropping-particle":"","family":"Song","given":"Lin","non-dropping-particle":"","parse-names":false,"suffix":""}],"container-title":"Resources Policy","id":"ITEM-4","issue":"November 2018","issued":{"date-parts":[["2019"]]},"page":"664-673","publisher":"Elsevier Ltd","title":"Zombie firms in China's coal mining sector: Identification, transition determinants and policy implications","type":"article-journal","volume":"62"},"uris":["http://www.mendeley.com/documents/?uuid=cfe955cb-fabe-4fe2-bbef-eeaa4bf38afa"]},{"id":"ITEM-5","itemData":{"DOI":"10.1016/j.jclepro.2018.09.267","ISSN":"09596526","abstract":"Zombie enterprises, which seriously impede the sustainable development of China's economy and have become a major obstacle to the structural reform of China's supply side, exist throughout the Chinese traditional economy. Based on Chinese industrial enterprise data, this paper identifies zombie enterprises in the energy industries with a modified method used by Fukuda and Nakamura (2011) and uses the survival analysis model to test the impact of environmental regulation on the market exit of zombie enterprises. The empirical results show that environmental regulation can speed up the exit of zombie enterprises to achieve the governance of excess capacity for energy enterprises. Moreover, the effect of environmental regulation is influenced by the regional institutional environment. With the increase in the degree of decentralization and the corruption of officials, the influence of environmental regulation on the overcapacity of energy enterprises is weakened. Finally, the mediating effect model reveals that environmental regulation has a “following cost effect” and “innovation compensation effect” in the energy industry, and the “innovation compensation effect” is dominant.","author":[{"dropping-particle":"","family":"Du","given":"Weijian","non-dropping-particle":"","parse-names":false,"suffix":""},{"dropping-particle":"","family":"Li","given":"Mengjie","non-dropping-particle":"","parse-names":false,"suffix":""}],"container-title":"Journal of Cleaner Production","id":"ITEM-5","issued":{"date-parts":[["2019"]]},"page":"306-316","publisher":"Elsevier Ltd","title":"Can environmental regulation promote the governance of excess capacity in China's energy sector? The market exit of zombie enterprises","type":"article-journal","volume":"207"},"uris":["http://www.mendeley.com/documents/?uuid=2c3bd0ed-37c1-41a3-8e78-033372ff6c71"]},{"id":"ITEM-6","itemData":{"DOI":"10.1016/j.econmod.2019.09.034","ISSN":"02649993","abstract":"Statistics show that many zombie firms in China still enjoy a wide variety of government subsidies. This paper explores the impact of this phenomenon from the perspective of capacity utilization. Specifically, it uses a sample of Chinese zombie firms from 2007 to 2016 to empirically analyze the effect of government subsidies on the capacity utilization of zombie firms. This paper finds that government subsidies have a negative effect on the capacity utilization of zombie firms, and the capacity utilization of subsidized zombie firms is lower than that of unsubsidized zombie firms. Robustness tests and endogeneity tests confirm this finding. Further analysis reveals significant differences in the effects of government subsidies on zombie firms subject to different forms of ownership, different government interventions, and different quality of financial reports. The negative effect of government subsidies on the capacity utilization of zombie firms is more significant in state-owned zombie firms, zombie firms subject to low levels of government intervention, and zombie firms with low quality of financial reports. Government subsidies also distort the investment behaviors of subsidized zombie firms, which in turn leads to poor performance. This paper not only answers the difficult question of whether the government should continue to subsidize zombie firms, but also provides theoretical support for government policy makers. The findings suggest that the government should use subsidies more carefully to help zombie firms “get out of the woods,” and formulate fiscal policies specifically related to zombie firms.","author":[{"dropping-particle":"","family":"Liu","given":"Guangqiang","non-dropping-particle":"","parse-names":false,"suffix":""},{"dropping-particle":"","family":"Zhang","given":"Xiaojie","non-dropping-particle":"","parse-names":false,"suffix":""},{"dropping-particle":"","family":"Zhang","given":"Wanting","non-dropping-particle":"","parse-names":false,"suffix":""},{"dropping-particle":"","family":"Wang","given":"Di","non-dropping-particle":"","parse-names":false,"suffix":""}],"container-title":"Economic Modelling","id":"ITEM-6","issue":"September","issued":{"date-parts":[["2019"]]},"page":"51-64","publisher":"Elsevier Ltd","title":"The impact of government subsidies on the capacity utilization of zombie firms","type":"article-journal","volume":"83"},"uris":["http://www.mendeley.com/documents/?uuid=69e2b22d-7476-4820-8160-9278f2760e42"]},{"id":"ITEM-7","itemData":{"DOI":"10.1016/j.iref.2018.12.007","ISSN":"10590560","abstract":"Using a sample of privately owned listed firms in China, we document that firms’ political connections have a positive effect on their likelihood of becoming insolvent and inefficient (which we call zombies or zombie firms). The results are more pronounced for firms that are located in regions with extensive government intervention or weak institutional environment. In addition, for firms without political connections, the presence of zombie firms has larger negative spillover effects on the investment and productivity of healthy firms compared with zombie firms in the same industry. Curiously, such differential negative spillover effects are not observed for firms with political connections.","author":[{"dropping-particle":"","family":"He","given":"Qing","non-dropping-particle":"","parse-names":false,"suffix":""},{"dropping-particle":"","family":"Li","given":"Xiaoyang","non-dropping-particle":"","parse-names":false,"suffix":""},{"dropping-particle":"","family":"Zhu","given":"Wenyu","non-dropping-particle":"","parse-names":false,"suffix":""}],"container-title":"International Review of Economics and Finance","id":"ITEM-7","issue":"December 2018","issued":{"date-parts":[["2020"]]},"page":"1056-1070","publisher":"Elsevier Ltd","title":"Political connection and the walking dead: Evidence from China's privately owned firms","type":"article-journal","volume":"69"},"uris":["http://www.mendeley.com/documents/?uuid=316901db-2035-42f6-b903-fcf67ff1cabb"]}],"mendeley":{"formattedCitation":"(Adalet McGowan et al., 2018; Dai et al., 2019; Du &amp; Li, 2019; He et al., 2020; Liu et al., 2019; Peek &amp; Rosengren, 2003; Shen &amp; Chen, 2017)","plainTextFormattedCitation":"(Adalet McGowan et al., 2018; Dai et al., 2019; Du &amp; Li, 2019; He et al., 2020; Liu et al., 2019; Peek &amp; Rosengren, 2003; Shen &amp; Chen, 2017)","previouslyFormattedCitation":"(Adalet McGowan et al., 2018; Dai et al., 2019; Du &amp; Li, 2019; He et al., 2020; Liu et al., 2019; Peek &amp; Rosengren, 2003; Shen &amp; Chen, 2017)"},"properties":{"noteIndex":0},"schema":"https://github.com/citation-style-language/schema/raw/master/csl-citation.json"}</w:instrText>
      </w:r>
      <w:r w:rsidR="00B90D20">
        <w:rPr>
          <w:rFonts w:ascii="Times New Roman" w:hAnsi="Times New Roman" w:cs="Times New Roman"/>
          <w:sz w:val="24"/>
          <w:szCs w:val="24"/>
        </w:rPr>
        <w:fldChar w:fldCharType="separate"/>
      </w:r>
      <w:r w:rsidR="00B90D20" w:rsidRPr="00B90D20">
        <w:rPr>
          <w:rFonts w:ascii="Times New Roman" w:hAnsi="Times New Roman" w:cs="Times New Roman"/>
          <w:noProof/>
          <w:sz w:val="24"/>
          <w:szCs w:val="24"/>
        </w:rPr>
        <w:t xml:space="preserve">(Adalet McGowan </w:t>
      </w:r>
      <w:r w:rsidR="00A01770" w:rsidRPr="00A01770">
        <w:rPr>
          <w:rFonts w:ascii="Times New Roman" w:hAnsi="Times New Roman" w:cs="Times New Roman"/>
          <w:i/>
          <w:iCs/>
          <w:noProof/>
          <w:sz w:val="24"/>
          <w:szCs w:val="24"/>
        </w:rPr>
        <w:t>et al</w:t>
      </w:r>
      <w:r w:rsidR="00B90D20" w:rsidRPr="00B90D20">
        <w:rPr>
          <w:rFonts w:ascii="Times New Roman" w:hAnsi="Times New Roman" w:cs="Times New Roman"/>
          <w:noProof/>
          <w:sz w:val="24"/>
          <w:szCs w:val="24"/>
        </w:rPr>
        <w:t xml:space="preserve">., 2018; Dai </w:t>
      </w:r>
      <w:r w:rsidR="00A01770" w:rsidRPr="00A01770">
        <w:rPr>
          <w:rFonts w:ascii="Times New Roman" w:hAnsi="Times New Roman" w:cs="Times New Roman"/>
          <w:i/>
          <w:iCs/>
          <w:noProof/>
          <w:sz w:val="24"/>
          <w:szCs w:val="24"/>
        </w:rPr>
        <w:t>et al</w:t>
      </w:r>
      <w:r w:rsidR="00B90D20" w:rsidRPr="00B90D20">
        <w:rPr>
          <w:rFonts w:ascii="Times New Roman" w:hAnsi="Times New Roman" w:cs="Times New Roman"/>
          <w:noProof/>
          <w:sz w:val="24"/>
          <w:szCs w:val="24"/>
        </w:rPr>
        <w:t xml:space="preserve">., 2019; Du &amp; Li, 2019; He </w:t>
      </w:r>
      <w:r w:rsidR="00A01770" w:rsidRPr="00A01770">
        <w:rPr>
          <w:rFonts w:ascii="Times New Roman" w:hAnsi="Times New Roman" w:cs="Times New Roman"/>
          <w:i/>
          <w:iCs/>
          <w:noProof/>
          <w:sz w:val="24"/>
          <w:szCs w:val="24"/>
        </w:rPr>
        <w:t>et al</w:t>
      </w:r>
      <w:r w:rsidR="00B90D20" w:rsidRPr="00B90D20">
        <w:rPr>
          <w:rFonts w:ascii="Times New Roman" w:hAnsi="Times New Roman" w:cs="Times New Roman"/>
          <w:noProof/>
          <w:sz w:val="24"/>
          <w:szCs w:val="24"/>
        </w:rPr>
        <w:t xml:space="preserve">., 2020; Liu </w:t>
      </w:r>
      <w:r w:rsidR="00A01770" w:rsidRPr="00A01770">
        <w:rPr>
          <w:rFonts w:ascii="Times New Roman" w:hAnsi="Times New Roman" w:cs="Times New Roman"/>
          <w:i/>
          <w:iCs/>
          <w:noProof/>
          <w:sz w:val="24"/>
          <w:szCs w:val="24"/>
        </w:rPr>
        <w:t>et al</w:t>
      </w:r>
      <w:r w:rsidR="00B90D20" w:rsidRPr="00B90D20">
        <w:rPr>
          <w:rFonts w:ascii="Times New Roman" w:hAnsi="Times New Roman" w:cs="Times New Roman"/>
          <w:noProof/>
          <w:sz w:val="24"/>
          <w:szCs w:val="24"/>
        </w:rPr>
        <w:t>., 2019; Peek &amp; Rosengren, 2003; Shen &amp; Chen, 2017)</w:t>
      </w:r>
      <w:r w:rsidR="00B90D20">
        <w:rPr>
          <w:rFonts w:ascii="Times New Roman" w:hAnsi="Times New Roman" w:cs="Times New Roman"/>
          <w:sz w:val="24"/>
          <w:szCs w:val="24"/>
        </w:rPr>
        <w:fldChar w:fldCharType="end"/>
      </w:r>
      <w:r w:rsidR="00DB7838">
        <w:rPr>
          <w:rFonts w:ascii="Times New Roman" w:hAnsi="Times New Roman" w:cs="Times New Roman"/>
          <w:sz w:val="24"/>
          <w:szCs w:val="24"/>
        </w:rPr>
        <w:t xml:space="preserve"> especialmente </w:t>
      </w:r>
      <w:r w:rsidR="005027B2">
        <w:rPr>
          <w:rFonts w:ascii="Times New Roman" w:hAnsi="Times New Roman" w:cs="Times New Roman"/>
          <w:sz w:val="24"/>
          <w:szCs w:val="24"/>
        </w:rPr>
        <w:t>para</w:t>
      </w:r>
      <w:r w:rsidR="00DB7838">
        <w:rPr>
          <w:rFonts w:ascii="Times New Roman" w:hAnsi="Times New Roman" w:cs="Times New Roman"/>
          <w:sz w:val="24"/>
          <w:szCs w:val="24"/>
        </w:rPr>
        <w:t xml:space="preserve"> el caso de las empresas grandes o </w:t>
      </w:r>
      <w:r w:rsidR="005027B2">
        <w:rPr>
          <w:rFonts w:ascii="Times New Roman" w:hAnsi="Times New Roman" w:cs="Times New Roman"/>
          <w:sz w:val="24"/>
          <w:szCs w:val="24"/>
        </w:rPr>
        <w:t xml:space="preserve">empresas que cuentan </w:t>
      </w:r>
      <w:r w:rsidR="00DB7838">
        <w:rPr>
          <w:rFonts w:ascii="Times New Roman" w:hAnsi="Times New Roman" w:cs="Times New Roman"/>
          <w:sz w:val="24"/>
          <w:szCs w:val="24"/>
        </w:rPr>
        <w:t xml:space="preserve">con una gran intensidad </w:t>
      </w:r>
      <w:r w:rsidR="005027B2">
        <w:rPr>
          <w:rFonts w:ascii="Times New Roman" w:hAnsi="Times New Roman" w:cs="Times New Roman"/>
          <w:sz w:val="24"/>
          <w:szCs w:val="24"/>
        </w:rPr>
        <w:t xml:space="preserve">de </w:t>
      </w:r>
      <w:r w:rsidR="00DB7838">
        <w:rPr>
          <w:rFonts w:ascii="Times New Roman" w:hAnsi="Times New Roman" w:cs="Times New Roman"/>
          <w:sz w:val="24"/>
          <w:szCs w:val="24"/>
        </w:rPr>
        <w:t xml:space="preserve">mano de obra </w:t>
      </w:r>
      <w:r w:rsidR="005027B2">
        <w:rPr>
          <w:rFonts w:ascii="Times New Roman" w:hAnsi="Times New Roman" w:cs="Times New Roman"/>
          <w:sz w:val="24"/>
          <w:szCs w:val="24"/>
        </w:rPr>
        <w:t>o</w:t>
      </w:r>
      <w:r w:rsidR="00DB7838">
        <w:rPr>
          <w:rFonts w:ascii="Times New Roman" w:hAnsi="Times New Roman" w:cs="Times New Roman"/>
          <w:sz w:val="24"/>
          <w:szCs w:val="24"/>
        </w:rPr>
        <w:t xml:space="preserve"> en los tiempo</w:t>
      </w:r>
      <w:r w:rsidR="00A536D4">
        <w:rPr>
          <w:rFonts w:ascii="Times New Roman" w:hAnsi="Times New Roman" w:cs="Times New Roman"/>
          <w:sz w:val="24"/>
          <w:szCs w:val="24"/>
        </w:rPr>
        <w:t>s</w:t>
      </w:r>
      <w:r w:rsidR="00DB7838">
        <w:rPr>
          <w:rFonts w:ascii="Times New Roman" w:hAnsi="Times New Roman" w:cs="Times New Roman"/>
          <w:sz w:val="24"/>
          <w:szCs w:val="24"/>
        </w:rPr>
        <w:t xml:space="preserve"> de crisis; </w:t>
      </w:r>
      <w:r w:rsidR="008A7620">
        <w:rPr>
          <w:rFonts w:ascii="Times New Roman" w:hAnsi="Times New Roman" w:cs="Times New Roman"/>
          <w:sz w:val="24"/>
          <w:szCs w:val="24"/>
        </w:rPr>
        <w:t xml:space="preserve">la </w:t>
      </w:r>
      <w:r w:rsidR="00DB7838">
        <w:rPr>
          <w:rFonts w:ascii="Times New Roman" w:hAnsi="Times New Roman" w:cs="Times New Roman"/>
          <w:sz w:val="24"/>
          <w:szCs w:val="24"/>
        </w:rPr>
        <w:t xml:space="preserve">reducción de los ingresos fiscales del gobierno </w:t>
      </w:r>
      <w:r w:rsidR="001A72BF">
        <w:rPr>
          <w:rFonts w:ascii="Times New Roman" w:hAnsi="Times New Roman" w:cs="Times New Roman"/>
          <w:sz w:val="24"/>
          <w:szCs w:val="24"/>
        </w:rPr>
        <w:fldChar w:fldCharType="begin" w:fldLock="1"/>
      </w:r>
      <w:r w:rsidR="009043A7">
        <w:rPr>
          <w:rFonts w:ascii="Times New Roman" w:hAnsi="Times New Roman" w:cs="Times New Roman"/>
          <w:sz w:val="24"/>
          <w:szCs w:val="24"/>
        </w:rPr>
        <w:instrText>ADDIN CSL_CITATION {"citationItems":[{"id":"ITEM-1","itemData":{"DOI":"10.1016/j.resourpol.2018.11.016","ISSN":"03014207","abstract":"This paper uses a modified identification method to identify zombie firms from a large sample of coal mining companies in China. It analyzes the prevalence of zombie firms over time and their distribution across different regions and ownership types. It also investigates the causes of the emergence of zombies and evaluates the effectiveness of various restructuring measures for resolving zombie firms. The results indicate that government interventions and subsidized bank credit are important causes of zombie firms, and continuous financial support from the government or banks does not contribute to the recovery of zombie firms. While reductions in labor costs, ownership reforms, and deleveraging can effectively resolve zombie firms, the injection or sale of assets has an ambiguous impact on the recovery of zombie firms. This study contributes to an understanding of the causes of the emergence of zombie firms and provides some policy implications for tackling zombie firms in China's coal sector.","author":[{"dropping-particle":"","family":"Dai","given":"Xiaoyong","non-dropping-particle":"","parse-names":false,"suffix":""},{"dropping-particle":"","family":"Qiao","given":"Xiaole","non-dropping-particle":"","parse-names":false,"suffix":""},{"dropping-particle":"","family":"Song","given":"Lin","non-dropping-particle":"","parse-names":false,"suffix":""}],"container-title":"Resources Policy","id":"ITEM-1","issue":"November 2018","issued":{"date-parts":[["2019"]]},"page":"664-673","publisher":"Elsevier Ltd","title":"Zombie firms in China's coal mining sector: Identification, transition determinants and policy implications","type":"article-journal","volume":"62"},"uris":["http://www.mendeley.com/documents/?uuid=cfe955cb-fabe-4fe2-bbef-eeaa4bf38afa"]},{"id":"ITEM-2","itemData":{"DOI":"10.1016/j.econmod.2019.09.034","ISSN":"02649993","abstract":"Statistics show that many zombie firms in China still enjoy a wide variety of government subsidies. This paper explores the impact of this phenomenon from the perspective of capacity utilization. Specifically, it uses a sample of Chinese zombie firms from 2007 to 2016 to empirically analyze the effect of government subsidies on the capacity utilization of zombie firms. This paper finds that government subsidies have a negative effect on the capacity utilization of zombie firms, and the capacity utilization of subsidized zombie firms is lower than that of unsubsidized zombie firms. Robustness tests and endogeneity tests confirm this finding. Further analysis reveals significant differences in the effects of government subsidies on zombie firms subject to different forms of ownership, different government interventions, and different quality of financial reports. The negative effect of government subsidies on the capacity utilization of zombie firms is more significant in state-owned zombie firms, zombie firms subject to low levels of government intervention, and zombie firms with low quality of financial reports. Government subsidies also distort the investment behaviors of subsidized zombie firms, which in turn leads to poor performance. This paper not only answers the difficult question of whether the government should continue to subsidize zombie firms, but also provides theoretical support for government policy makers. The findings suggest that the government should use subsidies more carefully to help zombie firms “get out of the woods,” and formulate fiscal policies specifically related to zombie firms.","author":[{"dropping-particle":"","family":"Liu","given":"Guangqiang","non-dropping-particle":"","parse-names":false,"suffix":""},{"dropping-particle":"","family":"Zhang","given":"Xiaojie","non-dropping-particle":"","parse-names":false,"suffix":""},{"dropping-particle":"","family":"Zhang","given":"Wanting","non-dropping-particle":"","parse-names":false,"suffix":""},{"dropping-particle":"","family":"Wang","given":"Di","non-dropping-particle":"","parse-names":false,"suffix":""}],"container-title":"Economic Modelling","id":"ITEM-2","issue":"September","issued":{"date-parts":[["2019"]]},"page":"51-64","publisher":"Elsevier Ltd","title":"The impact of government subsidies on the capacity utilization of zombie firms","type":"article-journal","volume":"83"},"uris":["http://www.mendeley.com/documents/?uuid=69e2b22d-7476-4820-8160-9278f2760e42"]}],"mendeley":{"formattedCitation":"(Dai et al., 2019; Liu et al., 2019)","plainTextFormattedCitation":"(Dai et al., 2019; Liu et al., 2019)","previouslyFormattedCitation":"(Dai et al., 2019; Liu et al., 2019)"},"properties":{"noteIndex":0},"schema":"https://github.com/citation-style-language/schema/raw/master/csl-citation.json"}</w:instrText>
      </w:r>
      <w:r w:rsidR="001A72BF">
        <w:rPr>
          <w:rFonts w:ascii="Times New Roman" w:hAnsi="Times New Roman" w:cs="Times New Roman"/>
          <w:sz w:val="24"/>
          <w:szCs w:val="24"/>
        </w:rPr>
        <w:fldChar w:fldCharType="separate"/>
      </w:r>
      <w:r w:rsidR="001A72BF" w:rsidRPr="001A72BF">
        <w:rPr>
          <w:rFonts w:ascii="Times New Roman" w:hAnsi="Times New Roman" w:cs="Times New Roman"/>
          <w:noProof/>
          <w:sz w:val="24"/>
          <w:szCs w:val="24"/>
        </w:rPr>
        <w:t xml:space="preserve">(Dai </w:t>
      </w:r>
      <w:r w:rsidR="00A01770" w:rsidRPr="00A01770">
        <w:rPr>
          <w:rFonts w:ascii="Times New Roman" w:hAnsi="Times New Roman" w:cs="Times New Roman"/>
          <w:i/>
          <w:iCs/>
          <w:noProof/>
          <w:sz w:val="24"/>
          <w:szCs w:val="24"/>
        </w:rPr>
        <w:t>et al</w:t>
      </w:r>
      <w:r w:rsidR="001A72BF" w:rsidRPr="001A72BF">
        <w:rPr>
          <w:rFonts w:ascii="Times New Roman" w:hAnsi="Times New Roman" w:cs="Times New Roman"/>
          <w:noProof/>
          <w:sz w:val="24"/>
          <w:szCs w:val="24"/>
        </w:rPr>
        <w:t xml:space="preserve">., 2019; Liu </w:t>
      </w:r>
      <w:r w:rsidR="00A01770" w:rsidRPr="00A01770">
        <w:rPr>
          <w:rFonts w:ascii="Times New Roman" w:hAnsi="Times New Roman" w:cs="Times New Roman"/>
          <w:i/>
          <w:iCs/>
          <w:noProof/>
          <w:sz w:val="24"/>
          <w:szCs w:val="24"/>
        </w:rPr>
        <w:t>et al</w:t>
      </w:r>
      <w:r w:rsidR="001A72BF" w:rsidRPr="001A72BF">
        <w:rPr>
          <w:rFonts w:ascii="Times New Roman" w:hAnsi="Times New Roman" w:cs="Times New Roman"/>
          <w:noProof/>
          <w:sz w:val="24"/>
          <w:szCs w:val="24"/>
        </w:rPr>
        <w:t>., 2019)</w:t>
      </w:r>
      <w:r w:rsidR="001A72BF">
        <w:rPr>
          <w:rFonts w:ascii="Times New Roman" w:hAnsi="Times New Roman" w:cs="Times New Roman"/>
          <w:sz w:val="24"/>
          <w:szCs w:val="24"/>
        </w:rPr>
        <w:fldChar w:fldCharType="end"/>
      </w:r>
      <w:r w:rsidR="001A72BF">
        <w:rPr>
          <w:rFonts w:ascii="Times New Roman" w:hAnsi="Times New Roman" w:cs="Times New Roman"/>
          <w:sz w:val="24"/>
          <w:szCs w:val="24"/>
        </w:rPr>
        <w:t xml:space="preserve">; distorsión de la estabilidad social y política </w:t>
      </w:r>
      <w:r w:rsidR="009043A7">
        <w:rPr>
          <w:rFonts w:ascii="Times New Roman" w:hAnsi="Times New Roman" w:cs="Times New Roman"/>
          <w:sz w:val="24"/>
          <w:szCs w:val="24"/>
        </w:rPr>
        <w:fldChar w:fldCharType="begin" w:fldLock="1"/>
      </w:r>
      <w:r w:rsidR="008A7620">
        <w:rPr>
          <w:rFonts w:ascii="Times New Roman" w:hAnsi="Times New Roman" w:cs="Times New Roman"/>
          <w:sz w:val="24"/>
          <w:szCs w:val="24"/>
        </w:rPr>
        <w:instrText>ADDIN CSL_CITATION {"citationItems":[{"id":"ITEM-1","itemData":{"author":[{"dropping-particle":"","family":"Peek","given":"Joe","non-dropping-particle":"","parse-names":false,"suffix":""},{"dropping-particle":"","family":"Rosengren","given":"Eric S","non-dropping-particle":"","parse-names":false,"suffix":""}],"id":"ITEM-1","issued":{"date-parts":[["2003"]]},"title":"©2003 by Joe Peek and Eric S. Rosengren All rights reserved. Short sections of text not to exceed two paragraphs, may be quoted without explicit permission provided that full credit including ©notice, is given to the source.","type":"article-journal"},"uris":["http://www.mendeley.com/documents/?uuid=367c0232-5b8e-4f76-920b-a0f1982d8600"]},{"id":"ITEM-2","itemData":{"DOI":"10.1016/j.jclepro.2018.09.267","ISSN":"09596526","abstract":"Zombie enterprises, which seriously impede the sustainable development of China's economy and have become a major obstacle to the structural reform of China's supply side, exist throughout the Chinese traditional economy. Based on Chinese industrial enterprise data, this paper identifies zombie enterprises in the energy industries with a modified method used by Fukuda and Nakamura (2011) and uses the survival analysis model to test the impact of environmental regulation on the market exit of zombie enterprises. The empirical results show that environmental regulation can speed up the exit of zombie enterprises to achieve the governance of excess capacity for energy enterprises. Moreover, the effect of environmental regulation is influenced by the regional institutional environment. With the increase in the degree of decentralization and the corruption of officials, the influence of environmental regulation on the overcapacity of energy enterprises is weakened. Finally, the mediating effect model reveals that environmental regulation has a “following cost effect” and “innovation compensation effect” in the energy industry, and the “innovation compensation effect” is dominant.","author":[{"dropping-particle":"","family":"Du","given":"Weijian","non-dropping-particle":"","parse-names":false,"suffix":""},{"dropping-particle":"","family":"Li","given":"Mengjie","non-dropping-particle":"","parse-names":false,"suffix":""}],"container-title":"Journal of Cleaner Production","id":"ITEM-2","issued":{"date-parts":[["2019"]]},"page":"306-316","publisher":"Elsevier Ltd","title":"Can environmental regulation promote the governance of excess capacity in China's energy sector? The market exit of zombie enterprises","type":"article-journal","volume":"207"},"uris":["http://www.mendeley.com/documents/?uuid=2c3bd0ed-37c1-41a3-8e78-033372ff6c71"]},{"id":"ITEM-3","itemData":{"DOI":"10.1016/j.econmod.2019.09.034","ISSN":"02649993","abstract":"Statistics show that many zombie firms in China still enjoy a wide variety of government subsidies. This paper explores the impact of this phenomenon from the perspective of capacity utilization. Specifically, it uses a sample of Chinese zombie firms from 2007 to 2016 to empirically analyze the effect of government subsidies on the capacity utilization of zombie firms. This paper finds that government subsidies have a negative effect on the capacity utilization of zombie firms, and the capacity utilization of subsidized zombie firms is lower than that of unsubsidized zombie firms. Robustness tests and endogeneity tests confirm this finding. Further analysis reveals significant differences in the effects of government subsidies on zombie firms subject to different forms of ownership, different government interventions, and different quality of financial reports. The negative effect of government subsidies on the capacity utilization of zombie firms is more significant in state-owned zombie firms, zombie firms subject to low levels of government intervention, and zombie firms with low quality of financial reports. Government subsidies also distort the investment behaviors of subsidized zombie firms, which in turn leads to poor performance. This paper not only answers the difficult question of whether the government should continue to subsidize zombie firms, but also provides theoretical support for government policy makers. The findings suggest that the government should use subsidies more carefully to help zombie firms “get out of the woods,” and formulate fiscal policies specifically related to zombie firms.","author":[{"dropping-particle":"","family":"Liu","given":"Guangqiang","non-dropping-particle":"","parse-names":false,"suffix":""},{"dropping-particle":"","family":"Zhang","given":"Xiaojie","non-dropping-particle":"","parse-names":false,"suffix":""},{"dropping-particle":"","family":"Zhang","given":"Wanting","non-dropping-particle":"","parse-names":false,"suffix":""},{"dropping-particle":"","family":"Wang","given":"Di","non-dropping-particle":"","parse-names":false,"suffix":""}],"container-title":"Economic Modelling","id":"ITEM-3","issue":"September","issued":{"date-parts":[["2019"]]},"page":"51-64","publisher":"Elsevier Ltd","title":"The impact of government subsidies on the capacity utilization of zombie firms","type":"article-journal","volume":"83"},"uris":["http://www.mendeley.com/documents/?uuid=69e2b22d-7476-4820-8160-9278f2760e42"]},{"id":"ITEM-4","itemData":{"DOI":"10.1016/j.iref.2018.12.007","ISSN":"10590560","abstract":"Using a sample of privately owned listed firms in China, we document that firms’ political connections have a positive effect on their likelihood of becoming insolvent and inefficient (which we call zombies or zombie firms). The results are more pronounced for firms that are located in regions with extensive government intervention or weak institutional environment. In addition, for firms without political connections, the presence of zombie firms has larger negative spillover effects on the investment and productivity of healthy firms compared with zombie firms in the same industry. Curiously, such differential negative spillover effects are not observed for firms with political connections.","author":[{"dropping-particle":"","family":"He","given":"Qing","non-dropping-particle":"","parse-names":false,"suffix":""},{"dropping-particle":"","family":"Li","given":"Xiaoyang","non-dropping-particle":"","parse-names":false,"suffix":""},{"dropping-particle":"","family":"Zhu","given":"Wenyu","non-dropping-particle":"","parse-names":false,"suffix":""}],"container-title":"International Review of Economics and Finance","id":"ITEM-4","issue":"December 2018","issued":{"date-parts":[["2020"]]},"page":"1056-1070","publisher":"Elsevier Ltd","title":"Political connection and the walking dead: Evidence from China's privately owned firms","type":"article-journal","volume":"69"},"uris":["http://www.mendeley.com/documents/?uuid=316901db-2035-42f6-b903-fcf67ff1cabb"]}],"mendeley":{"formattedCitation":"(Du &amp; Li, 2019; He et al., 2020; Liu et al., 2019; Peek &amp; Rosengren, 2003)","plainTextFormattedCitation":"(Du &amp; Li, 2019; He et al., 2020; Liu et al., 2019; Peek &amp; Rosengren, 2003)","previouslyFormattedCitation":"(Du &amp; Li, 2019; He et al., 2020; Liu et al., 2019; Peek &amp; Rosengren, 2003)"},"properties":{"noteIndex":0},"schema":"https://github.com/citation-style-language/schema/raw/master/csl-citation.json"}</w:instrText>
      </w:r>
      <w:r w:rsidR="009043A7">
        <w:rPr>
          <w:rFonts w:ascii="Times New Roman" w:hAnsi="Times New Roman" w:cs="Times New Roman"/>
          <w:sz w:val="24"/>
          <w:szCs w:val="24"/>
        </w:rPr>
        <w:fldChar w:fldCharType="separate"/>
      </w:r>
      <w:r w:rsidR="009043A7" w:rsidRPr="009043A7">
        <w:rPr>
          <w:rFonts w:ascii="Times New Roman" w:hAnsi="Times New Roman" w:cs="Times New Roman"/>
          <w:noProof/>
          <w:sz w:val="24"/>
          <w:szCs w:val="24"/>
        </w:rPr>
        <w:t xml:space="preserve">(Du &amp; Li, 2019; He </w:t>
      </w:r>
      <w:r w:rsidR="00A01770" w:rsidRPr="00A01770">
        <w:rPr>
          <w:rFonts w:ascii="Times New Roman" w:hAnsi="Times New Roman" w:cs="Times New Roman"/>
          <w:i/>
          <w:iCs/>
          <w:noProof/>
          <w:sz w:val="24"/>
          <w:szCs w:val="24"/>
        </w:rPr>
        <w:t>et al</w:t>
      </w:r>
      <w:r w:rsidR="009043A7" w:rsidRPr="009043A7">
        <w:rPr>
          <w:rFonts w:ascii="Times New Roman" w:hAnsi="Times New Roman" w:cs="Times New Roman"/>
          <w:noProof/>
          <w:sz w:val="24"/>
          <w:szCs w:val="24"/>
        </w:rPr>
        <w:t xml:space="preserve">., 2020; Liu </w:t>
      </w:r>
      <w:r w:rsidR="00A01770" w:rsidRPr="00A01770">
        <w:rPr>
          <w:rFonts w:ascii="Times New Roman" w:hAnsi="Times New Roman" w:cs="Times New Roman"/>
          <w:i/>
          <w:iCs/>
          <w:noProof/>
          <w:sz w:val="24"/>
          <w:szCs w:val="24"/>
        </w:rPr>
        <w:t>et al</w:t>
      </w:r>
      <w:r w:rsidR="009043A7" w:rsidRPr="009043A7">
        <w:rPr>
          <w:rFonts w:ascii="Times New Roman" w:hAnsi="Times New Roman" w:cs="Times New Roman"/>
          <w:noProof/>
          <w:sz w:val="24"/>
          <w:szCs w:val="24"/>
        </w:rPr>
        <w:t>., 2019; Peek &amp; Rosengren, 2003)</w:t>
      </w:r>
      <w:r w:rsidR="009043A7">
        <w:rPr>
          <w:rFonts w:ascii="Times New Roman" w:hAnsi="Times New Roman" w:cs="Times New Roman"/>
          <w:sz w:val="24"/>
          <w:szCs w:val="24"/>
        </w:rPr>
        <w:fldChar w:fldCharType="end"/>
      </w:r>
      <w:r w:rsidR="009043A7">
        <w:rPr>
          <w:rFonts w:ascii="Times New Roman" w:hAnsi="Times New Roman" w:cs="Times New Roman"/>
          <w:sz w:val="24"/>
          <w:szCs w:val="24"/>
        </w:rPr>
        <w:t xml:space="preserve"> </w:t>
      </w:r>
      <w:r w:rsidR="008A7620">
        <w:rPr>
          <w:rFonts w:ascii="Times New Roman" w:hAnsi="Times New Roman" w:cs="Times New Roman"/>
          <w:sz w:val="24"/>
          <w:szCs w:val="24"/>
        </w:rPr>
        <w:t xml:space="preserve">y efectos negativos sobre el desarrollo económico de una región </w:t>
      </w:r>
      <w:r w:rsidR="008A7620">
        <w:rPr>
          <w:rFonts w:ascii="Times New Roman" w:hAnsi="Times New Roman" w:cs="Times New Roman"/>
          <w:sz w:val="24"/>
          <w:szCs w:val="24"/>
        </w:rPr>
        <w:fldChar w:fldCharType="begin" w:fldLock="1"/>
      </w:r>
      <w:r w:rsidR="009073F4">
        <w:rPr>
          <w:rFonts w:ascii="Times New Roman" w:hAnsi="Times New Roman" w:cs="Times New Roman"/>
          <w:sz w:val="24"/>
          <w:szCs w:val="24"/>
        </w:rPr>
        <w:instrText>ADDIN CSL_CITATION {"citationItems":[{"id":"ITEM-1","itemData":{"DOI":"10.1016/j.econmod.2019.09.034","ISSN":"02649993","abstract":"Statistics show that many zombie firms in China still enjoy a wide variety of government subsidies. This paper explores the impact of this phenomenon from the perspective of capacity utilization. Specifically, it uses a sample of Chinese zombie firms from 2007 to 2016 to empirically analyze the effect of government subsidies on the capacity utilization of zombie firms. This paper finds that government subsidies have a negative effect on the capacity utilization of zombie firms, and the capacity utilization of subsidized zombie firms is lower than that of unsubsidized zombie firms. Robustness tests and endogeneity tests confirm this finding. Further analysis reveals significant differences in the effects of government subsidies on zombie firms subject to different forms of ownership, different government interventions, and different quality of financial reports. The negative effect of government subsidies on the capacity utilization of zombie firms is more significant in state-owned zombie firms, zombie firms subject to low levels of government intervention, and zombie firms with low quality of financial reports. Government subsidies also distort the investment behaviors of subsidized zombie firms, which in turn leads to poor performance. This paper not only answers the difficult question of whether the government should continue to subsidize zombie firms, but also provides theoretical support for government policy makers. The findings suggest that the government should use subsidies more carefully to help zombie firms “get out of the woods,” and formulate fiscal policies specifically related to zombie firms.","author":[{"dropping-particle":"","family":"Liu","given":"Guangqiang","non-dropping-particle":"","parse-names":false,"suffix":""},{"dropping-particle":"","family":"Zhang","given":"Xiaojie","non-dropping-particle":"","parse-names":false,"suffix":""},{"dropping-particle":"","family":"Zhang","given":"Wanting","non-dropping-particle":"","parse-names":false,"suffix":""},{"dropping-particle":"","family":"Wang","given":"Di","non-dropping-particle":"","parse-names":false,"suffix":""}],"container-title":"Economic Modelling","id":"ITEM-1","issue":"September","issued":{"date-parts":[["2019"]]},"page":"51-64","publisher":"Elsevier Ltd","title":"The impact of government subsidies on the capacity utilization of zombie firms","type":"article-journal","volume":"83"},"uris":["http://www.mendeley.com/documents/?uuid=69e2b22d-7476-4820-8160-9278f2760e42"]}],"mendeley":{"formattedCitation":"(Liu et al., 2019)","plainTextFormattedCitation":"(Liu et al., 2019)","previouslyFormattedCitation":"(Liu et al., 2019)"},"properties":{"noteIndex":0},"schema":"https://github.com/citation-style-language/schema/raw/master/csl-citation.json"}</w:instrText>
      </w:r>
      <w:r w:rsidR="008A7620">
        <w:rPr>
          <w:rFonts w:ascii="Times New Roman" w:hAnsi="Times New Roman" w:cs="Times New Roman"/>
          <w:sz w:val="24"/>
          <w:szCs w:val="24"/>
        </w:rPr>
        <w:fldChar w:fldCharType="separate"/>
      </w:r>
      <w:r w:rsidR="008A7620" w:rsidRPr="008A7620">
        <w:rPr>
          <w:rFonts w:ascii="Times New Roman" w:hAnsi="Times New Roman" w:cs="Times New Roman"/>
          <w:noProof/>
          <w:sz w:val="24"/>
          <w:szCs w:val="24"/>
        </w:rPr>
        <w:t xml:space="preserve">(Liu </w:t>
      </w:r>
      <w:r w:rsidR="00A01770" w:rsidRPr="00A01770">
        <w:rPr>
          <w:rFonts w:ascii="Times New Roman" w:hAnsi="Times New Roman" w:cs="Times New Roman"/>
          <w:i/>
          <w:iCs/>
          <w:noProof/>
          <w:sz w:val="24"/>
          <w:szCs w:val="24"/>
        </w:rPr>
        <w:t>et al</w:t>
      </w:r>
      <w:r w:rsidR="008A7620" w:rsidRPr="008A7620">
        <w:rPr>
          <w:rFonts w:ascii="Times New Roman" w:hAnsi="Times New Roman" w:cs="Times New Roman"/>
          <w:noProof/>
          <w:sz w:val="24"/>
          <w:szCs w:val="24"/>
        </w:rPr>
        <w:t>., 2019)</w:t>
      </w:r>
      <w:r w:rsidR="008A7620">
        <w:rPr>
          <w:rFonts w:ascii="Times New Roman" w:hAnsi="Times New Roman" w:cs="Times New Roman"/>
          <w:sz w:val="24"/>
          <w:szCs w:val="24"/>
        </w:rPr>
        <w:fldChar w:fldCharType="end"/>
      </w:r>
      <w:r w:rsidR="008A7620">
        <w:rPr>
          <w:rFonts w:ascii="Times New Roman" w:hAnsi="Times New Roman" w:cs="Times New Roman"/>
          <w:sz w:val="24"/>
          <w:szCs w:val="24"/>
        </w:rPr>
        <w:t>.</w:t>
      </w:r>
      <w:r w:rsidR="00ED1EDF">
        <w:rPr>
          <w:rFonts w:ascii="Times New Roman" w:hAnsi="Times New Roman" w:cs="Times New Roman"/>
          <w:sz w:val="24"/>
          <w:szCs w:val="24"/>
        </w:rPr>
        <w:t xml:space="preserve"> </w:t>
      </w:r>
      <w:r w:rsidR="009073F4">
        <w:rPr>
          <w:rFonts w:ascii="Times New Roman" w:hAnsi="Times New Roman" w:cs="Times New Roman"/>
          <w:sz w:val="24"/>
          <w:szCs w:val="24"/>
        </w:rPr>
        <w:t>Mientras que la segunda, tiene que ver con la</w:t>
      </w:r>
      <w:r w:rsidR="00CF661C">
        <w:rPr>
          <w:rFonts w:ascii="Times New Roman" w:hAnsi="Times New Roman" w:cs="Times New Roman"/>
          <w:sz w:val="24"/>
          <w:szCs w:val="24"/>
        </w:rPr>
        <w:t>s</w:t>
      </w:r>
      <w:r w:rsidR="009073F4">
        <w:rPr>
          <w:rFonts w:ascii="Times New Roman" w:hAnsi="Times New Roman" w:cs="Times New Roman"/>
          <w:sz w:val="24"/>
          <w:szCs w:val="24"/>
        </w:rPr>
        <w:t xml:space="preserve"> intenciones de los bancos</w:t>
      </w:r>
      <w:r w:rsidR="00246E17">
        <w:rPr>
          <w:rFonts w:ascii="Times New Roman" w:hAnsi="Times New Roman" w:cs="Times New Roman"/>
          <w:sz w:val="24"/>
          <w:szCs w:val="24"/>
        </w:rPr>
        <w:t xml:space="preserve">: </w:t>
      </w:r>
      <w:r w:rsidR="009073F4">
        <w:rPr>
          <w:rFonts w:ascii="Times New Roman" w:hAnsi="Times New Roman" w:cs="Times New Roman"/>
          <w:sz w:val="24"/>
          <w:szCs w:val="24"/>
        </w:rPr>
        <w:t xml:space="preserve">para cubrir sus préstamos morosos </w:t>
      </w:r>
      <w:r w:rsidR="009073F4">
        <w:rPr>
          <w:rFonts w:ascii="Times New Roman" w:hAnsi="Times New Roman" w:cs="Times New Roman"/>
          <w:sz w:val="24"/>
          <w:szCs w:val="24"/>
        </w:rPr>
        <w:fldChar w:fldCharType="begin" w:fldLock="1"/>
      </w:r>
      <w:r w:rsidR="00440297">
        <w:rPr>
          <w:rFonts w:ascii="Times New Roman" w:hAnsi="Times New Roman" w:cs="Times New Roman"/>
          <w:sz w:val="24"/>
          <w:szCs w:val="24"/>
        </w:rPr>
        <w:instrText>ADDIN CSL_CITATION {"citationItems":[{"id":"ITEM-1","itemData":{"author":[{"dropping-particle":"","family":"Peek","given":"Joe","non-dropping-particle":"","parse-names":false,"suffix":""},{"dropping-particle":"","family":"Rosengren","given":"Eric S","non-dropping-particle":"","parse-names":false,"suffix":""}],"id":"ITEM-1","issued":{"date-parts":[["2003"]]},"title":"©2003 by Joe Peek and Eric S. Rosengren All rights reserved. Short sections of text not to exceed two paragraphs, may be quoted without explicit permission provided that full credit including ©notice, is given to the source.","type":"article-journal"},"uris":["http://www.mendeley.com/documents/?uuid=367c0232-5b8e-4f76-920b-a0f1982d8600"]},{"id":"ITEM-2","itemData":{"DOI":"10.1016/j.resourpol.2018.11.016","ISSN":"03014207","abstract":"This paper uses a modified identification method to identify zombie firms from a large sample of coal mining companies in China. It analyzes the prevalence of zombie firms over time and their distribution across different regions and ownership types. It also investigates the causes of the emergence of zombies and evaluates the effectiveness of various restructuring measures for resolving zombie firms. The results indicate that government interventions and subsidized bank credit are important causes of zombie firms, and continuous financial support from the government or banks does not contribute to the recovery of zombie firms. While reductions in labor costs, ownership reforms, and deleveraging can effectively resolve zombie firms, the injection or sale of assets has an ambiguous impact on the recovery of zombie firms. This study contributes to an understanding of the causes of the emergence of zombie firms and provides some policy implications for tackling zombie firms in China's coal sector.","author":[{"dropping-particle":"","family":"Dai","given":"Xiaoyong","non-dropping-particle":"","parse-names":false,"suffix":""},{"dropping-particle":"","family":"Qiao","given":"Xiaole","non-dropping-particle":"","parse-names":false,"suffix":""},{"dropping-particle":"","family":"Song","given":"Lin","non-dropping-particle":"","parse-names":false,"suffix":""}],"container-title":"Resources Policy","id":"ITEM-2","issue":"November 2018","issued":{"date-parts":[["2019"]]},"page":"664-673","publisher":"Elsevier Ltd","title":"Zombie firms in China's coal mining sector: Identification, transition determinants and policy implications","type":"article-journal","volume":"62"},"uris":["http://www.mendeley.com/documents/?uuid=cfe955cb-fabe-4fe2-bbef-eeaa4bf38afa"]}],"mendeley":{"formattedCitation":"(Dai et al., 2019; Peek &amp; Rosengren, 2003)","plainTextFormattedCitation":"(Dai et al., 2019; Peek &amp; Rosengren, 2003)","previouslyFormattedCitation":"(Dai et al., 2019; Peek &amp; Rosengren, 2003)"},"properties":{"noteIndex":0},"schema":"https://github.com/citation-style-language/schema/raw/master/csl-citation.json"}</w:instrText>
      </w:r>
      <w:r w:rsidR="009073F4">
        <w:rPr>
          <w:rFonts w:ascii="Times New Roman" w:hAnsi="Times New Roman" w:cs="Times New Roman"/>
          <w:sz w:val="24"/>
          <w:szCs w:val="24"/>
        </w:rPr>
        <w:fldChar w:fldCharType="separate"/>
      </w:r>
      <w:r w:rsidR="009073F4" w:rsidRPr="009073F4">
        <w:rPr>
          <w:rFonts w:ascii="Times New Roman" w:hAnsi="Times New Roman" w:cs="Times New Roman"/>
          <w:noProof/>
          <w:sz w:val="24"/>
          <w:szCs w:val="24"/>
        </w:rPr>
        <w:t xml:space="preserve">(Dai </w:t>
      </w:r>
      <w:r w:rsidR="00A01770" w:rsidRPr="00A01770">
        <w:rPr>
          <w:rFonts w:ascii="Times New Roman" w:hAnsi="Times New Roman" w:cs="Times New Roman"/>
          <w:i/>
          <w:iCs/>
          <w:noProof/>
          <w:sz w:val="24"/>
          <w:szCs w:val="24"/>
        </w:rPr>
        <w:t>et al</w:t>
      </w:r>
      <w:r w:rsidR="009073F4" w:rsidRPr="009073F4">
        <w:rPr>
          <w:rFonts w:ascii="Times New Roman" w:hAnsi="Times New Roman" w:cs="Times New Roman"/>
          <w:noProof/>
          <w:sz w:val="24"/>
          <w:szCs w:val="24"/>
        </w:rPr>
        <w:t>., 2019; Peek &amp; Rosengren, 2003)</w:t>
      </w:r>
      <w:r w:rsidR="009073F4">
        <w:rPr>
          <w:rFonts w:ascii="Times New Roman" w:hAnsi="Times New Roman" w:cs="Times New Roman"/>
          <w:sz w:val="24"/>
          <w:szCs w:val="24"/>
        </w:rPr>
        <w:fldChar w:fldCharType="end"/>
      </w:r>
      <w:r w:rsidR="009073F4">
        <w:rPr>
          <w:rFonts w:ascii="Times New Roman" w:hAnsi="Times New Roman" w:cs="Times New Roman"/>
          <w:sz w:val="24"/>
          <w:szCs w:val="24"/>
        </w:rPr>
        <w:t xml:space="preserve">; mantener las ratios de capital </w:t>
      </w:r>
      <w:r w:rsidR="00440297">
        <w:rPr>
          <w:rFonts w:ascii="Times New Roman" w:hAnsi="Times New Roman" w:cs="Times New Roman"/>
          <w:sz w:val="24"/>
          <w:szCs w:val="24"/>
        </w:rPr>
        <w:t xml:space="preserve">que </w:t>
      </w:r>
      <w:r w:rsidR="007E57FF">
        <w:rPr>
          <w:rFonts w:ascii="Times New Roman" w:hAnsi="Times New Roman" w:cs="Times New Roman"/>
          <w:sz w:val="24"/>
          <w:szCs w:val="24"/>
        </w:rPr>
        <w:t>les son exigidas</w:t>
      </w:r>
      <w:r w:rsidR="00440297">
        <w:rPr>
          <w:rFonts w:ascii="Times New Roman" w:hAnsi="Times New Roman" w:cs="Times New Roman"/>
          <w:sz w:val="24"/>
          <w:szCs w:val="24"/>
        </w:rPr>
        <w:t xml:space="preserve"> </w:t>
      </w:r>
      <w:r w:rsidR="00440297">
        <w:rPr>
          <w:rFonts w:ascii="Times New Roman" w:hAnsi="Times New Roman" w:cs="Times New Roman"/>
          <w:sz w:val="24"/>
          <w:szCs w:val="24"/>
        </w:rPr>
        <w:fldChar w:fldCharType="begin" w:fldLock="1"/>
      </w:r>
      <w:r w:rsidR="00440297">
        <w:rPr>
          <w:rFonts w:ascii="Times New Roman" w:hAnsi="Times New Roman" w:cs="Times New Roman"/>
          <w:sz w:val="24"/>
          <w:szCs w:val="24"/>
        </w:rPr>
        <w:instrText>ADDIN CSL_CITATION {"citationItems":[{"id":"ITEM-1","itemData":{"author":[{"dropping-particle":"","family":"Peek","given":"Joe","non-dropping-particle":"","parse-names":false,"suffix":""},{"dropping-particle":"","family":"Rosengren","given":"Eric S","non-dropping-particle":"","parse-names":false,"suffix":""}],"id":"ITEM-1","issued":{"date-parts":[["2003"]]},"title":"©2003 by Joe Peek and Eric S. Rosengren All rights reserved. Short sections of text not to exceed two paragraphs, may be quoted without explicit permission provided that full credit including ©notice, is given to the source.","type":"article-journal"},"uris":["http://www.mendeley.com/documents/?uuid=367c0232-5b8e-4f76-920b-a0f1982d8600"]}],"mendeley":{"formattedCitation":"(Peek &amp; Rosengren, 2003)","plainTextFormattedCitation":"(Peek &amp; Rosengren, 2003)","previouslyFormattedCitation":"(Peek &amp; Rosengren, 2003)"},"properties":{"noteIndex":0},"schema":"https://github.com/citation-style-language/schema/raw/master/csl-citation.json"}</w:instrText>
      </w:r>
      <w:r w:rsidR="00440297">
        <w:rPr>
          <w:rFonts w:ascii="Times New Roman" w:hAnsi="Times New Roman" w:cs="Times New Roman"/>
          <w:sz w:val="24"/>
          <w:szCs w:val="24"/>
        </w:rPr>
        <w:fldChar w:fldCharType="separate"/>
      </w:r>
      <w:r w:rsidR="00440297" w:rsidRPr="00440297">
        <w:rPr>
          <w:rFonts w:ascii="Times New Roman" w:hAnsi="Times New Roman" w:cs="Times New Roman"/>
          <w:noProof/>
          <w:sz w:val="24"/>
          <w:szCs w:val="24"/>
        </w:rPr>
        <w:t>(Peek &amp; Rosengren, 2003)</w:t>
      </w:r>
      <w:r w:rsidR="00440297">
        <w:rPr>
          <w:rFonts w:ascii="Times New Roman" w:hAnsi="Times New Roman" w:cs="Times New Roman"/>
          <w:sz w:val="24"/>
          <w:szCs w:val="24"/>
        </w:rPr>
        <w:fldChar w:fldCharType="end"/>
      </w:r>
      <w:r w:rsidR="00440297">
        <w:rPr>
          <w:rFonts w:ascii="Times New Roman" w:hAnsi="Times New Roman" w:cs="Times New Roman"/>
          <w:sz w:val="24"/>
          <w:szCs w:val="24"/>
        </w:rPr>
        <w:t xml:space="preserve"> </w:t>
      </w:r>
      <w:r w:rsidR="00246E17">
        <w:rPr>
          <w:rFonts w:ascii="Times New Roman" w:hAnsi="Times New Roman" w:cs="Times New Roman"/>
          <w:sz w:val="24"/>
          <w:szCs w:val="24"/>
        </w:rPr>
        <w:t>y</w:t>
      </w:r>
      <w:r w:rsidR="00440297">
        <w:rPr>
          <w:rFonts w:ascii="Times New Roman" w:hAnsi="Times New Roman" w:cs="Times New Roman"/>
          <w:sz w:val="24"/>
          <w:szCs w:val="24"/>
        </w:rPr>
        <w:t xml:space="preserve"> </w:t>
      </w:r>
      <w:r w:rsidR="007E57FF">
        <w:rPr>
          <w:rFonts w:ascii="Times New Roman" w:hAnsi="Times New Roman" w:cs="Times New Roman"/>
          <w:sz w:val="24"/>
          <w:szCs w:val="24"/>
        </w:rPr>
        <w:t xml:space="preserve">para </w:t>
      </w:r>
      <w:r w:rsidR="00246E17">
        <w:rPr>
          <w:rFonts w:ascii="Times New Roman" w:hAnsi="Times New Roman" w:cs="Times New Roman"/>
          <w:sz w:val="24"/>
          <w:szCs w:val="24"/>
        </w:rPr>
        <w:t xml:space="preserve">continuar </w:t>
      </w:r>
      <w:r w:rsidR="00440297">
        <w:rPr>
          <w:rFonts w:ascii="Times New Roman" w:hAnsi="Times New Roman" w:cs="Times New Roman"/>
          <w:sz w:val="24"/>
          <w:szCs w:val="24"/>
        </w:rPr>
        <w:t xml:space="preserve">sus relaciones con </w:t>
      </w:r>
      <w:r w:rsidR="007E57FF">
        <w:rPr>
          <w:rFonts w:ascii="Times New Roman" w:hAnsi="Times New Roman" w:cs="Times New Roman"/>
          <w:sz w:val="24"/>
          <w:szCs w:val="24"/>
        </w:rPr>
        <w:t>determinada</w:t>
      </w:r>
      <w:r w:rsidR="00A536D4">
        <w:rPr>
          <w:rFonts w:ascii="Times New Roman" w:hAnsi="Times New Roman" w:cs="Times New Roman"/>
          <w:sz w:val="24"/>
          <w:szCs w:val="24"/>
        </w:rPr>
        <w:t>s</w:t>
      </w:r>
      <w:r w:rsidR="007E57FF">
        <w:rPr>
          <w:rFonts w:ascii="Times New Roman" w:hAnsi="Times New Roman" w:cs="Times New Roman"/>
          <w:sz w:val="24"/>
          <w:szCs w:val="24"/>
        </w:rPr>
        <w:t xml:space="preserve"> </w:t>
      </w:r>
      <w:r w:rsidR="00440297">
        <w:rPr>
          <w:rFonts w:ascii="Times New Roman" w:hAnsi="Times New Roman" w:cs="Times New Roman"/>
          <w:sz w:val="24"/>
          <w:szCs w:val="24"/>
        </w:rPr>
        <w:t>empresas</w:t>
      </w:r>
      <w:r w:rsidR="004A7F01">
        <w:rPr>
          <w:rFonts w:ascii="Times New Roman" w:hAnsi="Times New Roman" w:cs="Times New Roman"/>
          <w:sz w:val="24"/>
          <w:szCs w:val="24"/>
        </w:rPr>
        <w:t xml:space="preserve"> u organizaciones</w:t>
      </w:r>
      <w:r w:rsidR="00440297">
        <w:rPr>
          <w:rFonts w:ascii="Times New Roman" w:hAnsi="Times New Roman" w:cs="Times New Roman"/>
          <w:sz w:val="24"/>
          <w:szCs w:val="24"/>
        </w:rPr>
        <w:t xml:space="preserve"> </w:t>
      </w:r>
      <w:r w:rsidR="00440297">
        <w:rPr>
          <w:rFonts w:ascii="Times New Roman" w:hAnsi="Times New Roman" w:cs="Times New Roman"/>
          <w:sz w:val="24"/>
          <w:szCs w:val="24"/>
        </w:rPr>
        <w:fldChar w:fldCharType="begin" w:fldLock="1"/>
      </w:r>
      <w:r w:rsidR="005641C8">
        <w:rPr>
          <w:rFonts w:ascii="Times New Roman" w:hAnsi="Times New Roman" w:cs="Times New Roman"/>
          <w:sz w:val="24"/>
          <w:szCs w:val="24"/>
        </w:rPr>
        <w:instrText>ADDIN CSL_CITATION {"citationItems":[{"id":"ITEM-1","itemData":{"DOI":"10.1093/epolic/eiy012","ISSN":"0266-4658","abstract":"This paper explores the extent to which ‘zombie’ firms – defined as old firms that have persistent problems meeting their interest payments – are stifling labour productivity performance. The results show that the prevalence of and resources sunk in zombie firms have risen since the mid-2000s and that the increasing survival of these low productivity firms at the margins of exit congests markets and constrains the growth of more productive firms. Controlling for cyclical effects, cross-country analysis shows that within-industries over the period 2003–13, a higher share of industry capital sunk in zombie firms is associated with lower investment and employment growth of the typical non-zombie firm and less productivity-enhancing capital reallocation. Besides limiting the expansion possibilities of healthy incumbent firms, market congestion generated by zombie firms can also create barriers to entry and constrain the post-entry growth of young firms. Finally, we link the rise of zombie firms to the decline in OECD potential output growth through two key channels: business investment and multi-factor productivity growth.","author":[{"dropping-particle":"","family":"Adalet McGowan","given":"Müge","non-dropping-particle":"","parse-names":false,"suffix":""},{"dropping-particle":"","family":"Andrews","given":"Dan","non-dropping-particle":"","parse-names":false,"suffix":""},{"dropping-particle":"","family":"Millot","given":"Valentine","non-dropping-particle":"","parse-names":false,"suffix":""}],"container-title":"Economic Policy","id":"ITEM-1","issue":"96","issued":{"date-parts":[["2018"]]},"page":"685-736","title":"The walking dead? Zombie firms and productivity performance in OECD countries","type":"article-journal","volume":"33"},"uris":["http://www.mendeley.com/documents/?uuid=3c377dad-c83d-4829-9090-13595393f927"]}],"mendeley":{"formattedCitation":"(Adalet McGowan et al., 2018)","plainTextFormattedCitation":"(Adalet McGowan et al., 2018)","previouslyFormattedCitation":"(Adalet McGowan et al., 2018)"},"properties":{"noteIndex":0},"schema":"https://github.com/citation-style-language/schema/raw/master/csl-citation.json"}</w:instrText>
      </w:r>
      <w:r w:rsidR="00440297">
        <w:rPr>
          <w:rFonts w:ascii="Times New Roman" w:hAnsi="Times New Roman" w:cs="Times New Roman"/>
          <w:sz w:val="24"/>
          <w:szCs w:val="24"/>
        </w:rPr>
        <w:fldChar w:fldCharType="separate"/>
      </w:r>
      <w:r w:rsidR="00440297" w:rsidRPr="00440297">
        <w:rPr>
          <w:rFonts w:ascii="Times New Roman" w:hAnsi="Times New Roman" w:cs="Times New Roman"/>
          <w:noProof/>
          <w:sz w:val="24"/>
          <w:szCs w:val="24"/>
        </w:rPr>
        <w:t xml:space="preserve">(Adalet McGowan </w:t>
      </w:r>
      <w:r w:rsidR="00A01770" w:rsidRPr="00A01770">
        <w:rPr>
          <w:rFonts w:ascii="Times New Roman" w:hAnsi="Times New Roman" w:cs="Times New Roman"/>
          <w:i/>
          <w:iCs/>
          <w:noProof/>
          <w:sz w:val="24"/>
          <w:szCs w:val="24"/>
        </w:rPr>
        <w:t>et al</w:t>
      </w:r>
      <w:r w:rsidR="00440297" w:rsidRPr="00440297">
        <w:rPr>
          <w:rFonts w:ascii="Times New Roman" w:hAnsi="Times New Roman" w:cs="Times New Roman"/>
          <w:noProof/>
          <w:sz w:val="24"/>
          <w:szCs w:val="24"/>
        </w:rPr>
        <w:t>., 2018)</w:t>
      </w:r>
      <w:r w:rsidR="00440297">
        <w:rPr>
          <w:rFonts w:ascii="Times New Roman" w:hAnsi="Times New Roman" w:cs="Times New Roman"/>
          <w:sz w:val="24"/>
          <w:szCs w:val="24"/>
        </w:rPr>
        <w:fldChar w:fldCharType="end"/>
      </w:r>
      <w:r w:rsidR="00440297">
        <w:rPr>
          <w:rFonts w:ascii="Times New Roman" w:hAnsi="Times New Roman" w:cs="Times New Roman"/>
          <w:sz w:val="24"/>
          <w:szCs w:val="24"/>
        </w:rPr>
        <w:t>.</w:t>
      </w:r>
    </w:p>
    <w:p w14:paraId="325E2851" w14:textId="58D408E4" w:rsidR="004B3E68" w:rsidRPr="00DC671C" w:rsidRDefault="00F70220" w:rsidP="008714A8">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En este sentido</w:t>
      </w:r>
      <w:r w:rsidR="004B3E68" w:rsidRPr="00DC671C">
        <w:rPr>
          <w:rFonts w:ascii="Times New Roman" w:hAnsi="Times New Roman" w:cs="Times New Roman"/>
          <w:sz w:val="24"/>
          <w:szCs w:val="24"/>
        </w:rPr>
        <w:t xml:space="preserve">, </w:t>
      </w:r>
      <w:r>
        <w:rPr>
          <w:rFonts w:ascii="Times New Roman" w:hAnsi="Times New Roman" w:cs="Times New Roman"/>
          <w:sz w:val="24"/>
          <w:szCs w:val="24"/>
        </w:rPr>
        <w:t xml:space="preserve">numerosos </w:t>
      </w:r>
      <w:r w:rsidR="004B3E68" w:rsidRPr="00DC671C">
        <w:rPr>
          <w:rFonts w:ascii="Times New Roman" w:hAnsi="Times New Roman" w:cs="Times New Roman"/>
          <w:sz w:val="24"/>
          <w:szCs w:val="24"/>
        </w:rPr>
        <w:t>estudios</w:t>
      </w:r>
      <w:r w:rsidR="00F52FC2" w:rsidRPr="00DC671C">
        <w:rPr>
          <w:rFonts w:ascii="Times New Roman" w:hAnsi="Times New Roman" w:cs="Times New Roman"/>
          <w:sz w:val="24"/>
          <w:szCs w:val="24"/>
        </w:rPr>
        <w:t xml:space="preserve"> </w:t>
      </w:r>
      <w:r w:rsidR="004B3E68" w:rsidRPr="00DC671C">
        <w:rPr>
          <w:rFonts w:ascii="Times New Roman" w:hAnsi="Times New Roman" w:cs="Times New Roman"/>
          <w:sz w:val="24"/>
          <w:szCs w:val="24"/>
        </w:rPr>
        <w:t xml:space="preserve">han investigado la facilidad </w:t>
      </w:r>
      <w:r w:rsidR="00F52FC2" w:rsidRPr="00DC671C">
        <w:rPr>
          <w:rFonts w:ascii="Times New Roman" w:hAnsi="Times New Roman" w:cs="Times New Roman"/>
          <w:sz w:val="24"/>
          <w:szCs w:val="24"/>
        </w:rPr>
        <w:t xml:space="preserve">con la que estas empresas acceden a </w:t>
      </w:r>
      <w:r w:rsidR="003319D5" w:rsidRPr="00DC671C">
        <w:rPr>
          <w:rFonts w:ascii="Times New Roman" w:hAnsi="Times New Roman" w:cs="Times New Roman"/>
          <w:sz w:val="24"/>
          <w:szCs w:val="24"/>
        </w:rPr>
        <w:t>dichos apoyos externos</w:t>
      </w:r>
      <w:r w:rsidR="00F52FC2" w:rsidRPr="00DC671C">
        <w:rPr>
          <w:rFonts w:ascii="Times New Roman" w:hAnsi="Times New Roman" w:cs="Times New Roman"/>
          <w:sz w:val="24"/>
          <w:szCs w:val="24"/>
        </w:rPr>
        <w:t xml:space="preserve">. </w:t>
      </w:r>
      <w:r w:rsidR="00092885" w:rsidRPr="00DC671C">
        <w:rPr>
          <w:rFonts w:ascii="Times New Roman" w:hAnsi="Times New Roman" w:cs="Times New Roman"/>
          <w:sz w:val="24"/>
          <w:szCs w:val="24"/>
        </w:rPr>
        <w:t xml:space="preserve">Así, </w:t>
      </w:r>
      <w:r w:rsidR="00F52FC2" w:rsidRPr="00DC671C">
        <w:rPr>
          <w:rFonts w:ascii="Times New Roman" w:hAnsi="Times New Roman" w:cs="Times New Roman"/>
          <w:sz w:val="24"/>
          <w:szCs w:val="24"/>
        </w:rPr>
        <w:fldChar w:fldCharType="begin" w:fldLock="1"/>
      </w:r>
      <w:r w:rsidR="008714A8">
        <w:rPr>
          <w:rFonts w:ascii="Times New Roman" w:hAnsi="Times New Roman" w:cs="Times New Roman"/>
          <w:sz w:val="24"/>
          <w:szCs w:val="24"/>
        </w:rPr>
        <w:instrText>ADDIN CSL_CITATION {"citationItems":[{"id":"ITEM-1","itemData":{"DOI":"10.1016/j.chieco.2017.05.008","ISSN":"1043951X","abstract":"The problems of over-capacity and zombie firms in China's manufacturing attract all aspects of attention, but academic analysis is still absent. Using firm-level data of Chinese manufacturing, this study first documents the problems of over-capacity and zombie firms during 2011–2013. We find that the over-capacity problem is much more severe in the northeastern and western regions of China, in heavy chemical industries, and in state-owned sector. The distribution of zombie firms is in a similar manner across region, industry and ownership. We also empirically test the relationship between zombie firms and over-capacity, finding that zombie firms cause and worsen over-capacity by crowding out healthy firms.","author":[{"dropping-particle":"","family":"Shen","given":"Guangjun","non-dropping-particle":"","parse-names":false,"suffix":""},{"dropping-particle":"","family":"Chen","given":"Binkai","non-dropping-particle":"","parse-names":false,"suffix":""}],"container-title":"China Economic Review","id":"ITEM-1","issue":"October 2016","issued":{"date-parts":[["2017"]]},"page":"327-342","publisher":"Elsevier","title":"Zombie firms and over-capacity in Chinese manufacturing","type":"article-journal","volume":"44"},"uris":["http://www.mendeley.com/documents/?uuid=fdd5d066-9ed4-46e1-88a7-63ab24f1dcf3"]}],"mendeley":{"formattedCitation":"(Shen &amp; Chen, 2017)","manualFormatting":"Shen &amp; Chen (2017)","plainTextFormattedCitation":"(Shen &amp; Chen, 2017)","previouslyFormattedCitation":"(Shen &amp; Chen, 2017)"},"properties":{"noteIndex":0},"schema":"https://github.com/citation-style-language/schema/raw/master/csl-citation.json"}</w:instrText>
      </w:r>
      <w:r w:rsidR="00F52FC2" w:rsidRPr="00DC671C">
        <w:rPr>
          <w:rFonts w:ascii="Times New Roman" w:hAnsi="Times New Roman" w:cs="Times New Roman"/>
          <w:sz w:val="24"/>
          <w:szCs w:val="24"/>
        </w:rPr>
        <w:fldChar w:fldCharType="separate"/>
      </w:r>
      <w:r w:rsidR="00F52FC2" w:rsidRPr="00DC671C">
        <w:rPr>
          <w:rFonts w:ascii="Times New Roman" w:hAnsi="Times New Roman" w:cs="Times New Roman"/>
          <w:noProof/>
          <w:sz w:val="24"/>
          <w:szCs w:val="24"/>
        </w:rPr>
        <w:t xml:space="preserve">Shen </w:t>
      </w:r>
      <w:r w:rsidR="008714A8">
        <w:rPr>
          <w:rFonts w:ascii="Times New Roman" w:hAnsi="Times New Roman" w:cs="Times New Roman"/>
          <w:noProof/>
          <w:sz w:val="24"/>
          <w:szCs w:val="24"/>
        </w:rPr>
        <w:t>&amp;</w:t>
      </w:r>
      <w:r w:rsidR="00F52FC2" w:rsidRPr="00DC671C">
        <w:rPr>
          <w:rFonts w:ascii="Times New Roman" w:hAnsi="Times New Roman" w:cs="Times New Roman"/>
          <w:noProof/>
          <w:sz w:val="24"/>
          <w:szCs w:val="24"/>
        </w:rPr>
        <w:t xml:space="preserve"> Chen (2017)</w:t>
      </w:r>
      <w:r w:rsidR="00F52FC2" w:rsidRPr="00DC671C">
        <w:rPr>
          <w:rFonts w:ascii="Times New Roman" w:hAnsi="Times New Roman" w:cs="Times New Roman"/>
          <w:sz w:val="24"/>
          <w:szCs w:val="24"/>
        </w:rPr>
        <w:fldChar w:fldCharType="end"/>
      </w:r>
      <w:r w:rsidR="00F52FC2" w:rsidRPr="00DC671C">
        <w:rPr>
          <w:rFonts w:ascii="Times New Roman" w:hAnsi="Times New Roman" w:cs="Times New Roman"/>
          <w:sz w:val="24"/>
          <w:szCs w:val="24"/>
        </w:rPr>
        <w:t xml:space="preserve"> llegan a la conclusión de que las empresas zombis tienen un mejor acceso a los mercado</w:t>
      </w:r>
      <w:r w:rsidR="002305E5" w:rsidRPr="00DC671C">
        <w:rPr>
          <w:rFonts w:ascii="Times New Roman" w:hAnsi="Times New Roman" w:cs="Times New Roman"/>
          <w:sz w:val="24"/>
          <w:szCs w:val="24"/>
        </w:rPr>
        <w:t>s</w:t>
      </w:r>
      <w:r w:rsidR="00F52FC2" w:rsidRPr="00DC671C">
        <w:rPr>
          <w:rFonts w:ascii="Times New Roman" w:hAnsi="Times New Roman" w:cs="Times New Roman"/>
          <w:sz w:val="24"/>
          <w:szCs w:val="24"/>
        </w:rPr>
        <w:t xml:space="preserve"> financieros</w:t>
      </w:r>
      <w:r w:rsidR="00F93489" w:rsidRPr="00DC671C">
        <w:rPr>
          <w:rFonts w:ascii="Times New Roman" w:hAnsi="Times New Roman" w:cs="Times New Roman"/>
          <w:sz w:val="24"/>
          <w:szCs w:val="24"/>
        </w:rPr>
        <w:t xml:space="preserve">, reciben más subsidios gubernamentales que las empresas saludables y disfrutan de tasas impositivas más bajas. En </w:t>
      </w:r>
      <w:r w:rsidR="00350FD3" w:rsidRPr="00DC671C">
        <w:rPr>
          <w:rFonts w:ascii="Times New Roman" w:hAnsi="Times New Roman" w:cs="Times New Roman"/>
          <w:sz w:val="24"/>
          <w:szCs w:val="24"/>
        </w:rPr>
        <w:t>líneas similares</w:t>
      </w:r>
      <w:r w:rsidR="00F93489" w:rsidRPr="00DC671C">
        <w:rPr>
          <w:rFonts w:ascii="Times New Roman" w:hAnsi="Times New Roman" w:cs="Times New Roman"/>
          <w:sz w:val="24"/>
          <w:szCs w:val="24"/>
        </w:rPr>
        <w:t xml:space="preserve">, </w:t>
      </w:r>
      <w:r w:rsidR="00F93489" w:rsidRPr="00DC671C">
        <w:rPr>
          <w:rFonts w:ascii="Times New Roman" w:hAnsi="Times New Roman" w:cs="Times New Roman"/>
          <w:sz w:val="24"/>
          <w:szCs w:val="24"/>
        </w:rPr>
        <w:fldChar w:fldCharType="begin" w:fldLock="1"/>
      </w:r>
      <w:r w:rsidR="008714A8">
        <w:rPr>
          <w:rFonts w:ascii="Times New Roman" w:hAnsi="Times New Roman" w:cs="Times New Roman"/>
          <w:sz w:val="24"/>
          <w:szCs w:val="24"/>
        </w:rPr>
        <w:instrText>ADDIN CSL_CITATION {"citationItems":[{"id":"ITEM-1","itemData":{"DOI":"10.1080/1540496X.2019.1711370","ISSN":"15580938","abstract":"Using a database on Chinese listed firms in 2006–2016, we identify Chinese zombie firms and the characteristics of their distribution by introducing the factors of government overprotection and bank credit support. We find that low-productivity zombie firms tie up abundant financial capital, and they have significant crowd-out effect on non-zombie firms. Furthermore, the crowding out of non-zombie firms by zombie firms are more severe among non-state-owned enterprises (non-SOEs), the manufacturing industries, the labor-intensive firms, and the regions with a high degree of marketization. Our study provides evidence that the prevalence of zombie firms exacerbates the misallocation of financial capital and market distortion and impedes the development of healthy industries.","author":[{"dropping-particle":"","family":"Wang","given":"Yiqiu","non-dropping-particle":"","parse-names":false,"suffix":""},{"dropping-particle":"","family":"Zhu","given":"Yunyi","non-dropping-particle":"","parse-names":false,"suffix":""}],"container-title":"Emerging Markets Finance and Trade","id":"ITEM-1","issue":"7","issued":{"date-parts":[["2021"]]},"page":"1959-1985","title":"The Financing and Investment Crowding-out Effect of Zombie Firms on Non-zombie Firms: Evidence from China","type":"article-journal","volume":"57"},"uris":["http://www.mendeley.com/documents/?uuid=f4116b2e-fb3b-4620-902b-03824d59d1b9"]}],"mendeley":{"formattedCitation":"(Wang &amp; Zhu, 2021)","manualFormatting":"Wang &amp; Zhu (2021)","plainTextFormattedCitation":"(Wang &amp; Zhu, 2021)","previouslyFormattedCitation":"(Wang &amp; Zhu, 2021)"},"properties":{"noteIndex":0},"schema":"https://github.com/citation-style-language/schema/raw/master/csl-citation.json"}</w:instrText>
      </w:r>
      <w:r w:rsidR="00F93489" w:rsidRPr="00DC671C">
        <w:rPr>
          <w:rFonts w:ascii="Times New Roman" w:hAnsi="Times New Roman" w:cs="Times New Roman"/>
          <w:sz w:val="24"/>
          <w:szCs w:val="24"/>
        </w:rPr>
        <w:fldChar w:fldCharType="separate"/>
      </w:r>
      <w:r w:rsidR="00F93489" w:rsidRPr="00DC671C">
        <w:rPr>
          <w:rFonts w:ascii="Times New Roman" w:hAnsi="Times New Roman" w:cs="Times New Roman"/>
          <w:noProof/>
          <w:sz w:val="24"/>
          <w:szCs w:val="24"/>
        </w:rPr>
        <w:t xml:space="preserve">Wang </w:t>
      </w:r>
      <w:r w:rsidR="008714A8">
        <w:rPr>
          <w:rFonts w:ascii="Times New Roman" w:hAnsi="Times New Roman" w:cs="Times New Roman"/>
          <w:noProof/>
          <w:sz w:val="24"/>
          <w:szCs w:val="24"/>
        </w:rPr>
        <w:t>&amp;</w:t>
      </w:r>
      <w:r w:rsidR="00F93489" w:rsidRPr="00DC671C">
        <w:rPr>
          <w:rFonts w:ascii="Times New Roman" w:hAnsi="Times New Roman" w:cs="Times New Roman"/>
          <w:noProof/>
          <w:sz w:val="24"/>
          <w:szCs w:val="24"/>
        </w:rPr>
        <w:t xml:space="preserve"> Zhu (2021)</w:t>
      </w:r>
      <w:r w:rsidR="00F93489" w:rsidRPr="00DC671C">
        <w:rPr>
          <w:rFonts w:ascii="Times New Roman" w:hAnsi="Times New Roman" w:cs="Times New Roman"/>
          <w:sz w:val="24"/>
          <w:szCs w:val="24"/>
        </w:rPr>
        <w:fldChar w:fldCharType="end"/>
      </w:r>
      <w:r w:rsidR="00F93489" w:rsidRPr="00DC671C">
        <w:rPr>
          <w:rFonts w:ascii="Times New Roman" w:hAnsi="Times New Roman" w:cs="Times New Roman"/>
          <w:sz w:val="24"/>
          <w:szCs w:val="24"/>
        </w:rPr>
        <w:t xml:space="preserve"> mencionan que </w:t>
      </w:r>
      <w:r>
        <w:rPr>
          <w:rFonts w:ascii="Times New Roman" w:hAnsi="Times New Roman" w:cs="Times New Roman"/>
          <w:sz w:val="24"/>
          <w:szCs w:val="24"/>
        </w:rPr>
        <w:t>las zombis</w:t>
      </w:r>
      <w:r w:rsidR="00F93489" w:rsidRPr="00DC671C">
        <w:rPr>
          <w:rFonts w:ascii="Times New Roman" w:hAnsi="Times New Roman" w:cs="Times New Roman"/>
          <w:sz w:val="24"/>
          <w:szCs w:val="24"/>
        </w:rPr>
        <w:t xml:space="preserve"> pueden conseguir </w:t>
      </w:r>
      <w:r w:rsidR="003319D5" w:rsidRPr="00DC671C">
        <w:rPr>
          <w:rFonts w:ascii="Times New Roman" w:hAnsi="Times New Roman" w:cs="Times New Roman"/>
          <w:sz w:val="24"/>
          <w:szCs w:val="24"/>
        </w:rPr>
        <w:t xml:space="preserve">con mayor facilidad </w:t>
      </w:r>
      <w:r w:rsidR="008E58CE" w:rsidRPr="00DC671C">
        <w:rPr>
          <w:rFonts w:ascii="Times New Roman" w:hAnsi="Times New Roman" w:cs="Times New Roman"/>
          <w:sz w:val="24"/>
          <w:szCs w:val="24"/>
        </w:rPr>
        <w:t xml:space="preserve">la </w:t>
      </w:r>
      <w:r w:rsidR="00F93489" w:rsidRPr="00DC671C">
        <w:rPr>
          <w:rFonts w:ascii="Times New Roman" w:hAnsi="Times New Roman" w:cs="Times New Roman"/>
          <w:sz w:val="24"/>
          <w:szCs w:val="24"/>
        </w:rPr>
        <w:t>protección del gobierno</w:t>
      </w:r>
      <w:r w:rsidR="008E58CE" w:rsidRPr="00DC671C">
        <w:rPr>
          <w:rFonts w:ascii="Times New Roman" w:hAnsi="Times New Roman" w:cs="Times New Roman"/>
          <w:sz w:val="24"/>
          <w:szCs w:val="24"/>
        </w:rPr>
        <w:t xml:space="preserve"> y capital crediticio a un coste bajo</w:t>
      </w:r>
      <w:r w:rsidR="00F93489" w:rsidRPr="00DC671C">
        <w:rPr>
          <w:rFonts w:ascii="Times New Roman" w:hAnsi="Times New Roman" w:cs="Times New Roman"/>
          <w:sz w:val="24"/>
          <w:szCs w:val="24"/>
        </w:rPr>
        <w:t>.</w:t>
      </w:r>
      <w:r w:rsidR="008E58CE" w:rsidRPr="00DC671C">
        <w:rPr>
          <w:rFonts w:ascii="Times New Roman" w:hAnsi="Times New Roman" w:cs="Times New Roman"/>
          <w:sz w:val="24"/>
          <w:szCs w:val="24"/>
        </w:rPr>
        <w:t xml:space="preserve"> </w:t>
      </w:r>
      <w:r>
        <w:rPr>
          <w:rFonts w:ascii="Times New Roman" w:hAnsi="Times New Roman" w:cs="Times New Roman"/>
          <w:sz w:val="24"/>
          <w:szCs w:val="24"/>
        </w:rPr>
        <w:t xml:space="preserve">Dicha </w:t>
      </w:r>
      <w:r w:rsidR="008E58CE" w:rsidRPr="00DC671C">
        <w:rPr>
          <w:rFonts w:ascii="Times New Roman" w:hAnsi="Times New Roman" w:cs="Times New Roman"/>
          <w:sz w:val="24"/>
          <w:szCs w:val="24"/>
        </w:rPr>
        <w:t>circunstancia genera</w:t>
      </w:r>
      <w:r w:rsidR="00125DC8" w:rsidRPr="00DC671C">
        <w:rPr>
          <w:rFonts w:ascii="Times New Roman" w:hAnsi="Times New Roman" w:cs="Times New Roman"/>
          <w:sz w:val="24"/>
          <w:szCs w:val="24"/>
        </w:rPr>
        <w:t xml:space="preserve"> en </w:t>
      </w:r>
      <w:r w:rsidR="00AB6297">
        <w:rPr>
          <w:rFonts w:ascii="Times New Roman" w:hAnsi="Times New Roman" w:cs="Times New Roman"/>
          <w:sz w:val="24"/>
          <w:szCs w:val="24"/>
        </w:rPr>
        <w:t xml:space="preserve">el sector </w:t>
      </w:r>
      <w:r w:rsidR="00125DC8" w:rsidRPr="00DC671C">
        <w:rPr>
          <w:rFonts w:ascii="Times New Roman" w:hAnsi="Times New Roman" w:cs="Times New Roman"/>
          <w:sz w:val="24"/>
          <w:szCs w:val="24"/>
        </w:rPr>
        <w:t>que posea empresas zombis,</w:t>
      </w:r>
      <w:r w:rsidR="008E58CE" w:rsidRPr="00DC671C">
        <w:rPr>
          <w:rFonts w:ascii="Times New Roman" w:hAnsi="Times New Roman" w:cs="Times New Roman"/>
          <w:sz w:val="24"/>
          <w:szCs w:val="24"/>
        </w:rPr>
        <w:t xml:space="preserve"> una asignación ineficiente de los recursos</w:t>
      </w:r>
      <w:r w:rsidR="00E57D9A" w:rsidRPr="00DC671C">
        <w:rPr>
          <w:rFonts w:ascii="Times New Roman" w:hAnsi="Times New Roman" w:cs="Times New Roman"/>
          <w:sz w:val="24"/>
          <w:szCs w:val="24"/>
        </w:rPr>
        <w:t xml:space="preserve"> </w:t>
      </w:r>
      <w:r w:rsidR="00E57D9A" w:rsidRPr="00DC671C">
        <w:rPr>
          <w:rFonts w:ascii="Times New Roman" w:hAnsi="Times New Roman" w:cs="Times New Roman"/>
          <w:sz w:val="24"/>
          <w:szCs w:val="24"/>
        </w:rPr>
        <w:fldChar w:fldCharType="begin" w:fldLock="1"/>
      </w:r>
      <w:r w:rsidR="00AD2987" w:rsidRPr="00DC671C">
        <w:rPr>
          <w:rFonts w:ascii="Times New Roman" w:hAnsi="Times New Roman" w:cs="Times New Roman"/>
          <w:sz w:val="24"/>
          <w:szCs w:val="24"/>
        </w:rPr>
        <w:instrText>ADDIN CSL_CITATION {"citationItems":[{"id":"ITEM-1","itemData":{"DOI":"10.1016/j.chieco.2017.05.008","ISSN":"1043951X","abstract":"The problems of over-capacity and zombie firms in China's manufacturing attract all aspects of attention, but academic analysis is still absent. Using firm-level data of Chinese manufacturing, this study first documents the problems of over-capacity and zombie firms during 2011–2013. We find that the over-capacity problem is much more severe in the northeastern and western regions of China, in heavy chemical industries, and in state-owned sector. The distribution of zombie firms is in a similar manner across region, industry and ownership. We also empirically test the relationship between zombie firms and over-capacity, finding that zombie firms cause and worsen over-capacity by crowding out healthy firms.","author":[{"dropping-particle":"","family":"Shen","given":"Guangjun","non-dropping-particle":"","parse-names":false,"suffix":""},{"dropping-particle":"","family":"Chen","given":"Binkai","non-dropping-particle":"","parse-names":false,"suffix":""}],"container-title":"China Economic Review","id":"ITEM-1","issue":"October 2016","issued":{"date-parts":[["2017"]]},"page":"327-342","publisher":"Elsevier","title":"Zombie firms and over-capacity in Chinese manufacturing","type":"article-journal","volume":"44"},"uris":["http://www.mendeley.com/documents/?uuid=fdd5d066-9ed4-46e1-88a7-63ab24f1dcf3"]},{"id":"ITEM-2","itemData":{"DOI":"10.1093/epolic/eiy012","ISSN":"0266-4658","abstract":"This paper explores the extent to which ‘zombie’ firms – defined as old firms that have persistent problems meeting their interest payments – are stifling labour productivity performance. The results show that the prevalence of and resources sunk in zombie firms have risen since the mid-2000s and that the increasing survival of these low productivity firms at the margins of exit congests markets and constrains the growth of more productive firms. Controlling for cyclical effects, cross-country analysis shows that within-industries over the period 2003–13, a higher share of industry capital sunk in zombie firms is associated with lower investment and employment growth of the typical non-zombie firm and less productivity-enhancing capital reallocation. Besides limiting the expansion possibilities of healthy incumbent firms, market congestion generated by zombie firms can also create barriers to entry and constrain the post-entry growth of young firms. Finally, we link the rise of zombie firms to the decline in OECD potential output growth through two key channels: business investment and multi-factor productivity growth.","author":[{"dropping-particle":"","family":"Adalet McGowan","given":"Müge","non-dropping-particle":"","parse-names":false,"suffix":""},{"dropping-particle":"","family":"Andrews","given":"Dan","non-dropping-particle":"","parse-names":false,"suffix":""},{"dropping-particle":"","family":"Millot","given":"Valentine","non-dropping-particle":"","parse-names":false,"suffix":""}],"container-title":"Economic Policy","id":"ITEM-2","issue":"96","issued":{"date-parts":[["2018"]]},"page":"685-736","title":"The walking dead? Zombie firms and productivity performance in OECD countries","type":"article-journal","volume":"33"},"uris":["http://www.mendeley.com/documents/?uuid=3c377dad-c83d-4829-9090-13595393f927"]},{"id":"ITEM-3","itemData":{"DOI":"10.1016/j.iref.2018.12.007","ISSN":"10590560","abstract":"Using a sample of privately owned listed firms in China, we document that firms’ political connections have a positive effect on their likelihood of becoming insolvent and inefficient (which we call zombies or zombie firms). The results are more pronounced for firms that are located in regions with extensive government intervention or weak institutional environment. In addition, for firms without political connections, the presence of zombie firms has larger negative spillover effects on the investment and productivity of healthy firms compared with zombie firms in the same industry. Curiously, such differential negative spillover effects are not observed for firms with political connections.","author":[{"dropping-particle":"","family":"He","given":"Qing","non-dropping-particle":"","parse-names":false,"suffix":""},{"dropping-particle":"","family":"Li","given":"Xiaoyang","non-dropping-particle":"","parse-names":false,"suffix":""},{"dropping-particle":"","family":"Zhu","given":"Wenyu","non-dropping-particle":"","parse-names":false,"suffix":""}],"container-title":"International Review of Economics and Finance","id":"ITEM-3","issue":"December 2018","issued":{"date-parts":[["2020"]]},"page":"1056-1070","publisher":"Elsevier Ltd","title":"Political connection and the walking dead: Evidence from China's privately owned firms","type":"article-journal","volume":"69"},"uris":["http://www.mendeley.com/documents/?uuid=316901db-2035-42f6-b903-fcf67ff1cabb"]},{"id":"ITEM-4","itemData":{"DOI":"10.1016/j.pacfin.2020.101471","ISSN":"0927538X","abstract":"Reducing firms' costs of debt financing is an important means of promoting the high-quality development of China's economy. Using the firm-level data of non-financial A-share listed firms from 2008 to 2018, we empirically test the impact of zombie firms on the debt financing costs of normal firms (i.e., non-zombie firms) through the fixed effect model. The empirical results show that zombie firms significantly increase the debt financing costs of normal firms. The robustness tests and endogeneity tests confirm this finding. Further analysis reveals significant differences in the effects of zombie firms on the debt financing costs of normal firms subject to different levels of external financing dependence, different forms of ownership, and different firm scales. The negative effect of zombie firms on the debt financing costs of normal firms is more significant in industries with high external financing dependence, non-state-owned firms, and middle-small firms. The proper disposal of zombie firms reduces the debt financing costs of normal firms to improve the allocation efficiency of resources across an entire industry and to promote the optimization and upgrading of the industrial structure and the sustainable development of the economy.","author":[{"dropping-particle":"","family":"Yu","given":"Miao","non-dropping-particle":"","parse-names":false,"suffix":""},{"dropping-particle":"","family":"Guo","given":"Yue Mei","non-dropping-particle":"","parse-names":false,"suffix":""},{"dropping-particle":"","family":"Wang","given":"Di","non-dropping-particle":"","parse-names":false,"suffix":""},{"dropping-particle":"","family":"Gao","given":"Xiaohan","non-dropping-particle":"","parse-names":false,"suffix":""}],"container-title":"Pacific Basin Finance Journal","id":"ITEM-4","issue":"September 2020","issued":{"date-parts":[["2021"]]},"page":"101471","publisher":"Elsevier B.V.","title":"How do zombie firms affect debt financing costs of others: From spillover effects views","type":"article-journal","volume":"65"},"uris":["http://www.mendeley.com/documents/?uuid=16694a9e-7f4c-45e4-bf1f-52cc99c03797"]},{"id":"ITEM-5","itemData":{"DOI":"10.1080/1540496X.2019.1711370","ISSN":"15580938","abstract":"Using a database on Chinese listed firms in 2006–2016, we identify Chinese zombie firms and the characteristics of their distribution by introducing the factors of government overprotection and bank credit support. We find that low-productivity zombie firms tie up abundant financial capital, and they have significant crowd-out effect on non-zombie firms. Furthermore, the crowding out of non-zombie firms by zombie firms are more severe among non-state-owned enterprises (non-SOEs), the manufacturing industries, the labor-intensive firms, and the regions with a high degree of marketization. Our study provides evidence that the prevalence of zombie firms exacerbates the misallocation of financial capital and market distortion and impedes the development of healthy industries.","author":[{"dropping-particle":"","family":"Wang","given":"Yiqiu","non-dropping-particle":"","parse-names":false,"suffix":""},{"dropping-particle":"","family":"Zhu","given":"Yunyi","non-dropping-particle":"","parse-names":false,"suffix":""}],"container-title":"Emerging Markets Finance and Trade","id":"ITEM-5","issue":"7","issued":{"date-parts":[["2021"]]},"page":"1959-1985","title":"The Financing and Investment Crowding-out Effect of Zombie Firms on Non-zombie Firms: Evidence from China","type":"article-journal","volume":"57"},"uris":["http://www.mendeley.com/documents/?uuid=f4116b2e-fb3b-4620-902b-03824d59d1b9"]}],"mendeley":{"formattedCitation":"(Adalet McGowan et al., 2018; He et al., 2020; Shen &amp; Chen, 2017; Wang &amp; Zhu, 2021; Yu et al., 2021)","plainTextFormattedCitation":"(Adalet McGowan et al., 2018; He et al., 2020; Shen &amp; Chen, 2017; Wang &amp; Zhu, 2021; Yu et al., 2021)","previouslyFormattedCitation":"(Adalet McGowan et al., 2018; He et al., 2020; Shen &amp; Chen, 2017; Wang &amp; Zhu, 2021; Yu et al., 2021)"},"properties":{"noteIndex":0},"schema":"https://github.com/citation-style-language/schema/raw/master/csl-citation.json"}</w:instrText>
      </w:r>
      <w:r w:rsidR="00E57D9A" w:rsidRPr="00DC671C">
        <w:rPr>
          <w:rFonts w:ascii="Times New Roman" w:hAnsi="Times New Roman" w:cs="Times New Roman"/>
          <w:sz w:val="24"/>
          <w:szCs w:val="24"/>
        </w:rPr>
        <w:fldChar w:fldCharType="separate"/>
      </w:r>
      <w:r w:rsidR="00E57D9A" w:rsidRPr="00DC671C">
        <w:rPr>
          <w:rFonts w:ascii="Times New Roman" w:hAnsi="Times New Roman" w:cs="Times New Roman"/>
          <w:noProof/>
          <w:sz w:val="24"/>
          <w:szCs w:val="24"/>
          <w:lang w:val="en-US"/>
        </w:rPr>
        <w:t xml:space="preserve">(Adalet McGowan </w:t>
      </w:r>
      <w:r w:rsidR="00A01770" w:rsidRPr="00A01770">
        <w:rPr>
          <w:rFonts w:ascii="Times New Roman" w:hAnsi="Times New Roman" w:cs="Times New Roman"/>
          <w:i/>
          <w:iCs/>
          <w:noProof/>
          <w:sz w:val="24"/>
          <w:szCs w:val="24"/>
          <w:lang w:val="en-US"/>
        </w:rPr>
        <w:t>et al</w:t>
      </w:r>
      <w:r w:rsidR="00E57D9A" w:rsidRPr="00DC671C">
        <w:rPr>
          <w:rFonts w:ascii="Times New Roman" w:hAnsi="Times New Roman" w:cs="Times New Roman"/>
          <w:noProof/>
          <w:sz w:val="24"/>
          <w:szCs w:val="24"/>
          <w:lang w:val="en-US"/>
        </w:rPr>
        <w:t xml:space="preserve">., 2018; He </w:t>
      </w:r>
      <w:r w:rsidR="00A01770" w:rsidRPr="00A01770">
        <w:rPr>
          <w:rFonts w:ascii="Times New Roman" w:hAnsi="Times New Roman" w:cs="Times New Roman"/>
          <w:i/>
          <w:iCs/>
          <w:noProof/>
          <w:sz w:val="24"/>
          <w:szCs w:val="24"/>
          <w:lang w:val="en-US"/>
        </w:rPr>
        <w:t>et al</w:t>
      </w:r>
      <w:r w:rsidR="00E57D9A" w:rsidRPr="00DC671C">
        <w:rPr>
          <w:rFonts w:ascii="Times New Roman" w:hAnsi="Times New Roman" w:cs="Times New Roman"/>
          <w:noProof/>
          <w:sz w:val="24"/>
          <w:szCs w:val="24"/>
          <w:lang w:val="en-US"/>
        </w:rPr>
        <w:t xml:space="preserve">., 2020; Shen &amp; Chen, 2017; Wang &amp; Zhu, 2021; Yu </w:t>
      </w:r>
      <w:r w:rsidR="00A01770" w:rsidRPr="00A01770">
        <w:rPr>
          <w:rFonts w:ascii="Times New Roman" w:hAnsi="Times New Roman" w:cs="Times New Roman"/>
          <w:i/>
          <w:iCs/>
          <w:noProof/>
          <w:sz w:val="24"/>
          <w:szCs w:val="24"/>
          <w:lang w:val="en-US"/>
        </w:rPr>
        <w:t>et al</w:t>
      </w:r>
      <w:r w:rsidR="00E57D9A" w:rsidRPr="00DC671C">
        <w:rPr>
          <w:rFonts w:ascii="Times New Roman" w:hAnsi="Times New Roman" w:cs="Times New Roman"/>
          <w:noProof/>
          <w:sz w:val="24"/>
          <w:szCs w:val="24"/>
          <w:lang w:val="en-US"/>
        </w:rPr>
        <w:t>., 2021)</w:t>
      </w:r>
      <w:r w:rsidR="00E57D9A" w:rsidRPr="00DC671C">
        <w:rPr>
          <w:rFonts w:ascii="Times New Roman" w:hAnsi="Times New Roman" w:cs="Times New Roman"/>
          <w:sz w:val="24"/>
          <w:szCs w:val="24"/>
        </w:rPr>
        <w:fldChar w:fldCharType="end"/>
      </w:r>
      <w:r w:rsidR="00125DC8" w:rsidRPr="00DC671C">
        <w:rPr>
          <w:rFonts w:ascii="Times New Roman" w:hAnsi="Times New Roman" w:cs="Times New Roman"/>
          <w:sz w:val="24"/>
          <w:szCs w:val="24"/>
          <w:lang w:val="en-US"/>
        </w:rPr>
        <w:t>.</w:t>
      </w:r>
      <w:r w:rsidR="00517A86" w:rsidRPr="00DC671C">
        <w:rPr>
          <w:rFonts w:ascii="Times New Roman" w:hAnsi="Times New Roman" w:cs="Times New Roman"/>
          <w:sz w:val="24"/>
          <w:szCs w:val="24"/>
          <w:lang w:val="en-US"/>
        </w:rPr>
        <w:t xml:space="preserve"> </w:t>
      </w:r>
      <w:r w:rsidR="00517A86" w:rsidRPr="00DC671C">
        <w:rPr>
          <w:rFonts w:ascii="Times New Roman" w:hAnsi="Times New Roman" w:cs="Times New Roman"/>
          <w:sz w:val="24"/>
          <w:szCs w:val="24"/>
        </w:rPr>
        <w:t xml:space="preserve">Además, la presencia de </w:t>
      </w:r>
      <w:r w:rsidR="00AD2987" w:rsidRPr="00DC671C">
        <w:rPr>
          <w:rFonts w:ascii="Times New Roman" w:hAnsi="Times New Roman" w:cs="Times New Roman"/>
          <w:sz w:val="24"/>
          <w:szCs w:val="24"/>
        </w:rPr>
        <w:t>zombis</w:t>
      </w:r>
      <w:r w:rsidR="00517A86" w:rsidRPr="00DC671C">
        <w:rPr>
          <w:rFonts w:ascii="Times New Roman" w:hAnsi="Times New Roman" w:cs="Times New Roman"/>
          <w:sz w:val="24"/>
          <w:szCs w:val="24"/>
        </w:rPr>
        <w:t xml:space="preserve"> </w:t>
      </w:r>
      <w:r w:rsidR="003569CC" w:rsidRPr="00DC671C">
        <w:rPr>
          <w:rFonts w:ascii="Times New Roman" w:hAnsi="Times New Roman" w:cs="Times New Roman"/>
          <w:sz w:val="24"/>
          <w:szCs w:val="24"/>
        </w:rPr>
        <w:t>hace que las empresas sanas</w:t>
      </w:r>
      <w:r w:rsidR="00AD2987" w:rsidRPr="00DC671C">
        <w:rPr>
          <w:rFonts w:ascii="Times New Roman" w:hAnsi="Times New Roman" w:cs="Times New Roman"/>
          <w:sz w:val="24"/>
          <w:szCs w:val="24"/>
        </w:rPr>
        <w:t xml:space="preserve"> </w:t>
      </w:r>
      <w:r w:rsidR="00AB6297">
        <w:rPr>
          <w:rFonts w:ascii="Times New Roman" w:hAnsi="Times New Roman" w:cs="Times New Roman"/>
          <w:sz w:val="24"/>
          <w:szCs w:val="24"/>
        </w:rPr>
        <w:t xml:space="preserve">del sector </w:t>
      </w:r>
      <w:r w:rsidR="003569CC" w:rsidRPr="00DC671C">
        <w:rPr>
          <w:rFonts w:ascii="Times New Roman" w:hAnsi="Times New Roman" w:cs="Times New Roman"/>
          <w:sz w:val="24"/>
          <w:szCs w:val="24"/>
        </w:rPr>
        <w:t>se vean afectada</w:t>
      </w:r>
      <w:r w:rsidR="00AD2987" w:rsidRPr="00DC671C">
        <w:rPr>
          <w:rFonts w:ascii="Times New Roman" w:hAnsi="Times New Roman" w:cs="Times New Roman"/>
          <w:sz w:val="24"/>
          <w:szCs w:val="24"/>
        </w:rPr>
        <w:t xml:space="preserve">s en </w:t>
      </w:r>
      <w:r w:rsidR="005C49FB" w:rsidRPr="00DC671C">
        <w:rPr>
          <w:rFonts w:ascii="Times New Roman" w:hAnsi="Times New Roman" w:cs="Times New Roman"/>
          <w:sz w:val="24"/>
          <w:szCs w:val="24"/>
        </w:rPr>
        <w:t>cuestiones</w:t>
      </w:r>
      <w:r w:rsidR="00AD2987" w:rsidRPr="00DC671C">
        <w:rPr>
          <w:rFonts w:ascii="Times New Roman" w:hAnsi="Times New Roman" w:cs="Times New Roman"/>
          <w:sz w:val="24"/>
          <w:szCs w:val="24"/>
        </w:rPr>
        <w:t xml:space="preserve"> de</w:t>
      </w:r>
      <w:r w:rsidR="00AB6297">
        <w:rPr>
          <w:rFonts w:ascii="Times New Roman" w:hAnsi="Times New Roman" w:cs="Times New Roman"/>
          <w:sz w:val="24"/>
          <w:szCs w:val="24"/>
        </w:rPr>
        <w:t xml:space="preserve"> </w:t>
      </w:r>
      <w:r w:rsidR="00AD2987" w:rsidRPr="00DC671C">
        <w:rPr>
          <w:rFonts w:ascii="Times New Roman" w:hAnsi="Times New Roman" w:cs="Times New Roman"/>
          <w:sz w:val="24"/>
          <w:szCs w:val="24"/>
        </w:rPr>
        <w:t xml:space="preserve">inversión y empleo </w:t>
      </w:r>
      <w:r w:rsidR="00AD2987" w:rsidRPr="00DC671C">
        <w:rPr>
          <w:rFonts w:ascii="Times New Roman" w:hAnsi="Times New Roman" w:cs="Times New Roman"/>
          <w:sz w:val="24"/>
          <w:szCs w:val="24"/>
        </w:rPr>
        <w:fldChar w:fldCharType="begin" w:fldLock="1"/>
      </w:r>
      <w:r w:rsidR="00AD2987" w:rsidRPr="00DC671C">
        <w:rPr>
          <w:rFonts w:ascii="Times New Roman" w:hAnsi="Times New Roman" w:cs="Times New Roman"/>
          <w:sz w:val="24"/>
          <w:szCs w:val="24"/>
        </w:rPr>
        <w:instrText>ADDIN CSL_CITATION {"citationItems":[{"id":"ITEM-1","itemData":{"DOI":"10.1257/aer.98.5.1943","ISSN":"00028282","abstract":"Large Japanese banks often engaged in sham loan restructurings that kept credit flowing to otherwise insolvent borrowers (which we call zombies). We examine the implications of suppressing the normal competitive process whereby the zombies would shed workers and lose market share. The congestion created by the zombies reduces the profits for healthy firms, which discourages their entry and investment. We confirm that zombie-dominated industries exhibit more depressed job creation and destruction, and lower productivity. We present firm-level regressions showing that the increase in zombies depressed the investment and employment growth of non-zombies and widened the productivity gap between zombies and non-zombies.","author":[{"dropping-particle":"","family":"Caballero","given":"Ricardo J.","non-dropping-particle":"","parse-names":false,"suffix":""},{"dropping-particle":"","family":"Hoshi","given":"Takeo","non-dropping-particle":"","parse-names":false,"suffix":""},{"dropping-particle":"","family":"Kashyap","given":"Anil K.","non-dropping-particle":"","parse-names":false,"suffix":""}],"container-title":"American Economic Review","id":"ITEM-1","issue":"5","issued":{"date-parts":[["2008"]]},"page":"1943-1977","title":"Zombie lending and depressed restructuring in Japan","type":"article-journal","volume":"98"},"uris":["http://www.mendeley.com/documents/?uuid=a7322291-a26a-44b0-94fe-b6f491d379aa"]},{"id":"ITEM-2","itemData":{"DOI":"10.1093/epolic/eiy012","ISSN":"0266-4658","abstract":"This paper explores the extent to which ‘zombie’ firms – defined as old firms that have persistent problems meeting their interest payments – are stifling labour productivity performance. The results show that the prevalence of and resources sunk in zombie firms have risen since the mid-2000s and that the increasing survival of these low productivity firms at the margins of exit congests markets and constrains the growth of more productive firms. Controlling for cyclical effects, cross-country analysis shows that within-industries over the period 2003–13, a higher share of industry capital sunk in zombie firms is associated with lower investment and employment growth of the typical non-zombie firm and less productivity-enhancing capital reallocation. Besides limiting the expansion possibilities of healthy incumbent firms, market congestion generated by zombie firms can also create barriers to entry and constrain the post-entry growth of young firms. Finally, we link the rise of zombie firms to the decline in OECD potential output growth through two key channels: business investment and multi-factor productivity growth.","author":[{"dropping-particle":"","family":"Adalet McGowan","given":"Müge","non-dropping-particle":"","parse-names":false,"suffix":""},{"dropping-particle":"","family":"Andrews","given":"Dan","non-dropping-particle":"","parse-names":false,"suffix":""},{"dropping-particle":"","family":"Millot","given":"Valentine","non-dropping-particle":"","parse-names":false,"suffix":""}],"container-title":"Economic Policy","id":"ITEM-2","issue":"96","issued":{"date-parts":[["2018"]]},"page":"685-736","title":"The walking dead? Zombie firms and productivity performance in OECD countries","type":"article-journal","volume":"33"},"uris":["http://www.mendeley.com/documents/?uuid=3c377dad-c83d-4829-9090-13595393f927"]}],"mendeley":{"formattedCitation":"(Adalet McGowan et al., 2018; Caballero et al., 2008)","plainTextFormattedCitation":"(Adalet McGowan et al., 2018; Caballero et al., 2008)","previouslyFormattedCitation":"(Adalet McGowan et al., 2018; Caballero et al., 2008)"},"properties":{"noteIndex":0},"schema":"https://github.com/citation-style-language/schema/raw/master/csl-citation.json"}</w:instrText>
      </w:r>
      <w:r w:rsidR="00AD2987" w:rsidRPr="00DC671C">
        <w:rPr>
          <w:rFonts w:ascii="Times New Roman" w:hAnsi="Times New Roman" w:cs="Times New Roman"/>
          <w:sz w:val="24"/>
          <w:szCs w:val="24"/>
        </w:rPr>
        <w:fldChar w:fldCharType="separate"/>
      </w:r>
      <w:r w:rsidR="00AD2987" w:rsidRPr="00DC671C">
        <w:rPr>
          <w:rFonts w:ascii="Times New Roman" w:hAnsi="Times New Roman" w:cs="Times New Roman"/>
          <w:noProof/>
          <w:sz w:val="24"/>
          <w:szCs w:val="24"/>
        </w:rPr>
        <w:t xml:space="preserve">(Adalet McGowan </w:t>
      </w:r>
      <w:r w:rsidR="00A01770" w:rsidRPr="00A01770">
        <w:rPr>
          <w:rFonts w:ascii="Times New Roman" w:hAnsi="Times New Roman" w:cs="Times New Roman"/>
          <w:i/>
          <w:iCs/>
          <w:noProof/>
          <w:sz w:val="24"/>
          <w:szCs w:val="24"/>
        </w:rPr>
        <w:t>et al</w:t>
      </w:r>
      <w:r w:rsidR="00AD2987" w:rsidRPr="00DC671C">
        <w:rPr>
          <w:rFonts w:ascii="Times New Roman" w:hAnsi="Times New Roman" w:cs="Times New Roman"/>
          <w:noProof/>
          <w:sz w:val="24"/>
          <w:szCs w:val="24"/>
        </w:rPr>
        <w:t xml:space="preserve">., 2018; Caballero </w:t>
      </w:r>
      <w:r w:rsidR="00A01770" w:rsidRPr="00A01770">
        <w:rPr>
          <w:rFonts w:ascii="Times New Roman" w:hAnsi="Times New Roman" w:cs="Times New Roman"/>
          <w:i/>
          <w:iCs/>
          <w:noProof/>
          <w:sz w:val="24"/>
          <w:szCs w:val="24"/>
        </w:rPr>
        <w:t>et al</w:t>
      </w:r>
      <w:r w:rsidR="00AD2987" w:rsidRPr="00DC671C">
        <w:rPr>
          <w:rFonts w:ascii="Times New Roman" w:hAnsi="Times New Roman" w:cs="Times New Roman"/>
          <w:noProof/>
          <w:sz w:val="24"/>
          <w:szCs w:val="24"/>
        </w:rPr>
        <w:t>., 2008)</w:t>
      </w:r>
      <w:r w:rsidR="00AD2987" w:rsidRPr="00DC671C">
        <w:rPr>
          <w:rFonts w:ascii="Times New Roman" w:hAnsi="Times New Roman" w:cs="Times New Roman"/>
          <w:sz w:val="24"/>
          <w:szCs w:val="24"/>
        </w:rPr>
        <w:fldChar w:fldCharType="end"/>
      </w:r>
      <w:r w:rsidR="00AB6297">
        <w:rPr>
          <w:rFonts w:ascii="Times New Roman" w:hAnsi="Times New Roman" w:cs="Times New Roman"/>
          <w:sz w:val="24"/>
          <w:szCs w:val="24"/>
        </w:rPr>
        <w:t>;</w:t>
      </w:r>
      <w:r w:rsidR="00AD2987" w:rsidRPr="00DC671C">
        <w:rPr>
          <w:rFonts w:ascii="Times New Roman" w:hAnsi="Times New Roman" w:cs="Times New Roman"/>
          <w:sz w:val="24"/>
          <w:szCs w:val="24"/>
        </w:rPr>
        <w:t xml:space="preserve"> beneficios </w:t>
      </w:r>
      <w:r w:rsidR="00AD2987" w:rsidRPr="00DC671C">
        <w:rPr>
          <w:rFonts w:ascii="Times New Roman" w:hAnsi="Times New Roman" w:cs="Times New Roman"/>
          <w:sz w:val="24"/>
          <w:szCs w:val="24"/>
        </w:rPr>
        <w:fldChar w:fldCharType="begin" w:fldLock="1"/>
      </w:r>
      <w:r w:rsidR="00AD2987" w:rsidRPr="00DC671C">
        <w:rPr>
          <w:rFonts w:ascii="Times New Roman" w:hAnsi="Times New Roman" w:cs="Times New Roman"/>
          <w:sz w:val="24"/>
          <w:szCs w:val="24"/>
        </w:rPr>
        <w:instrText>ADDIN CSL_CITATION {"citationItems":[{"id":"ITEM-1","itemData":{"DOI":"10.1016/j.chieco.2017.05.008","ISSN":"1043951X","abstract":"The problems of over-capacity and zombie firms in China's manufacturing attract all aspects of attention, but academic analysis is still absent. Using firm-level data of Chinese manufacturing, this study first documents the problems of over-capacity and zombie firms during 2011–2013. We find that the over-capacity problem is much more severe in the northeastern and western regions of China, in heavy chemical industries, and in state-owned sector. The distribution of zombie firms is in a similar manner across region, industry and ownership. We also empirically test the relationship between zombie firms and over-capacity, finding that zombie firms cause and worsen over-capacity by crowding out healthy firms.","author":[{"dropping-particle":"","family":"Shen","given":"Guangjun","non-dropping-particle":"","parse-names":false,"suffix":""},{"dropping-particle":"","family":"Chen","given":"Binkai","non-dropping-particle":"","parse-names":false,"suffix":""}],"container-title":"China Economic Review","id":"ITEM-1","issue":"October 2016","issued":{"date-parts":[["2017"]]},"page":"327-342","publisher":"Elsevier","title":"Zombie firms and over-capacity in Chinese manufacturing","type":"article-journal","volume":"44"},"uris":["http://www.mendeley.com/documents/?uuid=fdd5d066-9ed4-46e1-88a7-63ab24f1dcf3"]}],"mendeley":{"formattedCitation":"(Shen &amp; Chen, 2017)","plainTextFormattedCitation":"(Shen &amp; Chen, 2017)","previouslyFormattedCitation":"(Shen &amp; Chen, 2017)"},"properties":{"noteIndex":0},"schema":"https://github.com/citation-style-language/schema/raw/master/csl-citation.json"}</w:instrText>
      </w:r>
      <w:r w:rsidR="00AD2987" w:rsidRPr="00DC671C">
        <w:rPr>
          <w:rFonts w:ascii="Times New Roman" w:hAnsi="Times New Roman" w:cs="Times New Roman"/>
          <w:sz w:val="24"/>
          <w:szCs w:val="24"/>
        </w:rPr>
        <w:fldChar w:fldCharType="separate"/>
      </w:r>
      <w:r w:rsidR="00AD2987" w:rsidRPr="00DC671C">
        <w:rPr>
          <w:rFonts w:ascii="Times New Roman" w:hAnsi="Times New Roman" w:cs="Times New Roman"/>
          <w:noProof/>
          <w:sz w:val="24"/>
          <w:szCs w:val="24"/>
        </w:rPr>
        <w:t>(Shen &amp; Chen, 2017)</w:t>
      </w:r>
      <w:r w:rsidR="00AD2987" w:rsidRPr="00DC671C">
        <w:rPr>
          <w:rFonts w:ascii="Times New Roman" w:hAnsi="Times New Roman" w:cs="Times New Roman"/>
          <w:sz w:val="24"/>
          <w:szCs w:val="24"/>
        </w:rPr>
        <w:fldChar w:fldCharType="end"/>
      </w:r>
      <w:r w:rsidR="00AB6297">
        <w:rPr>
          <w:rFonts w:ascii="Times New Roman" w:hAnsi="Times New Roman" w:cs="Times New Roman"/>
          <w:sz w:val="24"/>
          <w:szCs w:val="24"/>
        </w:rPr>
        <w:t>;</w:t>
      </w:r>
      <w:r w:rsidR="00AD2987" w:rsidRPr="00DC671C">
        <w:rPr>
          <w:rFonts w:ascii="Times New Roman" w:hAnsi="Times New Roman" w:cs="Times New Roman"/>
          <w:sz w:val="24"/>
          <w:szCs w:val="24"/>
        </w:rPr>
        <w:t xml:space="preserve"> oportunidades de crecimiento </w:t>
      </w:r>
      <w:r w:rsidR="00AD2987" w:rsidRPr="00DC671C">
        <w:rPr>
          <w:rFonts w:ascii="Times New Roman" w:hAnsi="Times New Roman" w:cs="Times New Roman"/>
          <w:sz w:val="24"/>
          <w:szCs w:val="24"/>
        </w:rPr>
        <w:fldChar w:fldCharType="begin" w:fldLock="1"/>
      </w:r>
      <w:r w:rsidR="00222988" w:rsidRPr="00DC671C">
        <w:rPr>
          <w:rFonts w:ascii="Times New Roman" w:hAnsi="Times New Roman" w:cs="Times New Roman"/>
          <w:sz w:val="24"/>
          <w:szCs w:val="24"/>
        </w:rPr>
        <w:instrText>ADDIN CSL_CITATION {"citationItems":[{"id":"ITEM-1","itemData":{"DOI":"10.20955/r.85.67","abstract":"We show that the speed and type of corporate deleveraging depends on the interaction between corporate and financial sector health. Based on granular bank-firm data pertaining to small and medium-sized enterprises (SME) from five stressed and two non-stressed euro area economies, we show that “zombie” firms generally continued to lever up during the 2010–2014 period. Whereas relationships with stressed banks reduce SME leverage on average, we also show that zombie firms that are tied to weak banks in euro area periphery countries increase their indebtedness even further. Sustainable economic recovery therefore requires both: deleveraging of banks and firms.","author":[{"dropping-particle":"","family":"Storz","given":"Manuela","non-dropping-particle":"","parse-names":false,"suffix":""},{"dropping-particle":"","family":"Koetter","given":"Michael","non-dropping-particle":"","parse-names":false,"suffix":""},{"dropping-particle":"","family":"Setzer","given":"Ralph","non-dropping-particle":"","parse-names":false,"suffix":""}],"container-title":"Review","id":"ITEM-1","issue":"6","issued":{"date-parts":[["2003"]]},"title":"Do we want these two to tango? On zombie firms and stressed banks in Europe","type":"chapter","volume":"85"},"uris":["http://www.mendeley.com/documents/?uuid=394fc999-f6a7-4a9a-bb2a-7cf1d7b5748e"]}],"mendeley":{"formattedCitation":"(Storz et al., 2003)","plainTextFormattedCitation":"(Storz et al., 2003)","previouslyFormattedCitation":"(Storz et al., 2003)"},"properties":{"noteIndex":0},"schema":"https://github.com/citation-style-language/schema/raw/master/csl-citation.json"}</w:instrText>
      </w:r>
      <w:r w:rsidR="00AD2987" w:rsidRPr="00DC671C">
        <w:rPr>
          <w:rFonts w:ascii="Times New Roman" w:hAnsi="Times New Roman" w:cs="Times New Roman"/>
          <w:sz w:val="24"/>
          <w:szCs w:val="24"/>
        </w:rPr>
        <w:fldChar w:fldCharType="separate"/>
      </w:r>
      <w:r w:rsidR="00AD2987" w:rsidRPr="00DC671C">
        <w:rPr>
          <w:rFonts w:ascii="Times New Roman" w:hAnsi="Times New Roman" w:cs="Times New Roman"/>
          <w:noProof/>
          <w:sz w:val="24"/>
          <w:szCs w:val="24"/>
        </w:rPr>
        <w:t xml:space="preserve">(Storz </w:t>
      </w:r>
      <w:r w:rsidR="00A01770" w:rsidRPr="00A01770">
        <w:rPr>
          <w:rFonts w:ascii="Times New Roman" w:hAnsi="Times New Roman" w:cs="Times New Roman"/>
          <w:i/>
          <w:iCs/>
          <w:noProof/>
          <w:sz w:val="24"/>
          <w:szCs w:val="24"/>
        </w:rPr>
        <w:t>et al</w:t>
      </w:r>
      <w:r w:rsidR="00AD2987" w:rsidRPr="00DC671C">
        <w:rPr>
          <w:rFonts w:ascii="Times New Roman" w:hAnsi="Times New Roman" w:cs="Times New Roman"/>
          <w:noProof/>
          <w:sz w:val="24"/>
          <w:szCs w:val="24"/>
        </w:rPr>
        <w:t>., 2003)</w:t>
      </w:r>
      <w:r w:rsidR="00AD2987" w:rsidRPr="00DC671C">
        <w:rPr>
          <w:rFonts w:ascii="Times New Roman" w:hAnsi="Times New Roman" w:cs="Times New Roman"/>
          <w:sz w:val="24"/>
          <w:szCs w:val="24"/>
        </w:rPr>
        <w:fldChar w:fldCharType="end"/>
      </w:r>
      <w:r w:rsidR="00AB6297">
        <w:rPr>
          <w:rFonts w:ascii="Times New Roman" w:hAnsi="Times New Roman" w:cs="Times New Roman"/>
          <w:sz w:val="24"/>
          <w:szCs w:val="24"/>
        </w:rPr>
        <w:t>;</w:t>
      </w:r>
      <w:r w:rsidR="00AD2987" w:rsidRPr="00DC671C">
        <w:rPr>
          <w:rFonts w:ascii="Times New Roman" w:hAnsi="Times New Roman" w:cs="Times New Roman"/>
          <w:sz w:val="24"/>
          <w:szCs w:val="24"/>
        </w:rPr>
        <w:t xml:space="preserve"> </w:t>
      </w:r>
      <w:r w:rsidR="00222988" w:rsidRPr="00DC671C">
        <w:rPr>
          <w:rFonts w:ascii="Times New Roman" w:hAnsi="Times New Roman" w:cs="Times New Roman"/>
          <w:sz w:val="24"/>
          <w:szCs w:val="24"/>
        </w:rPr>
        <w:t xml:space="preserve">innovación </w:t>
      </w:r>
      <w:r w:rsidR="00222988" w:rsidRPr="00DC671C">
        <w:rPr>
          <w:rFonts w:ascii="Times New Roman" w:hAnsi="Times New Roman" w:cs="Times New Roman"/>
          <w:sz w:val="24"/>
          <w:szCs w:val="24"/>
        </w:rPr>
        <w:fldChar w:fldCharType="begin" w:fldLock="1"/>
      </w:r>
      <w:r w:rsidR="00222988" w:rsidRPr="00DC671C">
        <w:rPr>
          <w:rFonts w:ascii="Times New Roman" w:hAnsi="Times New Roman" w:cs="Times New Roman"/>
          <w:sz w:val="24"/>
          <w:szCs w:val="24"/>
        </w:rPr>
        <w:instrText>ADDIN CSL_CITATION {"citationItems":[{"id":"ITEM-1","itemData":{"DOI":"10.1016/j.econmod.2021.01.010","ISSN":"02649993","abstract":"Industrial upgrading to create a new growth engine for China's economic development is crucial. Using data from the Chinese Annual Survey of Industrial Firms, we demonstrate that zombie firms have hindered industrial upgrading in China. We employ the Bartik method to construct instrumental variable to control for endogeneity, and find that when the proportion of an industry's zombie firm assets increases by 1%, the level of industrial upgrading reduces by approximately 0.85%. Two mechanisms are identified. The first is resource mismatch at the industry and firm levels. The second is the suppression of innovation effects. Study results demonstrate why China's industrial upgrading is weak from the perspective of firm structure. Our ﬁndings suggest that the government should make better use of market-oriented policies and the “creative destruction” mechanism to deal with zombie firms, in order to promote industrial upgrading.","author":[{"dropping-particle":"","family":"Geng","given":"Yong","non-dropping-particle":"","parse-names":false,"suffix":""},{"dropping-particle":"","family":"Liu","given":"Wei","non-dropping-particle":"","parse-names":false,"suffix":""},{"dropping-particle":"","family":"Wu","given":"Yuzhao","non-dropping-particle":"","parse-names":false,"suffix":""}],"container-title":"Economic Modelling","id":"ITEM-1","issue":"January","issued":{"date-parts":[["2021"]]},"page":"79-94","publisher":"Elsevier Ltd","title":"How do zombie firms affect China's industrial upgrading?","type":"article-journal","volume":"97"},"uris":["http://www.mendeley.com/documents/?uuid=2966474e-76bb-4bd1-a5dc-84a437703d7b"]}],"mendeley":{"formattedCitation":"(Geng et al., 2021)","plainTextFormattedCitation":"(Geng et al., 2021)","previouslyFormattedCitation":"(Geng et al., 2021)"},"properties":{"noteIndex":0},"schema":"https://github.com/citation-style-language/schema/raw/master/csl-citation.json"}</w:instrText>
      </w:r>
      <w:r w:rsidR="00222988" w:rsidRPr="00DC671C">
        <w:rPr>
          <w:rFonts w:ascii="Times New Roman" w:hAnsi="Times New Roman" w:cs="Times New Roman"/>
          <w:sz w:val="24"/>
          <w:szCs w:val="24"/>
        </w:rPr>
        <w:fldChar w:fldCharType="separate"/>
      </w:r>
      <w:r w:rsidR="00222988" w:rsidRPr="00DC671C">
        <w:rPr>
          <w:rFonts w:ascii="Times New Roman" w:hAnsi="Times New Roman" w:cs="Times New Roman"/>
          <w:noProof/>
          <w:sz w:val="24"/>
          <w:szCs w:val="24"/>
        </w:rPr>
        <w:t xml:space="preserve">(Geng </w:t>
      </w:r>
      <w:r w:rsidR="00A01770" w:rsidRPr="00A01770">
        <w:rPr>
          <w:rFonts w:ascii="Times New Roman" w:hAnsi="Times New Roman" w:cs="Times New Roman"/>
          <w:i/>
          <w:iCs/>
          <w:noProof/>
          <w:sz w:val="24"/>
          <w:szCs w:val="24"/>
        </w:rPr>
        <w:t>et al</w:t>
      </w:r>
      <w:r w:rsidR="00222988" w:rsidRPr="00DC671C">
        <w:rPr>
          <w:rFonts w:ascii="Times New Roman" w:hAnsi="Times New Roman" w:cs="Times New Roman"/>
          <w:noProof/>
          <w:sz w:val="24"/>
          <w:szCs w:val="24"/>
        </w:rPr>
        <w:t>., 2021)</w:t>
      </w:r>
      <w:r w:rsidR="00222988" w:rsidRPr="00DC671C">
        <w:rPr>
          <w:rFonts w:ascii="Times New Roman" w:hAnsi="Times New Roman" w:cs="Times New Roman"/>
          <w:sz w:val="24"/>
          <w:szCs w:val="24"/>
        </w:rPr>
        <w:fldChar w:fldCharType="end"/>
      </w:r>
      <w:r w:rsidR="00AB6297">
        <w:rPr>
          <w:rFonts w:ascii="Times New Roman" w:hAnsi="Times New Roman" w:cs="Times New Roman"/>
          <w:sz w:val="24"/>
          <w:szCs w:val="24"/>
        </w:rPr>
        <w:t>;</w:t>
      </w:r>
      <w:r w:rsidR="00222988" w:rsidRPr="00DC671C">
        <w:rPr>
          <w:rFonts w:ascii="Times New Roman" w:hAnsi="Times New Roman" w:cs="Times New Roman"/>
          <w:sz w:val="24"/>
          <w:szCs w:val="24"/>
        </w:rPr>
        <w:t xml:space="preserve"> costes de financiación </w:t>
      </w:r>
      <w:r w:rsidR="00222988" w:rsidRPr="00DC671C">
        <w:rPr>
          <w:rFonts w:ascii="Times New Roman" w:hAnsi="Times New Roman" w:cs="Times New Roman"/>
          <w:sz w:val="24"/>
          <w:szCs w:val="24"/>
        </w:rPr>
        <w:fldChar w:fldCharType="begin" w:fldLock="1"/>
      </w:r>
      <w:r w:rsidR="00222988" w:rsidRPr="00DC671C">
        <w:rPr>
          <w:rFonts w:ascii="Times New Roman" w:hAnsi="Times New Roman" w:cs="Times New Roman"/>
          <w:sz w:val="24"/>
          <w:szCs w:val="24"/>
        </w:rPr>
        <w:instrText>ADDIN CSL_CITATION {"citationItems":[{"id":"ITEM-1","itemData":{"DOI":"10.1016/j.pacfin.2020.101471","ISSN":"0927538X","abstract":"Reducing firms' costs of debt financing is an important means of promoting the high-quality development of China's economy. Using the firm-level data of non-financial A-share listed firms from 2008 to 2018, we empirically test the impact of zombie firms on the debt financing costs of normal firms (i.e., non-zombie firms) through the fixed effect model. The empirical results show that zombie firms significantly increase the debt financing costs of normal firms. The robustness tests and endogeneity tests confirm this finding. Further analysis reveals significant differences in the effects of zombie firms on the debt financing costs of normal firms subject to different levels of external financing dependence, different forms of ownership, and different firm scales. The negative effect of zombie firms on the debt financing costs of normal firms is more significant in industries with high external financing dependence, non-state-owned firms, and middle-small firms. The proper disposal of zombie firms reduces the debt financing costs of normal firms to improve the allocation efficiency of resources across an entire industry and to promote the optimization and upgrading of the industrial structure and the sustainable development of the economy.","author":[{"dropping-particle":"","family":"Yu","given":"Miao","non-dropping-particle":"","parse-names":false,"suffix":""},{"dropping-particle":"","family":"Guo","given":"Yue Mei","non-dropping-particle":"","parse-names":false,"suffix":""},{"dropping-particle":"","family":"Wang","given":"Di","non-dropping-particle":"","parse-names":false,"suffix":""},{"dropping-particle":"","family":"Gao","given":"Xiaohan","non-dropping-particle":"","parse-names":false,"suffix":""}],"container-title":"Pacific Basin Finance Journal","id":"ITEM-1","issue":"September 2020","issued":{"date-parts":[["2021"]]},"page":"101471","publisher":"Elsevier B.V.","title":"How do zombie firms affect debt financing costs of others: From spillover effects views","type":"article-journal","volume":"65"},"uris":["http://www.mendeley.com/documents/?uuid=16694a9e-7f4c-45e4-bf1f-52cc99c03797"]}],"mendeley":{"formattedCitation":"(Yu et al., 2021)","plainTextFormattedCitation":"(Yu et al., 2021)","previouslyFormattedCitation":"(Yu et al., 2021)"},"properties":{"noteIndex":0},"schema":"https://github.com/citation-style-language/schema/raw/master/csl-citation.json"}</w:instrText>
      </w:r>
      <w:r w:rsidR="00222988" w:rsidRPr="00DC671C">
        <w:rPr>
          <w:rFonts w:ascii="Times New Roman" w:hAnsi="Times New Roman" w:cs="Times New Roman"/>
          <w:sz w:val="24"/>
          <w:szCs w:val="24"/>
        </w:rPr>
        <w:fldChar w:fldCharType="separate"/>
      </w:r>
      <w:r w:rsidR="00222988" w:rsidRPr="00DC671C">
        <w:rPr>
          <w:rFonts w:ascii="Times New Roman" w:hAnsi="Times New Roman" w:cs="Times New Roman"/>
          <w:noProof/>
          <w:sz w:val="24"/>
          <w:szCs w:val="24"/>
        </w:rPr>
        <w:t xml:space="preserve">(Yu </w:t>
      </w:r>
      <w:r w:rsidR="00A01770" w:rsidRPr="00A01770">
        <w:rPr>
          <w:rFonts w:ascii="Times New Roman" w:hAnsi="Times New Roman" w:cs="Times New Roman"/>
          <w:i/>
          <w:iCs/>
          <w:noProof/>
          <w:sz w:val="24"/>
          <w:szCs w:val="24"/>
        </w:rPr>
        <w:t>et al</w:t>
      </w:r>
      <w:r w:rsidR="00222988" w:rsidRPr="00DC671C">
        <w:rPr>
          <w:rFonts w:ascii="Times New Roman" w:hAnsi="Times New Roman" w:cs="Times New Roman"/>
          <w:noProof/>
          <w:sz w:val="24"/>
          <w:szCs w:val="24"/>
        </w:rPr>
        <w:t>., 2021)</w:t>
      </w:r>
      <w:r w:rsidR="00222988" w:rsidRPr="00DC671C">
        <w:rPr>
          <w:rFonts w:ascii="Times New Roman" w:hAnsi="Times New Roman" w:cs="Times New Roman"/>
          <w:sz w:val="24"/>
          <w:szCs w:val="24"/>
        </w:rPr>
        <w:fldChar w:fldCharType="end"/>
      </w:r>
      <w:r w:rsidR="00222988" w:rsidRPr="00DC671C">
        <w:rPr>
          <w:rFonts w:ascii="Times New Roman" w:hAnsi="Times New Roman" w:cs="Times New Roman"/>
          <w:sz w:val="24"/>
          <w:szCs w:val="24"/>
        </w:rPr>
        <w:t xml:space="preserve"> y restricciones financieras </w:t>
      </w:r>
      <w:r w:rsidR="00222988" w:rsidRPr="00DC671C">
        <w:rPr>
          <w:rFonts w:ascii="Times New Roman" w:hAnsi="Times New Roman" w:cs="Times New Roman"/>
          <w:sz w:val="24"/>
          <w:szCs w:val="24"/>
        </w:rPr>
        <w:fldChar w:fldCharType="begin" w:fldLock="1"/>
      </w:r>
      <w:r w:rsidR="00B4705E" w:rsidRPr="00DC671C">
        <w:rPr>
          <w:rFonts w:ascii="Times New Roman" w:hAnsi="Times New Roman" w:cs="Times New Roman"/>
          <w:sz w:val="24"/>
          <w:szCs w:val="24"/>
        </w:rPr>
        <w:instrText>ADDIN CSL_CITATION {"citationItems":[{"id":"ITEM-1","itemData":{"DOI":"10.1080/1540496X.2019.1711370","ISSN":"15580938","abstract":"Using a database on Chinese listed firms in 2006–2016, we identify Chinese zombie firms and the characteristics of their distribution by introducing the factors of government overprotection and bank credit support. We find that low-productivity zombie firms tie up abundant financial capital, and they have significant crowd-out effect on non-zombie firms. Furthermore, the crowding out of non-zombie firms by zombie firms are more severe among non-state-owned enterprises (non-SOEs), the manufacturing industries, the labor-intensive firms, and the regions with a high degree of marketization. Our study provides evidence that the prevalence of zombie firms exacerbates the misallocation of financial capital and market distortion and impedes the development of healthy industries.","author":[{"dropping-particle":"","family":"Wang","given":"Yiqiu","non-dropping-particle":"","parse-names":false,"suffix":""},{"dropping-particle":"","family":"Zhu","given":"Yunyi","non-dropping-particle":"","parse-names":false,"suffix":""}],"container-title":"Emerging Markets Finance and Trade","id":"ITEM-1","issue":"7","issued":{"date-parts":[["2021"]]},"page":"1959-1985","title":"The Financing and Investment Crowding-out Effect of Zombie Firms on Non-zombie Firms: Evidence from China","type":"article-journal","volume":"57"},"uris":["http://www.mendeley.com/documents/?uuid=f4116b2e-fb3b-4620-902b-03824d59d1b9"]}],"mendeley":{"formattedCitation":"(Wang &amp; Zhu, 2021)","plainTextFormattedCitation":"(Wang &amp; Zhu, 2021)","previouslyFormattedCitation":"(Wang &amp; Zhu, 2021)"},"properties":{"noteIndex":0},"schema":"https://github.com/citation-style-language/schema/raw/master/csl-citation.json"}</w:instrText>
      </w:r>
      <w:r w:rsidR="00222988" w:rsidRPr="00DC671C">
        <w:rPr>
          <w:rFonts w:ascii="Times New Roman" w:hAnsi="Times New Roman" w:cs="Times New Roman"/>
          <w:sz w:val="24"/>
          <w:szCs w:val="24"/>
        </w:rPr>
        <w:fldChar w:fldCharType="separate"/>
      </w:r>
      <w:r w:rsidR="00222988" w:rsidRPr="00DC671C">
        <w:rPr>
          <w:rFonts w:ascii="Times New Roman" w:hAnsi="Times New Roman" w:cs="Times New Roman"/>
          <w:noProof/>
          <w:sz w:val="24"/>
          <w:szCs w:val="24"/>
        </w:rPr>
        <w:t>(Wang &amp; Zhu, 2021)</w:t>
      </w:r>
      <w:r w:rsidR="00222988" w:rsidRPr="00DC671C">
        <w:rPr>
          <w:rFonts w:ascii="Times New Roman" w:hAnsi="Times New Roman" w:cs="Times New Roman"/>
          <w:sz w:val="24"/>
          <w:szCs w:val="24"/>
        </w:rPr>
        <w:fldChar w:fldCharType="end"/>
      </w:r>
      <w:r w:rsidR="00222988" w:rsidRPr="00DC671C">
        <w:rPr>
          <w:rFonts w:ascii="Times New Roman" w:hAnsi="Times New Roman" w:cs="Times New Roman"/>
          <w:sz w:val="24"/>
          <w:szCs w:val="24"/>
        </w:rPr>
        <w:t>.</w:t>
      </w:r>
    </w:p>
    <w:p w14:paraId="5810E386" w14:textId="2248E453" w:rsidR="00B4705E" w:rsidRPr="00141955" w:rsidRDefault="00B4705E" w:rsidP="008714A8">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lastRenderedPageBreak/>
        <w:t xml:space="preserve">Con respecto a las características financieras de estas, </w:t>
      </w:r>
      <w:r w:rsidR="00CA76A4">
        <w:rPr>
          <w:rFonts w:ascii="Times New Roman" w:hAnsi="Times New Roman" w:cs="Times New Roman"/>
          <w:sz w:val="24"/>
          <w:szCs w:val="24"/>
        </w:rPr>
        <w:fldChar w:fldCharType="begin" w:fldLock="1"/>
      </w:r>
      <w:r w:rsidR="00141955">
        <w:rPr>
          <w:rFonts w:ascii="Times New Roman" w:hAnsi="Times New Roman" w:cs="Times New Roman"/>
          <w:sz w:val="24"/>
          <w:szCs w:val="24"/>
        </w:rPr>
        <w:instrText>ADDIN CSL_CITATION {"citationItems":[{"id":"ITEM-1","itemData":{"author":[{"dropping-particle":"","family":"Papworth","given":"Tom","non-dropping-particle":"","parse-names":false,"suffix":""}],"id":"ITEM-1","issued":{"date-parts":[["2013"]]},"title":"The Trading Dead: The zombie firms plaguing Britain's economy, and what to do about them","type":"article-journal"},"uris":["http://www.mendeley.com/documents/?uuid=a8e8457e-33b4-4374-bc3a-d390105ae53e"]}],"mendeley":{"formattedCitation":"(Papworth, 2013)","manualFormatting":"Papworth (2013)","plainTextFormattedCitation":"(Papworth, 2013)","previouslyFormattedCitation":"(Papworth, 2013)"},"properties":{"noteIndex":0},"schema":"https://github.com/citation-style-language/schema/raw/master/csl-citation.json"}</w:instrText>
      </w:r>
      <w:r w:rsidR="00CA76A4">
        <w:rPr>
          <w:rFonts w:ascii="Times New Roman" w:hAnsi="Times New Roman" w:cs="Times New Roman"/>
          <w:sz w:val="24"/>
          <w:szCs w:val="24"/>
        </w:rPr>
        <w:fldChar w:fldCharType="separate"/>
      </w:r>
      <w:r w:rsidR="00CA76A4" w:rsidRPr="00CA76A4">
        <w:rPr>
          <w:rFonts w:ascii="Times New Roman" w:hAnsi="Times New Roman" w:cs="Times New Roman"/>
          <w:noProof/>
          <w:sz w:val="24"/>
          <w:szCs w:val="24"/>
        </w:rPr>
        <w:t>Papworth</w:t>
      </w:r>
      <w:r w:rsidR="00CA76A4">
        <w:rPr>
          <w:rFonts w:ascii="Times New Roman" w:hAnsi="Times New Roman" w:cs="Times New Roman"/>
          <w:noProof/>
          <w:sz w:val="24"/>
          <w:szCs w:val="24"/>
        </w:rPr>
        <w:t xml:space="preserve"> (</w:t>
      </w:r>
      <w:r w:rsidR="00CA76A4" w:rsidRPr="00CA76A4">
        <w:rPr>
          <w:rFonts w:ascii="Times New Roman" w:hAnsi="Times New Roman" w:cs="Times New Roman"/>
          <w:noProof/>
          <w:sz w:val="24"/>
          <w:szCs w:val="24"/>
        </w:rPr>
        <w:t>2013)</w:t>
      </w:r>
      <w:r w:rsidR="00CA76A4">
        <w:rPr>
          <w:rFonts w:ascii="Times New Roman" w:hAnsi="Times New Roman" w:cs="Times New Roman"/>
          <w:sz w:val="24"/>
          <w:szCs w:val="24"/>
        </w:rPr>
        <w:fldChar w:fldCharType="end"/>
      </w:r>
      <w:r w:rsidR="00CA76A4">
        <w:rPr>
          <w:rFonts w:ascii="Times New Roman" w:hAnsi="Times New Roman" w:cs="Times New Roman"/>
          <w:sz w:val="24"/>
          <w:szCs w:val="24"/>
        </w:rPr>
        <w:t xml:space="preserve"> las asocia con empresas altamente endeudadas que </w:t>
      </w:r>
      <w:r w:rsidR="00B43DBD">
        <w:rPr>
          <w:rFonts w:ascii="Times New Roman" w:hAnsi="Times New Roman" w:cs="Times New Roman"/>
          <w:sz w:val="24"/>
          <w:szCs w:val="24"/>
          <w:lang w:val="es-ES_tradnl"/>
        </w:rPr>
        <w:t xml:space="preserve">generan </w:t>
      </w:r>
      <w:r w:rsidR="00141955" w:rsidRPr="00CA76A4">
        <w:rPr>
          <w:rFonts w:ascii="Times New Roman" w:hAnsi="Times New Roman" w:cs="Times New Roman"/>
          <w:sz w:val="24"/>
          <w:szCs w:val="24"/>
          <w:lang w:val="es-ES_tradnl"/>
        </w:rPr>
        <w:t xml:space="preserve">ingresos </w:t>
      </w:r>
      <w:r w:rsidR="00F70220">
        <w:rPr>
          <w:rFonts w:ascii="Times New Roman" w:hAnsi="Times New Roman" w:cs="Times New Roman"/>
          <w:sz w:val="24"/>
          <w:szCs w:val="24"/>
          <w:lang w:val="es-ES_tradnl"/>
        </w:rPr>
        <w:t>mínimos</w:t>
      </w:r>
      <w:r w:rsidR="00CA76A4" w:rsidRPr="00CA76A4">
        <w:rPr>
          <w:rFonts w:ascii="Times New Roman" w:hAnsi="Times New Roman" w:cs="Times New Roman"/>
          <w:sz w:val="24"/>
          <w:szCs w:val="24"/>
          <w:lang w:val="es-ES_tradnl"/>
        </w:rPr>
        <w:t xml:space="preserve"> para pagar los intereses de sus préstamos</w:t>
      </w:r>
      <w:r w:rsidR="00F70220">
        <w:rPr>
          <w:rFonts w:ascii="Times New Roman" w:hAnsi="Times New Roman" w:cs="Times New Roman"/>
          <w:sz w:val="24"/>
          <w:szCs w:val="24"/>
          <w:lang w:val="es-ES_tradnl"/>
        </w:rPr>
        <w:t>,</w:t>
      </w:r>
      <w:r w:rsidR="00CA76A4" w:rsidRPr="00CA76A4">
        <w:rPr>
          <w:rFonts w:ascii="Times New Roman" w:hAnsi="Times New Roman" w:cs="Times New Roman"/>
          <w:sz w:val="24"/>
          <w:szCs w:val="24"/>
          <w:lang w:val="es-ES_tradnl"/>
        </w:rPr>
        <w:t xml:space="preserve"> pero </w:t>
      </w:r>
      <w:r w:rsidR="00141955">
        <w:rPr>
          <w:rFonts w:ascii="Times New Roman" w:hAnsi="Times New Roman" w:cs="Times New Roman"/>
          <w:sz w:val="24"/>
          <w:szCs w:val="24"/>
          <w:lang w:val="es-ES_tradnl"/>
        </w:rPr>
        <w:t xml:space="preserve">no </w:t>
      </w:r>
      <w:r w:rsidR="00CA76A4" w:rsidRPr="00CA76A4">
        <w:rPr>
          <w:rFonts w:ascii="Times New Roman" w:hAnsi="Times New Roman" w:cs="Times New Roman"/>
          <w:sz w:val="24"/>
          <w:szCs w:val="24"/>
          <w:lang w:val="es-ES_tradnl"/>
        </w:rPr>
        <w:t xml:space="preserve">la cuantía principal </w:t>
      </w:r>
      <w:r w:rsidR="00CA76A4">
        <w:rPr>
          <w:rFonts w:ascii="Times New Roman" w:hAnsi="Times New Roman" w:cs="Times New Roman"/>
          <w:sz w:val="24"/>
          <w:szCs w:val="24"/>
          <w:lang w:val="es-ES_tradnl"/>
        </w:rPr>
        <w:t xml:space="preserve">de estos. </w:t>
      </w:r>
      <w:r w:rsidR="00141955">
        <w:rPr>
          <w:rFonts w:ascii="Times New Roman" w:hAnsi="Times New Roman" w:cs="Times New Roman"/>
          <w:sz w:val="24"/>
          <w:szCs w:val="24"/>
          <w:lang w:val="es-ES_tradnl"/>
        </w:rPr>
        <w:t xml:space="preserve">En este sentido, </w:t>
      </w:r>
      <w:r w:rsidR="009415CB">
        <w:rPr>
          <w:rFonts w:ascii="Times New Roman" w:hAnsi="Times New Roman" w:cs="Times New Roman"/>
          <w:sz w:val="24"/>
          <w:szCs w:val="24"/>
          <w:lang w:val="es-ES_tradnl"/>
        </w:rPr>
        <w:t>varios estudios de</w:t>
      </w:r>
      <w:r w:rsidR="00141955">
        <w:rPr>
          <w:rFonts w:ascii="Times New Roman" w:hAnsi="Times New Roman" w:cs="Times New Roman"/>
          <w:sz w:val="24"/>
          <w:szCs w:val="24"/>
          <w:lang w:val="es-ES_tradnl"/>
        </w:rPr>
        <w:t xml:space="preserve"> la literatura revisada </w:t>
      </w:r>
      <w:r w:rsidR="00D75595">
        <w:rPr>
          <w:rFonts w:ascii="Times New Roman" w:hAnsi="Times New Roman" w:cs="Times New Roman"/>
          <w:sz w:val="24"/>
          <w:szCs w:val="24"/>
          <w:lang w:val="es-ES_tradnl"/>
        </w:rPr>
        <w:t xml:space="preserve">coinciden en </w:t>
      </w:r>
      <w:r w:rsidR="009415CB">
        <w:rPr>
          <w:rFonts w:ascii="Times New Roman" w:hAnsi="Times New Roman" w:cs="Times New Roman"/>
          <w:sz w:val="24"/>
          <w:szCs w:val="24"/>
          <w:lang w:val="es-ES_tradnl"/>
        </w:rPr>
        <w:t xml:space="preserve">que </w:t>
      </w:r>
      <w:r w:rsidR="00141955">
        <w:rPr>
          <w:rFonts w:ascii="Times New Roman" w:hAnsi="Times New Roman" w:cs="Times New Roman"/>
          <w:sz w:val="24"/>
          <w:szCs w:val="24"/>
          <w:lang w:val="es-ES_tradnl"/>
        </w:rPr>
        <w:t>las zombis presentan un alto grado de apalancamiento</w:t>
      </w:r>
      <w:r w:rsidR="009415CB">
        <w:rPr>
          <w:rFonts w:ascii="Times New Roman" w:hAnsi="Times New Roman" w:cs="Times New Roman"/>
          <w:sz w:val="24"/>
          <w:szCs w:val="24"/>
          <w:lang w:val="es-ES_tradnl"/>
        </w:rPr>
        <w:t xml:space="preserve"> </w:t>
      </w:r>
      <w:r w:rsidR="009415CB">
        <w:rPr>
          <w:rFonts w:ascii="Times New Roman" w:hAnsi="Times New Roman" w:cs="Times New Roman"/>
          <w:sz w:val="24"/>
          <w:szCs w:val="24"/>
          <w:lang w:val="es-ES_tradnl"/>
        </w:rPr>
        <w:fldChar w:fldCharType="begin" w:fldLock="1"/>
      </w:r>
      <w:r w:rsidR="00322567">
        <w:rPr>
          <w:rFonts w:ascii="Times New Roman" w:hAnsi="Times New Roman" w:cs="Times New Roman"/>
          <w:sz w:val="24"/>
          <w:szCs w:val="24"/>
          <w:lang w:val="es-ES_tradnl"/>
        </w:rPr>
        <w:instrText>ADDIN CSL_CITATION {"citationItems":[{"id":"ITEM-1","itemData":{"DOI":"10.1080/00472778.2019.1696100","ISSN":"1540627X","abstract":"Inefficient and uncompetitive companies operating in the economy are a significant impediment to sustainable economic growth. This article contributes to the knowledge on so-called zombie firms. Using a Czech sample from 2003 to 2015, this research detected zombie firms and firms with negative equity, and investigated the process of zombie firms’ genesis and symptoms appearing in financial management before the company became a zombie. The results show that zombie firms are most often located in metropolitan areas, they are smaller companies, and most likely they are middle-aged companies. Negative development of firm financial performance significantly increases probability to become a zombie firm.","author":[{"dropping-particle":"","family":"Blažková","given":"Ivana","non-dropping-particle":"","parse-names":false,"suffix":""},{"dropping-particle":"","family":"Dvouletý","given":"Ondřej","non-dropping-particle":"","parse-names":false,"suffix":""}],"container-title":"Journal of Small Business Management","id":"ITEM-1","issued":{"date-parts":[["2020"]]},"publisher":"Routledge","title":"Zombies: Who are they and how do firms become zombies?","type":"article-journal","volume":"2778"},"uris":["http://www.mendeley.com/documents/?uuid=b5f3339c-5155-4c4e-ad9d-b705721c4243"]},{"id":"ITEM-2","itemData":{"DOI":"10.1016/j.frl.2020.101876","ISSN":"15446123","abstract":"Using a comprehensive dataset of firms from seventy-nine countries, we document the incidence, determinants, and corporate policies of zombie firms for the 2005–2016 period. Zombie firms account for roughly 10% of our observations. We find that countries with more efficient debt enforcement environments tend to have fewer zombie firms. We find no evidence that the prevalence of zombie firms is related to national culture. We further find that zombie firms have conservative dividend and investment policies, aggressive leverage policies, and higher idiosyncratic risk. We conclude that zombie firms may impose a cost on the economy by impeding efficient resource allocation.","author":[{"dropping-particle":"","family":"Ghoul","given":"Sadok","non-dropping-particle":"El","parse-names":false,"suffix":""},{"dropping-particle":"","family":"Fu","given":"Zhengwei","non-dropping-particle":"","parse-names":false,"suffix":""},{"dropping-particle":"","family":"Guedhami","given":"Omrane","non-dropping-particle":"","parse-names":false,"suffix":""}],"container-title":"Finance Research Letters","id":"ITEM-2","issue":"December 2020","issued":{"date-parts":[["2021"]]},"page":"101876","publisher":"Elsevier Inc.","title":"Zombie firms: Prevalence, determinants, and corporate policies","type":"article-journal","volume":"41"},"uris":["http://www.mendeley.com/documents/?uuid=6e33fcf7-94b5-4934-92ba-716fe5e0592d"]},{"id":"ITEM-3","itemData":{"DOI":"10.1111/j.1468-5876.2006.00354.x","ISSN":"13524739","abstract":"Zombie firms are those firms that are insolvent and have little hope of recovery but avoid failure thanks to support from their banks. This paper identifies zombie firms in Japan, and compares the characteristics of zombies to other firms. Zombie firms are found to be less profitable, more indebted, more dependent on their main banks, more likely to be found in non-manufacturing industries and more often located outside large metropolitan areas. Overall, larger size makes the firm less likely to be a zombie, but among small firms, relatively larger firms are more likely to be protected and become zombies. Controlling for profitability, the exit probability for zombie firms does not differ from that for non-zombies. Zombie firms tend to increase employment by more (but do not reduce employment by more) than non-zombies. Finally, when the proportion of zombie firms in an industry increases, job creation declines and job destruction increases, and the effects are stronger for non-zombies. © 2006 Japanese Economic Association.","author":[{"dropping-particle":"","family":"Hoshi","given":"Takeo","non-dropping-particle":"","parse-names":false,"suffix":""}],"container-title":"Japanese Economic Review","id":"ITEM-3","issue":"1","issued":{"date-parts":[["2006"]]},"page":"30-49","title":"Economics of the living dead","type":"article-journal","volume":"57"},"uris":["http://www.mendeley.com/documents/?uuid=ba8d9490-5d9e-4b9c-a993-1dac5de2f64d"]},{"id":"ITEM-4","itemData":{"DOI":"10.5089/9781484330722.001","ISSN":"1018-5941","abstract":"Nonviable “zombie” firms have become a key concern in China. Using novel firm-level industrial survey data, this paper illustrates the central role of zombies and their strong linkages with state- owned enterprises (SOEs) in contributing to debt vulnerabilities and low productivity. As a group, zombie firms and SOEs account for an outsized share of corporate debt, contribute to much of the rise in debt, and face weak fundamentals. Empirical results also show that resolving these weak firms can generate significant gains of 0.7–1.2 percentage points in long-term growth per year. These results also shed light on the ongoing government strategy to tackle these issues by evaluating the effects of different restructuring options. In particular, deleveraging, reducing government subsidies, as well as operational restructuring through divestment and reducing redundancy have significant benefits in restoring corporate performance for zombie firms.","author":[{"dropping-particle":"","family":"Lam","given":"W. Raphael","non-dropping-particle":"","parse-names":false,"suffix":""},{"dropping-particle":"","family":"Schipke","given":"Alfred","non-dropping-particle":"","parse-names":false,"suffix":""},{"dropping-particle":"","family":"Tan","given":"Yuyan","non-dropping-particle":"","parse-names":false,"suffix":""},{"dropping-particle":"","family":"Tan","given":"Zhibo","non-dropping-particle":"","parse-names":false,"suffix":""}],"container-title":"IMF Working Papers","id":"ITEM-4","issue":"266","issued":{"date-parts":[["2017"]]},"page":"1","title":"Resolving China's Zombies: Tackling Debt and Raising Productivity","type":"article-journal","volume":"17"},"uris":["http://www.mendeley.com/documents/?uuid=0b9c051a-c27d-4c1e-b550-46aa2c07bdb8"]},{"id":"ITEM-5","itemData":{"DOI":"10.20955/r.85.67","abstract":"We show that the speed and type of corporate deleveraging depends on the interaction between corporate and financial sector health. Based on granular bank-firm data pertaining to small and medium-sized enterprises (SME) from five stressed and two non-stressed euro area economies, we show that “zombie” firms generally continued to lever up during the 2010–2014 period. Whereas relationships with stressed banks reduce SME leverage on average, we also show that zombie firms that are tied to weak banks in euro area periphery countries increase their indebtedness even further. Sustainable economic recovery therefore requires both: deleveraging of banks and firms.","author":[{"dropping-particle":"","family":"Storz","given":"Manuela","non-dropping-particle":"","parse-names":false,"suffix":""},{"dropping-particle":"","family":"Koetter","given":"Michael","non-dropping-particle":"","parse-names":false,"suffix":""},{"dropping-particle":"","family":"Setzer","given":"Ralph","non-dropping-particle":"","parse-names":false,"suffix":""}],"container-title":"Review","id":"ITEM-5","issue":"6","issued":{"date-parts":[["2003"]]},"title":"Do we want these two to tango? On zombie firms and stressed banks in Europe","type":"chapter","volume":"85"},"uris":["http://www.mendeley.com/documents/?uuid=394fc999-f6a7-4a9a-bb2a-7cf1d7b5748e"]}],"mendeley":{"formattedCitation":"(Blažková &amp; Dvouletý, 2020; El Ghoul et al., 2021; Hoshi, 2006; Lam et al., 2017a; Storz et al., 2003)","manualFormatting":"(e.g. Blažková &amp; Dvouletý, 2020; El Ghoul et al., 2021; Hoshi, 2006; Lam et al., 2017a; Storz et al., 2003)","plainTextFormattedCitation":"(Blažková &amp; Dvouletý, 2020; El Ghoul et al., 2021; Hoshi, 2006; Lam et al., 2017a; Storz et al., 2003)","previouslyFormattedCitation":"(Blažková &amp; Dvouletý, 2020; El Ghoul et al., 2021; Hoshi, 2006; Lam et al., 2017a; Storz et al., 2003)"},"properties":{"noteIndex":0},"schema":"https://github.com/citation-style-language/schema/raw/master/csl-citation.json"}</w:instrText>
      </w:r>
      <w:r w:rsidR="009415CB">
        <w:rPr>
          <w:rFonts w:ascii="Times New Roman" w:hAnsi="Times New Roman" w:cs="Times New Roman"/>
          <w:sz w:val="24"/>
          <w:szCs w:val="24"/>
          <w:lang w:val="es-ES_tradnl"/>
        </w:rPr>
        <w:fldChar w:fldCharType="separate"/>
      </w:r>
      <w:r w:rsidR="009415CB" w:rsidRPr="009415CB">
        <w:rPr>
          <w:rFonts w:ascii="Times New Roman" w:hAnsi="Times New Roman" w:cs="Times New Roman"/>
          <w:noProof/>
          <w:sz w:val="24"/>
          <w:szCs w:val="24"/>
          <w:lang w:val="es-ES_tradnl"/>
        </w:rPr>
        <w:t>(</w:t>
      </w:r>
      <w:r w:rsidR="009415CB" w:rsidRPr="009415CB">
        <w:rPr>
          <w:rFonts w:ascii="Times New Roman" w:hAnsi="Times New Roman" w:cs="Times New Roman"/>
          <w:i/>
          <w:iCs/>
          <w:noProof/>
          <w:sz w:val="24"/>
          <w:szCs w:val="24"/>
          <w:lang w:val="es-ES_tradnl"/>
        </w:rPr>
        <w:t>e.g.</w:t>
      </w:r>
      <w:r w:rsidR="009415CB">
        <w:rPr>
          <w:rFonts w:ascii="Times New Roman" w:hAnsi="Times New Roman" w:cs="Times New Roman"/>
          <w:noProof/>
          <w:sz w:val="24"/>
          <w:szCs w:val="24"/>
          <w:lang w:val="es-ES_tradnl"/>
        </w:rPr>
        <w:t xml:space="preserve"> </w:t>
      </w:r>
      <w:r w:rsidR="009415CB" w:rsidRPr="009415CB">
        <w:rPr>
          <w:rFonts w:ascii="Times New Roman" w:hAnsi="Times New Roman" w:cs="Times New Roman"/>
          <w:noProof/>
          <w:sz w:val="24"/>
          <w:szCs w:val="24"/>
          <w:lang w:val="es-ES_tradnl"/>
        </w:rPr>
        <w:t xml:space="preserve">Blažková &amp; Dvouletý, 2020; El Ghoul </w:t>
      </w:r>
      <w:r w:rsidR="00A01770" w:rsidRPr="00A01770">
        <w:rPr>
          <w:rFonts w:ascii="Times New Roman" w:hAnsi="Times New Roman" w:cs="Times New Roman"/>
          <w:i/>
          <w:iCs/>
          <w:noProof/>
          <w:sz w:val="24"/>
          <w:szCs w:val="24"/>
          <w:lang w:val="es-ES_tradnl"/>
        </w:rPr>
        <w:t>et al</w:t>
      </w:r>
      <w:r w:rsidR="009415CB" w:rsidRPr="009415CB">
        <w:rPr>
          <w:rFonts w:ascii="Times New Roman" w:hAnsi="Times New Roman" w:cs="Times New Roman"/>
          <w:noProof/>
          <w:sz w:val="24"/>
          <w:szCs w:val="24"/>
          <w:lang w:val="es-ES_tradnl"/>
        </w:rPr>
        <w:t xml:space="preserve">., 2021; Hoshi, 2006; Lam </w:t>
      </w:r>
      <w:r w:rsidR="00A01770" w:rsidRPr="00A01770">
        <w:rPr>
          <w:rFonts w:ascii="Times New Roman" w:hAnsi="Times New Roman" w:cs="Times New Roman"/>
          <w:i/>
          <w:iCs/>
          <w:noProof/>
          <w:sz w:val="24"/>
          <w:szCs w:val="24"/>
          <w:lang w:val="es-ES_tradnl"/>
        </w:rPr>
        <w:t>et al</w:t>
      </w:r>
      <w:r w:rsidR="009415CB" w:rsidRPr="009415CB">
        <w:rPr>
          <w:rFonts w:ascii="Times New Roman" w:hAnsi="Times New Roman" w:cs="Times New Roman"/>
          <w:noProof/>
          <w:sz w:val="24"/>
          <w:szCs w:val="24"/>
          <w:lang w:val="es-ES_tradnl"/>
        </w:rPr>
        <w:t xml:space="preserve">., 2017a; Storz </w:t>
      </w:r>
      <w:r w:rsidR="00A01770" w:rsidRPr="00A01770">
        <w:rPr>
          <w:rFonts w:ascii="Times New Roman" w:hAnsi="Times New Roman" w:cs="Times New Roman"/>
          <w:i/>
          <w:iCs/>
          <w:noProof/>
          <w:sz w:val="24"/>
          <w:szCs w:val="24"/>
          <w:lang w:val="es-ES_tradnl"/>
        </w:rPr>
        <w:t>et al</w:t>
      </w:r>
      <w:r w:rsidR="009415CB" w:rsidRPr="009415CB">
        <w:rPr>
          <w:rFonts w:ascii="Times New Roman" w:hAnsi="Times New Roman" w:cs="Times New Roman"/>
          <w:noProof/>
          <w:sz w:val="24"/>
          <w:szCs w:val="24"/>
          <w:lang w:val="es-ES_tradnl"/>
        </w:rPr>
        <w:t>., 2003)</w:t>
      </w:r>
      <w:r w:rsidR="009415CB">
        <w:rPr>
          <w:rFonts w:ascii="Times New Roman" w:hAnsi="Times New Roman" w:cs="Times New Roman"/>
          <w:sz w:val="24"/>
          <w:szCs w:val="24"/>
          <w:lang w:val="es-ES_tradnl"/>
        </w:rPr>
        <w:fldChar w:fldCharType="end"/>
      </w:r>
      <w:r w:rsidR="00141955">
        <w:rPr>
          <w:rFonts w:ascii="Times New Roman" w:hAnsi="Times New Roman" w:cs="Times New Roman"/>
          <w:sz w:val="24"/>
          <w:szCs w:val="24"/>
          <w:lang w:val="es-ES_tradnl"/>
        </w:rPr>
        <w:t>.</w:t>
      </w:r>
      <w:r w:rsidR="009415CB">
        <w:rPr>
          <w:rFonts w:ascii="Times New Roman" w:hAnsi="Times New Roman" w:cs="Times New Roman"/>
          <w:sz w:val="24"/>
          <w:szCs w:val="24"/>
          <w:lang w:val="es-ES_tradnl"/>
        </w:rPr>
        <w:t xml:space="preserve"> </w:t>
      </w:r>
      <w:r w:rsidR="00022B37" w:rsidRPr="00DC671C">
        <w:rPr>
          <w:rFonts w:ascii="Times New Roman" w:hAnsi="Times New Roman" w:cs="Times New Roman"/>
          <w:sz w:val="24"/>
          <w:szCs w:val="24"/>
          <w:lang w:val="es-ES_tradnl"/>
        </w:rPr>
        <w:t xml:space="preserve">De igual manera, </w:t>
      </w:r>
      <w:r w:rsidR="00CF0344" w:rsidRPr="00DC671C">
        <w:rPr>
          <w:rFonts w:ascii="Times New Roman" w:hAnsi="Times New Roman" w:cs="Times New Roman"/>
          <w:sz w:val="24"/>
          <w:szCs w:val="24"/>
          <w:lang w:val="es-ES_tradnl"/>
        </w:rPr>
        <w:fldChar w:fldCharType="begin" w:fldLock="1"/>
      </w:r>
      <w:r w:rsidR="00CF0344" w:rsidRPr="00DC671C">
        <w:rPr>
          <w:rFonts w:ascii="Times New Roman" w:hAnsi="Times New Roman" w:cs="Times New Roman"/>
          <w:sz w:val="24"/>
          <w:szCs w:val="24"/>
          <w:lang w:val="es-ES_tradnl"/>
        </w:rPr>
        <w:instrText>ADDIN CSL_CITATION {"citationItems":[{"id":"ITEM-1","itemData":{"DOI":"10.1016/j.resourpol.2018.11.016","ISSN":"03014207","abstract":"This paper uses a modified identification method to identify zombie firms from a large sample of coal mining companies in China. It analyzes the prevalence of zombie firms over time and their distribution across different regions and ownership types. It also investigates the causes of the emergence of zombies and evaluates the effectiveness of various restructuring measures for resolving zombie firms. The results indicate that government interventions and subsidized bank credit are important causes of zombie firms, and continuous financial support from the government or banks does not contribute to the recovery of zombie firms. While reductions in labor costs, ownership reforms, and deleveraging can effectively resolve zombie firms, the injection or sale of assets has an ambiguous impact on the recovery of zombie firms. This study contributes to an understanding of the causes of the emergence of zombie firms and provides some policy implications for tackling zombie firms in China's coal sector.","author":[{"dropping-particle":"","family":"Dai","given":"Xiaoyong","non-dropping-particle":"","parse-names":false,"suffix":""},{"dropping-particle":"","family":"Qiao","given":"Xiaole","non-dropping-particle":"","parse-names":false,"suffix":""},{"dropping-particle":"","family":"Song","given":"Lin","non-dropping-particle":"","parse-names":false,"suffix":""}],"container-title":"Resources Policy","id":"ITEM-1","issue":"November 2018","issued":{"date-parts":[["2019"]]},"page":"664-673","publisher":"Elsevier Ltd","title":"Zombie firms in China's coal mining sector: Identification, transition determinants and policy implications","type":"article-journal","volume":"62"},"uris":["http://www.mendeley.com/documents/?uuid=cfe955cb-fabe-4fe2-bbef-eeaa4bf38afa"]},{"id":"ITEM-2","itemData":{"DOI":"10.1016/j.econmod.2020.02.017","ISSN":"02649993","abstract":"Zombie firms cause serious, widespread harm to the economy. It is thus important to clarify the reasons for their formation. This paper empirically investigates the effects of government intervention on the formation of zombie firms. It suggests that a greater degree of government intervention can increase the risk that a firm will become a zombie firm. Robustness tests and endogeneity tests confirm this finding. Further, we undertake a preliminary exploration of the mechanism of government intervention on the formation of zombie firms, and study how government behaviors affect the formation of such firms from various perspectives. Analysis reveals that government induces the formation of zombie firms by means of subsidies, resource support, financial support, and tax. To a certain extent, the conclusions of this paper could guide the formulation and revision of government policies, which would be conducive to adjusting the direction and intensity of government intervention and providing new ideas for supply-side structural reforms in China. The Chinese government should further increase the role of market force in its reforms.","author":[{"dropping-particle":"","family":"Chang","given":"Qingqing","non-dropping-particle":"","parse-names":false,"suffix":""},{"dropping-particle":"","family":"Zhou","given":"Yisihong","non-dropping-particle":"","parse-names":false,"suffix":""},{"dropping-particle":"","family":"Liu","given":"Guangqiang","non-dropping-particle":"","parse-names":false,"suffix":""},{"dropping-particle":"","family":"Wang","given":"Di","non-dropping-particle":"","parse-names":false,"suffix":""},{"dropping-particle":"","family":"Zhang","given":"Xiaojie","non-dropping-particle":"","parse-names":false,"suffix":""}],"container-title":"Economic Modelling","id":"ITEM-2","issue":"December 2019","issued":{"date-parts":[["2021"]]},"page":"768-779","publisher":"Elsevier Ltd","title":"How does government intervention affect the formation of zombie firms?","type":"article-journal","volume":"94"},"uris":["http://www.mendeley.com/documents/?uuid=545f0094-8913-452e-967c-733d92a5d905"]}],"mendeley":{"formattedCitation":"(Chang et al., 2021; Dai et al., 2019)","manualFormatting":"Chang et al. (2021) y Dai et al. (2019)","plainTextFormattedCitation":"(Chang et al., 2021; Dai et al., 2019)","previouslyFormattedCitation":"(Chang et al., 2021; Dai et al., 2019)"},"properties":{"noteIndex":0},"schema":"https://github.com/citation-style-language/schema/raw/master/csl-citation.json"}</w:instrText>
      </w:r>
      <w:r w:rsidR="00CF0344" w:rsidRPr="00DC671C">
        <w:rPr>
          <w:rFonts w:ascii="Times New Roman" w:hAnsi="Times New Roman" w:cs="Times New Roman"/>
          <w:sz w:val="24"/>
          <w:szCs w:val="24"/>
          <w:lang w:val="es-ES_tradnl"/>
        </w:rPr>
        <w:fldChar w:fldCharType="separate"/>
      </w:r>
      <w:r w:rsidR="00CF0344" w:rsidRPr="00DC671C">
        <w:rPr>
          <w:rFonts w:ascii="Times New Roman" w:hAnsi="Times New Roman" w:cs="Times New Roman"/>
          <w:noProof/>
          <w:sz w:val="24"/>
          <w:szCs w:val="24"/>
          <w:lang w:val="es-ES_tradnl"/>
        </w:rPr>
        <w:t xml:space="preserve">Chang </w:t>
      </w:r>
      <w:r w:rsidR="00A01770" w:rsidRPr="00A01770">
        <w:rPr>
          <w:rFonts w:ascii="Times New Roman" w:hAnsi="Times New Roman" w:cs="Times New Roman"/>
          <w:i/>
          <w:iCs/>
          <w:noProof/>
          <w:sz w:val="24"/>
          <w:szCs w:val="24"/>
          <w:lang w:val="es-ES_tradnl"/>
        </w:rPr>
        <w:t>et al</w:t>
      </w:r>
      <w:r w:rsidR="00CF0344" w:rsidRPr="00DC671C">
        <w:rPr>
          <w:rFonts w:ascii="Times New Roman" w:hAnsi="Times New Roman" w:cs="Times New Roman"/>
          <w:noProof/>
          <w:sz w:val="24"/>
          <w:szCs w:val="24"/>
          <w:lang w:val="es-ES_tradnl"/>
        </w:rPr>
        <w:t xml:space="preserve">. (2021) y Dai </w:t>
      </w:r>
      <w:r w:rsidR="00A01770" w:rsidRPr="00A01770">
        <w:rPr>
          <w:rFonts w:ascii="Times New Roman" w:hAnsi="Times New Roman" w:cs="Times New Roman"/>
          <w:i/>
          <w:iCs/>
          <w:noProof/>
          <w:sz w:val="24"/>
          <w:szCs w:val="24"/>
          <w:lang w:val="es-ES_tradnl"/>
        </w:rPr>
        <w:t>et al</w:t>
      </w:r>
      <w:r w:rsidR="00CF0344" w:rsidRPr="00DC671C">
        <w:rPr>
          <w:rFonts w:ascii="Times New Roman" w:hAnsi="Times New Roman" w:cs="Times New Roman"/>
          <w:noProof/>
          <w:sz w:val="24"/>
          <w:szCs w:val="24"/>
          <w:lang w:val="es-ES_tradnl"/>
        </w:rPr>
        <w:t>. (2019)</w:t>
      </w:r>
      <w:r w:rsidR="00CF0344" w:rsidRPr="00DC671C">
        <w:rPr>
          <w:rFonts w:ascii="Times New Roman" w:hAnsi="Times New Roman" w:cs="Times New Roman"/>
          <w:sz w:val="24"/>
          <w:szCs w:val="24"/>
          <w:lang w:val="es-ES_tradnl"/>
        </w:rPr>
        <w:fldChar w:fldCharType="end"/>
      </w:r>
      <w:r w:rsidR="00022B37" w:rsidRPr="00DC671C">
        <w:rPr>
          <w:rFonts w:ascii="Times New Roman" w:hAnsi="Times New Roman" w:cs="Times New Roman"/>
          <w:sz w:val="24"/>
          <w:szCs w:val="24"/>
          <w:lang w:val="es-ES_tradnl"/>
        </w:rPr>
        <w:t xml:space="preserve"> </w:t>
      </w:r>
      <w:r w:rsidR="00CF0344" w:rsidRPr="00DC671C">
        <w:rPr>
          <w:rFonts w:ascii="Times New Roman" w:hAnsi="Times New Roman" w:cs="Times New Roman"/>
          <w:sz w:val="24"/>
          <w:szCs w:val="24"/>
          <w:lang w:val="es-ES_tradnl"/>
        </w:rPr>
        <w:t xml:space="preserve">proponen que </w:t>
      </w:r>
      <w:r w:rsidR="008B16F4" w:rsidRPr="00DC671C">
        <w:rPr>
          <w:rFonts w:ascii="Times New Roman" w:hAnsi="Times New Roman" w:cs="Times New Roman"/>
          <w:sz w:val="24"/>
          <w:szCs w:val="24"/>
          <w:lang w:val="es-ES_tradnl"/>
        </w:rPr>
        <w:t>cuanto</w:t>
      </w:r>
      <w:r w:rsidR="00CF0344" w:rsidRPr="00DC671C">
        <w:rPr>
          <w:rFonts w:ascii="Times New Roman" w:hAnsi="Times New Roman" w:cs="Times New Roman"/>
          <w:sz w:val="24"/>
          <w:szCs w:val="24"/>
          <w:lang w:val="es-ES_tradnl"/>
        </w:rPr>
        <w:t xml:space="preserve"> mayor es el apalancamiento de la empresa</w:t>
      </w:r>
      <w:r w:rsidR="00CE2AF4" w:rsidRPr="00DC671C">
        <w:rPr>
          <w:rFonts w:ascii="Times New Roman" w:hAnsi="Times New Roman" w:cs="Times New Roman"/>
          <w:sz w:val="24"/>
          <w:szCs w:val="24"/>
          <w:lang w:val="es-ES_tradnl"/>
        </w:rPr>
        <w:t>,</w:t>
      </w:r>
      <w:r w:rsidR="00CF0344" w:rsidRPr="00DC671C">
        <w:rPr>
          <w:rFonts w:ascii="Times New Roman" w:hAnsi="Times New Roman" w:cs="Times New Roman"/>
          <w:sz w:val="24"/>
          <w:szCs w:val="24"/>
          <w:lang w:val="es-ES_tradnl"/>
        </w:rPr>
        <w:t xml:space="preserve"> mayor es la probabilidad de convertirse en zombi.</w:t>
      </w:r>
      <w:r w:rsidR="00E61827" w:rsidRPr="00DC671C">
        <w:rPr>
          <w:rFonts w:ascii="Times New Roman" w:hAnsi="Times New Roman" w:cs="Times New Roman"/>
          <w:sz w:val="24"/>
          <w:szCs w:val="24"/>
          <w:lang w:val="es-ES_tradnl"/>
        </w:rPr>
        <w:t xml:space="preserve"> </w:t>
      </w:r>
      <w:r w:rsidR="00AB6297">
        <w:rPr>
          <w:rFonts w:ascii="Times New Roman" w:hAnsi="Times New Roman" w:cs="Times New Roman"/>
          <w:sz w:val="24"/>
          <w:szCs w:val="24"/>
          <w:lang w:val="es-ES_tradnl"/>
        </w:rPr>
        <w:t>Otra</w:t>
      </w:r>
      <w:r w:rsidR="00022B37" w:rsidRPr="00DC671C">
        <w:rPr>
          <w:rFonts w:ascii="Times New Roman" w:hAnsi="Times New Roman" w:cs="Times New Roman"/>
          <w:sz w:val="24"/>
          <w:szCs w:val="24"/>
          <w:lang w:val="es-ES_tradnl"/>
        </w:rPr>
        <w:t xml:space="preserve"> medida financiera que está relacionada con las </w:t>
      </w:r>
      <w:r w:rsidR="005821EF" w:rsidRPr="00DC671C">
        <w:rPr>
          <w:rFonts w:ascii="Times New Roman" w:hAnsi="Times New Roman" w:cs="Times New Roman"/>
          <w:sz w:val="24"/>
          <w:szCs w:val="24"/>
          <w:lang w:val="es-ES_tradnl"/>
        </w:rPr>
        <w:t>mencionadas anteriormente</w:t>
      </w:r>
      <w:r w:rsidR="00022B37" w:rsidRPr="00DC671C">
        <w:rPr>
          <w:rFonts w:ascii="Times New Roman" w:hAnsi="Times New Roman" w:cs="Times New Roman"/>
          <w:sz w:val="24"/>
          <w:szCs w:val="24"/>
          <w:lang w:val="es-ES_tradnl"/>
        </w:rPr>
        <w:t xml:space="preserve"> es la</w:t>
      </w:r>
      <w:r w:rsidR="00763FB3" w:rsidRPr="00DC671C">
        <w:rPr>
          <w:rFonts w:ascii="Times New Roman" w:hAnsi="Times New Roman" w:cs="Times New Roman"/>
          <w:sz w:val="24"/>
          <w:szCs w:val="24"/>
          <w:lang w:val="es-ES_tradnl"/>
        </w:rPr>
        <w:t xml:space="preserve"> rentabilidad financiera (ROE) de </w:t>
      </w:r>
      <w:r w:rsidR="00022B37" w:rsidRPr="00DC671C">
        <w:rPr>
          <w:rFonts w:ascii="Times New Roman" w:hAnsi="Times New Roman" w:cs="Times New Roman"/>
          <w:sz w:val="24"/>
          <w:szCs w:val="24"/>
          <w:lang w:val="es-ES_tradnl"/>
        </w:rPr>
        <w:t>la</w:t>
      </w:r>
      <w:r w:rsidR="00763FB3" w:rsidRPr="00DC671C">
        <w:rPr>
          <w:rFonts w:ascii="Times New Roman" w:hAnsi="Times New Roman" w:cs="Times New Roman"/>
          <w:sz w:val="24"/>
          <w:szCs w:val="24"/>
          <w:lang w:val="es-ES_tradnl"/>
        </w:rPr>
        <w:t xml:space="preserve"> empresa</w:t>
      </w:r>
      <w:r w:rsidR="00022B37" w:rsidRPr="00DC671C">
        <w:rPr>
          <w:rFonts w:ascii="Times New Roman" w:hAnsi="Times New Roman" w:cs="Times New Roman"/>
          <w:sz w:val="24"/>
          <w:szCs w:val="24"/>
          <w:lang w:val="es-ES_tradnl"/>
        </w:rPr>
        <w:t>.</w:t>
      </w:r>
      <w:r w:rsidR="00E61827" w:rsidRPr="00DC671C">
        <w:rPr>
          <w:rFonts w:ascii="Times New Roman" w:hAnsi="Times New Roman" w:cs="Times New Roman"/>
          <w:sz w:val="24"/>
          <w:szCs w:val="24"/>
          <w:lang w:val="es-ES_tradnl"/>
        </w:rPr>
        <w:t xml:space="preserve"> </w:t>
      </w:r>
      <w:r w:rsidR="005821EF" w:rsidRPr="00DC671C">
        <w:rPr>
          <w:rFonts w:ascii="Times New Roman" w:hAnsi="Times New Roman" w:cs="Times New Roman"/>
          <w:sz w:val="24"/>
          <w:szCs w:val="24"/>
          <w:lang w:val="es-ES_tradnl"/>
        </w:rPr>
        <w:t>De este modo</w:t>
      </w:r>
      <w:r w:rsidR="00022B37" w:rsidRPr="00DC671C">
        <w:rPr>
          <w:rFonts w:ascii="Times New Roman" w:hAnsi="Times New Roman" w:cs="Times New Roman"/>
          <w:sz w:val="24"/>
          <w:szCs w:val="24"/>
          <w:lang w:val="es-ES_tradnl"/>
        </w:rPr>
        <w:t xml:space="preserve">, </w:t>
      </w:r>
      <w:r w:rsidR="00E61827" w:rsidRPr="00DC671C">
        <w:rPr>
          <w:rFonts w:ascii="Times New Roman" w:hAnsi="Times New Roman" w:cs="Times New Roman"/>
          <w:sz w:val="24"/>
          <w:szCs w:val="24"/>
          <w:lang w:val="es-ES_tradnl"/>
        </w:rPr>
        <w:fldChar w:fldCharType="begin" w:fldLock="1"/>
      </w:r>
      <w:r w:rsidR="00F32A86" w:rsidRPr="00DC671C">
        <w:rPr>
          <w:rFonts w:ascii="Times New Roman" w:hAnsi="Times New Roman" w:cs="Times New Roman"/>
          <w:sz w:val="24"/>
          <w:szCs w:val="24"/>
          <w:lang w:val="es-ES_tradnl"/>
        </w:rPr>
        <w:instrText>ADDIN CSL_CITATION {"citationItems":[{"id":"ITEM-1","itemData":{"DOI":"10.1016/j.iref.2018.12.007","ISSN":"10590560","abstract":"Using a sample of privately owned listed firms in China, we document that firms’ political connections have a positive effect on their likelihood of becoming insolvent and inefficient (which we call zombies or zombie firms). The results are more pronounced for firms that are located in regions with extensive government intervention or weak institutional environment. In addition, for firms without political connections, the presence of zombie firms has larger negative spillover effects on the investment and productivity of healthy firms compared with zombie firms in the same industry. Curiously, such differential negative spillover effects are not observed for firms with political connections.","author":[{"dropping-particle":"","family":"He","given":"Qing","non-dropping-particle":"","parse-names":false,"suffix":""},{"dropping-particle":"","family":"Li","given":"Xiaoyang","non-dropping-particle":"","parse-names":false,"suffix":""},{"dropping-particle":"","family":"Zhu","given":"Wenyu","non-dropping-particle":"","parse-names":false,"suffix":""}],"container-title":"International Review of Economics and Finance","id":"ITEM-1","issue":"December 2018","issued":{"date-parts":[["2020"]]},"page":"1056-1070","publisher":"Elsevier Ltd","title":"Political connection and the walking dead: Evidence from China's privately owned firms","type":"article-journal","volume":"69"},"uris":["http://www.mendeley.com/documents/?uuid=316901db-2035-42f6-b903-fcf67ff1cabb"]}],"mendeley":{"formattedCitation":"(He et al., 2020)","manualFormatting":"He et al. (2020)","plainTextFormattedCitation":"(He et al., 2020)","previouslyFormattedCitation":"(He et al., 2020)"},"properties":{"noteIndex":0},"schema":"https://github.com/citation-style-language/schema/raw/master/csl-citation.json"}</w:instrText>
      </w:r>
      <w:r w:rsidR="00E61827" w:rsidRPr="00DC671C">
        <w:rPr>
          <w:rFonts w:ascii="Times New Roman" w:hAnsi="Times New Roman" w:cs="Times New Roman"/>
          <w:sz w:val="24"/>
          <w:szCs w:val="24"/>
          <w:lang w:val="es-ES_tradnl"/>
        </w:rPr>
        <w:fldChar w:fldCharType="separate"/>
      </w:r>
      <w:r w:rsidR="00E61827" w:rsidRPr="00DC671C">
        <w:rPr>
          <w:rFonts w:ascii="Times New Roman" w:hAnsi="Times New Roman" w:cs="Times New Roman"/>
          <w:noProof/>
          <w:sz w:val="24"/>
          <w:szCs w:val="24"/>
          <w:lang w:val="es-ES_tradnl"/>
        </w:rPr>
        <w:t xml:space="preserve">He </w:t>
      </w:r>
      <w:r w:rsidR="00A01770" w:rsidRPr="00A01770">
        <w:rPr>
          <w:rFonts w:ascii="Times New Roman" w:hAnsi="Times New Roman" w:cs="Times New Roman"/>
          <w:i/>
          <w:iCs/>
          <w:noProof/>
          <w:sz w:val="24"/>
          <w:szCs w:val="24"/>
          <w:lang w:val="es-ES_tradnl"/>
        </w:rPr>
        <w:t>et al</w:t>
      </w:r>
      <w:r w:rsidR="00E61827" w:rsidRPr="00DC671C">
        <w:rPr>
          <w:rFonts w:ascii="Times New Roman" w:hAnsi="Times New Roman" w:cs="Times New Roman"/>
          <w:noProof/>
          <w:sz w:val="24"/>
          <w:szCs w:val="24"/>
          <w:lang w:val="es-ES_tradnl"/>
        </w:rPr>
        <w:t>. (2020)</w:t>
      </w:r>
      <w:r w:rsidR="00E61827" w:rsidRPr="00DC671C">
        <w:rPr>
          <w:rFonts w:ascii="Times New Roman" w:hAnsi="Times New Roman" w:cs="Times New Roman"/>
          <w:sz w:val="24"/>
          <w:szCs w:val="24"/>
          <w:lang w:val="es-ES_tradnl"/>
        </w:rPr>
        <w:fldChar w:fldCharType="end"/>
      </w:r>
      <w:r w:rsidR="00E61827" w:rsidRPr="00DC671C">
        <w:rPr>
          <w:rFonts w:ascii="Times New Roman" w:hAnsi="Times New Roman" w:cs="Times New Roman"/>
          <w:sz w:val="24"/>
          <w:szCs w:val="24"/>
          <w:lang w:val="es-ES_tradnl"/>
        </w:rPr>
        <w:t xml:space="preserve"> </w:t>
      </w:r>
      <w:r w:rsidR="00D75595">
        <w:rPr>
          <w:rFonts w:ascii="Times New Roman" w:hAnsi="Times New Roman" w:cs="Times New Roman"/>
          <w:sz w:val="24"/>
          <w:szCs w:val="24"/>
          <w:lang w:val="es-ES_tradnl"/>
        </w:rPr>
        <w:t>señalan</w:t>
      </w:r>
      <w:r w:rsidR="00E61827" w:rsidRPr="00DC671C">
        <w:rPr>
          <w:rFonts w:ascii="Times New Roman" w:hAnsi="Times New Roman" w:cs="Times New Roman"/>
          <w:sz w:val="24"/>
          <w:szCs w:val="24"/>
          <w:lang w:val="es-ES_tradnl"/>
        </w:rPr>
        <w:t xml:space="preserve"> que una empresa con menor ROE</w:t>
      </w:r>
      <w:r w:rsidR="00595C28">
        <w:rPr>
          <w:rFonts w:ascii="Times New Roman" w:hAnsi="Times New Roman" w:cs="Times New Roman"/>
          <w:sz w:val="24"/>
          <w:szCs w:val="24"/>
          <w:lang w:val="es-ES_tradnl"/>
        </w:rPr>
        <w:t xml:space="preserve"> (debido a </w:t>
      </w:r>
      <w:r w:rsidR="00606288">
        <w:rPr>
          <w:rFonts w:ascii="Times New Roman" w:hAnsi="Times New Roman" w:cs="Times New Roman"/>
          <w:sz w:val="24"/>
          <w:szCs w:val="24"/>
          <w:lang w:val="es-ES_tradnl"/>
        </w:rPr>
        <w:t xml:space="preserve">sus </w:t>
      </w:r>
      <w:r w:rsidR="00595C28">
        <w:rPr>
          <w:rFonts w:ascii="Times New Roman" w:hAnsi="Times New Roman" w:cs="Times New Roman"/>
          <w:sz w:val="24"/>
          <w:szCs w:val="24"/>
          <w:lang w:val="es-ES_tradnl"/>
        </w:rPr>
        <w:t>menores beneficios netos)</w:t>
      </w:r>
      <w:r w:rsidR="00E61827" w:rsidRPr="00DC671C">
        <w:rPr>
          <w:rFonts w:ascii="Times New Roman" w:hAnsi="Times New Roman" w:cs="Times New Roman"/>
          <w:sz w:val="24"/>
          <w:szCs w:val="24"/>
          <w:lang w:val="es-ES_tradnl"/>
        </w:rPr>
        <w:t xml:space="preserve"> </w:t>
      </w:r>
      <w:r w:rsidR="00763FB3" w:rsidRPr="00DC671C">
        <w:rPr>
          <w:rFonts w:ascii="Times New Roman" w:hAnsi="Times New Roman" w:cs="Times New Roman"/>
          <w:sz w:val="24"/>
          <w:szCs w:val="24"/>
          <w:lang w:val="es-ES_tradnl"/>
        </w:rPr>
        <w:t>presenta</w:t>
      </w:r>
      <w:r w:rsidR="00E61827" w:rsidRPr="00DC671C">
        <w:rPr>
          <w:rFonts w:ascii="Times New Roman" w:hAnsi="Times New Roman" w:cs="Times New Roman"/>
          <w:sz w:val="24"/>
          <w:szCs w:val="24"/>
          <w:lang w:val="es-ES_tradnl"/>
        </w:rPr>
        <w:t xml:space="preserve"> </w:t>
      </w:r>
      <w:r w:rsidR="00763FB3" w:rsidRPr="00DC671C">
        <w:rPr>
          <w:rFonts w:ascii="Times New Roman" w:hAnsi="Times New Roman" w:cs="Times New Roman"/>
          <w:sz w:val="24"/>
          <w:szCs w:val="24"/>
          <w:lang w:val="es-ES_tradnl"/>
        </w:rPr>
        <w:t>mayores</w:t>
      </w:r>
      <w:r w:rsidR="00E61827" w:rsidRPr="00DC671C">
        <w:rPr>
          <w:rFonts w:ascii="Times New Roman" w:hAnsi="Times New Roman" w:cs="Times New Roman"/>
          <w:sz w:val="24"/>
          <w:szCs w:val="24"/>
          <w:lang w:val="es-ES_tradnl"/>
        </w:rPr>
        <w:t xml:space="preserve"> probabilidades de convertirse en una zombi.</w:t>
      </w:r>
    </w:p>
    <w:p w14:paraId="6EEB7F71" w14:textId="0F6A303F" w:rsidR="00282151" w:rsidRPr="00DC671C" w:rsidRDefault="00AB6297" w:rsidP="009109DF">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En lo que respecta a</w:t>
      </w:r>
      <w:r w:rsidR="00672DC2" w:rsidRPr="00DC671C">
        <w:rPr>
          <w:rFonts w:ascii="Times New Roman" w:hAnsi="Times New Roman" w:cs="Times New Roman"/>
          <w:sz w:val="24"/>
          <w:szCs w:val="24"/>
          <w:lang w:val="es-ES_tradnl"/>
        </w:rPr>
        <w:t xml:space="preserve"> las características económicas de </w:t>
      </w:r>
      <w:r w:rsidR="0058260B">
        <w:rPr>
          <w:rFonts w:ascii="Times New Roman" w:hAnsi="Times New Roman" w:cs="Times New Roman"/>
          <w:sz w:val="24"/>
          <w:szCs w:val="24"/>
          <w:lang w:val="es-ES_tradnl"/>
        </w:rPr>
        <w:t>é</w:t>
      </w:r>
      <w:r w:rsidR="00672DC2" w:rsidRPr="00DC671C">
        <w:rPr>
          <w:rFonts w:ascii="Times New Roman" w:hAnsi="Times New Roman" w:cs="Times New Roman"/>
          <w:sz w:val="24"/>
          <w:szCs w:val="24"/>
          <w:lang w:val="es-ES_tradnl"/>
        </w:rPr>
        <w:t>stas empresas, varios autores</w:t>
      </w:r>
      <w:r w:rsidR="00E052C4" w:rsidRPr="00DC671C">
        <w:rPr>
          <w:rFonts w:ascii="Times New Roman" w:hAnsi="Times New Roman" w:cs="Times New Roman"/>
          <w:sz w:val="24"/>
          <w:szCs w:val="24"/>
          <w:lang w:val="es-ES_tradnl"/>
        </w:rPr>
        <w:t xml:space="preserve"> </w:t>
      </w:r>
      <w:r w:rsidR="00E052C4" w:rsidRPr="00DC671C">
        <w:rPr>
          <w:rFonts w:ascii="Times New Roman" w:hAnsi="Times New Roman" w:cs="Times New Roman"/>
          <w:sz w:val="24"/>
          <w:szCs w:val="24"/>
          <w:lang w:val="es-ES_tradnl"/>
        </w:rPr>
        <w:fldChar w:fldCharType="begin" w:fldLock="1"/>
      </w:r>
      <w:r w:rsidR="00322567">
        <w:rPr>
          <w:rFonts w:ascii="Times New Roman" w:hAnsi="Times New Roman" w:cs="Times New Roman"/>
          <w:sz w:val="24"/>
          <w:szCs w:val="24"/>
          <w:lang w:val="es-ES_tradnl"/>
        </w:rPr>
        <w:instrText>ADDIN CSL_CITATION {"citationItems":[{"id":"ITEM-1","itemData":{"DOI":"10.1111/j.1468-5876.2006.00354.x","ISSN":"13524739","abstract":"Zombie firms are those firms that are insolvent and have little hope of recovery but avoid failure thanks to support from their banks. This paper identifies zombie firms in Japan, and compares the characteristics of zombies to other firms. Zombie firms are found to be less profitable, more indebted, more dependent on their main banks, more likely to be found in non-manufacturing industries and more often located outside large metropolitan areas. Overall, larger size makes the firm less likely to be a zombie, but among small firms, relatively larger firms are more likely to be protected and become zombies. Controlling for profitability, the exit probability for zombie firms does not differ from that for non-zombies. Zombie firms tend to increase employment by more (but do not reduce employment by more) than non-zombies. Finally, when the proportion of zombie firms in an industry increases, job creation declines and job destruction increases, and the effects are stronger for non-zombies. © 2006 Japanese Economic Association.","author":[{"dropping-particle":"","family":"Hoshi","given":"Takeo","non-dropping-particle":"","parse-names":false,"suffix":""}],"container-title":"Japanese Economic Review","id":"ITEM-1","issue":"1","issued":{"date-parts":[["2006"]]},"page":"30-49","title":"Economics of the living dead","type":"article-journal","volume":"57"},"uris":["http://www.mendeley.com/documents/?uuid=ba8d9490-5d9e-4b9c-a993-1dac5de2f64d"]},{"id":"ITEM-2","itemData":{"abstract":"Nonviable “zombie” firms have become a key concern in China. Using novel firm-level industrial survey data, this paper illustrates the central role of zombies and their strong linkages with state- owned enterprises (SOEs) in contributing to debt vulnerabilities and low productivity. As a group, zombie firms and SOEs account for an outsized share of corporate debt, contribute to much of the rise in debt, and face weak fundamentals. Empirical results also show that resolving these weak firms can generate significant gains of 0.7–1.2 percentage points in long-term growth per year. These results also shed light on the ongoing government strategy to tackle these issues by evaluating the effects of different restructuring options. In particular, deleveraging, reducing government subsidies, as well as operational restructuring through divestment and reducing redundancy have significant benefits in restoring corporate performance for zombie firms.","author":[{"dropping-particle":"","family":"Lam","given":"W Raphael","non-dropping-particle":"","parse-names":false,"suffix":""},{"dropping-particle":"","family":"Schipke","given":"Alfred","non-dropping-particle":"","parse-names":false,"suffix":""},{"dropping-particle":"","family":"Tan","given":"Yuyan","non-dropping-particle":"","parse-names":false,"suffix":""},{"dropping-particle":"","family":"Tan","given":"Zhibo","non-dropping-particle":"","parse-names":false,"suffix":""}],"container-title":"IMF Working Papers WP/17/266","id":"ITEM-2","issued":{"date-parts":[["2017"]]},"page":"26","title":"Resolving China ’ s Zombies : Tackling Debt and Raising Productivity","type":"article-journal"},"uris":["http://www.mendeley.com/documents/?uuid=223e1aec-c5f7-4fe3-a4ea-44ea1ce67870"]},{"id":"ITEM-3","itemData":{"DOI":"10.1016/j.resourpol.2018.11.016","ISSN":"03014207","abstract":"This paper uses a modified identification method to identify zombie firms from a large sample of coal mining companies in China. It analyzes the prevalence of zombie firms over time and their distribution across different regions and ownership types. It also investigates the causes of the emergence of zombies and evaluates the effectiveness of various restructuring measures for resolving zombie firms. The results indicate that government interventions and subsidized bank credit are important causes of zombie firms, and continuous financial support from the government or banks does not contribute to the recovery of zombie firms. While reductions in labor costs, ownership reforms, and deleveraging can effectively resolve zombie firms, the injection or sale of assets has an ambiguous impact on the recovery of zombie firms. This study contributes to an understanding of the causes of the emergence of zombie firms and provides some policy implications for tackling zombie firms in China's coal sector.","author":[{"dropping-particle":"","family":"Dai","given":"Xiaoyong","non-dropping-particle":"","parse-names":false,"suffix":""},{"dropping-particle":"","family":"Qiao","given":"Xiaole","non-dropping-particle":"","parse-names":false,"suffix":""},{"dropping-particle":"","family":"Song","given":"Lin","non-dropping-particle":"","parse-names":false,"suffix":""}],"container-title":"Resources Policy","id":"ITEM-3","issue":"November 2018","issued":{"date-parts":[["2019"]]},"page":"664-673","publisher":"Elsevier Ltd","title":"Zombie firms in China's coal mining sector: Identification, transition determinants and policy implications","type":"article-journal","volume":"62"},"uris":["http://www.mendeley.com/documents/?uuid=cfe955cb-fabe-4fe2-bbef-eeaa4bf38afa"]},{"id":"ITEM-4","itemData":{"DOI":"10.1016/j.japwor.2018.09.007","ISSN":"09221425","abstract":"The “soft budget problem,” by which banks loosen their lending stances toward long-term client firms despite worsening business conditions, has been widely discussed in the field of financial studies. In Japan, this problem has attracted attention particularly in connection to so-called “zombie firms,” financially weak firms sustained by discounted interest rates and evergreen lending which have become a major research and political interest in recent years. In this article, we focus on zombie firms among small and medium-sized enterprises (SME), a corporate category that has hitherto received less consideration in the discussion about Japan's zombie firms. We find that: (1) many zombie firms exist among SME and that the zombie firm ratio increases as firm size decreases; and (2) some zombie firms eventually emerge from zombie status among SME. In other words, zombie firms are likely problematic from the view of the efficiency of the industries to which they belong. But when one considers that many zombie firms achieve revival, it would seem inappropriate to uniformly promote their elimination. Since ending zombie status seems to directly imply market exit for many SME, it is important to conduct preliminary screening to prevent the creation of zombie firms in the first place.","author":[{"dropping-particle":"","family":"Goto","given":"Yasuo","non-dropping-particle":"","parse-names":false,"suffix":""},{"dropping-particle":"","family":"Wilbur","given":"Scott","non-dropping-particle":"","parse-names":false,"suffix":""}],"container-title":"Japan and the World Economy","id":"ITEM-4","issue":"December 2017","issued":{"date-parts":[["2019"]]},"page":"105-112","publisher":"Elsevier","title":"Unfinished business: Zombie firms among SME in Japan's lost decades","type":"article-journal","volume":"49"},"uris":["http://www.mendeley.com/documents/?uuid=e69f5137-a4a2-4430-b943-d54e72593483"]},{"id":"ITEM-5","itemData":{"DOI":"10.21919/remef.v14i4.107","ISSN":"16655346","abstract":"El objetivo de este trabajo consiste en profundizar en la presencia de empresas zombis en la Bolsa Mexicana de Valores (BMV) y los factores que inciden en su existencia. Para ello, a través del método CHK se determinó la presencia de empresas zombis en México y, posteriormente, mediante un modelo logit se evalúa el impacto de la rentabilidad y la cuota de mercado en las empresas zombi. Los datos empleados corresponden a 102 empresas inscritas en el mercado de valores de México en el año 2015, lo cual permitió identificar la presencia de 18 empresas con características zombis. Mientras que el análisis empírico confirmó que la cuota de mercado impacta positivamente a las empresas zombis, mientras que la rentabilidad disminuye la probabilidad de incurrir en esta situación. El modelo empleado representa uno de los trabajos pioneros en América Latina sobre este tipo de empresas y da luz sobre el comportamiento que siguen dichas organizaciones mostrando que las características del mercado pueden ser otros predictores importantes de las empresas zombis y representan futuras líneas de investigación relevantes.","author":[{"dropping-particle":"","family":"la Garza Cárdenas","given":"Manuel Humberto","non-dropping-particle":"De","parse-names":false,"suffix":""},{"dropping-particle":"","family":"Sánchez Tovar","given":"Yesenia","non-dropping-particle":"","parse-names":false,"suffix":""},{"dropping-particle":"","family":"Zerón Félix","given":"Mariana","non-dropping-particle":"","parse-names":false,"suffix":""}],"container-title":"Revista Mexicana de Economía y Finanzas","id":"ITEM-5","issue":"4","issued":{"date-parts":[["2019"]]},"page":"729-743","title":"Impacto de la rentabilidad y la cuota de mercado en las empresas zombis en México","type":"article-journal","volume":"14"},"uris":["http://www.mendeley.com/documents/?uuid=235b7a14-48d3-47ba-a791-1ae38c8c1b46"]}],"mendeley":{"formattedCitation":"(Dai et al., 2019; De la Garza Cárdenas et al., 2019; Goto &amp; Wilbur, 2019; Hoshi, 2006; Lam et al., 2017b)","manualFormatting":"(e.g. Dai et al., 2019; De la Garza Cárdenas et al., 2019; Goto &amp; Wilbur, 2019; Hoshi, 2006; Lam et al., 2017)","plainTextFormattedCitation":"(Dai et al., 2019; De la Garza Cárdenas et al., 2019; Goto &amp; Wilbur, 2019; Hoshi, 2006; Lam et al., 2017b)","previouslyFormattedCitation":"(Dai et al., 2019; De la Garza Cárdenas et al., 2019; Goto &amp; Wilbur, 2019; Hoshi, 2006; Lam et al., 2017b)"},"properties":{"noteIndex":0},"schema":"https://github.com/citation-style-language/schema/raw/master/csl-citation.json"}</w:instrText>
      </w:r>
      <w:r w:rsidR="00E052C4" w:rsidRPr="00DC671C">
        <w:rPr>
          <w:rFonts w:ascii="Times New Roman" w:hAnsi="Times New Roman" w:cs="Times New Roman"/>
          <w:sz w:val="24"/>
          <w:szCs w:val="24"/>
          <w:lang w:val="es-ES_tradnl"/>
        </w:rPr>
        <w:fldChar w:fldCharType="separate"/>
      </w:r>
      <w:r w:rsidR="0098440E" w:rsidRPr="00DC671C">
        <w:rPr>
          <w:rFonts w:ascii="Times New Roman" w:hAnsi="Times New Roman" w:cs="Times New Roman"/>
          <w:noProof/>
          <w:sz w:val="24"/>
          <w:szCs w:val="24"/>
          <w:lang w:val="es-ES_tradnl"/>
        </w:rPr>
        <w:t>(</w:t>
      </w:r>
      <w:r w:rsidR="00CE2AF4" w:rsidRPr="00DC671C">
        <w:rPr>
          <w:rFonts w:ascii="Times New Roman" w:hAnsi="Times New Roman" w:cs="Times New Roman"/>
          <w:i/>
          <w:iCs/>
          <w:noProof/>
          <w:sz w:val="24"/>
          <w:szCs w:val="24"/>
          <w:lang w:val="es-ES_tradnl"/>
        </w:rPr>
        <w:t xml:space="preserve">e.g. </w:t>
      </w:r>
      <w:r w:rsidR="0098440E" w:rsidRPr="00DC671C">
        <w:rPr>
          <w:rFonts w:ascii="Times New Roman" w:hAnsi="Times New Roman" w:cs="Times New Roman"/>
          <w:noProof/>
          <w:sz w:val="24"/>
          <w:szCs w:val="24"/>
          <w:lang w:val="es-ES_tradnl"/>
        </w:rPr>
        <w:t xml:space="preserve">Dai </w:t>
      </w:r>
      <w:r w:rsidR="00A01770" w:rsidRPr="00A01770">
        <w:rPr>
          <w:rFonts w:ascii="Times New Roman" w:hAnsi="Times New Roman" w:cs="Times New Roman"/>
          <w:i/>
          <w:iCs/>
          <w:noProof/>
          <w:sz w:val="24"/>
          <w:szCs w:val="24"/>
          <w:lang w:val="es-ES_tradnl"/>
        </w:rPr>
        <w:t>et al</w:t>
      </w:r>
      <w:r w:rsidR="0098440E" w:rsidRPr="00DC671C">
        <w:rPr>
          <w:rFonts w:ascii="Times New Roman" w:hAnsi="Times New Roman" w:cs="Times New Roman"/>
          <w:noProof/>
          <w:sz w:val="24"/>
          <w:szCs w:val="24"/>
          <w:lang w:val="es-ES_tradnl"/>
        </w:rPr>
        <w:t xml:space="preserve">., 2019; De la Garza Cárdenas </w:t>
      </w:r>
      <w:r w:rsidR="00A01770" w:rsidRPr="00A01770">
        <w:rPr>
          <w:rFonts w:ascii="Times New Roman" w:hAnsi="Times New Roman" w:cs="Times New Roman"/>
          <w:i/>
          <w:iCs/>
          <w:noProof/>
          <w:sz w:val="24"/>
          <w:szCs w:val="24"/>
          <w:lang w:val="es-ES_tradnl"/>
        </w:rPr>
        <w:t>et al</w:t>
      </w:r>
      <w:r w:rsidR="0098440E" w:rsidRPr="00DC671C">
        <w:rPr>
          <w:rFonts w:ascii="Times New Roman" w:hAnsi="Times New Roman" w:cs="Times New Roman"/>
          <w:noProof/>
          <w:sz w:val="24"/>
          <w:szCs w:val="24"/>
          <w:lang w:val="es-ES_tradnl"/>
        </w:rPr>
        <w:t xml:space="preserve">., 2019; Goto &amp; Wilbur, 2019; Hoshi, 2006; Lam </w:t>
      </w:r>
      <w:r w:rsidR="00A01770" w:rsidRPr="00A01770">
        <w:rPr>
          <w:rFonts w:ascii="Times New Roman" w:hAnsi="Times New Roman" w:cs="Times New Roman"/>
          <w:i/>
          <w:iCs/>
          <w:noProof/>
          <w:sz w:val="24"/>
          <w:szCs w:val="24"/>
          <w:lang w:val="es-ES_tradnl"/>
        </w:rPr>
        <w:t>et al</w:t>
      </w:r>
      <w:r w:rsidR="0098440E" w:rsidRPr="00DC671C">
        <w:rPr>
          <w:rFonts w:ascii="Times New Roman" w:hAnsi="Times New Roman" w:cs="Times New Roman"/>
          <w:noProof/>
          <w:sz w:val="24"/>
          <w:szCs w:val="24"/>
          <w:lang w:val="es-ES_tradnl"/>
        </w:rPr>
        <w:t>., 2017)</w:t>
      </w:r>
      <w:r w:rsidR="00E052C4" w:rsidRPr="00DC671C">
        <w:rPr>
          <w:rFonts w:ascii="Times New Roman" w:hAnsi="Times New Roman" w:cs="Times New Roman"/>
          <w:sz w:val="24"/>
          <w:szCs w:val="24"/>
          <w:lang w:val="es-ES_tradnl"/>
        </w:rPr>
        <w:fldChar w:fldCharType="end"/>
      </w:r>
      <w:r w:rsidR="00672DC2" w:rsidRPr="00DC671C">
        <w:rPr>
          <w:rFonts w:ascii="Times New Roman" w:hAnsi="Times New Roman" w:cs="Times New Roman"/>
          <w:sz w:val="24"/>
          <w:szCs w:val="24"/>
          <w:lang w:val="es-ES_tradnl"/>
        </w:rPr>
        <w:t xml:space="preserve"> </w:t>
      </w:r>
      <w:r w:rsidR="00A52AA3" w:rsidRPr="00DC671C">
        <w:rPr>
          <w:rFonts w:ascii="Times New Roman" w:hAnsi="Times New Roman" w:cs="Times New Roman"/>
          <w:sz w:val="24"/>
          <w:szCs w:val="24"/>
          <w:lang w:val="es-ES_tradnl"/>
        </w:rPr>
        <w:t>coinciden</w:t>
      </w:r>
      <w:r w:rsidR="00CE2AF4" w:rsidRPr="00DC671C">
        <w:rPr>
          <w:rFonts w:ascii="Times New Roman" w:hAnsi="Times New Roman" w:cs="Times New Roman"/>
          <w:sz w:val="24"/>
          <w:szCs w:val="24"/>
          <w:lang w:val="es-ES_tradnl"/>
        </w:rPr>
        <w:t xml:space="preserve"> en la existencia de</w:t>
      </w:r>
      <w:r w:rsidR="00672DC2" w:rsidRPr="00DC671C">
        <w:rPr>
          <w:rFonts w:ascii="Times New Roman" w:hAnsi="Times New Roman" w:cs="Times New Roman"/>
          <w:sz w:val="24"/>
          <w:szCs w:val="24"/>
          <w:lang w:val="es-ES_tradnl"/>
        </w:rPr>
        <w:t xml:space="preserve"> una relación negativa</w:t>
      </w:r>
      <w:r w:rsidR="00CE2AF4" w:rsidRPr="00DC671C">
        <w:rPr>
          <w:rFonts w:ascii="Times New Roman" w:hAnsi="Times New Roman" w:cs="Times New Roman"/>
          <w:sz w:val="24"/>
          <w:szCs w:val="24"/>
          <w:lang w:val="es-ES_tradnl"/>
        </w:rPr>
        <w:t>,</w:t>
      </w:r>
      <w:r w:rsidR="00672DC2" w:rsidRPr="00DC671C">
        <w:rPr>
          <w:rFonts w:ascii="Times New Roman" w:hAnsi="Times New Roman" w:cs="Times New Roman"/>
          <w:sz w:val="24"/>
          <w:szCs w:val="24"/>
          <w:lang w:val="es-ES_tradnl"/>
        </w:rPr>
        <w:t xml:space="preserve"> entre la rentabilidad económica (ROA) y la probabilidad de ser una empresa zombi.</w:t>
      </w:r>
      <w:r w:rsidR="00F32A86" w:rsidRPr="00DC671C">
        <w:rPr>
          <w:rFonts w:ascii="Times New Roman" w:hAnsi="Times New Roman" w:cs="Times New Roman"/>
          <w:sz w:val="24"/>
          <w:szCs w:val="24"/>
          <w:lang w:val="es-ES_tradnl"/>
        </w:rPr>
        <w:t xml:space="preserve"> </w:t>
      </w:r>
      <w:r w:rsidR="00B43DBD">
        <w:rPr>
          <w:rFonts w:ascii="Times New Roman" w:hAnsi="Times New Roman" w:cs="Times New Roman"/>
          <w:sz w:val="24"/>
          <w:szCs w:val="24"/>
          <w:lang w:val="es-ES_tradnl"/>
        </w:rPr>
        <w:t xml:space="preserve">Así, </w:t>
      </w:r>
      <w:r w:rsidR="00F32A86" w:rsidRPr="00DC671C">
        <w:rPr>
          <w:rFonts w:ascii="Times New Roman" w:hAnsi="Times New Roman" w:cs="Times New Roman"/>
          <w:sz w:val="24"/>
          <w:szCs w:val="24"/>
          <w:lang w:val="es-ES_tradnl"/>
        </w:rPr>
        <w:fldChar w:fldCharType="begin" w:fldLock="1"/>
      </w:r>
      <w:r w:rsidR="00D602F3" w:rsidRPr="00DC671C">
        <w:rPr>
          <w:rFonts w:ascii="Times New Roman" w:hAnsi="Times New Roman" w:cs="Times New Roman"/>
          <w:sz w:val="24"/>
          <w:szCs w:val="24"/>
          <w:lang w:val="es-ES_tradnl"/>
        </w:rPr>
        <w:instrText>ADDIN CSL_CITATION {"citationItems":[{"id":"ITEM-1","itemData":{"DOI":"10.1080/00472778.2019.1696100","ISSN":"1540627X","abstract":"Inefficient and uncompetitive companies operating in the economy are a significant impediment to sustainable economic growth. This article contributes to the knowledge on so-called zombie firms. Using a Czech sample from 2003 to 2015, this research detected zombie firms and firms with negative equity, and investigated the process of zombie firms’ genesis and symptoms appearing in financial management before the company became a zombie. The results show that zombie firms are most often located in metropolitan areas, they are smaller companies, and most likely they are middle-aged companies. Negative development of firm financial performance significantly increases probability to become a zombie firm.","author":[{"dropping-particle":"","family":"Blažková","given":"Ivana","non-dropping-particle":"","parse-names":false,"suffix":""},{"dropping-particle":"","family":"Dvouletý","given":"Ondřej","non-dropping-particle":"","parse-names":false,"suffix":""}],"container-title":"Journal of Small Business Management","id":"ITEM-1","issued":{"date-parts":[["2020"]]},"publisher":"Routledge","title":"Zombies: Who are they and how do firms become zombies?","type":"article-journal","volume":"2778"},"uris":["http://www.mendeley.com/documents/?uuid=b5f3339c-5155-4c4e-ad9d-b705721c4243"]}],"mendeley":{"formattedCitation":"(Blažková &amp; Dvouletý, 2020)","manualFormatting":"Blažková &amp; Dvouletý (2020)","plainTextFormattedCitation":"(Blažková &amp; Dvouletý, 2020)","previouslyFormattedCitation":"(Blažková &amp; Dvouletý, 2020)"},"properties":{"noteIndex":0},"schema":"https://github.com/citation-style-language/schema/raw/master/csl-citation.json"}</w:instrText>
      </w:r>
      <w:r w:rsidR="00F32A86" w:rsidRPr="00DC671C">
        <w:rPr>
          <w:rFonts w:ascii="Times New Roman" w:hAnsi="Times New Roman" w:cs="Times New Roman"/>
          <w:sz w:val="24"/>
          <w:szCs w:val="24"/>
          <w:lang w:val="es-ES_tradnl"/>
        </w:rPr>
        <w:fldChar w:fldCharType="separate"/>
      </w:r>
      <w:r w:rsidR="00F32A86" w:rsidRPr="00DC671C">
        <w:rPr>
          <w:rFonts w:ascii="Times New Roman" w:hAnsi="Times New Roman" w:cs="Times New Roman"/>
          <w:noProof/>
          <w:sz w:val="24"/>
          <w:szCs w:val="24"/>
          <w:lang w:val="es-ES_tradnl"/>
        </w:rPr>
        <w:t>Blažková &amp; Dvouletý (2020)</w:t>
      </w:r>
      <w:r w:rsidR="00F32A86" w:rsidRPr="00DC671C">
        <w:rPr>
          <w:rFonts w:ascii="Times New Roman" w:hAnsi="Times New Roman" w:cs="Times New Roman"/>
          <w:sz w:val="24"/>
          <w:szCs w:val="24"/>
          <w:lang w:val="es-ES_tradnl"/>
        </w:rPr>
        <w:fldChar w:fldCharType="end"/>
      </w:r>
      <w:r w:rsidR="00F32A86" w:rsidRPr="00DC671C">
        <w:rPr>
          <w:rFonts w:ascii="Times New Roman" w:hAnsi="Times New Roman" w:cs="Times New Roman"/>
          <w:sz w:val="24"/>
          <w:szCs w:val="24"/>
          <w:lang w:val="es-ES_tradnl"/>
        </w:rPr>
        <w:t xml:space="preserve"> </w:t>
      </w:r>
      <w:r w:rsidR="0058260B">
        <w:rPr>
          <w:rFonts w:ascii="Times New Roman" w:hAnsi="Times New Roman" w:cs="Times New Roman"/>
          <w:sz w:val="24"/>
          <w:szCs w:val="24"/>
          <w:lang w:val="es-ES_tradnl"/>
        </w:rPr>
        <w:t>observan</w:t>
      </w:r>
      <w:r w:rsidR="00F32A86" w:rsidRPr="00DC671C">
        <w:rPr>
          <w:rFonts w:ascii="Times New Roman" w:hAnsi="Times New Roman" w:cs="Times New Roman"/>
          <w:sz w:val="24"/>
          <w:szCs w:val="24"/>
          <w:lang w:val="es-ES_tradnl"/>
        </w:rPr>
        <w:t xml:space="preserve"> que</w:t>
      </w:r>
      <w:r w:rsidR="00E31CC3" w:rsidRPr="00DC671C">
        <w:rPr>
          <w:rFonts w:ascii="Times New Roman" w:hAnsi="Times New Roman" w:cs="Times New Roman"/>
          <w:sz w:val="24"/>
          <w:szCs w:val="24"/>
          <w:lang w:val="es-ES_tradnl"/>
        </w:rPr>
        <w:t xml:space="preserve"> antes de que una empresa se convierta en zombi sus beneficios disminuyen y se acumulan pérdidas del año anterior.</w:t>
      </w:r>
      <w:r w:rsidR="00282151" w:rsidRPr="00DC671C">
        <w:rPr>
          <w:rFonts w:ascii="Times New Roman" w:hAnsi="Times New Roman" w:cs="Times New Roman"/>
          <w:sz w:val="24"/>
          <w:szCs w:val="24"/>
          <w:lang w:val="es-ES_tradnl"/>
        </w:rPr>
        <w:t xml:space="preserve"> </w:t>
      </w:r>
      <w:r w:rsidR="00B43DBD">
        <w:rPr>
          <w:rFonts w:ascii="Times New Roman" w:hAnsi="Times New Roman" w:cs="Times New Roman"/>
          <w:sz w:val="24"/>
          <w:szCs w:val="24"/>
          <w:lang w:val="es-ES_tradnl"/>
        </w:rPr>
        <w:t xml:space="preserve">Además, </w:t>
      </w:r>
      <w:r w:rsidR="008276A3">
        <w:rPr>
          <w:rFonts w:ascii="Times New Roman" w:hAnsi="Times New Roman" w:cs="Times New Roman"/>
          <w:sz w:val="24"/>
          <w:szCs w:val="24"/>
          <w:lang w:val="es-ES_tradnl"/>
        </w:rPr>
        <w:t>estas</w:t>
      </w:r>
      <w:r w:rsidR="00B43DBD">
        <w:rPr>
          <w:rFonts w:ascii="Times New Roman" w:hAnsi="Times New Roman" w:cs="Times New Roman"/>
          <w:sz w:val="24"/>
          <w:szCs w:val="24"/>
          <w:lang w:val="es-ES_tradnl"/>
        </w:rPr>
        <w:t xml:space="preserve"> </w:t>
      </w:r>
      <w:r w:rsidR="00282151" w:rsidRPr="00DC671C">
        <w:rPr>
          <w:rFonts w:ascii="Times New Roman" w:hAnsi="Times New Roman" w:cs="Times New Roman"/>
          <w:sz w:val="24"/>
          <w:szCs w:val="24"/>
          <w:lang w:val="es-ES_tradnl"/>
        </w:rPr>
        <w:t>empresas son significativamente menos productivas que las no zombis</w:t>
      </w:r>
      <w:r w:rsidR="00A52AA3" w:rsidRPr="00DC671C">
        <w:rPr>
          <w:rFonts w:ascii="Times New Roman" w:hAnsi="Times New Roman" w:cs="Times New Roman"/>
          <w:sz w:val="24"/>
          <w:szCs w:val="24"/>
          <w:lang w:val="es-ES_tradnl"/>
        </w:rPr>
        <w:t xml:space="preserve"> </w:t>
      </w:r>
      <w:r w:rsidR="00A52AA3" w:rsidRPr="00DC671C">
        <w:rPr>
          <w:rFonts w:ascii="Times New Roman" w:hAnsi="Times New Roman" w:cs="Times New Roman"/>
          <w:sz w:val="24"/>
          <w:szCs w:val="24"/>
          <w:lang w:val="es-ES_tradnl"/>
        </w:rPr>
        <w:fldChar w:fldCharType="begin" w:fldLock="1"/>
      </w:r>
      <w:r w:rsidR="001E0964" w:rsidRPr="00DC671C">
        <w:rPr>
          <w:rFonts w:ascii="Times New Roman" w:hAnsi="Times New Roman" w:cs="Times New Roman"/>
          <w:sz w:val="24"/>
          <w:szCs w:val="24"/>
          <w:lang w:val="es-ES_tradnl"/>
        </w:rPr>
        <w:instrText>ADDIN CSL_CITATION {"citationItems":[{"id":"ITEM-1","itemData":{"DOI":"10.1007/s11187-021-00483-8","ISSN":"15730913","abstract":"The resources sunk in zombie firms have risen over the last two decades, hampering productivity growth in developed economies. In this paper, we examine the recovery and exit of zombie firms among small- and medium-sized enterprises (SME), as well as the determinants of these transitions. To our knowledge, this is the first study on the determinants of the probability of a zombie recovering or exiting in a European context. The study also contributes to the discussion of the definition of zombie firms. Based on a panel of Portuguese manufacturing and services firms covering the 2004–2017 period, we do find a widespread presence of zombies. As expected, they are relatively less productive than non-zombies, while the probability of transition into recovery and exit is relatively low, which we interpret as evidence in favour of the presence of high barriers to firm mobility. In turn, the regression results show that downsizing and restructuring, as well as debt restructuring, are crucial in enhancing recovery of zombie firms. These are non-trivial results from the perspective of managers and policy makers. We performed several exercises using alternative definitions of zombie firms and estimation techniques and found that our findings are robust. Plain English Summary A 1% decline in the share of highly indebted and unprofitable firms (i.e. zombies) is estimated to increase the average labour productivity by 3.1 percent. Recovery of zombies in particular can be enhanced by downsizing and restructuring. Based on a very large panel of Portuguese small- and medium-sized manufacturing and services firms, covering the 2004–2017 period, we do find a widespread presence of zombie firms. Moreover, the chance of these firms to recover or exit is relatively low, an evidence of the presence of high barriers to firm mobility and resource misallocation. Our results have important managerial and policy implications: (1) a coordinated and holistic restructuring strategy (technological, operational and debt-related) is crucial to increase the likelihood of recovery of weak companies; (2) governments should formulate an adequate institutional framework in order to strengthen the selection of zombie firms, namely by designing more reallocation-friendly insolvency regimes and discouraging creditors to refinance unviable firms.","author":[{"dropping-particle":"","family":"Carreira","given":"Carlos","non-dropping-particle":"","parse-names":false,"suffix":""},{"dropping-particle":"","family":"Teixeira","given":"Paulino","non-dropping-particle":"","parse-names":false,"suffix":""},{"dropping-particle":"","family":"Nieto-Carrillo","given":"Ernesto","non-dropping-particle":"","parse-names":false,"suffix":""}],"container-title":"Small Business Economics","id":"ITEM-1","issued":{"date-parts":[["2021"]]},"title":"Recovery and exit of zombie firms in Portugal","type":"article-journal"},"uris":["http://www.mendeley.com/documents/?uuid=9d3d378a-5e53-4738-9b38-024f9b9d6696"]}],"mendeley":{"formattedCitation":"(Carreira et al., 2021)","plainTextFormattedCitation":"(Carreira et al., 2021)","previouslyFormattedCitation":"(Carreira et al., 2021)"},"properties":{"noteIndex":0},"schema":"https://github.com/citation-style-language/schema/raw/master/csl-citation.json"}</w:instrText>
      </w:r>
      <w:r w:rsidR="00A52AA3" w:rsidRPr="00DC671C">
        <w:rPr>
          <w:rFonts w:ascii="Times New Roman" w:hAnsi="Times New Roman" w:cs="Times New Roman"/>
          <w:sz w:val="24"/>
          <w:szCs w:val="24"/>
          <w:lang w:val="es-ES_tradnl"/>
        </w:rPr>
        <w:fldChar w:fldCharType="separate"/>
      </w:r>
      <w:r w:rsidR="00A52AA3" w:rsidRPr="00DC671C">
        <w:rPr>
          <w:rFonts w:ascii="Times New Roman" w:hAnsi="Times New Roman" w:cs="Times New Roman"/>
          <w:noProof/>
          <w:sz w:val="24"/>
          <w:szCs w:val="24"/>
          <w:lang w:val="es-ES_tradnl"/>
        </w:rPr>
        <w:t xml:space="preserve">(Carreira </w:t>
      </w:r>
      <w:r w:rsidR="00A01770" w:rsidRPr="00A01770">
        <w:rPr>
          <w:rFonts w:ascii="Times New Roman" w:hAnsi="Times New Roman" w:cs="Times New Roman"/>
          <w:i/>
          <w:iCs/>
          <w:noProof/>
          <w:sz w:val="24"/>
          <w:szCs w:val="24"/>
          <w:lang w:val="es-ES_tradnl"/>
        </w:rPr>
        <w:t>et al</w:t>
      </w:r>
      <w:r w:rsidR="00A52AA3" w:rsidRPr="00DC671C">
        <w:rPr>
          <w:rFonts w:ascii="Times New Roman" w:hAnsi="Times New Roman" w:cs="Times New Roman"/>
          <w:noProof/>
          <w:sz w:val="24"/>
          <w:szCs w:val="24"/>
          <w:lang w:val="es-ES_tradnl"/>
        </w:rPr>
        <w:t>., 2021)</w:t>
      </w:r>
      <w:r w:rsidR="00A52AA3" w:rsidRPr="00DC671C">
        <w:rPr>
          <w:rFonts w:ascii="Times New Roman" w:hAnsi="Times New Roman" w:cs="Times New Roman"/>
          <w:sz w:val="24"/>
          <w:szCs w:val="24"/>
          <w:lang w:val="es-ES_tradnl"/>
        </w:rPr>
        <w:fldChar w:fldCharType="end"/>
      </w:r>
      <w:r w:rsidR="0050136C" w:rsidRPr="00DC671C">
        <w:rPr>
          <w:rFonts w:ascii="Times New Roman" w:hAnsi="Times New Roman" w:cs="Times New Roman"/>
          <w:sz w:val="24"/>
          <w:szCs w:val="24"/>
          <w:lang w:val="es-ES_tradnl"/>
        </w:rPr>
        <w:t xml:space="preserve"> y</w:t>
      </w:r>
      <w:r w:rsidR="00B43DBD">
        <w:rPr>
          <w:rFonts w:ascii="Times New Roman" w:hAnsi="Times New Roman" w:cs="Times New Roman"/>
          <w:sz w:val="24"/>
          <w:szCs w:val="24"/>
          <w:lang w:val="es-ES_tradnl"/>
        </w:rPr>
        <w:t xml:space="preserve"> poseen</w:t>
      </w:r>
      <w:r w:rsidR="0050136C" w:rsidRPr="00DC671C">
        <w:rPr>
          <w:rFonts w:ascii="Times New Roman" w:hAnsi="Times New Roman" w:cs="Times New Roman"/>
          <w:sz w:val="24"/>
          <w:szCs w:val="24"/>
          <w:lang w:val="es-ES_tradnl"/>
        </w:rPr>
        <w:t xml:space="preserve"> </w:t>
      </w:r>
      <w:r w:rsidR="00B43DBD">
        <w:rPr>
          <w:rFonts w:ascii="Times New Roman" w:hAnsi="Times New Roman" w:cs="Times New Roman"/>
          <w:sz w:val="24"/>
          <w:szCs w:val="24"/>
        </w:rPr>
        <w:t xml:space="preserve">una </w:t>
      </w:r>
      <w:r w:rsidR="0050136C" w:rsidRPr="00DC671C">
        <w:rPr>
          <w:rFonts w:ascii="Times New Roman" w:hAnsi="Times New Roman" w:cs="Times New Roman"/>
          <w:sz w:val="24"/>
          <w:szCs w:val="24"/>
        </w:rPr>
        <w:t xml:space="preserve">capacidad productiva </w:t>
      </w:r>
      <w:r w:rsidR="008276A3">
        <w:rPr>
          <w:rFonts w:ascii="Times New Roman" w:hAnsi="Times New Roman" w:cs="Times New Roman"/>
          <w:sz w:val="24"/>
          <w:szCs w:val="24"/>
        </w:rPr>
        <w:t>inferior</w:t>
      </w:r>
      <w:r w:rsidR="0050136C" w:rsidRPr="00DC671C">
        <w:rPr>
          <w:rFonts w:ascii="Times New Roman" w:hAnsi="Times New Roman" w:cs="Times New Roman"/>
          <w:sz w:val="24"/>
          <w:szCs w:val="24"/>
        </w:rPr>
        <w:t xml:space="preserve"> </w:t>
      </w:r>
      <w:r w:rsidR="0050136C" w:rsidRPr="00DC671C">
        <w:rPr>
          <w:rFonts w:ascii="Times New Roman" w:hAnsi="Times New Roman" w:cs="Times New Roman"/>
          <w:sz w:val="24"/>
          <w:szCs w:val="24"/>
        </w:rPr>
        <w:fldChar w:fldCharType="begin" w:fldLock="1"/>
      </w:r>
      <w:r w:rsidR="0050136C" w:rsidRPr="00DC671C">
        <w:rPr>
          <w:rFonts w:ascii="Times New Roman" w:hAnsi="Times New Roman" w:cs="Times New Roman"/>
          <w:sz w:val="24"/>
          <w:szCs w:val="24"/>
        </w:rPr>
        <w:instrText>ADDIN CSL_CITATION {"citationItems":[{"id":"ITEM-1","itemData":{"DOI":"10.1016/j.chieco.2017.05.008","ISSN":"1043951X","abstract":"The problems of over-capacity and zombie firms in China's manufacturing attract all aspects of attention, but academic analysis is still absent. Using firm-level data of Chinese manufacturing, this study first documents the problems of over-capacity and zombie firms during 2011–2013. We find that the over-capacity problem is much more severe in the northeastern and western regions of China, in heavy chemical industries, and in state-owned sector. The distribution of zombie firms is in a similar manner across region, industry and ownership. We also empirically test the relationship between zombie firms and over-capacity, finding that zombie firms cause and worsen over-capacity by crowding out healthy firms.","author":[{"dropping-particle":"","family":"Shen","given":"Guangjun","non-dropping-particle":"","parse-names":false,"suffix":""},{"dropping-particle":"","family":"Chen","given":"Binkai","non-dropping-particle":"","parse-names":false,"suffix":""}],"container-title":"China Economic Review","id":"ITEM-1","issue":"October 2016","issued":{"date-parts":[["2017"]]},"page":"327-342","publisher":"Elsevier","title":"Zombie firms and over-capacity in Chinese manufacturing","type":"article-journal","volume":"44"},"uris":["http://www.mendeley.com/documents/?uuid=fdd5d066-9ed4-46e1-88a7-63ab24f1dcf3"]},{"id":"ITEM-2","itemData":{"DOI":"10.1016/j.econmod.2019.09.034","ISSN":"02649993","abstract":"Statistics show that many zombie firms in China still enjoy a wide variety of government subsidies. This paper explores the impact of this phenomenon from the perspective of capacity utilization. Specifically, it uses a sample of Chinese zombie firms from 2007 to 2016 to empirically analyze the effect of government subsidies on the capacity utilization of zombie firms. This paper finds that government subsidies have a negative effect on the capacity utilization of zombie firms, and the capacity utilization of subsidized zombie firms is lower than that of unsubsidized zombie firms. Robustness tests and endogeneity tests confirm this finding. Further analysis reveals significant differences in the effects of government subsidies on zombie firms subject to different forms of ownership, different government interventions, and different quality of financial reports. The negative effect of government subsidies on the capacity utilization of zombie firms is more significant in state-owned zombie firms, zombie firms subject to low levels of government intervention, and zombie firms with low quality of financial reports. Government subsidies also distort the investment behaviors of subsidized zombie firms, which in turn leads to poor performance. This paper not only answers the difficult question of whether the government should continue to subsidize zombie firms, but also provides theoretical support for government policy makers. The findings suggest that the government should use subsidies more carefully to help zombie firms “get out of the woods,” and formulate fiscal policies specifically related to zombie firms.","author":[{"dropping-particle":"","family":"Liu","given":"Guangqiang","non-dropping-particle":"","parse-names":false,"suffix":""},{"dropping-particle":"","family":"Zhang","given":"Xiaojie","non-dropping-particle":"","parse-names":false,"suffix":""},{"dropping-particle":"","family":"Zhang","given":"Wanting","non-dropping-particle":"","parse-names":false,"suffix":""},{"dropping-particle":"","family":"Wang","given":"Di","non-dropping-particle":"","parse-names":false,"suffix":""}],"container-title":"Economic Modelling","id":"ITEM-2","issue":"September","issued":{"date-parts":[["2019"]]},"page":"51-64","publisher":"Elsevier Ltd","title":"The impact of government subsidies on the capacity utilization of zombie firms","type":"article-journal","volume":"83"},"uris":["http://www.mendeley.com/documents/?uuid=69e2b22d-7476-4820-8160-9278f2760e42"]}],"mendeley":{"formattedCitation":"(Liu et al., 2019; Shen &amp; Chen, 2017)","plainTextFormattedCitation":"(Liu et al., 2019; Shen &amp; Chen, 2017)","previouslyFormattedCitation":"(Liu et al., 2019; Shen &amp; Chen, 2017)"},"properties":{"noteIndex":0},"schema":"https://github.com/citation-style-language/schema/raw/master/csl-citation.json"}</w:instrText>
      </w:r>
      <w:r w:rsidR="0050136C" w:rsidRPr="00DC671C">
        <w:rPr>
          <w:rFonts w:ascii="Times New Roman" w:hAnsi="Times New Roman" w:cs="Times New Roman"/>
          <w:sz w:val="24"/>
          <w:szCs w:val="24"/>
        </w:rPr>
        <w:fldChar w:fldCharType="separate"/>
      </w:r>
      <w:r w:rsidR="0050136C" w:rsidRPr="00DC671C">
        <w:rPr>
          <w:rFonts w:ascii="Times New Roman" w:hAnsi="Times New Roman" w:cs="Times New Roman"/>
          <w:noProof/>
          <w:sz w:val="24"/>
          <w:szCs w:val="24"/>
        </w:rPr>
        <w:t xml:space="preserve">(Liu </w:t>
      </w:r>
      <w:r w:rsidR="00A01770" w:rsidRPr="00A01770">
        <w:rPr>
          <w:rFonts w:ascii="Times New Roman" w:hAnsi="Times New Roman" w:cs="Times New Roman"/>
          <w:i/>
          <w:iCs/>
          <w:noProof/>
          <w:sz w:val="24"/>
          <w:szCs w:val="24"/>
        </w:rPr>
        <w:t>et al</w:t>
      </w:r>
      <w:r w:rsidR="0050136C" w:rsidRPr="00DC671C">
        <w:rPr>
          <w:rFonts w:ascii="Times New Roman" w:hAnsi="Times New Roman" w:cs="Times New Roman"/>
          <w:noProof/>
          <w:sz w:val="24"/>
          <w:szCs w:val="24"/>
        </w:rPr>
        <w:t>., 2019; Shen &amp; Chen, 2017)</w:t>
      </w:r>
      <w:r w:rsidR="0050136C" w:rsidRPr="00DC671C">
        <w:rPr>
          <w:rFonts w:ascii="Times New Roman" w:hAnsi="Times New Roman" w:cs="Times New Roman"/>
          <w:sz w:val="24"/>
          <w:szCs w:val="24"/>
        </w:rPr>
        <w:fldChar w:fldCharType="end"/>
      </w:r>
      <w:r w:rsidR="00282151" w:rsidRPr="00DC671C">
        <w:rPr>
          <w:rFonts w:ascii="Times New Roman" w:hAnsi="Times New Roman" w:cs="Times New Roman"/>
          <w:sz w:val="24"/>
          <w:szCs w:val="24"/>
          <w:lang w:val="es-ES_tradnl"/>
        </w:rPr>
        <w:t>.</w:t>
      </w:r>
    </w:p>
    <w:p w14:paraId="606DC864" w14:textId="07180FC9" w:rsidR="00C51486" w:rsidRPr="00DC671C" w:rsidRDefault="00861E75" w:rsidP="009109DF">
      <w:pPr>
        <w:spacing w:after="180" w:line="360" w:lineRule="auto"/>
        <w:jc w:val="both"/>
        <w:rPr>
          <w:rFonts w:ascii="Times New Roman" w:hAnsi="Times New Roman" w:cs="Times New Roman"/>
          <w:sz w:val="24"/>
          <w:szCs w:val="24"/>
          <w:lang w:val="es-ES_tradnl"/>
        </w:rPr>
      </w:pPr>
      <w:r w:rsidRPr="00DC671C">
        <w:rPr>
          <w:rFonts w:ascii="Times New Roman" w:hAnsi="Times New Roman" w:cs="Times New Roman"/>
          <w:sz w:val="24"/>
          <w:szCs w:val="24"/>
          <w:lang w:val="es-ES_tradnl"/>
        </w:rPr>
        <w:t xml:space="preserve">Otra </w:t>
      </w:r>
      <w:r w:rsidR="003922A6" w:rsidRPr="00DC671C">
        <w:rPr>
          <w:rFonts w:ascii="Times New Roman" w:hAnsi="Times New Roman" w:cs="Times New Roman"/>
          <w:sz w:val="24"/>
          <w:szCs w:val="24"/>
          <w:lang w:val="es-ES_tradnl"/>
        </w:rPr>
        <w:t>variable</w:t>
      </w:r>
      <w:r w:rsidRPr="00DC671C">
        <w:rPr>
          <w:rFonts w:ascii="Times New Roman" w:hAnsi="Times New Roman" w:cs="Times New Roman"/>
          <w:sz w:val="24"/>
          <w:szCs w:val="24"/>
          <w:lang w:val="es-ES_tradnl"/>
        </w:rPr>
        <w:t xml:space="preserve"> </w:t>
      </w:r>
      <w:r w:rsidR="00875A9E">
        <w:rPr>
          <w:rFonts w:ascii="Times New Roman" w:hAnsi="Times New Roman" w:cs="Times New Roman"/>
          <w:sz w:val="24"/>
          <w:szCs w:val="24"/>
          <w:lang w:val="es-ES_tradnl"/>
        </w:rPr>
        <w:t>abordada</w:t>
      </w:r>
      <w:r w:rsidRPr="00DC671C">
        <w:rPr>
          <w:rFonts w:ascii="Times New Roman" w:hAnsi="Times New Roman" w:cs="Times New Roman"/>
          <w:sz w:val="24"/>
          <w:szCs w:val="24"/>
          <w:lang w:val="es-ES_tradnl"/>
        </w:rPr>
        <w:t xml:space="preserve"> en la literatura</w:t>
      </w:r>
      <w:r w:rsidR="003922A6" w:rsidRPr="00DC671C">
        <w:rPr>
          <w:rFonts w:ascii="Times New Roman" w:hAnsi="Times New Roman" w:cs="Times New Roman"/>
          <w:sz w:val="24"/>
          <w:szCs w:val="24"/>
          <w:lang w:val="es-ES_tradnl"/>
        </w:rPr>
        <w:t xml:space="preserve"> de estas empresas</w:t>
      </w:r>
      <w:r w:rsidR="00A52AA3" w:rsidRPr="00DC671C">
        <w:rPr>
          <w:rFonts w:ascii="Times New Roman" w:hAnsi="Times New Roman" w:cs="Times New Roman"/>
          <w:sz w:val="24"/>
          <w:szCs w:val="24"/>
          <w:lang w:val="es-ES_tradnl"/>
        </w:rPr>
        <w:t xml:space="preserve"> </w:t>
      </w:r>
      <w:r w:rsidR="00A204AB">
        <w:rPr>
          <w:rFonts w:ascii="Times New Roman" w:hAnsi="Times New Roman" w:cs="Times New Roman"/>
          <w:sz w:val="24"/>
          <w:szCs w:val="24"/>
          <w:lang w:val="es-ES_tradnl"/>
        </w:rPr>
        <w:t xml:space="preserve">es </w:t>
      </w:r>
      <w:r w:rsidRPr="00DC671C">
        <w:rPr>
          <w:rFonts w:ascii="Times New Roman" w:hAnsi="Times New Roman" w:cs="Times New Roman"/>
          <w:sz w:val="24"/>
          <w:szCs w:val="24"/>
          <w:lang w:val="es-ES_tradnl"/>
        </w:rPr>
        <w:t xml:space="preserve">la cuota de mercado. </w:t>
      </w:r>
      <w:r w:rsidRPr="00DC671C">
        <w:rPr>
          <w:rFonts w:ascii="Times New Roman" w:hAnsi="Times New Roman" w:cs="Times New Roman"/>
          <w:sz w:val="24"/>
          <w:szCs w:val="24"/>
          <w:lang w:val="es-ES_tradnl"/>
        </w:rPr>
        <w:fldChar w:fldCharType="begin" w:fldLock="1"/>
      </w:r>
      <w:r w:rsidR="00571E02" w:rsidRPr="00DC671C">
        <w:rPr>
          <w:rFonts w:ascii="Times New Roman" w:hAnsi="Times New Roman" w:cs="Times New Roman"/>
          <w:sz w:val="24"/>
          <w:szCs w:val="24"/>
          <w:lang w:val="es-ES_tradnl"/>
        </w:rPr>
        <w:instrText>ADDIN CSL_CITATION {"citationItems":[{"id":"ITEM-1","itemData":{"DOI":"10.21919/remef.v14i4.107","ISSN":"16655346","abstract":"El objetivo de este trabajo consiste en profundizar en la presencia de empresas zombis en la Bolsa Mexicana de Valores (BMV) y los factores que inciden en su existencia. Para ello, a través del método CHK se determinó la presencia de empresas zombis en México y, posteriormente, mediante un modelo logit se evalúa el impacto de la rentabilidad y la cuota de mercado en las empresas zombi. Los datos empleados corresponden a 102 empresas inscritas en el mercado de valores de México en el año 2015, lo cual permitió identificar la presencia de 18 empresas con características zombis. Mientras que el análisis empírico confirmó que la cuota de mercado impacta positivamente a las empresas zombis, mientras que la rentabilidad disminuye la probabilidad de incurrir en esta situación. El modelo empleado representa uno de los trabajos pioneros en América Latina sobre este tipo de empresas y da luz sobre el comportamiento que siguen dichas organizaciones mostrando que las características del mercado pueden ser otros predictores importantes de las empresas zombis y representan futuras líneas de investigación relevantes.","author":[{"dropping-particle":"","family":"la Garza Cárdenas","given":"Manuel Humberto","non-dropping-particle":"De","parse-names":false,"suffix":""},{"dropping-particle":"","family":"Sánchez Tovar","given":"Yesenia","non-dropping-particle":"","parse-names":false,"suffix":""},{"dropping-particle":"","family":"Zerón Félix","given":"Mariana","non-dropping-particle":"","parse-names":false,"suffix":""}],"container-title":"Revista Mexicana de Economía y Finanzas","id":"ITEM-1","issue":"4","issued":{"date-parts":[["2019"]]},"page":"729-743","title":"Impacto de la rentabilidad y la cuota de mercado en las empresas zombis en México","type":"article-journal","volume":"14"},"uris":["http://www.mendeley.com/documents/?uuid=235b7a14-48d3-47ba-a791-1ae38c8c1b46"]}],"mendeley":{"formattedCitation":"(De la Garza Cárdenas et al., 2019)","manualFormatting":"De la Garza Cárdenas et al. (2019)","plainTextFormattedCitation":"(De la Garza Cárdenas et al., 2019)","previouslyFormattedCitation":"(De la Garza Cárdenas et al., 2019)"},"properties":{"noteIndex":0},"schema":"https://github.com/citation-style-language/schema/raw/master/csl-citation.json"}</w:instrText>
      </w:r>
      <w:r w:rsidRPr="00DC671C">
        <w:rPr>
          <w:rFonts w:ascii="Times New Roman" w:hAnsi="Times New Roman" w:cs="Times New Roman"/>
          <w:sz w:val="24"/>
          <w:szCs w:val="24"/>
          <w:lang w:val="es-ES_tradnl"/>
        </w:rPr>
        <w:fldChar w:fldCharType="separate"/>
      </w:r>
      <w:r w:rsidRPr="00DC671C">
        <w:rPr>
          <w:rFonts w:ascii="Times New Roman" w:hAnsi="Times New Roman" w:cs="Times New Roman"/>
          <w:noProof/>
          <w:sz w:val="24"/>
          <w:szCs w:val="24"/>
          <w:lang w:val="es-ES_tradnl"/>
        </w:rPr>
        <w:t xml:space="preserve">De la Garza Cárdenas </w:t>
      </w:r>
      <w:r w:rsidR="00A01770" w:rsidRPr="00A01770">
        <w:rPr>
          <w:rFonts w:ascii="Times New Roman" w:hAnsi="Times New Roman" w:cs="Times New Roman"/>
          <w:i/>
          <w:iCs/>
          <w:noProof/>
          <w:sz w:val="24"/>
          <w:szCs w:val="24"/>
          <w:lang w:val="es-ES_tradnl"/>
        </w:rPr>
        <w:t>et al</w:t>
      </w:r>
      <w:r w:rsidRPr="00DC671C">
        <w:rPr>
          <w:rFonts w:ascii="Times New Roman" w:hAnsi="Times New Roman" w:cs="Times New Roman"/>
          <w:noProof/>
          <w:sz w:val="24"/>
          <w:szCs w:val="24"/>
          <w:lang w:val="es-ES_tradnl"/>
        </w:rPr>
        <w:t>. (2019)</w:t>
      </w:r>
      <w:r w:rsidRPr="00DC671C">
        <w:rPr>
          <w:rFonts w:ascii="Times New Roman" w:hAnsi="Times New Roman" w:cs="Times New Roman"/>
          <w:sz w:val="24"/>
          <w:szCs w:val="24"/>
          <w:lang w:val="es-ES_tradnl"/>
        </w:rPr>
        <w:fldChar w:fldCharType="end"/>
      </w:r>
      <w:r w:rsidRPr="00DC671C">
        <w:rPr>
          <w:rFonts w:ascii="Times New Roman" w:hAnsi="Times New Roman" w:cs="Times New Roman"/>
          <w:sz w:val="24"/>
          <w:szCs w:val="24"/>
          <w:lang w:val="es-ES_tradnl"/>
        </w:rPr>
        <w:t xml:space="preserve"> llegan a la conclusión de que</w:t>
      </w:r>
      <w:r w:rsidR="00D47F42" w:rsidRPr="00DC671C">
        <w:rPr>
          <w:rFonts w:ascii="Times New Roman" w:hAnsi="Times New Roman" w:cs="Times New Roman"/>
          <w:sz w:val="24"/>
          <w:szCs w:val="24"/>
          <w:lang w:val="es-ES_tradnl"/>
        </w:rPr>
        <w:t>, esta ejerce una relación positiva en la aparición de las empresas zombis</w:t>
      </w:r>
      <w:r w:rsidR="0058260B">
        <w:rPr>
          <w:rFonts w:ascii="Times New Roman" w:hAnsi="Times New Roman" w:cs="Times New Roman"/>
          <w:sz w:val="24"/>
          <w:szCs w:val="24"/>
          <w:lang w:val="es-ES_tradnl"/>
        </w:rPr>
        <w:t xml:space="preserve">, ya que </w:t>
      </w:r>
      <w:r w:rsidR="00D47F42" w:rsidRPr="00DC671C">
        <w:rPr>
          <w:rFonts w:ascii="Times New Roman" w:hAnsi="Times New Roman" w:cs="Times New Roman"/>
          <w:sz w:val="24"/>
          <w:szCs w:val="24"/>
          <w:lang w:val="es-ES_tradnl"/>
        </w:rPr>
        <w:t xml:space="preserve">a medida que una empresa acapara </w:t>
      </w:r>
      <w:r w:rsidR="0059030A">
        <w:rPr>
          <w:rFonts w:ascii="Times New Roman" w:hAnsi="Times New Roman" w:cs="Times New Roman"/>
          <w:sz w:val="24"/>
          <w:szCs w:val="24"/>
          <w:lang w:val="es-ES_tradnl"/>
        </w:rPr>
        <w:t xml:space="preserve">mayor cuota de </w:t>
      </w:r>
      <w:r w:rsidR="00D47F42" w:rsidRPr="00DC671C">
        <w:rPr>
          <w:rFonts w:ascii="Times New Roman" w:hAnsi="Times New Roman" w:cs="Times New Roman"/>
          <w:sz w:val="24"/>
          <w:szCs w:val="24"/>
          <w:lang w:val="es-ES_tradnl"/>
        </w:rPr>
        <w:t>mercado</w:t>
      </w:r>
      <w:r w:rsidR="003922A6" w:rsidRPr="00DC671C">
        <w:rPr>
          <w:rFonts w:ascii="Times New Roman" w:hAnsi="Times New Roman" w:cs="Times New Roman"/>
          <w:sz w:val="24"/>
          <w:szCs w:val="24"/>
          <w:lang w:val="es-ES_tradnl"/>
        </w:rPr>
        <w:t>,</w:t>
      </w:r>
      <w:r w:rsidR="00D47F42" w:rsidRPr="00DC671C">
        <w:rPr>
          <w:rFonts w:ascii="Times New Roman" w:hAnsi="Times New Roman" w:cs="Times New Roman"/>
          <w:sz w:val="24"/>
          <w:szCs w:val="24"/>
          <w:lang w:val="es-ES_tradnl"/>
        </w:rPr>
        <w:t xml:space="preserve"> tiene mayor probabilidad de convertirse en zombi. </w:t>
      </w:r>
      <w:r w:rsidR="00282151" w:rsidRPr="00DC671C">
        <w:rPr>
          <w:rFonts w:ascii="Times New Roman" w:hAnsi="Times New Roman" w:cs="Times New Roman"/>
          <w:sz w:val="24"/>
          <w:szCs w:val="24"/>
          <w:lang w:val="es-ES_tradnl"/>
        </w:rPr>
        <w:t xml:space="preserve">El </w:t>
      </w:r>
      <w:r w:rsidR="003922A6" w:rsidRPr="00DC671C">
        <w:rPr>
          <w:rFonts w:ascii="Times New Roman" w:hAnsi="Times New Roman" w:cs="Times New Roman"/>
          <w:sz w:val="24"/>
          <w:szCs w:val="24"/>
          <w:lang w:val="es-ES_tradnl"/>
        </w:rPr>
        <w:t>fundamento de</w:t>
      </w:r>
      <w:r w:rsidR="00282151" w:rsidRPr="00DC671C">
        <w:rPr>
          <w:rFonts w:ascii="Times New Roman" w:hAnsi="Times New Roman" w:cs="Times New Roman"/>
          <w:sz w:val="24"/>
          <w:szCs w:val="24"/>
          <w:lang w:val="es-ES_tradnl"/>
        </w:rPr>
        <w:t xml:space="preserve"> esto </w:t>
      </w:r>
      <w:r w:rsidR="003922A6" w:rsidRPr="00DC671C">
        <w:rPr>
          <w:rFonts w:ascii="Times New Roman" w:hAnsi="Times New Roman" w:cs="Times New Roman"/>
          <w:sz w:val="24"/>
          <w:szCs w:val="24"/>
          <w:lang w:val="es-ES_tradnl"/>
        </w:rPr>
        <w:t xml:space="preserve">según los autores </w:t>
      </w:r>
      <w:r w:rsidR="005821EF" w:rsidRPr="00DC671C">
        <w:rPr>
          <w:rFonts w:ascii="Times New Roman" w:hAnsi="Times New Roman" w:cs="Times New Roman"/>
          <w:sz w:val="24"/>
          <w:szCs w:val="24"/>
          <w:lang w:val="es-ES_tradnl"/>
        </w:rPr>
        <w:t xml:space="preserve">se debe </w:t>
      </w:r>
      <w:r w:rsidR="00282151" w:rsidRPr="00DC671C">
        <w:rPr>
          <w:rFonts w:ascii="Times New Roman" w:hAnsi="Times New Roman" w:cs="Times New Roman"/>
          <w:sz w:val="24"/>
          <w:szCs w:val="24"/>
          <w:lang w:val="es-ES_tradnl"/>
        </w:rPr>
        <w:t>a que</w:t>
      </w:r>
      <w:r w:rsidR="00D47F42" w:rsidRPr="00DC671C">
        <w:rPr>
          <w:rFonts w:ascii="Times New Roman" w:hAnsi="Times New Roman" w:cs="Times New Roman"/>
          <w:sz w:val="24"/>
          <w:szCs w:val="24"/>
          <w:lang w:val="es-ES_tradnl"/>
        </w:rPr>
        <w:t xml:space="preserve">, una alta concentración de mercado, que representa un mercado </w:t>
      </w:r>
      <w:r w:rsidR="00282151" w:rsidRPr="00DC671C">
        <w:rPr>
          <w:rFonts w:ascii="Times New Roman" w:hAnsi="Times New Roman" w:cs="Times New Roman"/>
          <w:sz w:val="24"/>
          <w:szCs w:val="24"/>
          <w:lang w:val="es-ES_tradnl"/>
        </w:rPr>
        <w:t xml:space="preserve">poco </w:t>
      </w:r>
      <w:r w:rsidR="00D47F42" w:rsidRPr="00DC671C">
        <w:rPr>
          <w:rFonts w:ascii="Times New Roman" w:hAnsi="Times New Roman" w:cs="Times New Roman"/>
          <w:sz w:val="24"/>
          <w:szCs w:val="24"/>
          <w:lang w:val="es-ES_tradnl"/>
        </w:rPr>
        <w:t xml:space="preserve">competido, </w:t>
      </w:r>
      <w:r w:rsidR="00282151" w:rsidRPr="00DC671C">
        <w:rPr>
          <w:rFonts w:ascii="Times New Roman" w:hAnsi="Times New Roman" w:cs="Times New Roman"/>
          <w:sz w:val="24"/>
          <w:szCs w:val="24"/>
          <w:lang w:val="es-ES_tradnl"/>
        </w:rPr>
        <w:t xml:space="preserve">hace que las empresas estancadas en </w:t>
      </w:r>
      <w:r w:rsidR="005821EF" w:rsidRPr="00DC671C">
        <w:rPr>
          <w:rFonts w:ascii="Times New Roman" w:hAnsi="Times New Roman" w:cs="Times New Roman"/>
          <w:sz w:val="24"/>
          <w:szCs w:val="24"/>
          <w:lang w:val="es-ES_tradnl"/>
        </w:rPr>
        <w:t xml:space="preserve">él </w:t>
      </w:r>
      <w:r w:rsidR="00A204AB" w:rsidRPr="00DC671C">
        <w:rPr>
          <w:rFonts w:ascii="Times New Roman" w:hAnsi="Times New Roman" w:cs="Times New Roman"/>
          <w:sz w:val="24"/>
          <w:szCs w:val="24"/>
          <w:lang w:val="es-ES_tradnl"/>
        </w:rPr>
        <w:t>se mantengan</w:t>
      </w:r>
      <w:r w:rsidR="00A204AB">
        <w:rPr>
          <w:rFonts w:ascii="Times New Roman" w:hAnsi="Times New Roman" w:cs="Times New Roman"/>
          <w:sz w:val="24"/>
          <w:szCs w:val="24"/>
          <w:lang w:val="es-ES_tradnl"/>
        </w:rPr>
        <w:t xml:space="preserve">, </w:t>
      </w:r>
      <w:r w:rsidR="00282151" w:rsidRPr="00DC671C">
        <w:rPr>
          <w:rFonts w:ascii="Times New Roman" w:hAnsi="Times New Roman" w:cs="Times New Roman"/>
          <w:sz w:val="24"/>
          <w:szCs w:val="24"/>
          <w:lang w:val="es-ES_tradnl"/>
        </w:rPr>
        <w:t>ya que no son obligada</w:t>
      </w:r>
      <w:r w:rsidR="005821EF" w:rsidRPr="00DC671C">
        <w:rPr>
          <w:rFonts w:ascii="Times New Roman" w:hAnsi="Times New Roman" w:cs="Times New Roman"/>
          <w:sz w:val="24"/>
          <w:szCs w:val="24"/>
          <w:lang w:val="es-ES_tradnl"/>
        </w:rPr>
        <w:t>s</w:t>
      </w:r>
      <w:r w:rsidR="00282151" w:rsidRPr="00DC671C">
        <w:rPr>
          <w:rFonts w:ascii="Times New Roman" w:hAnsi="Times New Roman" w:cs="Times New Roman"/>
          <w:sz w:val="24"/>
          <w:szCs w:val="24"/>
          <w:lang w:val="es-ES_tradnl"/>
        </w:rPr>
        <w:t xml:space="preserve"> a realizar cambios en su estrategia empresarial y no se ven forzadas a plantear la posibilidad de abandonar el mercado.</w:t>
      </w:r>
    </w:p>
    <w:p w14:paraId="75920A93" w14:textId="3C3D5FE7" w:rsidR="005641C8" w:rsidRDefault="00C42B05" w:rsidP="009109DF">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Con respecto a </w:t>
      </w:r>
      <w:r w:rsidR="00C51486" w:rsidRPr="00DC671C">
        <w:rPr>
          <w:rFonts w:ascii="Times New Roman" w:hAnsi="Times New Roman" w:cs="Times New Roman"/>
          <w:sz w:val="24"/>
          <w:szCs w:val="24"/>
          <w:lang w:val="es-ES_tradnl"/>
        </w:rPr>
        <w:t xml:space="preserve">las características organizativas de </w:t>
      </w:r>
      <w:r>
        <w:rPr>
          <w:rFonts w:ascii="Times New Roman" w:hAnsi="Times New Roman" w:cs="Times New Roman"/>
          <w:sz w:val="24"/>
          <w:szCs w:val="24"/>
          <w:lang w:val="es-ES_tradnl"/>
        </w:rPr>
        <w:t>las zombis</w:t>
      </w:r>
      <w:r w:rsidR="0059030A">
        <w:rPr>
          <w:rFonts w:ascii="Times New Roman" w:hAnsi="Times New Roman" w:cs="Times New Roman"/>
          <w:sz w:val="24"/>
          <w:szCs w:val="24"/>
          <w:lang w:val="es-ES_tradnl"/>
        </w:rPr>
        <w:t>,</w:t>
      </w:r>
      <w:r w:rsidR="001F3714" w:rsidRPr="00DC671C">
        <w:rPr>
          <w:rFonts w:ascii="Times New Roman" w:hAnsi="Times New Roman" w:cs="Times New Roman"/>
          <w:sz w:val="24"/>
          <w:szCs w:val="24"/>
          <w:lang w:val="es-ES_tradnl"/>
        </w:rPr>
        <w:t xml:space="preserve"> a</w:t>
      </w:r>
      <w:r w:rsidR="00571E02" w:rsidRPr="00DC671C">
        <w:rPr>
          <w:rFonts w:ascii="Times New Roman" w:hAnsi="Times New Roman" w:cs="Times New Roman"/>
          <w:sz w:val="24"/>
          <w:szCs w:val="24"/>
          <w:lang w:val="es-ES_tradnl"/>
        </w:rPr>
        <w:t xml:space="preserve">utores como </w:t>
      </w:r>
      <w:r w:rsidR="00571E02" w:rsidRPr="00DC671C">
        <w:rPr>
          <w:rFonts w:ascii="Times New Roman" w:hAnsi="Times New Roman" w:cs="Times New Roman"/>
          <w:sz w:val="24"/>
          <w:szCs w:val="24"/>
          <w:lang w:val="es-ES_tradnl"/>
        </w:rPr>
        <w:fldChar w:fldCharType="begin" w:fldLock="1"/>
      </w:r>
      <w:r w:rsidR="00571E02" w:rsidRPr="00DC671C">
        <w:rPr>
          <w:rFonts w:ascii="Times New Roman" w:hAnsi="Times New Roman" w:cs="Times New Roman"/>
          <w:sz w:val="24"/>
          <w:szCs w:val="24"/>
          <w:lang w:val="es-ES_tradnl"/>
        </w:rPr>
        <w:instrText>ADDIN CSL_CITATION {"citationItems":[{"id":"ITEM-1","itemData":{"DOI":"10.1016/j.resourpol.2018.11.016","ISSN":"03014207","abstract":"This paper uses a modified identification method to identify zombie firms from a large sample of coal mining companies in China. It analyzes the prevalence of zombie firms over time and their distribution across different regions and ownership types. It also investigates the causes of the emergence of zombies and evaluates the effectiveness of various restructuring measures for resolving zombie firms. The results indicate that government interventions and subsidized bank credit are important causes of zombie firms, and continuous financial support from the government or banks does not contribute to the recovery of zombie firms. While reductions in labor costs, ownership reforms, and deleveraging can effectively resolve zombie firms, the injection or sale of assets has an ambiguous impact on the recovery of zombie firms. This study contributes to an understanding of the causes of the emergence of zombie firms and provides some policy implications for tackling zombie firms in China's coal sector.","author":[{"dropping-particle":"","family":"Dai","given":"Xiaoyong","non-dropping-particle":"","parse-names":false,"suffix":""},{"dropping-particle":"","family":"Qiao","given":"Xiaole","non-dropping-particle":"","parse-names":false,"suffix":""},{"dropping-particle":"","family":"Song","given":"Lin","non-dropping-particle":"","parse-names":false,"suffix":""}],"container-title":"Resources Policy","id":"ITEM-1","issue":"November 2018","issued":{"date-parts":[["2019"]]},"page":"664-673","publisher":"Elsevier Ltd","title":"Zombie firms in China's coal mining sector: Identification, transition determinants and policy implications","type":"article-journal","volume":"62"},"uris":["http://www.mendeley.com/documents/?uuid=cfe955cb-fabe-4fe2-bbef-eeaa4bf38afa"]}],"mendeley":{"formattedCitation":"(Dai et al., 2019)","manualFormatting":"Dai et al. (2019)","plainTextFormattedCitation":"(Dai et al., 2019)","previouslyFormattedCitation":"(Dai et al., 2019)"},"properties":{"noteIndex":0},"schema":"https://github.com/citation-style-language/schema/raw/master/csl-citation.json"}</w:instrText>
      </w:r>
      <w:r w:rsidR="00571E02" w:rsidRPr="00DC671C">
        <w:rPr>
          <w:rFonts w:ascii="Times New Roman" w:hAnsi="Times New Roman" w:cs="Times New Roman"/>
          <w:sz w:val="24"/>
          <w:szCs w:val="24"/>
          <w:lang w:val="es-ES_tradnl"/>
        </w:rPr>
        <w:fldChar w:fldCharType="separate"/>
      </w:r>
      <w:r w:rsidR="00571E02" w:rsidRPr="00DC671C">
        <w:rPr>
          <w:rFonts w:ascii="Times New Roman" w:hAnsi="Times New Roman" w:cs="Times New Roman"/>
          <w:noProof/>
          <w:sz w:val="24"/>
          <w:szCs w:val="24"/>
          <w:lang w:val="es-ES_tradnl"/>
        </w:rPr>
        <w:t xml:space="preserve">Dai </w:t>
      </w:r>
      <w:r w:rsidR="00A01770" w:rsidRPr="00A01770">
        <w:rPr>
          <w:rFonts w:ascii="Times New Roman" w:hAnsi="Times New Roman" w:cs="Times New Roman"/>
          <w:i/>
          <w:iCs/>
          <w:noProof/>
          <w:sz w:val="24"/>
          <w:szCs w:val="24"/>
          <w:lang w:val="es-ES_tradnl"/>
        </w:rPr>
        <w:t>et al</w:t>
      </w:r>
      <w:r w:rsidR="00571E02" w:rsidRPr="00DC671C">
        <w:rPr>
          <w:rFonts w:ascii="Times New Roman" w:hAnsi="Times New Roman" w:cs="Times New Roman"/>
          <w:noProof/>
          <w:sz w:val="24"/>
          <w:szCs w:val="24"/>
          <w:lang w:val="es-ES_tradnl"/>
        </w:rPr>
        <w:t>. (2019)</w:t>
      </w:r>
      <w:r w:rsidR="00571E02" w:rsidRPr="00DC671C">
        <w:rPr>
          <w:rFonts w:ascii="Times New Roman" w:hAnsi="Times New Roman" w:cs="Times New Roman"/>
          <w:sz w:val="24"/>
          <w:szCs w:val="24"/>
          <w:lang w:val="es-ES_tradnl"/>
        </w:rPr>
        <w:fldChar w:fldCharType="end"/>
      </w:r>
      <w:r w:rsidR="00571E02" w:rsidRPr="00DC671C">
        <w:rPr>
          <w:rFonts w:ascii="Times New Roman" w:hAnsi="Times New Roman" w:cs="Times New Roman"/>
          <w:sz w:val="24"/>
          <w:szCs w:val="24"/>
          <w:lang w:val="es-ES_tradnl"/>
        </w:rPr>
        <w:t xml:space="preserve">, </w:t>
      </w:r>
      <w:r w:rsidR="00571E02" w:rsidRPr="00DC671C">
        <w:rPr>
          <w:rFonts w:ascii="Times New Roman" w:hAnsi="Times New Roman" w:cs="Times New Roman"/>
          <w:sz w:val="24"/>
          <w:szCs w:val="24"/>
          <w:lang w:val="es-ES_tradnl"/>
        </w:rPr>
        <w:fldChar w:fldCharType="begin" w:fldLock="1"/>
      </w:r>
      <w:r w:rsidR="00571E02" w:rsidRPr="00DC671C">
        <w:rPr>
          <w:rFonts w:ascii="Times New Roman" w:hAnsi="Times New Roman" w:cs="Times New Roman"/>
          <w:sz w:val="24"/>
          <w:szCs w:val="24"/>
          <w:lang w:val="es-ES_tradnl"/>
        </w:rPr>
        <w:instrText>ADDIN CSL_CITATION {"citationItems":[{"id":"ITEM-1","itemData":{"DOI":"10.1016/j.econmod.2020.02.017","ISSN":"02649993","abstract":"Zombie firms cause serious, widespread harm to the economy. It is thus important to clarify the reasons for their formation. This paper empirically investigates the effects of government intervention on the formation of zombie firms. It suggests that a greater degree of government intervention can increase the risk that a firm will become a zombie firm. Robustness tests and endogeneity tests confirm this finding. Further, we undertake a preliminary exploration of the mechanism of government intervention on the formation of zombie firms, and study how government behaviors affect the formation of such firms from various perspectives. Analysis reveals that government induces the formation of zombie firms by means of subsidies, resource support, financial support, and tax. To a certain extent, the conclusions of this paper could guide the formulation and revision of government policies, which would be conducive to adjusting the direction and intensity of government intervention and providing new ideas for supply-side structural reforms in China. The Chinese government should further increase the role of market force in its reforms.","author":[{"dropping-particle":"","family":"Chang","given":"Qingqing","non-dropping-particle":"","parse-names":false,"suffix":""},{"dropping-particle":"","family":"Zhou","given":"Yisihong","non-dropping-particle":"","parse-names":false,"suffix":""},{"dropping-particle":"","family":"Liu","given":"Guangqiang","non-dropping-particle":"","parse-names":false,"suffix":""},{"dropping-particle":"","family":"Wang","given":"Di","non-dropping-particle":"","parse-names":false,"suffix":""},{"dropping-particle":"","family":"Zhang","given":"Xiaojie","non-dropping-particle":"","parse-names":false,"suffix":""}],"container-title":"Economic Modelling","id":"ITEM-1","issue":"December 2019","issued":{"date-parts":[["2021"]]},"page":"768-779","publisher":"Elsevier Ltd","title":"How does government intervention affect the formation of zombie firms?","type":"article-journal","volume":"94"},"uris":["http://www.mendeley.com/documents/?uuid=545f0094-8913-452e-967c-733d92a5d905"]}],"mendeley":{"formattedCitation":"(Chang et al., 2021)","manualFormatting":"Chang et al. (2021)","plainTextFormattedCitation":"(Chang et al., 2021)","previouslyFormattedCitation":"(Chang et al., 2021)"},"properties":{"noteIndex":0},"schema":"https://github.com/citation-style-language/schema/raw/master/csl-citation.json"}</w:instrText>
      </w:r>
      <w:r w:rsidR="00571E02" w:rsidRPr="00DC671C">
        <w:rPr>
          <w:rFonts w:ascii="Times New Roman" w:hAnsi="Times New Roman" w:cs="Times New Roman"/>
          <w:sz w:val="24"/>
          <w:szCs w:val="24"/>
          <w:lang w:val="es-ES_tradnl"/>
        </w:rPr>
        <w:fldChar w:fldCharType="separate"/>
      </w:r>
      <w:r w:rsidR="00571E02" w:rsidRPr="00DC671C">
        <w:rPr>
          <w:rFonts w:ascii="Times New Roman" w:hAnsi="Times New Roman" w:cs="Times New Roman"/>
          <w:noProof/>
          <w:sz w:val="24"/>
          <w:szCs w:val="24"/>
          <w:lang w:val="es-ES_tradnl"/>
        </w:rPr>
        <w:t xml:space="preserve">Chang </w:t>
      </w:r>
      <w:r w:rsidR="00A01770" w:rsidRPr="00A01770">
        <w:rPr>
          <w:rFonts w:ascii="Times New Roman" w:hAnsi="Times New Roman" w:cs="Times New Roman"/>
          <w:i/>
          <w:iCs/>
          <w:noProof/>
          <w:sz w:val="24"/>
          <w:szCs w:val="24"/>
          <w:lang w:val="es-ES_tradnl"/>
        </w:rPr>
        <w:t>et al</w:t>
      </w:r>
      <w:r w:rsidR="00571E02" w:rsidRPr="00DC671C">
        <w:rPr>
          <w:rFonts w:ascii="Times New Roman" w:hAnsi="Times New Roman" w:cs="Times New Roman"/>
          <w:noProof/>
          <w:sz w:val="24"/>
          <w:szCs w:val="24"/>
          <w:lang w:val="es-ES_tradnl"/>
        </w:rPr>
        <w:t>. (2021)</w:t>
      </w:r>
      <w:r w:rsidR="00571E02" w:rsidRPr="00DC671C">
        <w:rPr>
          <w:rFonts w:ascii="Times New Roman" w:hAnsi="Times New Roman" w:cs="Times New Roman"/>
          <w:sz w:val="24"/>
          <w:szCs w:val="24"/>
          <w:lang w:val="es-ES_tradnl"/>
        </w:rPr>
        <w:fldChar w:fldCharType="end"/>
      </w:r>
      <w:r w:rsidR="00282151" w:rsidRPr="00DC671C">
        <w:rPr>
          <w:rFonts w:ascii="Times New Roman" w:hAnsi="Times New Roman" w:cs="Times New Roman"/>
          <w:sz w:val="24"/>
          <w:szCs w:val="24"/>
          <w:lang w:val="es-ES_tradnl"/>
        </w:rPr>
        <w:t xml:space="preserve"> </w:t>
      </w:r>
      <w:r w:rsidR="00571E02" w:rsidRPr="00DC671C">
        <w:rPr>
          <w:rFonts w:ascii="Times New Roman" w:hAnsi="Times New Roman" w:cs="Times New Roman"/>
          <w:sz w:val="24"/>
          <w:szCs w:val="24"/>
          <w:lang w:val="es-ES_tradnl"/>
        </w:rPr>
        <w:t xml:space="preserve">y </w:t>
      </w:r>
      <w:r w:rsidR="00571E02" w:rsidRPr="00DC671C">
        <w:rPr>
          <w:rFonts w:ascii="Times New Roman" w:hAnsi="Times New Roman" w:cs="Times New Roman"/>
          <w:sz w:val="24"/>
          <w:szCs w:val="24"/>
          <w:lang w:val="es-ES_tradnl"/>
        </w:rPr>
        <w:fldChar w:fldCharType="begin" w:fldLock="1"/>
      </w:r>
      <w:r w:rsidR="00322567">
        <w:rPr>
          <w:rFonts w:ascii="Times New Roman" w:hAnsi="Times New Roman" w:cs="Times New Roman"/>
          <w:sz w:val="24"/>
          <w:szCs w:val="24"/>
          <w:lang w:val="es-ES_tradnl"/>
        </w:rPr>
        <w:instrText>ADDIN CSL_CITATION {"citationItems":[{"id":"ITEM-1","itemData":{"abstract":"Nonviable “zombie” firms have become a key concern in China. Using novel firm-level industrial survey data, this paper illustrates the central role of zombies and their strong linkages with state- owned enterprises (SOEs) in contributing to debt vulnerabilities and low productivity. As a group, zombie firms and SOEs account for an outsized share of corporate debt, contribute to much of the rise in debt, and face weak fundamentals. Empirical results also show that resolving these weak firms can generate significant gains of 0.7–1.2 percentage points in long-term growth per year. These results also shed light on the ongoing government strategy to tackle these issues by evaluating the effects of different restructuring options. In particular, deleveraging, reducing government subsidies, as well as operational restructuring through divestment and reducing redundancy have significant benefits in restoring corporate performance for zombie firms.","author":[{"dropping-particle":"","family":"Lam","given":"W Raphael","non-dropping-particle":"","parse-names":false,"suffix":""},{"dropping-particle":"","family":"Schipke","given":"Alfred","non-dropping-particle":"","parse-names":false,"suffix":""},{"dropping-particle":"","family":"Tan","given":"Yuyan","non-dropping-particle":"","parse-names":false,"suffix":""},{"dropping-particle":"","family":"Tan","given":"Zhibo","non-dropping-particle":"","parse-names":false,"suffix":""}],"container-title":"IMF Working Papers WP/17/266","id":"ITEM-1","issued":{"date-parts":[["2017"]]},"page":"26","title":"Resolving China ’ s Zombies : Tackling Debt and Raising Productivity","type":"article-journal"},"uris":["http://www.mendeley.com/documents/?uuid=223e1aec-c5f7-4fe3-a4ea-44ea1ce67870"]}],"mendeley":{"formattedCitation":"(Lam et al., 2017b)","manualFormatting":"Lam et al. (2017)","plainTextFormattedCitation":"(Lam et al., 2017b)","previouslyFormattedCitation":"(Lam et al., 2017b)"},"properties":{"noteIndex":0},"schema":"https://github.com/citation-style-language/schema/raw/master/csl-citation.json"}</w:instrText>
      </w:r>
      <w:r w:rsidR="00571E02" w:rsidRPr="00DC671C">
        <w:rPr>
          <w:rFonts w:ascii="Times New Roman" w:hAnsi="Times New Roman" w:cs="Times New Roman"/>
          <w:sz w:val="24"/>
          <w:szCs w:val="24"/>
          <w:lang w:val="es-ES_tradnl"/>
        </w:rPr>
        <w:fldChar w:fldCharType="separate"/>
      </w:r>
      <w:r w:rsidR="00571E02" w:rsidRPr="00DC671C">
        <w:rPr>
          <w:rFonts w:ascii="Times New Roman" w:hAnsi="Times New Roman" w:cs="Times New Roman"/>
          <w:noProof/>
          <w:sz w:val="24"/>
          <w:szCs w:val="24"/>
          <w:lang w:val="es-ES_tradnl"/>
        </w:rPr>
        <w:t xml:space="preserve">Lam </w:t>
      </w:r>
      <w:r w:rsidR="00A01770" w:rsidRPr="00A01770">
        <w:rPr>
          <w:rFonts w:ascii="Times New Roman" w:hAnsi="Times New Roman" w:cs="Times New Roman"/>
          <w:i/>
          <w:iCs/>
          <w:noProof/>
          <w:sz w:val="24"/>
          <w:szCs w:val="24"/>
          <w:lang w:val="es-ES_tradnl"/>
        </w:rPr>
        <w:t>et al</w:t>
      </w:r>
      <w:r w:rsidR="00571E02" w:rsidRPr="00DC671C">
        <w:rPr>
          <w:rFonts w:ascii="Times New Roman" w:hAnsi="Times New Roman" w:cs="Times New Roman"/>
          <w:noProof/>
          <w:sz w:val="24"/>
          <w:szCs w:val="24"/>
          <w:lang w:val="es-ES_tradnl"/>
        </w:rPr>
        <w:t>. (2017)</w:t>
      </w:r>
      <w:r w:rsidR="00571E02" w:rsidRPr="00DC671C">
        <w:rPr>
          <w:rFonts w:ascii="Times New Roman" w:hAnsi="Times New Roman" w:cs="Times New Roman"/>
          <w:sz w:val="24"/>
          <w:szCs w:val="24"/>
          <w:lang w:val="es-ES_tradnl"/>
        </w:rPr>
        <w:fldChar w:fldCharType="end"/>
      </w:r>
      <w:r w:rsidR="00571E02" w:rsidRPr="00DC671C">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señalan</w:t>
      </w:r>
      <w:r w:rsidR="00571E02" w:rsidRPr="00DC671C">
        <w:rPr>
          <w:rFonts w:ascii="Times New Roman" w:hAnsi="Times New Roman" w:cs="Times New Roman"/>
          <w:sz w:val="24"/>
          <w:szCs w:val="24"/>
          <w:lang w:val="es-ES_tradnl"/>
        </w:rPr>
        <w:t xml:space="preserve"> que la edad de una empresa se asocia de manera positiva con la probabilidad </w:t>
      </w:r>
      <w:r>
        <w:rPr>
          <w:rFonts w:ascii="Times New Roman" w:hAnsi="Times New Roman" w:cs="Times New Roman"/>
          <w:sz w:val="24"/>
          <w:szCs w:val="24"/>
          <w:lang w:val="es-ES_tradnl"/>
        </w:rPr>
        <w:t xml:space="preserve">de ser </w:t>
      </w:r>
      <w:r w:rsidR="00571E02" w:rsidRPr="00DC671C">
        <w:rPr>
          <w:rFonts w:ascii="Times New Roman" w:hAnsi="Times New Roman" w:cs="Times New Roman"/>
          <w:sz w:val="24"/>
          <w:szCs w:val="24"/>
          <w:lang w:val="es-ES_tradnl"/>
        </w:rPr>
        <w:t xml:space="preserve">zombi. </w:t>
      </w:r>
      <w:r w:rsidR="000010D3" w:rsidRPr="00DC671C">
        <w:rPr>
          <w:rFonts w:ascii="Times New Roman" w:hAnsi="Times New Roman" w:cs="Times New Roman"/>
          <w:sz w:val="24"/>
          <w:szCs w:val="24"/>
          <w:lang w:val="es-ES_tradnl"/>
        </w:rPr>
        <w:t xml:space="preserve">Coincidiendo en parte con estos, </w:t>
      </w:r>
      <w:r w:rsidR="0095706D" w:rsidRPr="00DC671C">
        <w:rPr>
          <w:rFonts w:ascii="Times New Roman" w:hAnsi="Times New Roman" w:cs="Times New Roman"/>
          <w:sz w:val="24"/>
          <w:szCs w:val="24"/>
          <w:lang w:val="es-ES_tradnl"/>
        </w:rPr>
        <w:fldChar w:fldCharType="begin" w:fldLock="1"/>
      </w:r>
      <w:r w:rsidR="00356DD7" w:rsidRPr="00DC671C">
        <w:rPr>
          <w:rFonts w:ascii="Times New Roman" w:hAnsi="Times New Roman" w:cs="Times New Roman"/>
          <w:sz w:val="24"/>
          <w:szCs w:val="24"/>
          <w:lang w:val="es-ES_tradnl"/>
        </w:rPr>
        <w:instrText>ADDIN CSL_CITATION {"citationItems":[{"id":"ITEM-1","itemData":{"DOI":"10.1080/00472778.2019.1696100","ISSN":"1540627X","abstract":"Inefficient and uncompetitive companies operating in the economy are a significant impediment to sustainable economic growth. This article contributes to the knowledge on so-called zombie firms. Using a Czech sample from 2003 to 2015, this research detected zombie firms and firms with negative equity, and investigated the process of zombie firms’ genesis and symptoms appearing in financial management before the company became a zombie. The results show that zombie firms are most often located in metropolitan areas, they are smaller companies, and most likely they are middle-aged companies. Negative development of firm financial performance significantly increases probability to become a zombie firm.","author":[{"dropping-particle":"","family":"Blažková","given":"Ivana","non-dropping-particle":"","parse-names":false,"suffix":""},{"dropping-particle":"","family":"Dvouletý","given":"Ondřej","non-dropping-particle":"","parse-names":false,"suffix":""}],"container-title":"Journal of Small Business Management","id":"ITEM-1","issued":{"date-parts":[["2020"]]},"publisher":"Routledge","title":"Zombies: Who are they and how do firms become zombies?","type":"article-journal","volume":"2778"},"uris":["http://www.mendeley.com/documents/?uuid=b5f3339c-5155-4c4e-ad9d-b705721c4243"]}],"mendeley":{"formattedCitation":"(Blažková &amp; Dvouletý, 2020)","manualFormatting":"Blažková &amp; Dvouletý (2020)","plainTextFormattedCitation":"(Blažková &amp; Dvouletý, 2020)","previouslyFormattedCitation":"(Blažková &amp; Dvouletý, 2020)"},"properties":{"noteIndex":0},"schema":"https://github.com/citation-style-language/schema/raw/master/csl-citation.json"}</w:instrText>
      </w:r>
      <w:r w:rsidR="0095706D" w:rsidRPr="00DC671C">
        <w:rPr>
          <w:rFonts w:ascii="Times New Roman" w:hAnsi="Times New Roman" w:cs="Times New Roman"/>
          <w:sz w:val="24"/>
          <w:szCs w:val="24"/>
          <w:lang w:val="es-ES_tradnl"/>
        </w:rPr>
        <w:fldChar w:fldCharType="separate"/>
      </w:r>
      <w:r w:rsidR="0095706D" w:rsidRPr="00DC671C">
        <w:rPr>
          <w:rFonts w:ascii="Times New Roman" w:hAnsi="Times New Roman" w:cs="Times New Roman"/>
          <w:noProof/>
          <w:sz w:val="24"/>
          <w:szCs w:val="24"/>
          <w:lang w:val="es-ES_tradnl"/>
        </w:rPr>
        <w:t>Blažková &amp; Dvouletý (2020)</w:t>
      </w:r>
      <w:r w:rsidR="0095706D" w:rsidRPr="00DC671C">
        <w:rPr>
          <w:rFonts w:ascii="Times New Roman" w:hAnsi="Times New Roman" w:cs="Times New Roman"/>
          <w:sz w:val="24"/>
          <w:szCs w:val="24"/>
          <w:lang w:val="es-ES_tradnl"/>
        </w:rPr>
        <w:fldChar w:fldCharType="end"/>
      </w:r>
      <w:r w:rsidR="0095706D" w:rsidRPr="00DC671C">
        <w:rPr>
          <w:rFonts w:ascii="Times New Roman" w:hAnsi="Times New Roman" w:cs="Times New Roman"/>
          <w:sz w:val="24"/>
          <w:szCs w:val="24"/>
          <w:lang w:val="es-ES_tradnl"/>
        </w:rPr>
        <w:t xml:space="preserve"> encuentran</w:t>
      </w:r>
      <w:r w:rsidR="001F3714" w:rsidRPr="00DC671C">
        <w:rPr>
          <w:rFonts w:ascii="Times New Roman" w:hAnsi="Times New Roman" w:cs="Times New Roman"/>
          <w:sz w:val="24"/>
          <w:szCs w:val="24"/>
          <w:lang w:val="es-ES_tradnl"/>
        </w:rPr>
        <w:t xml:space="preserve"> </w:t>
      </w:r>
      <w:r w:rsidR="000010D3" w:rsidRPr="00DC671C">
        <w:rPr>
          <w:rFonts w:ascii="Times New Roman" w:hAnsi="Times New Roman" w:cs="Times New Roman"/>
          <w:sz w:val="24"/>
          <w:szCs w:val="24"/>
          <w:lang w:val="es-ES_tradnl"/>
        </w:rPr>
        <w:t xml:space="preserve">un patrón no lineal invertido en forma de U, </w:t>
      </w:r>
      <w:r>
        <w:rPr>
          <w:rFonts w:ascii="Times New Roman" w:hAnsi="Times New Roman" w:cs="Times New Roman"/>
          <w:sz w:val="24"/>
          <w:szCs w:val="24"/>
          <w:lang w:val="es-ES_tradnl"/>
        </w:rPr>
        <w:t xml:space="preserve">advirtiendo </w:t>
      </w:r>
      <w:r w:rsidR="000010D3" w:rsidRPr="00DC671C">
        <w:rPr>
          <w:rFonts w:ascii="Times New Roman" w:hAnsi="Times New Roman" w:cs="Times New Roman"/>
          <w:sz w:val="24"/>
          <w:szCs w:val="24"/>
          <w:lang w:val="es-ES_tradnl"/>
        </w:rPr>
        <w:t>que las zombis eran probablemente empresas de mediana edad.</w:t>
      </w:r>
    </w:p>
    <w:p w14:paraId="28D6FC15" w14:textId="21D96B08" w:rsidR="001964BE" w:rsidRDefault="00A848B4" w:rsidP="009109DF">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lastRenderedPageBreak/>
        <w:t xml:space="preserve">En cuanto </w:t>
      </w:r>
      <w:r w:rsidR="0017612D" w:rsidRPr="00DC671C">
        <w:rPr>
          <w:rFonts w:ascii="Times New Roman" w:hAnsi="Times New Roman" w:cs="Times New Roman"/>
          <w:sz w:val="24"/>
          <w:szCs w:val="24"/>
          <w:lang w:val="es-ES_tradnl"/>
        </w:rPr>
        <w:t>al tamaño de estas</w:t>
      </w:r>
      <w:r w:rsidR="00162B59" w:rsidRPr="00DC671C">
        <w:rPr>
          <w:rFonts w:ascii="Times New Roman" w:hAnsi="Times New Roman" w:cs="Times New Roman"/>
          <w:sz w:val="24"/>
          <w:szCs w:val="24"/>
          <w:lang w:val="es-ES_tradnl"/>
        </w:rPr>
        <w:t xml:space="preserve">, </w:t>
      </w:r>
      <w:r w:rsidR="00162B59" w:rsidRPr="00DC671C">
        <w:rPr>
          <w:rFonts w:ascii="Times New Roman" w:hAnsi="Times New Roman" w:cs="Times New Roman"/>
          <w:sz w:val="24"/>
          <w:szCs w:val="24"/>
        </w:rPr>
        <w:t>no se ha encontrado</w:t>
      </w:r>
      <w:r w:rsidR="0059030A">
        <w:rPr>
          <w:rFonts w:ascii="Times New Roman" w:hAnsi="Times New Roman" w:cs="Times New Roman"/>
          <w:sz w:val="24"/>
          <w:szCs w:val="24"/>
        </w:rPr>
        <w:t xml:space="preserve"> unanimidad de criterio</w:t>
      </w:r>
      <w:r w:rsidR="00162B59" w:rsidRPr="00DC671C">
        <w:rPr>
          <w:rFonts w:ascii="Times New Roman" w:hAnsi="Times New Roman" w:cs="Times New Roman"/>
          <w:sz w:val="24"/>
          <w:szCs w:val="24"/>
        </w:rPr>
        <w:t xml:space="preserve"> entre los distintos autores</w:t>
      </w:r>
      <w:r w:rsidR="00100174" w:rsidRPr="00DC671C">
        <w:rPr>
          <w:rFonts w:ascii="Times New Roman" w:hAnsi="Times New Roman" w:cs="Times New Roman"/>
          <w:sz w:val="24"/>
          <w:szCs w:val="24"/>
        </w:rPr>
        <w:t xml:space="preserve"> </w:t>
      </w:r>
      <w:r>
        <w:rPr>
          <w:rFonts w:ascii="Times New Roman" w:hAnsi="Times New Roman" w:cs="Times New Roman"/>
          <w:sz w:val="24"/>
          <w:szCs w:val="24"/>
          <w:lang w:val="es-ES_tradnl"/>
        </w:rPr>
        <w:t>de</w:t>
      </w:r>
      <w:r w:rsidR="00100174" w:rsidRPr="00DC671C">
        <w:rPr>
          <w:rFonts w:ascii="Times New Roman" w:hAnsi="Times New Roman" w:cs="Times New Roman"/>
          <w:sz w:val="24"/>
          <w:szCs w:val="24"/>
          <w:lang w:val="es-ES_tradnl"/>
        </w:rPr>
        <w:t xml:space="preserve"> la literatura académica revisada</w:t>
      </w:r>
      <w:r w:rsidR="0017612D" w:rsidRPr="00DC671C">
        <w:rPr>
          <w:rFonts w:ascii="Times New Roman" w:hAnsi="Times New Roman" w:cs="Times New Roman"/>
          <w:sz w:val="24"/>
          <w:szCs w:val="24"/>
          <w:lang w:val="es-ES_tradnl"/>
        </w:rPr>
        <w:t xml:space="preserve">. </w:t>
      </w:r>
      <w:r w:rsidR="00356DD7" w:rsidRPr="00DC671C">
        <w:rPr>
          <w:rFonts w:ascii="Times New Roman" w:hAnsi="Times New Roman" w:cs="Times New Roman"/>
          <w:sz w:val="24"/>
          <w:szCs w:val="24"/>
          <w:lang w:val="es-ES_tradnl"/>
        </w:rPr>
        <w:t xml:space="preserve">Por un lado, </w:t>
      </w:r>
      <w:r w:rsidR="00356DD7" w:rsidRPr="00DC671C">
        <w:rPr>
          <w:rFonts w:ascii="Times New Roman" w:hAnsi="Times New Roman" w:cs="Times New Roman"/>
          <w:sz w:val="24"/>
          <w:szCs w:val="24"/>
          <w:lang w:val="es-ES_tradnl"/>
        </w:rPr>
        <w:fldChar w:fldCharType="begin" w:fldLock="1"/>
      </w:r>
      <w:r w:rsidR="00C377DF" w:rsidRPr="00DC671C">
        <w:rPr>
          <w:rFonts w:ascii="Times New Roman" w:hAnsi="Times New Roman" w:cs="Times New Roman"/>
          <w:sz w:val="24"/>
          <w:szCs w:val="24"/>
          <w:lang w:val="es-ES_tradnl"/>
        </w:rPr>
        <w:instrText>ADDIN CSL_CITATION {"citationItems":[{"id":"ITEM-1","itemData":{"DOI":"10.1016/j.emj.2017.05.005","ISSN":"02632373","abstract":"This paper shows the existence of extreme types of zombie firm, i.e. companies with negative equity that continue to do business despite having lost their entire equity. We explain how these firms are measured and how the riskier ones are defined with different determinants. Using a Spanish sample from 2010 to 2014 an index called the EZIndex is developed that includes four dimensions of the extreme zombie problem: extension, contagion, recovery signs and immediacy. The paper contributes to zombie theory on the one hand by developing a method for ranking zombie firms based on risks and changes over time, and on the other hand by using a log-linear model to detect the riskiest corporate profiles out of all these risky firms. It demonstrates significant implications that need to be considered by the competent authorities not only in terms of their impact as a whole but also in regard to the particular profile of extreme zombie firms: they are less regulated, large and located in regions with large business fabrics.","author":[{"dropping-particle":"","family":"Urionabarrenetxea","given":"Sara","non-dropping-particle":"","parse-names":false,"suffix":""},{"dropping-particle":"","family":"Garcia-Merino","given":"Jose Domingo","non-dropping-particle":"","parse-names":false,"suffix":""},{"dropping-particle":"","family":"San-Jose","given":"Leire","non-dropping-particle":"","parse-names":false,"suffix":""},{"dropping-particle":"","family":"Retolaza","given":"Jose Luis","non-dropping-particle":"","parse-names":false,"suffix":""}],"container-title":"European Management Journal","id":"ITEM-1","issue":"3","issued":{"date-parts":[["2018"]]},"page":"408-420","publisher":"Elsevier Ltd","title":"Living with zombie companies: Do we know where the threat lies?","type":"article-journal","volume":"36"},"uris":["http://www.mendeley.com/documents/?uuid=a6966ab0-9317-40ac-93ff-b6d2a2b7b98b"]}],"mendeley":{"formattedCitation":"(Urionabarrenetxea et al., 2018)","manualFormatting":"Urionabarrenetxea et al. (2018)","plainTextFormattedCitation":"(Urionabarrenetxea et al., 2018)","previouslyFormattedCitation":"(Urionabarrenetxea et al., 2018)"},"properties":{"noteIndex":0},"schema":"https://github.com/citation-style-language/schema/raw/master/csl-citation.json"}</w:instrText>
      </w:r>
      <w:r w:rsidR="00356DD7" w:rsidRPr="00DC671C">
        <w:rPr>
          <w:rFonts w:ascii="Times New Roman" w:hAnsi="Times New Roman" w:cs="Times New Roman"/>
          <w:sz w:val="24"/>
          <w:szCs w:val="24"/>
          <w:lang w:val="es-ES_tradnl"/>
        </w:rPr>
        <w:fldChar w:fldCharType="separate"/>
      </w:r>
      <w:r w:rsidR="00356DD7" w:rsidRPr="00DC671C">
        <w:rPr>
          <w:rFonts w:ascii="Times New Roman" w:hAnsi="Times New Roman" w:cs="Times New Roman"/>
          <w:noProof/>
          <w:sz w:val="24"/>
          <w:szCs w:val="24"/>
          <w:lang w:val="es-ES_tradnl"/>
        </w:rPr>
        <w:t xml:space="preserve">Urionabarrenetxea </w:t>
      </w:r>
      <w:r w:rsidR="00A01770" w:rsidRPr="00A01770">
        <w:rPr>
          <w:rFonts w:ascii="Times New Roman" w:hAnsi="Times New Roman" w:cs="Times New Roman"/>
          <w:i/>
          <w:iCs/>
          <w:noProof/>
          <w:sz w:val="24"/>
          <w:szCs w:val="24"/>
          <w:lang w:val="es-ES_tradnl"/>
        </w:rPr>
        <w:t>et al</w:t>
      </w:r>
      <w:r w:rsidR="00356DD7" w:rsidRPr="00DC671C">
        <w:rPr>
          <w:rFonts w:ascii="Times New Roman" w:hAnsi="Times New Roman" w:cs="Times New Roman"/>
          <w:noProof/>
          <w:sz w:val="24"/>
          <w:szCs w:val="24"/>
          <w:lang w:val="es-ES_tradnl"/>
        </w:rPr>
        <w:t>. (2018)</w:t>
      </w:r>
      <w:r w:rsidR="00356DD7" w:rsidRPr="00DC671C">
        <w:rPr>
          <w:rFonts w:ascii="Times New Roman" w:hAnsi="Times New Roman" w:cs="Times New Roman"/>
          <w:sz w:val="24"/>
          <w:szCs w:val="24"/>
          <w:lang w:val="es-ES_tradnl"/>
        </w:rPr>
        <w:fldChar w:fldCharType="end"/>
      </w:r>
      <w:r w:rsidR="00356DD7" w:rsidRPr="00DC671C">
        <w:rPr>
          <w:rFonts w:ascii="Times New Roman" w:hAnsi="Times New Roman" w:cs="Times New Roman"/>
          <w:sz w:val="24"/>
          <w:szCs w:val="24"/>
          <w:lang w:val="es-ES_tradnl"/>
        </w:rPr>
        <w:t xml:space="preserve"> indican que las empresas grandes presentan un mayor riesgo de convertirse en zombi.</w:t>
      </w:r>
      <w:r w:rsidR="00ED1EDF">
        <w:rPr>
          <w:rFonts w:ascii="Times New Roman" w:hAnsi="Times New Roman" w:cs="Times New Roman"/>
          <w:sz w:val="24"/>
          <w:szCs w:val="24"/>
          <w:lang w:val="es-ES_tradnl"/>
        </w:rPr>
        <w:t xml:space="preserve"> </w:t>
      </w:r>
      <w:r w:rsidR="005641C8">
        <w:rPr>
          <w:rFonts w:ascii="Times New Roman" w:hAnsi="Times New Roman" w:cs="Times New Roman"/>
          <w:sz w:val="24"/>
          <w:szCs w:val="24"/>
        </w:rPr>
        <w:t>En este sentido</w:t>
      </w:r>
      <w:r w:rsidR="00ED1EDF">
        <w:rPr>
          <w:rFonts w:ascii="Times New Roman" w:hAnsi="Times New Roman" w:cs="Times New Roman"/>
          <w:sz w:val="24"/>
          <w:szCs w:val="24"/>
        </w:rPr>
        <w:t xml:space="preserve">, </w:t>
      </w:r>
      <w:r w:rsidR="004F1AB5">
        <w:rPr>
          <w:rFonts w:ascii="Times New Roman" w:hAnsi="Times New Roman" w:cs="Times New Roman"/>
          <w:sz w:val="24"/>
          <w:szCs w:val="24"/>
        </w:rPr>
        <w:t xml:space="preserve">los autores </w:t>
      </w:r>
      <w:r>
        <w:rPr>
          <w:rFonts w:ascii="Times New Roman" w:hAnsi="Times New Roman" w:cs="Times New Roman"/>
          <w:sz w:val="24"/>
          <w:szCs w:val="24"/>
        </w:rPr>
        <w:t xml:space="preserve">mencionan que </w:t>
      </w:r>
      <w:r w:rsidR="00D91F9C">
        <w:rPr>
          <w:rFonts w:ascii="Times New Roman" w:hAnsi="Times New Roman" w:cs="Times New Roman"/>
          <w:sz w:val="24"/>
          <w:szCs w:val="24"/>
        </w:rPr>
        <w:t xml:space="preserve">dichas </w:t>
      </w:r>
      <w:r w:rsidR="005641C8">
        <w:rPr>
          <w:rFonts w:ascii="Times New Roman" w:hAnsi="Times New Roman" w:cs="Times New Roman"/>
          <w:sz w:val="24"/>
          <w:szCs w:val="24"/>
        </w:rPr>
        <w:t xml:space="preserve">empresas </w:t>
      </w:r>
      <w:r w:rsidR="00ED1EDF" w:rsidRPr="00DC671C">
        <w:rPr>
          <w:rFonts w:ascii="Times New Roman" w:hAnsi="Times New Roman" w:cs="Times New Roman"/>
          <w:sz w:val="24"/>
          <w:szCs w:val="24"/>
          <w:lang w:val="es-ES_tradnl"/>
        </w:rPr>
        <w:t>tienden a ser respaldadas por los gobiernos</w:t>
      </w:r>
      <w:r w:rsidR="00ED1EDF">
        <w:rPr>
          <w:rFonts w:ascii="Times New Roman" w:hAnsi="Times New Roman" w:cs="Times New Roman"/>
          <w:sz w:val="24"/>
          <w:szCs w:val="24"/>
          <w:lang w:val="es-ES_tradnl"/>
        </w:rPr>
        <w:t xml:space="preserve"> </w:t>
      </w:r>
      <w:r w:rsidR="00ED1EDF" w:rsidRPr="00DC671C">
        <w:rPr>
          <w:rFonts w:ascii="Times New Roman" w:hAnsi="Times New Roman" w:cs="Times New Roman"/>
          <w:sz w:val="24"/>
          <w:szCs w:val="24"/>
          <w:lang w:val="es-ES_tradnl"/>
        </w:rPr>
        <w:t>debido al impacto negativo que su fracaso podría tener en la economía en su conjunto</w:t>
      </w:r>
      <w:r w:rsidR="005641C8">
        <w:rPr>
          <w:rFonts w:ascii="Times New Roman" w:hAnsi="Times New Roman" w:cs="Times New Roman"/>
          <w:sz w:val="24"/>
          <w:szCs w:val="24"/>
          <w:lang w:val="es-ES_tradnl"/>
        </w:rPr>
        <w:t xml:space="preserve"> </w:t>
      </w:r>
      <w:r w:rsidR="005641C8">
        <w:rPr>
          <w:rFonts w:ascii="Times New Roman" w:hAnsi="Times New Roman" w:cs="Times New Roman"/>
          <w:sz w:val="24"/>
          <w:szCs w:val="24"/>
          <w:lang w:val="es-ES_tradnl"/>
        </w:rPr>
        <w:fldChar w:fldCharType="begin" w:fldLock="1"/>
      </w:r>
      <w:r w:rsidR="00F5054C">
        <w:rPr>
          <w:rFonts w:ascii="Times New Roman" w:hAnsi="Times New Roman" w:cs="Times New Roman"/>
          <w:sz w:val="24"/>
          <w:szCs w:val="24"/>
          <w:lang w:val="es-ES_tradnl"/>
        </w:rPr>
        <w:instrText>ADDIN CSL_CITATION {"citationItems":[{"id":"ITEM-1","itemData":{"DOI":"10.1016/j.emj.2017.05.005","ISSN":"02632373","abstract":"This paper shows the existence of extreme types of zombie firm, i.e. companies with negative equity that continue to do business despite having lost their entire equity. We explain how these firms are measured and how the riskier ones are defined with different determinants. Using a Spanish sample from 2010 to 2014 an index called the EZIndex is developed that includes four dimensions of the extreme zombie problem: extension, contagion, recovery signs and immediacy. The paper contributes to zombie theory on the one hand by developing a method for ranking zombie firms based on risks and changes over time, and on the other hand by using a log-linear model to detect the riskiest corporate profiles out of all these risky firms. It demonstrates significant implications that need to be considered by the competent authorities not only in terms of their impact as a whole but also in regard to the particular profile of extreme zombie firms: they are less regulated, large and located in regions with large business fabrics.","author":[{"dropping-particle":"","family":"Urionabarrenetxea","given":"Sara","non-dropping-particle":"","parse-names":false,"suffix":""},{"dropping-particle":"","family":"Garcia-Merino","given":"Jose Domingo","non-dropping-particle":"","parse-names":false,"suffix":""},{"dropping-particle":"","family":"San-Jose","given":"Leire","non-dropping-particle":"","parse-names":false,"suffix":""},{"dropping-particle":"","family":"Retolaza","given":"Jose Luis","non-dropping-particle":"","parse-names":false,"suffix":""}],"container-title":"European Management Journal","id":"ITEM-1","issue":"3","issued":{"date-parts":[["2018"]]},"page":"408-420","publisher":"Elsevier Ltd","title":"Living with zombie companies: Do we know where the threat lies?","type":"article-journal","volume":"36"},"uris":["http://www.mendeley.com/documents/?uuid=a6966ab0-9317-40ac-93ff-b6d2a2b7b98b"]}],"mendeley":{"formattedCitation":"(Urionabarrenetxea et al., 2018)","plainTextFormattedCitation":"(Urionabarrenetxea et al., 2018)","previouslyFormattedCitation":"(Urionabarrenetxea et al., 2018)"},"properties":{"noteIndex":0},"schema":"https://github.com/citation-style-language/schema/raw/master/csl-citation.json"}</w:instrText>
      </w:r>
      <w:r w:rsidR="005641C8">
        <w:rPr>
          <w:rFonts w:ascii="Times New Roman" w:hAnsi="Times New Roman" w:cs="Times New Roman"/>
          <w:sz w:val="24"/>
          <w:szCs w:val="24"/>
          <w:lang w:val="es-ES_tradnl"/>
        </w:rPr>
        <w:fldChar w:fldCharType="separate"/>
      </w:r>
      <w:r w:rsidR="005641C8" w:rsidRPr="005641C8">
        <w:rPr>
          <w:rFonts w:ascii="Times New Roman" w:hAnsi="Times New Roman" w:cs="Times New Roman"/>
          <w:noProof/>
          <w:sz w:val="24"/>
          <w:szCs w:val="24"/>
          <w:lang w:val="es-ES_tradnl"/>
        </w:rPr>
        <w:t xml:space="preserve">(Urionabarrenetxea </w:t>
      </w:r>
      <w:r w:rsidR="00A01770" w:rsidRPr="00A01770">
        <w:rPr>
          <w:rFonts w:ascii="Times New Roman" w:hAnsi="Times New Roman" w:cs="Times New Roman"/>
          <w:i/>
          <w:iCs/>
          <w:noProof/>
          <w:sz w:val="24"/>
          <w:szCs w:val="24"/>
          <w:lang w:val="es-ES_tradnl"/>
        </w:rPr>
        <w:t>et al</w:t>
      </w:r>
      <w:r w:rsidR="005641C8" w:rsidRPr="005641C8">
        <w:rPr>
          <w:rFonts w:ascii="Times New Roman" w:hAnsi="Times New Roman" w:cs="Times New Roman"/>
          <w:noProof/>
          <w:sz w:val="24"/>
          <w:szCs w:val="24"/>
          <w:lang w:val="es-ES_tradnl"/>
        </w:rPr>
        <w:t>., 2018)</w:t>
      </w:r>
      <w:r w:rsidR="005641C8">
        <w:rPr>
          <w:rFonts w:ascii="Times New Roman" w:hAnsi="Times New Roman" w:cs="Times New Roman"/>
          <w:sz w:val="24"/>
          <w:szCs w:val="24"/>
          <w:lang w:val="es-ES_tradnl"/>
        </w:rPr>
        <w:fldChar w:fldCharType="end"/>
      </w:r>
      <w:r w:rsidR="005641C8">
        <w:rPr>
          <w:rFonts w:ascii="Times New Roman" w:hAnsi="Times New Roman" w:cs="Times New Roman"/>
          <w:sz w:val="24"/>
          <w:szCs w:val="24"/>
          <w:lang w:val="es-ES_tradnl"/>
        </w:rPr>
        <w:t xml:space="preserve">. Además, </w:t>
      </w:r>
      <w:r>
        <w:rPr>
          <w:rFonts w:ascii="Times New Roman" w:hAnsi="Times New Roman" w:cs="Times New Roman"/>
          <w:sz w:val="24"/>
          <w:szCs w:val="24"/>
          <w:lang w:val="es-ES_tradnl"/>
        </w:rPr>
        <w:t xml:space="preserve">estas también </w:t>
      </w:r>
      <w:r w:rsidR="005641C8">
        <w:rPr>
          <w:rFonts w:ascii="Times New Roman" w:hAnsi="Times New Roman" w:cs="Times New Roman"/>
          <w:sz w:val="24"/>
          <w:szCs w:val="24"/>
          <w:lang w:val="es-ES_tradnl"/>
        </w:rPr>
        <w:t xml:space="preserve">cuentan con el apoyo de </w:t>
      </w:r>
      <w:r w:rsidR="00ED1EDF">
        <w:rPr>
          <w:rFonts w:ascii="Times New Roman" w:hAnsi="Times New Roman" w:cs="Times New Roman"/>
          <w:sz w:val="24"/>
          <w:szCs w:val="24"/>
          <w:lang w:val="es-ES_tradnl"/>
        </w:rPr>
        <w:t>la sociedad</w:t>
      </w:r>
      <w:r w:rsidR="005641C8">
        <w:rPr>
          <w:rFonts w:ascii="Times New Roman" w:hAnsi="Times New Roman" w:cs="Times New Roman"/>
          <w:sz w:val="24"/>
          <w:szCs w:val="24"/>
          <w:lang w:val="es-ES_tradnl"/>
        </w:rPr>
        <w:t xml:space="preserve">, ya que se da por sentado que una empresa solo puede crecer en grande si funciona bien </w:t>
      </w:r>
      <w:r w:rsidR="005641C8">
        <w:rPr>
          <w:rFonts w:ascii="Times New Roman" w:hAnsi="Times New Roman" w:cs="Times New Roman"/>
          <w:sz w:val="24"/>
          <w:szCs w:val="24"/>
          <w:lang w:val="es-ES_tradnl"/>
        </w:rPr>
        <w:fldChar w:fldCharType="begin" w:fldLock="1"/>
      </w:r>
      <w:r w:rsidR="00F5054C">
        <w:rPr>
          <w:rFonts w:ascii="Times New Roman" w:hAnsi="Times New Roman" w:cs="Times New Roman"/>
          <w:sz w:val="24"/>
          <w:szCs w:val="24"/>
          <w:lang w:val="es-ES_tradnl"/>
        </w:rPr>
        <w:instrText>ADDIN CSL_CITATION {"citationItems":[{"id":"ITEM-1","itemData":{"DOI":"10.1016/j.emj.2017.05.005","ISSN":"02632373","abstract":"This paper shows the existence of extreme types of zombie firm, i.e. companies with negative equity that continue to do business despite having lost their entire equity. We explain how these firms are measured and how the riskier ones are defined with different determinants. Using a Spanish sample from 2010 to 2014 an index called the EZIndex is developed that includes four dimensions of the extreme zombie problem: extension, contagion, recovery signs and immediacy. The paper contributes to zombie theory on the one hand by developing a method for ranking zombie firms based on risks and changes over time, and on the other hand by using a log-linear model to detect the riskiest corporate profiles out of all these risky firms. It demonstrates significant implications that need to be considered by the competent authorities not only in terms of their impact as a whole but also in regard to the particular profile of extreme zombie firms: they are less regulated, large and located in regions with large business fabrics.","author":[{"dropping-particle":"","family":"Urionabarrenetxea","given":"Sara","non-dropping-particle":"","parse-names":false,"suffix":""},{"dropping-particle":"","family":"Garcia-Merino","given":"Jose Domingo","non-dropping-particle":"","parse-names":false,"suffix":""},{"dropping-particle":"","family":"San-Jose","given":"Leire","non-dropping-particle":"","parse-names":false,"suffix":""},{"dropping-particle":"","family":"Retolaza","given":"Jose Luis","non-dropping-particle":"","parse-names":false,"suffix":""}],"container-title":"European Management Journal","id":"ITEM-1","issue":"3","issued":{"date-parts":[["2018"]]},"page":"408-420","publisher":"Elsevier Ltd","title":"Living with zombie companies: Do we know where the threat lies?","type":"article-journal","volume":"36"},"uris":["http://www.mendeley.com/documents/?uuid=a6966ab0-9317-40ac-93ff-b6d2a2b7b98b"]}],"mendeley":{"formattedCitation":"(Urionabarrenetxea et al., 2018)","plainTextFormattedCitation":"(Urionabarrenetxea et al., 2018)","previouslyFormattedCitation":"(Urionabarrenetxea et al., 2018)"},"properties":{"noteIndex":0},"schema":"https://github.com/citation-style-language/schema/raw/master/csl-citation.json"}</w:instrText>
      </w:r>
      <w:r w:rsidR="005641C8">
        <w:rPr>
          <w:rFonts w:ascii="Times New Roman" w:hAnsi="Times New Roman" w:cs="Times New Roman"/>
          <w:sz w:val="24"/>
          <w:szCs w:val="24"/>
          <w:lang w:val="es-ES_tradnl"/>
        </w:rPr>
        <w:fldChar w:fldCharType="separate"/>
      </w:r>
      <w:r w:rsidR="005641C8" w:rsidRPr="005641C8">
        <w:rPr>
          <w:rFonts w:ascii="Times New Roman" w:hAnsi="Times New Roman" w:cs="Times New Roman"/>
          <w:noProof/>
          <w:sz w:val="24"/>
          <w:szCs w:val="24"/>
          <w:lang w:val="es-ES_tradnl"/>
        </w:rPr>
        <w:t xml:space="preserve">(Urionabarrenetxea </w:t>
      </w:r>
      <w:r w:rsidR="00A01770" w:rsidRPr="00A01770">
        <w:rPr>
          <w:rFonts w:ascii="Times New Roman" w:hAnsi="Times New Roman" w:cs="Times New Roman"/>
          <w:i/>
          <w:iCs/>
          <w:noProof/>
          <w:sz w:val="24"/>
          <w:szCs w:val="24"/>
          <w:lang w:val="es-ES_tradnl"/>
        </w:rPr>
        <w:t>et al</w:t>
      </w:r>
      <w:r w:rsidR="005641C8" w:rsidRPr="005641C8">
        <w:rPr>
          <w:rFonts w:ascii="Times New Roman" w:hAnsi="Times New Roman" w:cs="Times New Roman"/>
          <w:noProof/>
          <w:sz w:val="24"/>
          <w:szCs w:val="24"/>
          <w:lang w:val="es-ES_tradnl"/>
        </w:rPr>
        <w:t>., 2018)</w:t>
      </w:r>
      <w:r w:rsidR="005641C8">
        <w:rPr>
          <w:rFonts w:ascii="Times New Roman" w:hAnsi="Times New Roman" w:cs="Times New Roman"/>
          <w:sz w:val="24"/>
          <w:szCs w:val="24"/>
          <w:lang w:val="es-ES_tradnl"/>
        </w:rPr>
        <w:fldChar w:fldCharType="end"/>
      </w:r>
      <w:r w:rsidR="005641C8">
        <w:rPr>
          <w:rFonts w:ascii="Times New Roman" w:hAnsi="Times New Roman" w:cs="Times New Roman"/>
          <w:sz w:val="24"/>
          <w:szCs w:val="24"/>
          <w:lang w:val="es-ES_tradnl"/>
        </w:rPr>
        <w:t>.</w:t>
      </w:r>
      <w:r w:rsidR="001964BE">
        <w:rPr>
          <w:rFonts w:ascii="Times New Roman" w:hAnsi="Times New Roman" w:cs="Times New Roman"/>
          <w:sz w:val="24"/>
          <w:szCs w:val="24"/>
          <w:lang w:val="es-ES_tradnl"/>
        </w:rPr>
        <w:t xml:space="preserve"> A una conclusión similar llegan los autores</w:t>
      </w:r>
      <w:r w:rsidR="00DC3D4C">
        <w:rPr>
          <w:rFonts w:ascii="Times New Roman" w:hAnsi="Times New Roman" w:cs="Times New Roman"/>
          <w:sz w:val="24"/>
          <w:szCs w:val="24"/>
          <w:lang w:val="es-ES_tradnl"/>
        </w:rPr>
        <w:t xml:space="preserve"> </w:t>
      </w:r>
      <w:r w:rsidR="00C377DF" w:rsidRPr="00DC671C">
        <w:rPr>
          <w:rFonts w:ascii="Times New Roman" w:hAnsi="Times New Roman" w:cs="Times New Roman"/>
          <w:sz w:val="24"/>
          <w:szCs w:val="24"/>
          <w:lang w:val="es-ES_tradnl"/>
        </w:rPr>
        <w:fldChar w:fldCharType="begin" w:fldLock="1"/>
      </w:r>
      <w:r w:rsidR="00BE4E19" w:rsidRPr="00DC671C">
        <w:rPr>
          <w:rFonts w:ascii="Times New Roman" w:hAnsi="Times New Roman" w:cs="Times New Roman"/>
          <w:sz w:val="24"/>
          <w:szCs w:val="24"/>
          <w:lang w:val="es-ES_tradnl"/>
        </w:rPr>
        <w:instrText>ADDIN CSL_CITATION {"citationItems":[{"id":"ITEM-1","itemData":{"DOI":"10.1016/j.resourpol.2018.11.016","ISSN":"03014207","abstract":"This paper uses a modified identification method to identify zombie firms from a large sample of coal mining companies in China. It analyzes the prevalence of zombie firms over time and their distribution across different regions and ownership types. It also investigates the causes of the emergence of zombies and evaluates the effectiveness of various restructuring measures for resolving zombie firms. The results indicate that government interventions and subsidized bank credit are important causes of zombie firms, and continuous financial support from the government or banks does not contribute to the recovery of zombie firms. While reductions in labor costs, ownership reforms, and deleveraging can effectively resolve zombie firms, the injection or sale of assets has an ambiguous impact on the recovery of zombie firms. This study contributes to an understanding of the causes of the emergence of zombie firms and provides some policy implications for tackling zombie firms in China's coal sector.","author":[{"dropping-particle":"","family":"Dai","given":"Xiaoyong","non-dropping-particle":"","parse-names":false,"suffix":""},{"dropping-particle":"","family":"Qiao","given":"Xiaole","non-dropping-particle":"","parse-names":false,"suffix":""},{"dropping-particle":"","family":"Song","given":"Lin","non-dropping-particle":"","parse-names":false,"suffix":""}],"container-title":"Resources Policy","id":"ITEM-1","issue":"November 2018","issued":{"date-parts":[["2019"]]},"page":"664-673","publisher":"Elsevier Ltd","title":"Zombie firms in China's coal mining sector: Identification, transition determinants and policy implications","type":"article-journal","volume":"62"},"uris":["http://www.mendeley.com/documents/?uuid=cfe955cb-fabe-4fe2-bbef-eeaa4bf38afa"]}],"mendeley":{"formattedCitation":"(Dai et al., 2019)","manualFormatting":"Dai et al. (2019)","plainTextFormattedCitation":"(Dai et al., 2019)","previouslyFormattedCitation":"(Dai et al., 2019)"},"properties":{"noteIndex":0},"schema":"https://github.com/citation-style-language/schema/raw/master/csl-citation.json"}</w:instrText>
      </w:r>
      <w:r w:rsidR="00C377DF" w:rsidRPr="00DC671C">
        <w:rPr>
          <w:rFonts w:ascii="Times New Roman" w:hAnsi="Times New Roman" w:cs="Times New Roman"/>
          <w:sz w:val="24"/>
          <w:szCs w:val="24"/>
          <w:lang w:val="es-ES_tradnl"/>
        </w:rPr>
        <w:fldChar w:fldCharType="separate"/>
      </w:r>
      <w:r w:rsidR="00C377DF" w:rsidRPr="00DC671C">
        <w:rPr>
          <w:rFonts w:ascii="Times New Roman" w:hAnsi="Times New Roman" w:cs="Times New Roman"/>
          <w:noProof/>
          <w:sz w:val="24"/>
          <w:szCs w:val="24"/>
          <w:lang w:val="es-ES_tradnl"/>
        </w:rPr>
        <w:t xml:space="preserve">Dai </w:t>
      </w:r>
      <w:r w:rsidR="00A01770" w:rsidRPr="00A01770">
        <w:rPr>
          <w:rFonts w:ascii="Times New Roman" w:hAnsi="Times New Roman" w:cs="Times New Roman"/>
          <w:i/>
          <w:iCs/>
          <w:noProof/>
          <w:sz w:val="24"/>
          <w:szCs w:val="24"/>
          <w:lang w:val="es-ES_tradnl"/>
        </w:rPr>
        <w:t>et al</w:t>
      </w:r>
      <w:r w:rsidR="00C377DF" w:rsidRPr="00DC671C">
        <w:rPr>
          <w:rFonts w:ascii="Times New Roman" w:hAnsi="Times New Roman" w:cs="Times New Roman"/>
          <w:noProof/>
          <w:sz w:val="24"/>
          <w:szCs w:val="24"/>
          <w:lang w:val="es-ES_tradnl"/>
        </w:rPr>
        <w:t>. (2019)</w:t>
      </w:r>
      <w:r w:rsidR="00C377DF" w:rsidRPr="00DC671C">
        <w:rPr>
          <w:rFonts w:ascii="Times New Roman" w:hAnsi="Times New Roman" w:cs="Times New Roman"/>
          <w:sz w:val="24"/>
          <w:szCs w:val="24"/>
          <w:lang w:val="es-ES_tradnl"/>
        </w:rPr>
        <w:fldChar w:fldCharType="end"/>
      </w:r>
      <w:r w:rsidR="00DC3D4C">
        <w:rPr>
          <w:rFonts w:ascii="Times New Roman" w:hAnsi="Times New Roman" w:cs="Times New Roman"/>
          <w:sz w:val="24"/>
          <w:szCs w:val="24"/>
          <w:lang w:val="es-ES_tradnl"/>
        </w:rPr>
        <w:t>,</w:t>
      </w:r>
      <w:r w:rsidR="001964BE">
        <w:rPr>
          <w:rFonts w:ascii="Times New Roman" w:hAnsi="Times New Roman" w:cs="Times New Roman"/>
          <w:sz w:val="24"/>
          <w:szCs w:val="24"/>
          <w:lang w:val="es-ES_tradnl"/>
        </w:rPr>
        <w:t xml:space="preserve"> quienes señalan</w:t>
      </w:r>
      <w:r w:rsidR="00DC3D4C">
        <w:rPr>
          <w:rFonts w:ascii="Times New Roman" w:hAnsi="Times New Roman" w:cs="Times New Roman"/>
          <w:sz w:val="24"/>
          <w:szCs w:val="24"/>
          <w:lang w:val="es-ES_tradnl"/>
        </w:rPr>
        <w:t xml:space="preserve"> </w:t>
      </w:r>
      <w:r w:rsidR="004841D5" w:rsidRPr="00DC671C">
        <w:rPr>
          <w:rFonts w:ascii="Times New Roman" w:hAnsi="Times New Roman" w:cs="Times New Roman"/>
          <w:sz w:val="24"/>
          <w:szCs w:val="24"/>
          <w:lang w:val="es-ES_tradnl"/>
        </w:rPr>
        <w:t xml:space="preserve">que </w:t>
      </w:r>
      <w:r w:rsidR="00C377DF" w:rsidRPr="00DC671C">
        <w:rPr>
          <w:rFonts w:ascii="Times New Roman" w:hAnsi="Times New Roman" w:cs="Times New Roman"/>
          <w:sz w:val="24"/>
          <w:szCs w:val="24"/>
          <w:lang w:val="es-ES_tradnl"/>
        </w:rPr>
        <w:t>las empresas grandes son más propensas a convertirse en zombi.</w:t>
      </w:r>
      <w:r w:rsidR="001964BE">
        <w:rPr>
          <w:rFonts w:ascii="Times New Roman" w:hAnsi="Times New Roman" w:cs="Times New Roman"/>
          <w:sz w:val="24"/>
          <w:szCs w:val="24"/>
          <w:lang w:val="es-ES_tradnl"/>
        </w:rPr>
        <w:t xml:space="preserve"> </w:t>
      </w:r>
      <w:r w:rsidR="00AB1852" w:rsidRPr="00DC671C">
        <w:rPr>
          <w:rFonts w:ascii="Times New Roman" w:hAnsi="Times New Roman" w:cs="Times New Roman"/>
          <w:sz w:val="24"/>
          <w:szCs w:val="24"/>
          <w:lang w:val="es-ES_tradnl"/>
        </w:rPr>
        <w:t>Además</w:t>
      </w:r>
      <w:r w:rsidR="001A10DB" w:rsidRPr="00DC671C">
        <w:rPr>
          <w:rFonts w:ascii="Times New Roman" w:hAnsi="Times New Roman" w:cs="Times New Roman"/>
          <w:sz w:val="24"/>
          <w:szCs w:val="24"/>
          <w:lang w:val="es-ES_tradnl"/>
        </w:rPr>
        <w:t xml:space="preserve">, teniendo en cuenta que los activos de una empresa constituyen una forma alternativa para medir </w:t>
      </w:r>
      <w:r w:rsidR="001964BE">
        <w:rPr>
          <w:rFonts w:ascii="Times New Roman" w:hAnsi="Times New Roman" w:cs="Times New Roman"/>
          <w:sz w:val="24"/>
          <w:szCs w:val="24"/>
          <w:lang w:val="es-ES_tradnl"/>
        </w:rPr>
        <w:t>su tamaño</w:t>
      </w:r>
      <w:r w:rsidR="001A10DB" w:rsidRPr="00DC671C">
        <w:rPr>
          <w:rFonts w:ascii="Times New Roman" w:hAnsi="Times New Roman" w:cs="Times New Roman"/>
          <w:sz w:val="24"/>
          <w:szCs w:val="24"/>
          <w:lang w:val="es-ES_tradnl"/>
        </w:rPr>
        <w:t xml:space="preserve">, </w:t>
      </w:r>
      <w:r w:rsidR="00BE4E19" w:rsidRPr="00DC671C">
        <w:rPr>
          <w:rFonts w:ascii="Times New Roman" w:hAnsi="Times New Roman" w:cs="Times New Roman"/>
          <w:sz w:val="24"/>
          <w:szCs w:val="24"/>
          <w:lang w:val="es-ES_tradnl"/>
        </w:rPr>
        <w:fldChar w:fldCharType="begin" w:fldLock="1"/>
      </w:r>
      <w:r w:rsidR="00791514" w:rsidRPr="00DC671C">
        <w:rPr>
          <w:rFonts w:ascii="Times New Roman" w:hAnsi="Times New Roman" w:cs="Times New Roman"/>
          <w:sz w:val="24"/>
          <w:szCs w:val="24"/>
          <w:lang w:val="es-ES_tradnl"/>
        </w:rPr>
        <w:instrText>ADDIN CSL_CITATION {"citationItems":[{"id":"ITEM-1","itemData":{"DOI":"10.1016/j.pacfin.2020.101357","ISSN":"0927538X","abstract":"This paper examines the implication of top executive gender on the zombie likelihood of firms listed in China's stock market. Our investigation shows that an increase in female executive percentage can significantly reduce corporate risk and zombie likelihood. This reduction in zombie likelihood is mainly achieved by the financial supervision of the female CFOs, mainly through the channels of quality improvement in information disclosure as well as in corporate governance. By contrast, loans and subsidies from local governments and financial institutions do not improve the performance of listed companies but increase zombie likelihood. Female executives' previous appointments with government agencies and financial institutions increase zombie likelihood as well. The academic background of female executives does not affect zombie likelihood. These findings provide insights into the relationship between executive gender diversity and corporate governance. We provide policy recommendations to help address the issue of zombie firms in China.","author":[{"dropping-particle":"","family":"Fang","given":"Jianchun","non-dropping-particle":"","parse-names":false,"suffix":""},{"dropping-particle":"","family":"Gozgor","given":"Giray","non-dropping-particle":"","parse-names":false,"suffix":""},{"dropping-particle":"","family":"Lau","given":"Chi Keung Marco","non-dropping-particle":"","parse-names":false,"suffix":""},{"dropping-particle":"","family":"Wu","given":"Wanshan","non-dropping-particle":"","parse-names":false,"suffix":""},{"dropping-particle":"","family":"Yan","given":"Cheng","non-dropping-particle":"","parse-names":false,"suffix":""}],"container-title":"Pacific Basin Finance Journal","id":"ITEM-1","issue":"February","issued":{"date-parts":[["2020"]]},"page":"1-17","title":"Listed zombie firms and top executive gender: Evidence from an emerging market","type":"article-journal","volume":"62"},"uris":["http://www.mendeley.com/documents/?uuid=ff42332f-f8d1-4331-ba45-ac6dd1747a66"]},{"id":"ITEM-2","itemData":{"DOI":"10.1007/s11187-021-00483-8","ISSN":"15730913","abstract":"The resources sunk in zombie firms have risen over the last two decades, hampering productivity growth in developed economies. In this paper, we examine the recovery and exit of zombie firms among small- and medium-sized enterprises (SME), as well as the determinants of these transitions. To our knowledge, this is the first study on the determinants of the probability of a zombie recovering or exiting in a European context. The study also contributes to the discussion of the definition of zombie firms. Based on a panel of Portuguese manufacturing and services firms covering the 2004–2017 period, we do find a widespread presence of zombies. As expected, they are relatively less productive than non-zombies, while the probability of transition into recovery and exit is relatively low, which we interpret as evidence in favour of the presence of high barriers to firm mobility. In turn, the regression results show that downsizing and restructuring, as well as debt restructuring, are crucial in enhancing recovery of zombie firms. These are non-trivial results from the perspective of managers and policy makers. We performed several exercises using alternative definitions of zombie firms and estimation techniques and found that our findings are robust. Plain English Summary A 1% decline in the share of highly indebted and unprofitable firms (i.e. zombies) is estimated to increase the average labour productivity by 3.1 percent. Recovery of zombies in particular can be enhanced by downsizing and restructuring. Based on a very large panel of Portuguese small- and medium-sized manufacturing and services firms, covering the 2004–2017 period, we do find a widespread presence of zombie firms. Moreover, the chance of these firms to recover or exit is relatively low, an evidence of the presence of high barriers to firm mobility and resource misallocation. Our results have important managerial and policy implications: (1) a coordinated and holistic restructuring strategy (technological, operational and debt-related) is crucial to increase the likelihood of recovery of weak companies; (2) governments should formulate an adequate institutional framework in order to strengthen the selection of zombie firms, namely by designing more reallocation-friendly insolvency regimes and discouraging creditors to refinance unviable firms.","author":[{"dropping-particle":"","family":"Carreira","given":"Carlos","non-dropping-particle":"","parse-names":false,"suffix":""},{"dropping-particle":"","family":"Teixeira","given":"Paulino","non-dropping-particle":"","parse-names":false,"suffix":""},{"dropping-particle":"","family":"Nieto-Carrillo","given":"Ernesto","non-dropping-particle":"","parse-names":false,"suffix":""}],"container-title":"Small Business Economics","id":"ITEM-2","issued":{"date-parts":[["2021"]]},"title":"Recovery and exit of zombie firms in Portugal","type":"article-journal"},"uris":["http://www.mendeley.com/documents/?uuid=9d3d378a-5e53-4738-9b38-024f9b9d6696"]}],"mendeley":{"formattedCitation":"(Carreira et al., 2021; Fang et al., 2020)","manualFormatting":"Carreira et al. (2021) y Fang et al. (2020)","plainTextFormattedCitation":"(Carreira et al., 2021; Fang et al., 2020)","previouslyFormattedCitation":"(Carreira et al., 2021; Fang et al., 2020)"},"properties":{"noteIndex":0},"schema":"https://github.com/citation-style-language/schema/raw/master/csl-citation.json"}</w:instrText>
      </w:r>
      <w:r w:rsidR="00BE4E19" w:rsidRPr="00DC671C">
        <w:rPr>
          <w:rFonts w:ascii="Times New Roman" w:hAnsi="Times New Roman" w:cs="Times New Roman"/>
          <w:sz w:val="24"/>
          <w:szCs w:val="24"/>
          <w:lang w:val="es-ES_tradnl"/>
        </w:rPr>
        <w:fldChar w:fldCharType="separate"/>
      </w:r>
      <w:r w:rsidR="00BE4E19" w:rsidRPr="00DC671C">
        <w:rPr>
          <w:rFonts w:ascii="Times New Roman" w:hAnsi="Times New Roman" w:cs="Times New Roman"/>
          <w:noProof/>
          <w:sz w:val="24"/>
          <w:szCs w:val="24"/>
          <w:lang w:val="es-ES_tradnl"/>
        </w:rPr>
        <w:t xml:space="preserve">Carreira </w:t>
      </w:r>
      <w:r w:rsidR="00A01770" w:rsidRPr="00A01770">
        <w:rPr>
          <w:rFonts w:ascii="Times New Roman" w:hAnsi="Times New Roman" w:cs="Times New Roman"/>
          <w:i/>
          <w:iCs/>
          <w:noProof/>
          <w:sz w:val="24"/>
          <w:szCs w:val="24"/>
          <w:lang w:val="es-ES_tradnl"/>
        </w:rPr>
        <w:t>et al</w:t>
      </w:r>
      <w:r w:rsidR="00BE4E19" w:rsidRPr="00DC671C">
        <w:rPr>
          <w:rFonts w:ascii="Times New Roman" w:hAnsi="Times New Roman" w:cs="Times New Roman"/>
          <w:noProof/>
          <w:sz w:val="24"/>
          <w:szCs w:val="24"/>
          <w:lang w:val="es-ES_tradnl"/>
        </w:rPr>
        <w:t xml:space="preserve">. (2021) y Fang </w:t>
      </w:r>
      <w:r w:rsidR="00A01770" w:rsidRPr="00A01770">
        <w:rPr>
          <w:rFonts w:ascii="Times New Roman" w:hAnsi="Times New Roman" w:cs="Times New Roman"/>
          <w:i/>
          <w:iCs/>
          <w:noProof/>
          <w:sz w:val="24"/>
          <w:szCs w:val="24"/>
          <w:lang w:val="es-ES_tradnl"/>
        </w:rPr>
        <w:t>et al</w:t>
      </w:r>
      <w:r w:rsidR="00BE4E19" w:rsidRPr="00DC671C">
        <w:rPr>
          <w:rFonts w:ascii="Times New Roman" w:hAnsi="Times New Roman" w:cs="Times New Roman"/>
          <w:noProof/>
          <w:sz w:val="24"/>
          <w:szCs w:val="24"/>
          <w:lang w:val="es-ES_tradnl"/>
        </w:rPr>
        <w:t>. (2020)</w:t>
      </w:r>
      <w:r w:rsidR="00BE4E19" w:rsidRPr="00DC671C">
        <w:rPr>
          <w:rFonts w:ascii="Times New Roman" w:hAnsi="Times New Roman" w:cs="Times New Roman"/>
          <w:sz w:val="24"/>
          <w:szCs w:val="24"/>
          <w:lang w:val="es-ES_tradnl"/>
        </w:rPr>
        <w:fldChar w:fldCharType="end"/>
      </w:r>
      <w:r w:rsidR="00BE4E19" w:rsidRPr="00DC671C">
        <w:rPr>
          <w:rFonts w:ascii="Times New Roman" w:hAnsi="Times New Roman" w:cs="Times New Roman"/>
          <w:sz w:val="24"/>
          <w:szCs w:val="24"/>
          <w:lang w:val="es-ES_tradnl"/>
        </w:rPr>
        <w:t xml:space="preserve"> señalan que </w:t>
      </w:r>
      <w:r w:rsidR="001A10DB" w:rsidRPr="00DC671C">
        <w:rPr>
          <w:rFonts w:ascii="Times New Roman" w:hAnsi="Times New Roman" w:cs="Times New Roman"/>
          <w:sz w:val="24"/>
          <w:szCs w:val="24"/>
          <w:lang w:val="es-ES_tradnl"/>
        </w:rPr>
        <w:t>estos</w:t>
      </w:r>
      <w:r w:rsidR="00BE4E19" w:rsidRPr="00DC671C">
        <w:rPr>
          <w:rFonts w:ascii="Times New Roman" w:hAnsi="Times New Roman" w:cs="Times New Roman"/>
          <w:sz w:val="24"/>
          <w:szCs w:val="24"/>
          <w:lang w:val="es-ES_tradnl"/>
        </w:rPr>
        <w:t xml:space="preserve"> están positivamente relacionados con la probabilidad de ser zombi.</w:t>
      </w:r>
    </w:p>
    <w:p w14:paraId="08E8CB33" w14:textId="088BA8E1" w:rsidR="0017612D" w:rsidRPr="001964BE" w:rsidRDefault="001A10DB" w:rsidP="009109DF">
      <w:pPr>
        <w:spacing w:after="180" w:line="360" w:lineRule="auto"/>
        <w:jc w:val="both"/>
        <w:rPr>
          <w:rFonts w:ascii="Times New Roman" w:hAnsi="Times New Roman" w:cs="Times New Roman"/>
          <w:sz w:val="24"/>
          <w:szCs w:val="24"/>
          <w:lang w:val="es-ES_tradnl"/>
        </w:rPr>
      </w:pPr>
      <w:r w:rsidRPr="00DC671C">
        <w:rPr>
          <w:rFonts w:ascii="Times New Roman" w:hAnsi="Times New Roman" w:cs="Times New Roman"/>
          <w:sz w:val="24"/>
          <w:szCs w:val="24"/>
          <w:lang w:val="es-ES_tradnl"/>
        </w:rPr>
        <w:t>P</w:t>
      </w:r>
      <w:r w:rsidR="00791514" w:rsidRPr="00DC671C">
        <w:rPr>
          <w:rFonts w:ascii="Times New Roman" w:hAnsi="Times New Roman" w:cs="Times New Roman"/>
          <w:sz w:val="24"/>
          <w:szCs w:val="24"/>
          <w:lang w:val="es-ES_tradnl"/>
        </w:rPr>
        <w:t>or otro lado</w:t>
      </w:r>
      <w:r w:rsidR="008E15FC">
        <w:rPr>
          <w:rFonts w:ascii="Times New Roman" w:hAnsi="Times New Roman" w:cs="Times New Roman"/>
          <w:sz w:val="24"/>
          <w:szCs w:val="24"/>
          <w:lang w:val="es-ES_tradnl"/>
        </w:rPr>
        <w:t>,</w:t>
      </w:r>
      <w:r w:rsidR="00D91F9C">
        <w:rPr>
          <w:rFonts w:ascii="Times New Roman" w:hAnsi="Times New Roman" w:cs="Times New Roman"/>
          <w:sz w:val="24"/>
          <w:szCs w:val="24"/>
          <w:lang w:val="es-ES_tradnl"/>
        </w:rPr>
        <w:t xml:space="preserve"> y </w:t>
      </w:r>
      <w:r w:rsidR="00791514" w:rsidRPr="00DC671C">
        <w:rPr>
          <w:rFonts w:ascii="Times New Roman" w:hAnsi="Times New Roman" w:cs="Times New Roman"/>
          <w:sz w:val="24"/>
          <w:szCs w:val="24"/>
          <w:lang w:val="es-ES_tradnl"/>
        </w:rPr>
        <w:t xml:space="preserve">de manera </w:t>
      </w:r>
      <w:r w:rsidR="00774243" w:rsidRPr="00DC671C">
        <w:rPr>
          <w:rFonts w:ascii="Times New Roman" w:hAnsi="Times New Roman" w:cs="Times New Roman"/>
          <w:sz w:val="24"/>
          <w:szCs w:val="24"/>
          <w:lang w:val="es-ES_tradnl"/>
        </w:rPr>
        <w:t xml:space="preserve">totalmente </w:t>
      </w:r>
      <w:r w:rsidR="00791514" w:rsidRPr="00DC671C">
        <w:rPr>
          <w:rFonts w:ascii="Times New Roman" w:hAnsi="Times New Roman" w:cs="Times New Roman"/>
          <w:sz w:val="24"/>
          <w:szCs w:val="24"/>
          <w:lang w:val="es-ES_tradnl"/>
        </w:rPr>
        <w:t xml:space="preserve">contraria a los anteriores, </w:t>
      </w:r>
      <w:r w:rsidR="00791514" w:rsidRPr="00DC671C">
        <w:rPr>
          <w:rFonts w:ascii="Times New Roman" w:hAnsi="Times New Roman" w:cs="Times New Roman"/>
          <w:sz w:val="24"/>
          <w:szCs w:val="24"/>
          <w:lang w:val="es-ES_tradnl"/>
        </w:rPr>
        <w:fldChar w:fldCharType="begin" w:fldLock="1"/>
      </w:r>
      <w:r w:rsidR="00791514" w:rsidRPr="00DC671C">
        <w:rPr>
          <w:rFonts w:ascii="Times New Roman" w:hAnsi="Times New Roman" w:cs="Times New Roman"/>
          <w:sz w:val="24"/>
          <w:szCs w:val="24"/>
          <w:lang w:val="es-ES_tradnl"/>
        </w:rPr>
        <w:instrText>ADDIN CSL_CITATION {"citationItems":[{"id":"ITEM-1","itemData":{"DOI":"10.1016/j.econmod.2020.02.017","ISSN":"02649993","abstract":"Zombie firms cause serious, widespread harm to the economy. It is thus important to clarify the reasons for their formation. This paper empirically investigates the effects of government intervention on the formation of zombie firms. It suggests that a greater degree of government intervention can increase the risk that a firm will become a zombie firm. Robustness tests and endogeneity tests confirm this finding. Further, we undertake a preliminary exploration of the mechanism of government intervention on the formation of zombie firms, and study how government behaviors affect the formation of such firms from various perspectives. Analysis reveals that government induces the formation of zombie firms by means of subsidies, resource support, financial support, and tax. To a certain extent, the conclusions of this paper could guide the formulation and revision of government policies, which would be conducive to adjusting the direction and intensity of government intervention and providing new ideas for supply-side structural reforms in China. The Chinese government should further increase the role of market force in its reforms.","author":[{"dropping-particle":"","family":"Chang","given":"Qingqing","non-dropping-particle":"","parse-names":false,"suffix":""},{"dropping-particle":"","family":"Zhou","given":"Yisihong","non-dropping-particle":"","parse-names":false,"suffix":""},{"dropping-particle":"","family":"Liu","given":"Guangqiang","non-dropping-particle":"","parse-names":false,"suffix":""},{"dropping-particle":"","family":"Wang","given":"Di","non-dropping-particle":"","parse-names":false,"suffix":""},{"dropping-particle":"","family":"Zhang","given":"Xiaojie","non-dropping-particle":"","parse-names":false,"suffix":""}],"container-title":"Economic Modelling","id":"ITEM-1","issue":"December 2019","issued":{"date-parts":[["2021"]]},"page":"768-779","publisher":"Elsevier Ltd","title":"How does government intervention affect the formation of zombie firms?","type":"article-journal","volume":"94"},"uris":["http://www.mendeley.com/documents/?uuid=545f0094-8913-452e-967c-733d92a5d905"]}],"mendeley":{"formattedCitation":"(Chang et al., 2021)","manualFormatting":"Chang et al. (2021)","plainTextFormattedCitation":"(Chang et al., 2021)","previouslyFormattedCitation":"(Chang et al., 2021)"},"properties":{"noteIndex":0},"schema":"https://github.com/citation-style-language/schema/raw/master/csl-citation.json"}</w:instrText>
      </w:r>
      <w:r w:rsidR="00791514" w:rsidRPr="00DC671C">
        <w:rPr>
          <w:rFonts w:ascii="Times New Roman" w:hAnsi="Times New Roman" w:cs="Times New Roman"/>
          <w:sz w:val="24"/>
          <w:szCs w:val="24"/>
          <w:lang w:val="es-ES_tradnl"/>
        </w:rPr>
        <w:fldChar w:fldCharType="separate"/>
      </w:r>
      <w:r w:rsidR="00791514" w:rsidRPr="00DC671C">
        <w:rPr>
          <w:rFonts w:ascii="Times New Roman" w:hAnsi="Times New Roman" w:cs="Times New Roman"/>
          <w:noProof/>
          <w:sz w:val="24"/>
          <w:szCs w:val="24"/>
          <w:lang w:val="es-ES_tradnl"/>
        </w:rPr>
        <w:t xml:space="preserve">Chang </w:t>
      </w:r>
      <w:r w:rsidR="00A01770" w:rsidRPr="00A01770">
        <w:rPr>
          <w:rFonts w:ascii="Times New Roman" w:hAnsi="Times New Roman" w:cs="Times New Roman"/>
          <w:i/>
          <w:iCs/>
          <w:noProof/>
          <w:sz w:val="24"/>
          <w:szCs w:val="24"/>
          <w:lang w:val="es-ES_tradnl"/>
        </w:rPr>
        <w:t>et al</w:t>
      </w:r>
      <w:r w:rsidR="00791514" w:rsidRPr="00DC671C">
        <w:rPr>
          <w:rFonts w:ascii="Times New Roman" w:hAnsi="Times New Roman" w:cs="Times New Roman"/>
          <w:noProof/>
          <w:sz w:val="24"/>
          <w:szCs w:val="24"/>
          <w:lang w:val="es-ES_tradnl"/>
        </w:rPr>
        <w:t>. (2021)</w:t>
      </w:r>
      <w:r w:rsidR="00791514" w:rsidRPr="00DC671C">
        <w:rPr>
          <w:rFonts w:ascii="Times New Roman" w:hAnsi="Times New Roman" w:cs="Times New Roman"/>
          <w:sz w:val="24"/>
          <w:szCs w:val="24"/>
          <w:lang w:val="es-ES_tradnl"/>
        </w:rPr>
        <w:fldChar w:fldCharType="end"/>
      </w:r>
      <w:r w:rsidR="00791514" w:rsidRPr="00DC671C">
        <w:rPr>
          <w:rFonts w:ascii="Times New Roman" w:hAnsi="Times New Roman" w:cs="Times New Roman"/>
          <w:sz w:val="24"/>
          <w:szCs w:val="24"/>
          <w:lang w:val="es-ES_tradnl"/>
        </w:rPr>
        <w:t xml:space="preserve"> señala</w:t>
      </w:r>
      <w:r w:rsidR="00D91F9C">
        <w:rPr>
          <w:rFonts w:ascii="Times New Roman" w:hAnsi="Times New Roman" w:cs="Times New Roman"/>
          <w:sz w:val="24"/>
          <w:szCs w:val="24"/>
          <w:lang w:val="es-ES_tradnl"/>
        </w:rPr>
        <w:t>n</w:t>
      </w:r>
      <w:r w:rsidR="00791514" w:rsidRPr="00DC671C">
        <w:rPr>
          <w:rFonts w:ascii="Times New Roman" w:hAnsi="Times New Roman" w:cs="Times New Roman"/>
          <w:sz w:val="24"/>
          <w:szCs w:val="24"/>
          <w:lang w:val="es-ES_tradnl"/>
        </w:rPr>
        <w:t xml:space="preserve"> que cuanto mayor es el tamaño de </w:t>
      </w:r>
      <w:r w:rsidR="00D91F9C">
        <w:rPr>
          <w:rFonts w:ascii="Times New Roman" w:hAnsi="Times New Roman" w:cs="Times New Roman"/>
          <w:sz w:val="24"/>
          <w:szCs w:val="24"/>
          <w:lang w:val="es-ES_tradnl"/>
        </w:rPr>
        <w:t xml:space="preserve">una </w:t>
      </w:r>
      <w:r w:rsidR="00791514" w:rsidRPr="00DC671C">
        <w:rPr>
          <w:rFonts w:ascii="Times New Roman" w:hAnsi="Times New Roman" w:cs="Times New Roman"/>
          <w:sz w:val="24"/>
          <w:szCs w:val="24"/>
          <w:lang w:val="es-ES_tradnl"/>
        </w:rPr>
        <w:t xml:space="preserve">empresa </w:t>
      </w:r>
      <w:r w:rsidRPr="00DC671C">
        <w:rPr>
          <w:rFonts w:ascii="Times New Roman" w:hAnsi="Times New Roman" w:cs="Times New Roman"/>
          <w:sz w:val="24"/>
          <w:szCs w:val="24"/>
          <w:lang w:val="es-ES_tradnl"/>
        </w:rPr>
        <w:t>menor es la probabilidad de</w:t>
      </w:r>
      <w:r w:rsidR="00791514" w:rsidRPr="00DC671C">
        <w:rPr>
          <w:rFonts w:ascii="Times New Roman" w:hAnsi="Times New Roman" w:cs="Times New Roman"/>
          <w:sz w:val="24"/>
          <w:szCs w:val="24"/>
          <w:lang w:val="es-ES_tradnl"/>
        </w:rPr>
        <w:t xml:space="preserve"> que se convierta en una zombi. A la misma conclusión llega </w:t>
      </w:r>
      <w:r w:rsidR="00791514" w:rsidRPr="00DC671C">
        <w:rPr>
          <w:rFonts w:ascii="Times New Roman" w:hAnsi="Times New Roman" w:cs="Times New Roman"/>
          <w:sz w:val="24"/>
          <w:szCs w:val="24"/>
          <w:lang w:val="es-ES_tradnl"/>
        </w:rPr>
        <w:fldChar w:fldCharType="begin" w:fldLock="1"/>
      </w:r>
      <w:r w:rsidR="00791514" w:rsidRPr="00DC671C">
        <w:rPr>
          <w:rFonts w:ascii="Times New Roman" w:hAnsi="Times New Roman" w:cs="Times New Roman"/>
          <w:sz w:val="24"/>
          <w:szCs w:val="24"/>
          <w:lang w:val="es-ES_tradnl"/>
        </w:rPr>
        <w:instrText>ADDIN CSL_CITATION {"citationItems":[{"id":"ITEM-1","itemData":{"DOI":"10.1111/j.1468-5876.2006.00354.x","ISSN":"13524739","abstract":"Zombie firms are those firms that are insolvent and have little hope of recovery but avoid failure thanks to support from their banks. This paper identifies zombie firms in Japan, and compares the characteristics of zombies to other firms. Zombie firms are found to be less profitable, more indebted, more dependent on their main banks, more likely to be found in non-manufacturing industries and more often located outside large metropolitan areas. Overall, larger size makes the firm less likely to be a zombie, but among small firms, relatively larger firms are more likely to be protected and become zombies. Controlling for profitability, the exit probability for zombie firms does not differ from that for non-zombies. Zombie firms tend to increase employment by more (but do not reduce employment by more) than non-zombies. Finally, when the proportion of zombie firms in an industry increases, job creation declines and job destruction increases, and the effects are stronger for non-zombies. © 2006 Japanese Economic Association.","author":[{"dropping-particle":"","family":"Hoshi","given":"Takeo","non-dropping-particle":"","parse-names":false,"suffix":""}],"container-title":"Japanese Economic Review","id":"ITEM-1","issue":"1","issued":{"date-parts":[["2006"]]},"page":"30-49","title":"Economics of the living dead","type":"article-journal","volume":"57"},"uris":["http://www.mendeley.com/documents/?uuid=ba8d9490-5d9e-4b9c-a993-1dac5de2f64d"]}],"mendeley":{"formattedCitation":"(Hoshi, 2006)","manualFormatting":"Hoshi (2006)","plainTextFormattedCitation":"(Hoshi, 2006)","previouslyFormattedCitation":"(Hoshi, 2006)"},"properties":{"noteIndex":0},"schema":"https://github.com/citation-style-language/schema/raw/master/csl-citation.json"}</w:instrText>
      </w:r>
      <w:r w:rsidR="00791514" w:rsidRPr="00DC671C">
        <w:rPr>
          <w:rFonts w:ascii="Times New Roman" w:hAnsi="Times New Roman" w:cs="Times New Roman"/>
          <w:sz w:val="24"/>
          <w:szCs w:val="24"/>
          <w:lang w:val="es-ES_tradnl"/>
        </w:rPr>
        <w:fldChar w:fldCharType="separate"/>
      </w:r>
      <w:r w:rsidR="00791514" w:rsidRPr="00DC671C">
        <w:rPr>
          <w:rFonts w:ascii="Times New Roman" w:hAnsi="Times New Roman" w:cs="Times New Roman"/>
          <w:noProof/>
          <w:sz w:val="24"/>
          <w:szCs w:val="24"/>
          <w:lang w:val="es-ES_tradnl"/>
        </w:rPr>
        <w:t>Hoshi (2006)</w:t>
      </w:r>
      <w:r w:rsidR="00791514" w:rsidRPr="00DC671C">
        <w:rPr>
          <w:rFonts w:ascii="Times New Roman" w:hAnsi="Times New Roman" w:cs="Times New Roman"/>
          <w:sz w:val="24"/>
          <w:szCs w:val="24"/>
          <w:lang w:val="es-ES_tradnl"/>
        </w:rPr>
        <w:fldChar w:fldCharType="end"/>
      </w:r>
      <w:r w:rsidR="00791514" w:rsidRPr="00DC671C">
        <w:rPr>
          <w:rFonts w:ascii="Times New Roman" w:hAnsi="Times New Roman" w:cs="Times New Roman"/>
          <w:sz w:val="24"/>
          <w:szCs w:val="24"/>
          <w:lang w:val="es-ES_tradnl"/>
        </w:rPr>
        <w:t xml:space="preserve">, </w:t>
      </w:r>
      <w:r w:rsidR="00D91F9C">
        <w:rPr>
          <w:rFonts w:ascii="Times New Roman" w:hAnsi="Times New Roman" w:cs="Times New Roman"/>
          <w:sz w:val="24"/>
          <w:szCs w:val="24"/>
          <w:lang w:val="es-ES_tradnl"/>
        </w:rPr>
        <w:t xml:space="preserve">quien </w:t>
      </w:r>
      <w:r w:rsidR="00791514" w:rsidRPr="00DC671C">
        <w:rPr>
          <w:rFonts w:ascii="Times New Roman" w:hAnsi="Times New Roman" w:cs="Times New Roman"/>
          <w:sz w:val="24"/>
          <w:szCs w:val="24"/>
          <w:lang w:val="es-ES_tradnl"/>
        </w:rPr>
        <w:t xml:space="preserve">además aporta que </w:t>
      </w:r>
      <w:r w:rsidR="00791514" w:rsidRPr="00DC671C">
        <w:rPr>
          <w:rFonts w:ascii="Times New Roman" w:hAnsi="Times New Roman" w:cs="Times New Roman"/>
          <w:sz w:val="24"/>
          <w:szCs w:val="24"/>
        </w:rPr>
        <w:t xml:space="preserve">entre las empresas pequeñas, es más probable que las empresas relativamente grandes se conviertan en zombis. </w:t>
      </w:r>
      <w:r w:rsidR="00AB1852" w:rsidRPr="00DC671C">
        <w:rPr>
          <w:rFonts w:ascii="Times New Roman" w:hAnsi="Times New Roman" w:cs="Times New Roman"/>
          <w:sz w:val="24"/>
          <w:szCs w:val="24"/>
        </w:rPr>
        <w:t xml:space="preserve">En este </w:t>
      </w:r>
      <w:r w:rsidR="00593086">
        <w:rPr>
          <w:rFonts w:ascii="Times New Roman" w:hAnsi="Times New Roman" w:cs="Times New Roman"/>
          <w:sz w:val="24"/>
          <w:szCs w:val="24"/>
        </w:rPr>
        <w:t>aspecto</w:t>
      </w:r>
      <w:r w:rsidR="007C4B7B" w:rsidRPr="00DC671C">
        <w:rPr>
          <w:rFonts w:ascii="Times New Roman" w:hAnsi="Times New Roman" w:cs="Times New Roman"/>
          <w:sz w:val="24"/>
          <w:szCs w:val="24"/>
        </w:rPr>
        <w:t xml:space="preserve"> y </w:t>
      </w:r>
      <w:r w:rsidR="009D0542" w:rsidRPr="00DC671C">
        <w:rPr>
          <w:rFonts w:ascii="Times New Roman" w:hAnsi="Times New Roman" w:cs="Times New Roman"/>
          <w:sz w:val="24"/>
          <w:szCs w:val="24"/>
        </w:rPr>
        <w:t>d</w:t>
      </w:r>
      <w:r w:rsidR="00791514" w:rsidRPr="00DC671C">
        <w:rPr>
          <w:rFonts w:ascii="Times New Roman" w:hAnsi="Times New Roman" w:cs="Times New Roman"/>
          <w:sz w:val="24"/>
          <w:szCs w:val="24"/>
        </w:rPr>
        <w:t xml:space="preserve">e manera más directa, </w:t>
      </w:r>
      <w:r w:rsidR="00791514" w:rsidRPr="00DC671C">
        <w:rPr>
          <w:rFonts w:ascii="Times New Roman" w:hAnsi="Times New Roman" w:cs="Times New Roman"/>
          <w:sz w:val="24"/>
          <w:szCs w:val="24"/>
        </w:rPr>
        <w:fldChar w:fldCharType="begin" w:fldLock="1"/>
      </w:r>
      <w:r w:rsidR="006412F3" w:rsidRPr="00DC671C">
        <w:rPr>
          <w:rFonts w:ascii="Times New Roman" w:hAnsi="Times New Roman" w:cs="Times New Roman"/>
          <w:sz w:val="24"/>
          <w:szCs w:val="24"/>
        </w:rPr>
        <w:instrText>ADDIN CSL_CITATION {"citationItems":[{"id":"ITEM-1","itemData":{"DOI":"10.1080/00472778.2019.1696100","ISSN":"1540627X","abstract":"Inefficient and uncompetitive companies operating in the economy are a significant impediment to sustainable economic growth. This article contributes to the knowledge on so-called zombie firms. Using a Czech sample from 2003 to 2015, this research detected zombie firms and firms with negative equity, and investigated the process of zombie firms’ genesis and symptoms appearing in financial management before the company became a zombie. The results show that zombie firms are most often located in metropolitan areas, they are smaller companies, and most likely they are middle-aged companies. Negative development of firm financial performance significantly increases probability to become a zombie firm.","author":[{"dropping-particle":"","family":"Blažková","given":"Ivana","non-dropping-particle":"","parse-names":false,"suffix":""},{"dropping-particle":"","family":"Dvouletý","given":"Ondřej","non-dropping-particle":"","parse-names":false,"suffix":""}],"container-title":"Journal of Small Business Management","id":"ITEM-1","issued":{"date-parts":[["2020"]]},"publisher":"Routledge","title":"Zombies: Who are they and how do firms become zombies?","type":"article-journal","volume":"2778"},"uris":["http://www.mendeley.com/documents/?uuid=b5f3339c-5155-4c4e-ad9d-b705721c4243"]}],"mendeley":{"formattedCitation":"(Blažková &amp; Dvouletý, 2020)","manualFormatting":"Blažková &amp; Dvouletý (2020)","plainTextFormattedCitation":"(Blažková &amp; Dvouletý, 2020)","previouslyFormattedCitation":"(Blažková &amp; Dvouletý, 2020)"},"properties":{"noteIndex":0},"schema":"https://github.com/citation-style-language/schema/raw/master/csl-citation.json"}</w:instrText>
      </w:r>
      <w:r w:rsidR="00791514" w:rsidRPr="00DC671C">
        <w:rPr>
          <w:rFonts w:ascii="Times New Roman" w:hAnsi="Times New Roman" w:cs="Times New Roman"/>
          <w:sz w:val="24"/>
          <w:szCs w:val="24"/>
        </w:rPr>
        <w:fldChar w:fldCharType="separate"/>
      </w:r>
      <w:r w:rsidR="00791514" w:rsidRPr="00DC671C">
        <w:rPr>
          <w:rFonts w:ascii="Times New Roman" w:hAnsi="Times New Roman" w:cs="Times New Roman"/>
          <w:noProof/>
          <w:sz w:val="24"/>
          <w:szCs w:val="24"/>
        </w:rPr>
        <w:t>Blažková &amp; Dvouletý (2020)</w:t>
      </w:r>
      <w:r w:rsidR="00791514" w:rsidRPr="00DC671C">
        <w:rPr>
          <w:rFonts w:ascii="Times New Roman" w:hAnsi="Times New Roman" w:cs="Times New Roman"/>
          <w:sz w:val="24"/>
          <w:szCs w:val="24"/>
        </w:rPr>
        <w:fldChar w:fldCharType="end"/>
      </w:r>
      <w:r w:rsidR="00791514" w:rsidRPr="00DC671C">
        <w:rPr>
          <w:rFonts w:ascii="Times New Roman" w:hAnsi="Times New Roman" w:cs="Times New Roman"/>
          <w:sz w:val="24"/>
          <w:szCs w:val="24"/>
        </w:rPr>
        <w:t xml:space="preserve"> </w:t>
      </w:r>
      <w:r w:rsidR="001F3714" w:rsidRPr="00DC671C">
        <w:rPr>
          <w:rFonts w:ascii="Times New Roman" w:hAnsi="Times New Roman" w:cs="Times New Roman"/>
          <w:sz w:val="24"/>
          <w:szCs w:val="24"/>
        </w:rPr>
        <w:t>señalan</w:t>
      </w:r>
      <w:r w:rsidR="00791514" w:rsidRPr="00DC671C">
        <w:rPr>
          <w:rFonts w:ascii="Times New Roman" w:hAnsi="Times New Roman" w:cs="Times New Roman"/>
          <w:sz w:val="24"/>
          <w:szCs w:val="24"/>
        </w:rPr>
        <w:t xml:space="preserve"> que las zombis son </w:t>
      </w:r>
      <w:r w:rsidR="00700BBC">
        <w:rPr>
          <w:rFonts w:ascii="Times New Roman" w:hAnsi="Times New Roman" w:cs="Times New Roman"/>
          <w:sz w:val="24"/>
          <w:szCs w:val="24"/>
        </w:rPr>
        <w:t xml:space="preserve">sociedades </w:t>
      </w:r>
      <w:r w:rsidR="00791514" w:rsidRPr="00DC671C">
        <w:rPr>
          <w:rFonts w:ascii="Times New Roman" w:hAnsi="Times New Roman" w:cs="Times New Roman"/>
          <w:sz w:val="24"/>
          <w:szCs w:val="24"/>
        </w:rPr>
        <w:t>pequeñas y con responsabilidades limitadas.</w:t>
      </w:r>
    </w:p>
    <w:p w14:paraId="123CC458" w14:textId="559A0040" w:rsidR="008B3423" w:rsidRDefault="00D05FB4" w:rsidP="009109DF">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Entre o</w:t>
      </w:r>
      <w:r w:rsidR="00302469" w:rsidRPr="00DC671C">
        <w:rPr>
          <w:rFonts w:ascii="Times New Roman" w:hAnsi="Times New Roman" w:cs="Times New Roman"/>
          <w:sz w:val="24"/>
          <w:szCs w:val="24"/>
        </w:rPr>
        <w:t xml:space="preserve">tras </w:t>
      </w:r>
      <w:r w:rsidRPr="00DC671C">
        <w:rPr>
          <w:rFonts w:ascii="Times New Roman" w:hAnsi="Times New Roman" w:cs="Times New Roman"/>
          <w:sz w:val="24"/>
          <w:szCs w:val="24"/>
        </w:rPr>
        <w:t xml:space="preserve">posibles </w:t>
      </w:r>
      <w:r w:rsidR="00302469" w:rsidRPr="00DC671C">
        <w:rPr>
          <w:rFonts w:ascii="Times New Roman" w:hAnsi="Times New Roman" w:cs="Times New Roman"/>
          <w:sz w:val="24"/>
          <w:szCs w:val="24"/>
        </w:rPr>
        <w:t xml:space="preserve">características que han sido </w:t>
      </w:r>
      <w:r w:rsidR="009F5C2D" w:rsidRPr="00DC671C">
        <w:rPr>
          <w:rFonts w:ascii="Times New Roman" w:hAnsi="Times New Roman" w:cs="Times New Roman"/>
          <w:sz w:val="24"/>
          <w:szCs w:val="24"/>
        </w:rPr>
        <w:t>estudiadas</w:t>
      </w:r>
      <w:r w:rsidRPr="00DC671C">
        <w:rPr>
          <w:rFonts w:ascii="Times New Roman" w:hAnsi="Times New Roman" w:cs="Times New Roman"/>
          <w:sz w:val="24"/>
          <w:szCs w:val="24"/>
        </w:rPr>
        <w:t xml:space="preserve"> sobre </w:t>
      </w:r>
      <w:r w:rsidR="00A204AB">
        <w:rPr>
          <w:rFonts w:ascii="Times New Roman" w:hAnsi="Times New Roman" w:cs="Times New Roman"/>
          <w:sz w:val="24"/>
          <w:szCs w:val="24"/>
        </w:rPr>
        <w:t>estas empresas</w:t>
      </w:r>
      <w:r w:rsidRPr="00DC671C">
        <w:rPr>
          <w:rFonts w:ascii="Times New Roman" w:hAnsi="Times New Roman" w:cs="Times New Roman"/>
          <w:sz w:val="24"/>
          <w:szCs w:val="24"/>
        </w:rPr>
        <w:t xml:space="preserve">, podemos destacar </w:t>
      </w:r>
      <w:r w:rsidR="009F5C2D" w:rsidRPr="00DC671C">
        <w:rPr>
          <w:rFonts w:ascii="Times New Roman" w:hAnsi="Times New Roman" w:cs="Times New Roman"/>
          <w:sz w:val="24"/>
          <w:szCs w:val="24"/>
        </w:rPr>
        <w:t xml:space="preserve">su relación negativa con la responsabilidad ambiental corporativa </w:t>
      </w:r>
      <w:r w:rsidR="009F5C2D" w:rsidRPr="00DC671C">
        <w:rPr>
          <w:rFonts w:ascii="Times New Roman" w:hAnsi="Times New Roman" w:cs="Times New Roman"/>
          <w:sz w:val="24"/>
          <w:szCs w:val="24"/>
        </w:rPr>
        <w:fldChar w:fldCharType="begin" w:fldLock="1"/>
      </w:r>
      <w:r w:rsidR="009F5C2D" w:rsidRPr="00DC671C">
        <w:rPr>
          <w:rFonts w:ascii="Times New Roman" w:hAnsi="Times New Roman" w:cs="Times New Roman"/>
          <w:sz w:val="24"/>
          <w:szCs w:val="24"/>
        </w:rPr>
        <w:instrText>ADDIN CSL_CITATION {"citationItems":[{"id":"ITEM-1","itemData":{"DOI":"10.1016/j.jclepro.2018.12.136","ISSN":"09596526","abstract":"This paper investigates the relationship among zombie firms, external support and corporate environmental responsibility. Zombie firms refer to firms that should go bankrupt because of low efficiency and profitability but survive with external support from government or bank. Using a sample of Chinese listed companies over the period 2010–2016, we find that zombie firms have lower corporate environmental responsibility performance than non–zombie firms. Such an effect is more pronounced when zombie firms receive a greater amount of external support from government or bank. The negative impact of zombie firms on corporate environmental responsibility performance is stronger in heavily polluting industries and state-owned enterprises. To deal with potential self-selection and endogeneity issues, Heckman two-step estimation and propensity score matching approaches are used to verify the validity of our results. Our results are also robust in the sensitivity test of changing measurement of zombie firms.","author":[{"dropping-particle":"","family":"Han","given":"Shaozhen","non-dropping-particle":"","parse-names":false,"suffix":""},{"dropping-particle":"","family":"You","given":"Wanhai","non-dropping-particle":"","parse-names":false,"suffix":""},{"dropping-particle":"","family":"Nan","given":"Shijing","non-dropping-particle":"","parse-names":false,"suffix":""}],"container-title":"Journal of Cleaner Production","id":"ITEM-1","issued":{"date-parts":[["2019"]]},"page":"1499-1517","publisher":"Elsevier Ltd","title":"Zombie firms, external support and corporate environmental responsibility: Evidence from China","type":"article-journal","volume":"212"},"uris":["http://www.mendeley.com/documents/?uuid=d339844d-1d15-481d-b10e-ef305ac9dd1a"]}],"mendeley":{"formattedCitation":"(Han et al., 2019)","plainTextFormattedCitation":"(Han et al., 2019)","previouslyFormattedCitation":"(Han et al., 2019)"},"properties":{"noteIndex":0},"schema":"https://github.com/citation-style-language/schema/raw/master/csl-citation.json"}</w:instrText>
      </w:r>
      <w:r w:rsidR="009F5C2D" w:rsidRPr="00DC671C">
        <w:rPr>
          <w:rFonts w:ascii="Times New Roman" w:hAnsi="Times New Roman" w:cs="Times New Roman"/>
          <w:sz w:val="24"/>
          <w:szCs w:val="24"/>
        </w:rPr>
        <w:fldChar w:fldCharType="separate"/>
      </w:r>
      <w:r w:rsidR="009F5C2D" w:rsidRPr="00DC671C">
        <w:rPr>
          <w:rFonts w:ascii="Times New Roman" w:hAnsi="Times New Roman" w:cs="Times New Roman"/>
          <w:noProof/>
          <w:sz w:val="24"/>
          <w:szCs w:val="24"/>
        </w:rPr>
        <w:t xml:space="preserve">(Han </w:t>
      </w:r>
      <w:r w:rsidR="00A01770" w:rsidRPr="00A01770">
        <w:rPr>
          <w:rFonts w:ascii="Times New Roman" w:hAnsi="Times New Roman" w:cs="Times New Roman"/>
          <w:i/>
          <w:iCs/>
          <w:noProof/>
          <w:sz w:val="24"/>
          <w:szCs w:val="24"/>
        </w:rPr>
        <w:t>et al</w:t>
      </w:r>
      <w:r w:rsidR="009F5C2D" w:rsidRPr="00DC671C">
        <w:rPr>
          <w:rFonts w:ascii="Times New Roman" w:hAnsi="Times New Roman" w:cs="Times New Roman"/>
          <w:noProof/>
          <w:sz w:val="24"/>
          <w:szCs w:val="24"/>
        </w:rPr>
        <w:t>., 2019)</w:t>
      </w:r>
      <w:r w:rsidR="009F5C2D" w:rsidRPr="00DC671C">
        <w:rPr>
          <w:rFonts w:ascii="Times New Roman" w:hAnsi="Times New Roman" w:cs="Times New Roman"/>
          <w:sz w:val="24"/>
          <w:szCs w:val="24"/>
        </w:rPr>
        <w:fldChar w:fldCharType="end"/>
      </w:r>
      <w:r w:rsidR="009F5C2D" w:rsidRPr="00DC671C">
        <w:rPr>
          <w:rFonts w:ascii="Times New Roman" w:hAnsi="Times New Roman" w:cs="Times New Roman"/>
          <w:sz w:val="24"/>
          <w:szCs w:val="24"/>
        </w:rPr>
        <w:t xml:space="preserve"> y con la responsabilidad social corporativa</w:t>
      </w:r>
      <w:r w:rsidR="008B3423">
        <w:rPr>
          <w:rFonts w:ascii="Times New Roman" w:hAnsi="Times New Roman" w:cs="Times New Roman"/>
          <w:sz w:val="24"/>
          <w:szCs w:val="24"/>
        </w:rPr>
        <w:t xml:space="preserve"> </w:t>
      </w:r>
      <w:r w:rsidR="008B3423" w:rsidRPr="00DC671C">
        <w:rPr>
          <w:rFonts w:ascii="Times New Roman" w:hAnsi="Times New Roman" w:cs="Times New Roman"/>
          <w:sz w:val="24"/>
          <w:szCs w:val="24"/>
        </w:rPr>
        <w:fldChar w:fldCharType="begin" w:fldLock="1"/>
      </w:r>
      <w:r w:rsidR="008B3423" w:rsidRPr="00DC671C">
        <w:rPr>
          <w:rFonts w:ascii="Times New Roman" w:hAnsi="Times New Roman" w:cs="Times New Roman"/>
          <w:sz w:val="24"/>
          <w:szCs w:val="24"/>
        </w:rPr>
        <w:instrText>ADDIN CSL_CITATION {"citationItems":[{"id":"ITEM-1","itemData":{"DOI":"10.1016/j.jclepro.2019.119858","ISSN":"09596526","abstract":"This study investigates the differences between zombie firms and non-zombie firms in corporate social responsibility activities such as reporting, disclosure and fulfillment. Using Chinese listing company data collected from 2009 to 2016, we apply a three stage model with a double Heckman correction to deal with potential self-selection/endogeneity bias and to measure the differences consistently. We found that zombie firms are less willing to release standalone corporate social responsibility reports than non-zombie firms. Among companies that release standalone corporate social responsibility reports, the corporate social responsibility disclosure of zombie firms is at least not worse than non-zombie firms, but the corporate social responsibility fulfillment is significantly lower. We conclude from this gap between disclosure and fulfillment to the hypocritical behavior of zombie firms, due to the absence of control in corporate social responsibility. We suggest that government should enhance supervision over zombie firms’ corporate social responsibility activities and subsidies towards them in order to lower their economic damage. Supplementary analyses provide some clues concerning the heterogeneity of inconsistence in term of external support characteristics, ownership and censorship which require further studies.","author":[{"dropping-particle":"","family":"Han","given":"Shaozhen","non-dropping-particle":"","parse-names":false,"suffix":""},{"dropping-particle":"","family":"Li","given":"Guoming","non-dropping-particle":"","parse-names":false,"suffix":""},{"dropping-particle":"","family":"Lubrano","given":"Michel","non-dropping-particle":"","parse-names":false,"suffix":""},{"dropping-particle":"","family":"Xun","given":"Zhou","non-dropping-particle":"","parse-names":false,"suffix":""}],"container-title":"Journal of Cleaner Production","id":"ITEM-1","issued":{"date-parts":[["2020"]]},"page":"119858","publisher":"Elsevier Ltd","title":"Lie of the weak: Inconsistent corporate social responsibility activities of Chinese zombie firms","type":"article-journal","volume":"253"},"uris":["http://www.mendeley.com/documents/?uuid=a7e487e6-20c0-4cfe-b8d9-21b833d64f2b"]}],"mendeley":{"formattedCitation":"(Han et al., 2020)","plainTextFormattedCitation":"(Han et al., 2020)","previouslyFormattedCitation":"(Han et al., 2020)"},"properties":{"noteIndex":0},"schema":"https://github.com/citation-style-language/schema/raw/master/csl-citation.json"}</w:instrText>
      </w:r>
      <w:r w:rsidR="008B3423" w:rsidRPr="00DC671C">
        <w:rPr>
          <w:rFonts w:ascii="Times New Roman" w:hAnsi="Times New Roman" w:cs="Times New Roman"/>
          <w:sz w:val="24"/>
          <w:szCs w:val="24"/>
        </w:rPr>
        <w:fldChar w:fldCharType="separate"/>
      </w:r>
      <w:r w:rsidR="008B3423" w:rsidRPr="00DC671C">
        <w:rPr>
          <w:rFonts w:ascii="Times New Roman" w:hAnsi="Times New Roman" w:cs="Times New Roman"/>
          <w:noProof/>
          <w:sz w:val="24"/>
          <w:szCs w:val="24"/>
        </w:rPr>
        <w:t xml:space="preserve">(Han </w:t>
      </w:r>
      <w:r w:rsidR="00A01770" w:rsidRPr="00A01770">
        <w:rPr>
          <w:rFonts w:ascii="Times New Roman" w:hAnsi="Times New Roman" w:cs="Times New Roman"/>
          <w:i/>
          <w:iCs/>
          <w:noProof/>
          <w:sz w:val="24"/>
          <w:szCs w:val="24"/>
        </w:rPr>
        <w:t>et al</w:t>
      </w:r>
      <w:r w:rsidR="008B3423" w:rsidRPr="00DC671C">
        <w:rPr>
          <w:rFonts w:ascii="Times New Roman" w:hAnsi="Times New Roman" w:cs="Times New Roman"/>
          <w:noProof/>
          <w:sz w:val="24"/>
          <w:szCs w:val="24"/>
        </w:rPr>
        <w:t>., 2020)</w:t>
      </w:r>
      <w:r w:rsidR="008B3423" w:rsidRPr="00DC671C">
        <w:rPr>
          <w:rFonts w:ascii="Times New Roman" w:hAnsi="Times New Roman" w:cs="Times New Roman"/>
          <w:sz w:val="24"/>
          <w:szCs w:val="24"/>
        </w:rPr>
        <w:fldChar w:fldCharType="end"/>
      </w:r>
      <w:r w:rsidR="008B3423">
        <w:rPr>
          <w:rFonts w:ascii="Times New Roman" w:hAnsi="Times New Roman" w:cs="Times New Roman"/>
          <w:sz w:val="24"/>
          <w:szCs w:val="24"/>
        </w:rPr>
        <w:t xml:space="preserve">. </w:t>
      </w:r>
      <w:r w:rsidR="00204977">
        <w:rPr>
          <w:rFonts w:ascii="Times New Roman" w:hAnsi="Times New Roman" w:cs="Times New Roman"/>
          <w:sz w:val="24"/>
          <w:szCs w:val="24"/>
        </w:rPr>
        <w:t xml:space="preserve">En relación </w:t>
      </w:r>
      <w:r w:rsidR="00B6793E">
        <w:rPr>
          <w:rFonts w:ascii="Times New Roman" w:hAnsi="Times New Roman" w:cs="Times New Roman"/>
          <w:sz w:val="24"/>
          <w:szCs w:val="24"/>
        </w:rPr>
        <w:t>a</w:t>
      </w:r>
      <w:r w:rsidR="008B3423">
        <w:rPr>
          <w:rFonts w:ascii="Times New Roman" w:hAnsi="Times New Roman" w:cs="Times New Roman"/>
          <w:sz w:val="24"/>
          <w:szCs w:val="24"/>
        </w:rPr>
        <w:t xml:space="preserve"> esta última</w:t>
      </w:r>
      <w:r w:rsidR="00B6793E">
        <w:rPr>
          <w:rFonts w:ascii="Times New Roman" w:hAnsi="Times New Roman" w:cs="Times New Roman"/>
          <w:sz w:val="24"/>
          <w:szCs w:val="24"/>
        </w:rPr>
        <w:t xml:space="preserve">, </w:t>
      </w:r>
      <w:r w:rsidR="008B3423">
        <w:rPr>
          <w:rFonts w:ascii="Times New Roman" w:hAnsi="Times New Roman" w:cs="Times New Roman"/>
          <w:sz w:val="24"/>
          <w:szCs w:val="24"/>
        </w:rPr>
        <w:t>los autores concluyen que las zombis se asocian negativamente</w:t>
      </w:r>
      <w:r w:rsidR="00B6793E">
        <w:rPr>
          <w:rFonts w:ascii="Times New Roman" w:hAnsi="Times New Roman" w:cs="Times New Roman"/>
          <w:sz w:val="24"/>
          <w:szCs w:val="24"/>
        </w:rPr>
        <w:t xml:space="preserve"> </w:t>
      </w:r>
      <w:r w:rsidR="00B6793E" w:rsidRPr="00B6793E">
        <w:rPr>
          <w:rFonts w:ascii="Times New Roman" w:hAnsi="Times New Roman" w:cs="Times New Roman"/>
          <w:sz w:val="24"/>
          <w:szCs w:val="24"/>
        </w:rPr>
        <w:t>con la publicación de informes de RSC</w:t>
      </w:r>
      <w:r w:rsidR="00B6793E">
        <w:rPr>
          <w:rFonts w:ascii="Times New Roman" w:hAnsi="Times New Roman" w:cs="Times New Roman"/>
          <w:sz w:val="24"/>
          <w:szCs w:val="24"/>
        </w:rPr>
        <w:t xml:space="preserve"> (responsabilidad social corporativa) y e</w:t>
      </w:r>
      <w:r w:rsidR="00B6793E" w:rsidRPr="00B6793E">
        <w:rPr>
          <w:rFonts w:ascii="Times New Roman" w:hAnsi="Times New Roman" w:cs="Times New Roman"/>
          <w:sz w:val="24"/>
          <w:szCs w:val="24"/>
        </w:rPr>
        <w:t xml:space="preserve">ntre las empresas que publican </w:t>
      </w:r>
      <w:r w:rsidR="00204977">
        <w:rPr>
          <w:rFonts w:ascii="Times New Roman" w:hAnsi="Times New Roman" w:cs="Times New Roman"/>
          <w:sz w:val="24"/>
          <w:szCs w:val="24"/>
        </w:rPr>
        <w:t xml:space="preserve">dichos </w:t>
      </w:r>
      <w:r w:rsidR="00B6793E">
        <w:rPr>
          <w:rFonts w:ascii="Times New Roman" w:hAnsi="Times New Roman" w:cs="Times New Roman"/>
          <w:sz w:val="24"/>
          <w:szCs w:val="24"/>
        </w:rPr>
        <w:t>informes</w:t>
      </w:r>
      <w:r w:rsidR="00B6793E" w:rsidRPr="00B6793E">
        <w:rPr>
          <w:rFonts w:ascii="Times New Roman" w:hAnsi="Times New Roman" w:cs="Times New Roman"/>
          <w:sz w:val="24"/>
          <w:szCs w:val="24"/>
        </w:rPr>
        <w:t xml:space="preserve">, las zombis cumplen (CSRF) </w:t>
      </w:r>
      <w:r w:rsidR="001E1E7B">
        <w:rPr>
          <w:rFonts w:ascii="Times New Roman" w:hAnsi="Times New Roman" w:cs="Times New Roman"/>
          <w:sz w:val="24"/>
          <w:szCs w:val="24"/>
        </w:rPr>
        <w:t>en menor medida</w:t>
      </w:r>
      <w:r w:rsidR="00B6793E" w:rsidRPr="00B6793E">
        <w:rPr>
          <w:rFonts w:ascii="Times New Roman" w:hAnsi="Times New Roman" w:cs="Times New Roman"/>
          <w:sz w:val="24"/>
          <w:szCs w:val="24"/>
        </w:rPr>
        <w:t xml:space="preserve"> </w:t>
      </w:r>
      <w:r w:rsidR="00292B22">
        <w:rPr>
          <w:rFonts w:ascii="Times New Roman" w:hAnsi="Times New Roman" w:cs="Times New Roman"/>
          <w:sz w:val="24"/>
          <w:szCs w:val="24"/>
        </w:rPr>
        <w:t xml:space="preserve">con </w:t>
      </w:r>
      <w:r w:rsidR="00B6793E" w:rsidRPr="00B6793E">
        <w:rPr>
          <w:rFonts w:ascii="Times New Roman" w:hAnsi="Times New Roman" w:cs="Times New Roman"/>
          <w:sz w:val="24"/>
          <w:szCs w:val="24"/>
        </w:rPr>
        <w:t>sus promesas (CSRD).</w:t>
      </w:r>
    </w:p>
    <w:p w14:paraId="6556D241" w14:textId="5B437E19" w:rsidR="00791514" w:rsidRPr="00DC671C" w:rsidRDefault="00AE38AC" w:rsidP="009109DF">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 xml:space="preserve">Una última particularidad </w:t>
      </w:r>
      <w:r w:rsidR="00176DE1">
        <w:rPr>
          <w:rFonts w:ascii="Times New Roman" w:hAnsi="Times New Roman" w:cs="Times New Roman"/>
          <w:sz w:val="24"/>
          <w:szCs w:val="24"/>
        </w:rPr>
        <w:t xml:space="preserve">a </w:t>
      </w:r>
      <w:r w:rsidR="001E0964" w:rsidRPr="00DC671C">
        <w:rPr>
          <w:rFonts w:ascii="Times New Roman" w:hAnsi="Times New Roman" w:cs="Times New Roman"/>
          <w:sz w:val="24"/>
          <w:szCs w:val="24"/>
        </w:rPr>
        <w:t xml:space="preserve">señalar de estas </w:t>
      </w:r>
      <w:r w:rsidR="002B2FBA" w:rsidRPr="00DC671C">
        <w:rPr>
          <w:rFonts w:ascii="Times New Roman" w:hAnsi="Times New Roman" w:cs="Times New Roman"/>
          <w:sz w:val="24"/>
          <w:szCs w:val="24"/>
        </w:rPr>
        <w:t>es su tipo de propiedad.</w:t>
      </w:r>
      <w:r w:rsidRPr="00DC671C">
        <w:rPr>
          <w:rFonts w:ascii="Times New Roman" w:hAnsi="Times New Roman" w:cs="Times New Roman"/>
          <w:sz w:val="24"/>
          <w:szCs w:val="24"/>
        </w:rPr>
        <w:t xml:space="preserve"> </w:t>
      </w:r>
      <w:r w:rsidR="002B2FBA" w:rsidRPr="00DC671C">
        <w:rPr>
          <w:rFonts w:ascii="Times New Roman" w:hAnsi="Times New Roman" w:cs="Times New Roman"/>
          <w:sz w:val="24"/>
          <w:szCs w:val="24"/>
        </w:rPr>
        <w:t>Así, v</w:t>
      </w:r>
      <w:r w:rsidRPr="00DC671C">
        <w:rPr>
          <w:rFonts w:ascii="Times New Roman" w:hAnsi="Times New Roman" w:cs="Times New Roman"/>
          <w:sz w:val="24"/>
          <w:szCs w:val="24"/>
        </w:rPr>
        <w:t>arios estudios</w:t>
      </w:r>
      <w:r w:rsidR="00176DE1">
        <w:rPr>
          <w:rFonts w:ascii="Times New Roman" w:hAnsi="Times New Roman" w:cs="Times New Roman"/>
          <w:sz w:val="24"/>
          <w:szCs w:val="24"/>
        </w:rPr>
        <w:t xml:space="preserve"> chinos</w:t>
      </w:r>
      <w:r w:rsidR="002B2FBA" w:rsidRPr="00DC671C">
        <w:rPr>
          <w:rFonts w:ascii="Times New Roman" w:hAnsi="Times New Roman" w:cs="Times New Roman"/>
          <w:sz w:val="24"/>
          <w:szCs w:val="24"/>
        </w:rPr>
        <w:t xml:space="preserve"> </w:t>
      </w:r>
      <w:r w:rsidR="002B2FBA" w:rsidRPr="00DC671C">
        <w:rPr>
          <w:rFonts w:ascii="Times New Roman" w:hAnsi="Times New Roman" w:cs="Times New Roman"/>
          <w:sz w:val="24"/>
          <w:szCs w:val="24"/>
        </w:rPr>
        <w:fldChar w:fldCharType="begin" w:fldLock="1"/>
      </w:r>
      <w:r w:rsidR="00322567">
        <w:rPr>
          <w:rFonts w:ascii="Times New Roman" w:hAnsi="Times New Roman" w:cs="Times New Roman"/>
          <w:sz w:val="24"/>
          <w:szCs w:val="24"/>
        </w:rPr>
        <w:instrText>ADDIN CSL_CITATION {"citationItems":[{"id":"ITEM-1","itemData":{"abstract":"Nonviable “zombie” firms have become a key concern in China. Using novel firm-level industrial survey data, this paper illustrates the central role of zombies and their strong linkages with state- owned enterprises (SOEs) in contributing to debt vulnerabilities and low productivity. As a group, zombie firms and SOEs account for an outsized share of corporate debt, contribute to much of the rise in debt, and face weak fundamentals. Empirical results also show that resolving these weak firms can generate significant gains of 0.7–1.2 percentage points in long-term growth per year. These results also shed light on the ongoing government strategy to tackle these issues by evaluating the effects of different restructuring options. In particular, deleveraging, reducing government subsidies, as well as operational restructuring through divestment and reducing redundancy have significant benefits in restoring corporate performance for zombie firms.","author":[{"dropping-particle":"","family":"Lam","given":"W Raphael","non-dropping-particle":"","parse-names":false,"suffix":""},{"dropping-particle":"","family":"Schipke","given":"Alfred","non-dropping-particle":"","parse-names":false,"suffix":""},{"dropping-particle":"","family":"Tan","given":"Yuyan","non-dropping-particle":"","parse-names":false,"suffix":""},{"dropping-particle":"","family":"Tan","given":"Zhibo","non-dropping-particle":"","parse-names":false,"suffix":""}],"container-title":"IMF Working Papers WP/17/266","id":"ITEM-1","issued":{"date-parts":[["2017"]]},"page":"26","title":"Resolving China ’ s Zombies : Tackling Debt and Raising Productivity","type":"article-journal"},"uris":["http://www.mendeley.com/documents/?uuid=223e1aec-c5f7-4fe3-a4ea-44ea1ce67870"]},{"id":"ITEM-2","itemData":{"DOI":"10.1016/j.econmod.2019.09.034","ISSN":"02649993","abstract":"Statistics show that many zombie firms in China still enjoy a wide variety of government subsidies. This paper explores the impact of this phenomenon from the perspective of capacity utilization. Specifically, it uses a sample of Chinese zombie firms from 2007 to 2016 to empirically analyze the effect of government subsidies on the capacity utilization of zombie firms. This paper finds that government subsidies have a negative effect on the capacity utilization of zombie firms, and the capacity utilization of subsidized zombie firms is lower than that of unsubsidized zombie firms. Robustness tests and endogeneity tests confirm this finding. Further analysis reveals significant differences in the effects of government subsidies on zombie firms subject to different forms of ownership, different government interventions, and different quality of financial reports. The negative effect of government subsidies on the capacity utilization of zombie firms is more significant in state-owned zombie firms, zombie firms subject to low levels of government intervention, and zombie firms with low quality of financial reports. Government subsidies also distort the investment behaviors of subsidized zombie firms, which in turn leads to poor performance. This paper not only answers the difficult question of whether the government should continue to subsidize zombie firms, but also provides theoretical support for government policy makers. The findings suggest that the government should use subsidies more carefully to help zombie firms “get out of the woods,” and formulate fiscal policies specifically related to zombie firms.","author":[{"dropping-particle":"","family":"Liu","given":"Guangqiang","non-dropping-particle":"","parse-names":false,"suffix":""},{"dropping-particle":"","family":"Zhang","given":"Xiaojie","non-dropping-particle":"","parse-names":false,"suffix":""},{"dropping-particle":"","family":"Zhang","given":"Wanting","non-dropping-particle":"","parse-names":false,"suffix":""},{"dropping-particle":"","family":"Wang","given":"Di","non-dropping-particle":"","parse-names":false,"suffix":""}],"container-title":"Economic Modelling","id":"ITEM-2","issue":"September","issued":{"date-parts":[["2019"]]},"page":"51-64","publisher":"Elsevier Ltd","title":"The impact of government subsidies on the capacity utilization of zombie firms","type":"article-journal","volume":"83"},"uris":["http://www.mendeley.com/documents/?uuid=69e2b22d-7476-4820-8160-9278f2760e42"]},{"id":"ITEM-3","itemData":{"DOI":"10.1016/j.resourpol.2018.11.016","ISSN":"03014207","abstract":"This paper uses a modified identification method to identify zombie firms from a large sample of coal mining companies in China. It analyzes the prevalence of zombie firms over time and their distribution across different regions and ownership types. It also investigates the causes of the emergence of zombies and evaluates the effectiveness of various restructuring measures for resolving zombie firms. The results indicate that government interventions and subsidized bank credit are important causes of zombie firms, and continuous financial support from the government or banks does not contribute to the recovery of zombie firms. While reductions in labor costs, ownership reforms, and deleveraging can effectively resolve zombie firms, the injection or sale of assets has an ambiguous impact on the recovery of zombie firms. This study contributes to an understanding of the causes of the emergence of zombie firms and provides some policy implications for tackling zombie firms in China's coal sector.","author":[{"dropping-particle":"","family":"Dai","given":"Xiaoyong","non-dropping-particle":"","parse-names":false,"suffix":""},{"dropping-particle":"","family":"Qiao","given":"Xiaole","non-dropping-particle":"","parse-names":false,"suffix":""},{"dropping-particle":"","family":"Song","given":"Lin","non-dropping-particle":"","parse-names":false,"suffix":""}],"container-title":"Resources Policy","id":"ITEM-3","issue":"November 2018","issued":{"date-parts":[["2019"]]},"page":"664-673","publisher":"Elsevier Ltd","title":"Zombie firms in China's coal mining sector: Identification, transition determinants and policy implications","type":"article-journal","volume":"62"},"uris":["http://www.mendeley.com/documents/?uuid=cfe955cb-fabe-4fe2-bbef-eeaa4bf38afa"]},{"id":"ITEM-4","itemData":{"DOI":"10.1016/j.econmod.2020.02.017","ISSN":"02649993","abstract":"Zombie firms cause serious, widespread harm to the economy. It is thus important to clarify the reasons for their formation. This paper empirically investigates the effects of government intervention on the formation of zombie firms. It suggests that a greater degree of government intervention can increase the risk that a firm will become a zombie firm. Robustness tests and endogeneity tests confirm this finding. Further, we undertake a preliminary exploration of the mechanism of government intervention on the formation of zombie firms, and study how government behaviors affect the formation of such firms from various perspectives. Analysis reveals that government induces the formation of zombie firms by means of subsidies, resource support, financial support, and tax. To a certain extent, the conclusions of this paper could guide the formulation and revision of government policies, which would be conducive to adjusting the direction and intensity of government intervention and providing new ideas for supply-side structural reforms in China. The Chinese government should further increase the role of market force in its reforms.","author":[{"dropping-particle":"","family":"Chang","given":"Qingqing","non-dropping-particle":"","parse-names":false,"suffix":""},{"dropping-particle":"","family":"Zhou","given":"Yisihong","non-dropping-particle":"","parse-names":false,"suffix":""},{"dropping-particle":"","family":"Liu","given":"Guangqiang","non-dropping-particle":"","parse-names":false,"suffix":""},{"dropping-particle":"","family":"Wang","given":"Di","non-dropping-particle":"","parse-names":false,"suffix":""},{"dropping-particle":"","family":"Zhang","given":"Xiaojie","non-dropping-particle":"","parse-names":false,"suffix":""}],"container-title":"Economic Modelling","id":"ITEM-4","issue":"December 2019","issued":{"date-parts":[["2021"]]},"page":"768-779","publisher":"Elsevier Ltd","title":"How does government intervention affect the formation of zombie firms?","type":"article-journal","volume":"94"},"uris":["http://www.mendeley.com/documents/?uuid=545f0094-8913-452e-967c-733d92a5d905"]}],"mendeley":{"formattedCitation":"(Chang et al., 2021; Dai et al., 2019; Lam et al., 2017b; Liu et al., 2019)","manualFormatting":"(e.g. Chang et al., 2021; Dai et al., 2019; Lam et al., 2017; Liu et al., 2019)","plainTextFormattedCitation":"(Chang et al., 2021; Dai et al., 2019; Lam et al., 2017b; Liu et al., 2019)","previouslyFormattedCitation":"(Chang et al., 2021; Dai et al., 2019; Lam et al., 2017b; Liu et al., 2019)"},"properties":{"noteIndex":0},"schema":"https://github.com/citation-style-language/schema/raw/master/csl-citation.json"}</w:instrText>
      </w:r>
      <w:r w:rsidR="002B2FBA" w:rsidRPr="00DC671C">
        <w:rPr>
          <w:rFonts w:ascii="Times New Roman" w:hAnsi="Times New Roman" w:cs="Times New Roman"/>
          <w:sz w:val="24"/>
          <w:szCs w:val="24"/>
        </w:rPr>
        <w:fldChar w:fldCharType="separate"/>
      </w:r>
      <w:r w:rsidR="002B2FBA" w:rsidRPr="00DC671C">
        <w:rPr>
          <w:rFonts w:ascii="Times New Roman" w:hAnsi="Times New Roman" w:cs="Times New Roman"/>
          <w:noProof/>
          <w:sz w:val="24"/>
          <w:szCs w:val="24"/>
        </w:rPr>
        <w:t>(</w:t>
      </w:r>
      <w:r w:rsidR="002B2FBA" w:rsidRPr="00DC671C">
        <w:rPr>
          <w:rFonts w:ascii="Times New Roman" w:hAnsi="Times New Roman" w:cs="Times New Roman"/>
          <w:i/>
          <w:iCs/>
          <w:noProof/>
          <w:sz w:val="24"/>
          <w:szCs w:val="24"/>
        </w:rPr>
        <w:t>e.g.</w:t>
      </w:r>
      <w:r w:rsidR="002B2FBA" w:rsidRPr="00DC671C">
        <w:rPr>
          <w:rFonts w:ascii="Times New Roman" w:hAnsi="Times New Roman" w:cs="Times New Roman"/>
          <w:noProof/>
          <w:sz w:val="24"/>
          <w:szCs w:val="24"/>
        </w:rPr>
        <w:t xml:space="preserve"> Chang </w:t>
      </w:r>
      <w:r w:rsidR="00A01770" w:rsidRPr="00A01770">
        <w:rPr>
          <w:rFonts w:ascii="Times New Roman" w:hAnsi="Times New Roman" w:cs="Times New Roman"/>
          <w:i/>
          <w:iCs/>
          <w:noProof/>
          <w:sz w:val="24"/>
          <w:szCs w:val="24"/>
        </w:rPr>
        <w:t>et al</w:t>
      </w:r>
      <w:r w:rsidR="002B2FBA" w:rsidRPr="00DC671C">
        <w:rPr>
          <w:rFonts w:ascii="Times New Roman" w:hAnsi="Times New Roman" w:cs="Times New Roman"/>
          <w:noProof/>
          <w:sz w:val="24"/>
          <w:szCs w:val="24"/>
        </w:rPr>
        <w:t xml:space="preserve">., 2021; Dai </w:t>
      </w:r>
      <w:r w:rsidR="00A01770" w:rsidRPr="00A01770">
        <w:rPr>
          <w:rFonts w:ascii="Times New Roman" w:hAnsi="Times New Roman" w:cs="Times New Roman"/>
          <w:i/>
          <w:iCs/>
          <w:noProof/>
          <w:sz w:val="24"/>
          <w:szCs w:val="24"/>
        </w:rPr>
        <w:t>et al</w:t>
      </w:r>
      <w:r w:rsidR="002B2FBA" w:rsidRPr="00DC671C">
        <w:rPr>
          <w:rFonts w:ascii="Times New Roman" w:hAnsi="Times New Roman" w:cs="Times New Roman"/>
          <w:noProof/>
          <w:sz w:val="24"/>
          <w:szCs w:val="24"/>
        </w:rPr>
        <w:t xml:space="preserve">., 2019; Lam </w:t>
      </w:r>
      <w:r w:rsidR="00A01770" w:rsidRPr="00A01770">
        <w:rPr>
          <w:rFonts w:ascii="Times New Roman" w:hAnsi="Times New Roman" w:cs="Times New Roman"/>
          <w:i/>
          <w:iCs/>
          <w:noProof/>
          <w:sz w:val="24"/>
          <w:szCs w:val="24"/>
        </w:rPr>
        <w:t>et al</w:t>
      </w:r>
      <w:r w:rsidR="002B2FBA" w:rsidRPr="00DC671C">
        <w:rPr>
          <w:rFonts w:ascii="Times New Roman" w:hAnsi="Times New Roman" w:cs="Times New Roman"/>
          <w:noProof/>
          <w:sz w:val="24"/>
          <w:szCs w:val="24"/>
        </w:rPr>
        <w:t xml:space="preserve">., 2017; Liu </w:t>
      </w:r>
      <w:r w:rsidR="00A01770" w:rsidRPr="00A01770">
        <w:rPr>
          <w:rFonts w:ascii="Times New Roman" w:hAnsi="Times New Roman" w:cs="Times New Roman"/>
          <w:i/>
          <w:iCs/>
          <w:noProof/>
          <w:sz w:val="24"/>
          <w:szCs w:val="24"/>
        </w:rPr>
        <w:t>et al</w:t>
      </w:r>
      <w:r w:rsidR="002B2FBA" w:rsidRPr="00DC671C">
        <w:rPr>
          <w:rFonts w:ascii="Times New Roman" w:hAnsi="Times New Roman" w:cs="Times New Roman"/>
          <w:noProof/>
          <w:sz w:val="24"/>
          <w:szCs w:val="24"/>
        </w:rPr>
        <w:t>., 2019)</w:t>
      </w:r>
      <w:r w:rsidR="002B2FBA" w:rsidRPr="00DC671C">
        <w:rPr>
          <w:rFonts w:ascii="Times New Roman" w:hAnsi="Times New Roman" w:cs="Times New Roman"/>
          <w:sz w:val="24"/>
          <w:szCs w:val="24"/>
        </w:rPr>
        <w:fldChar w:fldCharType="end"/>
      </w:r>
      <w:r w:rsidRPr="00DC671C">
        <w:rPr>
          <w:rFonts w:ascii="Times New Roman" w:hAnsi="Times New Roman" w:cs="Times New Roman"/>
          <w:sz w:val="24"/>
          <w:szCs w:val="24"/>
        </w:rPr>
        <w:t xml:space="preserve">, </w:t>
      </w:r>
      <w:r w:rsidR="00176DE1">
        <w:rPr>
          <w:rFonts w:ascii="Times New Roman" w:hAnsi="Times New Roman" w:cs="Times New Roman"/>
          <w:sz w:val="24"/>
          <w:szCs w:val="24"/>
        </w:rPr>
        <w:t>exponen</w:t>
      </w:r>
      <w:r w:rsidRPr="00DC671C">
        <w:rPr>
          <w:rFonts w:ascii="Times New Roman" w:hAnsi="Times New Roman" w:cs="Times New Roman"/>
          <w:sz w:val="24"/>
          <w:szCs w:val="24"/>
        </w:rPr>
        <w:t xml:space="preserve"> que las empresas estatales son más propensas a convertirse en zombis.</w:t>
      </w:r>
      <w:r w:rsidR="002B2FBA" w:rsidRPr="00DC671C">
        <w:rPr>
          <w:rFonts w:ascii="Times New Roman" w:hAnsi="Times New Roman" w:cs="Times New Roman"/>
          <w:sz w:val="24"/>
          <w:szCs w:val="24"/>
        </w:rPr>
        <w:t xml:space="preserve"> </w:t>
      </w:r>
      <w:r w:rsidR="00DE0636">
        <w:rPr>
          <w:rFonts w:ascii="Times New Roman" w:hAnsi="Times New Roman" w:cs="Times New Roman"/>
          <w:sz w:val="24"/>
          <w:szCs w:val="24"/>
        </w:rPr>
        <w:t>No obstante</w:t>
      </w:r>
      <w:r w:rsidR="002B2FBA" w:rsidRPr="00DC671C">
        <w:rPr>
          <w:rFonts w:ascii="Times New Roman" w:hAnsi="Times New Roman" w:cs="Times New Roman"/>
          <w:sz w:val="24"/>
          <w:szCs w:val="24"/>
        </w:rPr>
        <w:t>,</w:t>
      </w:r>
      <w:r w:rsidR="00DE0636">
        <w:rPr>
          <w:rFonts w:ascii="Times New Roman" w:hAnsi="Times New Roman" w:cs="Times New Roman"/>
          <w:sz w:val="24"/>
          <w:szCs w:val="24"/>
        </w:rPr>
        <w:t xml:space="preserve"> esto se debe a las estrechas relaciones de dichas empresas con el gobierno chino</w:t>
      </w:r>
      <w:r w:rsidR="00CA402F" w:rsidRPr="00DC671C">
        <w:rPr>
          <w:rFonts w:ascii="Times New Roman" w:hAnsi="Times New Roman" w:cs="Times New Roman"/>
          <w:sz w:val="24"/>
          <w:szCs w:val="24"/>
        </w:rPr>
        <w:t xml:space="preserve"> </w:t>
      </w:r>
      <w:r w:rsidR="00CA402F" w:rsidRPr="00DC671C">
        <w:rPr>
          <w:rFonts w:ascii="Times New Roman" w:hAnsi="Times New Roman" w:cs="Times New Roman"/>
          <w:sz w:val="24"/>
          <w:szCs w:val="24"/>
        </w:rPr>
        <w:fldChar w:fldCharType="begin" w:fldLock="1"/>
      </w:r>
      <w:r w:rsidR="00CA402F" w:rsidRPr="00DC671C">
        <w:rPr>
          <w:rFonts w:ascii="Times New Roman" w:hAnsi="Times New Roman" w:cs="Times New Roman"/>
          <w:sz w:val="24"/>
          <w:szCs w:val="24"/>
        </w:rPr>
        <w:instrText>ADDIN CSL_CITATION {"citationItems":[{"id":"ITEM-1","itemData":{"DOI":"10.1080/1540496X.2019.1711370","ISSN":"15580938","abstract":"Using a database on Chinese listed firms in 2006–2016, we identify Chinese zombie firms and the characteristics of their distribution by introducing the factors of government overprotection and bank credit support. We find that low-productivity zombie firms tie up abundant financial capital, and they have significant crowd-out effect on non-zombie firms. Furthermore, the crowding out of non-zombie firms by zombie firms are more severe among non-state-owned enterprises (non-SOEs), the manufacturing industries, the labor-intensive firms, and the regions with a high degree of marketization. Our study provides evidence that the prevalence of zombie firms exacerbates the misallocation of financial capital and market distortion and impedes the development of healthy industries.","author":[{"dropping-particle":"","family":"Wang","given":"Yiqiu","non-dropping-particle":"","parse-names":false,"suffix":""},{"dropping-particle":"","family":"Zhu","given":"Yunyi","non-dropping-particle":"","parse-names":false,"suffix":""}],"container-title":"Emerging Markets Finance and Trade","id":"ITEM-1","issue":"7","issued":{"date-parts":[["2021"]]},"page":"1959-1985","title":"The Financing and Investment Crowding-out Effect of Zombie Firms on Non-zombie Firms: Evidence from China","type":"article-journal","volume":"57"},"uris":["http://www.mendeley.com/documents/?uuid=f4116b2e-fb3b-4620-902b-03824d59d1b9"]}],"mendeley":{"formattedCitation":"(Wang &amp; Zhu, 2021)","plainTextFormattedCitation":"(Wang &amp; Zhu, 2021)","previouslyFormattedCitation":"(Wang &amp; Zhu, 2021)"},"properties":{"noteIndex":0},"schema":"https://github.com/citation-style-language/schema/raw/master/csl-citation.json"}</w:instrText>
      </w:r>
      <w:r w:rsidR="00CA402F" w:rsidRPr="00DC671C">
        <w:rPr>
          <w:rFonts w:ascii="Times New Roman" w:hAnsi="Times New Roman" w:cs="Times New Roman"/>
          <w:sz w:val="24"/>
          <w:szCs w:val="24"/>
        </w:rPr>
        <w:fldChar w:fldCharType="separate"/>
      </w:r>
      <w:r w:rsidR="00CA402F" w:rsidRPr="00DC671C">
        <w:rPr>
          <w:rFonts w:ascii="Times New Roman" w:hAnsi="Times New Roman" w:cs="Times New Roman"/>
          <w:noProof/>
          <w:sz w:val="24"/>
          <w:szCs w:val="24"/>
        </w:rPr>
        <w:t>(Wang &amp; Zhu, 2021)</w:t>
      </w:r>
      <w:r w:rsidR="00CA402F" w:rsidRPr="00DC671C">
        <w:rPr>
          <w:rFonts w:ascii="Times New Roman" w:hAnsi="Times New Roman" w:cs="Times New Roman"/>
          <w:sz w:val="24"/>
          <w:szCs w:val="24"/>
        </w:rPr>
        <w:fldChar w:fldCharType="end"/>
      </w:r>
      <w:r w:rsidR="00E944F8">
        <w:rPr>
          <w:rFonts w:ascii="Times New Roman" w:hAnsi="Times New Roman" w:cs="Times New Roman"/>
          <w:sz w:val="24"/>
          <w:szCs w:val="24"/>
        </w:rPr>
        <w:t xml:space="preserve">, </w:t>
      </w:r>
      <w:r w:rsidR="00DE0636">
        <w:rPr>
          <w:rFonts w:ascii="Times New Roman" w:hAnsi="Times New Roman" w:cs="Times New Roman"/>
          <w:sz w:val="24"/>
          <w:szCs w:val="24"/>
        </w:rPr>
        <w:t>la</w:t>
      </w:r>
      <w:r w:rsidR="00A204AB">
        <w:rPr>
          <w:rFonts w:ascii="Times New Roman" w:hAnsi="Times New Roman" w:cs="Times New Roman"/>
          <w:sz w:val="24"/>
          <w:szCs w:val="24"/>
        </w:rPr>
        <w:t>s</w:t>
      </w:r>
      <w:r w:rsidR="00DE0636">
        <w:rPr>
          <w:rFonts w:ascii="Times New Roman" w:hAnsi="Times New Roman" w:cs="Times New Roman"/>
          <w:sz w:val="24"/>
          <w:szCs w:val="24"/>
        </w:rPr>
        <w:t xml:space="preserve"> cual</w:t>
      </w:r>
      <w:r w:rsidR="00A204AB">
        <w:rPr>
          <w:rFonts w:ascii="Times New Roman" w:hAnsi="Times New Roman" w:cs="Times New Roman"/>
          <w:sz w:val="24"/>
          <w:szCs w:val="24"/>
        </w:rPr>
        <w:t>es</w:t>
      </w:r>
      <w:r w:rsidR="00DE0636">
        <w:rPr>
          <w:rFonts w:ascii="Times New Roman" w:hAnsi="Times New Roman" w:cs="Times New Roman"/>
          <w:sz w:val="24"/>
          <w:szCs w:val="24"/>
        </w:rPr>
        <w:t xml:space="preserve"> le facilita</w:t>
      </w:r>
      <w:r w:rsidR="00A204AB">
        <w:rPr>
          <w:rFonts w:ascii="Times New Roman" w:hAnsi="Times New Roman" w:cs="Times New Roman"/>
          <w:sz w:val="24"/>
          <w:szCs w:val="24"/>
        </w:rPr>
        <w:t>n</w:t>
      </w:r>
      <w:r w:rsidR="00DE0636">
        <w:rPr>
          <w:rFonts w:ascii="Times New Roman" w:hAnsi="Times New Roman" w:cs="Times New Roman"/>
          <w:sz w:val="24"/>
          <w:szCs w:val="24"/>
        </w:rPr>
        <w:t xml:space="preserve"> </w:t>
      </w:r>
      <w:r w:rsidR="00E944F8" w:rsidRPr="00E944F8">
        <w:rPr>
          <w:rFonts w:ascii="Times New Roman" w:hAnsi="Times New Roman" w:cs="Times New Roman"/>
          <w:sz w:val="24"/>
          <w:szCs w:val="24"/>
        </w:rPr>
        <w:t xml:space="preserve">el apoyo </w:t>
      </w:r>
      <w:r w:rsidR="00A204AB">
        <w:rPr>
          <w:rFonts w:ascii="Times New Roman" w:hAnsi="Times New Roman" w:cs="Times New Roman"/>
          <w:sz w:val="24"/>
          <w:szCs w:val="24"/>
        </w:rPr>
        <w:t xml:space="preserve">del gobierno </w:t>
      </w:r>
      <w:r w:rsidR="00E944F8" w:rsidRPr="00E944F8">
        <w:rPr>
          <w:rFonts w:ascii="Times New Roman" w:hAnsi="Times New Roman" w:cs="Times New Roman"/>
          <w:sz w:val="24"/>
          <w:szCs w:val="24"/>
        </w:rPr>
        <w:t>y de las entidades financieras</w:t>
      </w:r>
      <w:r w:rsidR="002B2FBA" w:rsidRPr="00E944F8">
        <w:rPr>
          <w:rFonts w:ascii="Times New Roman" w:hAnsi="Times New Roman" w:cs="Times New Roman"/>
          <w:sz w:val="24"/>
          <w:szCs w:val="24"/>
        </w:rPr>
        <w:t>.</w:t>
      </w:r>
    </w:p>
    <w:p w14:paraId="5A7A4943" w14:textId="04D6A260" w:rsidR="005A42B4" w:rsidRPr="00DC671C" w:rsidRDefault="00E944F8" w:rsidP="009109DF">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E</w:t>
      </w:r>
      <w:r w:rsidR="00A40AB8" w:rsidRPr="00DC671C">
        <w:rPr>
          <w:rFonts w:ascii="Times New Roman" w:hAnsi="Times New Roman" w:cs="Times New Roman"/>
          <w:sz w:val="24"/>
          <w:szCs w:val="24"/>
        </w:rPr>
        <w:t>n resumen</w:t>
      </w:r>
      <w:r>
        <w:rPr>
          <w:rFonts w:ascii="Times New Roman" w:hAnsi="Times New Roman" w:cs="Times New Roman"/>
          <w:sz w:val="24"/>
          <w:szCs w:val="24"/>
        </w:rPr>
        <w:t xml:space="preserve">, se puede </w:t>
      </w:r>
      <w:r w:rsidR="00160A73" w:rsidRPr="00DC671C">
        <w:rPr>
          <w:rFonts w:ascii="Times New Roman" w:hAnsi="Times New Roman" w:cs="Times New Roman"/>
          <w:sz w:val="24"/>
          <w:szCs w:val="24"/>
        </w:rPr>
        <w:t xml:space="preserve">destacar que </w:t>
      </w:r>
      <w:r w:rsidR="00A40AB8" w:rsidRPr="00DC671C">
        <w:rPr>
          <w:rFonts w:ascii="Times New Roman" w:hAnsi="Times New Roman" w:cs="Times New Roman"/>
          <w:sz w:val="24"/>
          <w:szCs w:val="24"/>
        </w:rPr>
        <w:t xml:space="preserve">las empresas zombis </w:t>
      </w:r>
      <w:r w:rsidR="00A40AB8" w:rsidRPr="00A77FF1">
        <w:rPr>
          <w:rFonts w:ascii="Times New Roman" w:hAnsi="Times New Roman" w:cs="Times New Roman"/>
          <w:b/>
          <w:bCs/>
          <w:sz w:val="24"/>
          <w:szCs w:val="24"/>
        </w:rPr>
        <w:t>dependen de apoyos externos</w:t>
      </w:r>
      <w:r w:rsidR="00A40AB8" w:rsidRPr="00DC671C">
        <w:rPr>
          <w:rFonts w:ascii="Times New Roman" w:hAnsi="Times New Roman" w:cs="Times New Roman"/>
          <w:sz w:val="24"/>
          <w:szCs w:val="24"/>
        </w:rPr>
        <w:t>, ya sean por parte de</w:t>
      </w:r>
      <w:r w:rsidR="00160A73" w:rsidRPr="00DC671C">
        <w:rPr>
          <w:rFonts w:ascii="Times New Roman" w:hAnsi="Times New Roman" w:cs="Times New Roman"/>
          <w:sz w:val="24"/>
          <w:szCs w:val="24"/>
        </w:rPr>
        <w:t>l</w:t>
      </w:r>
      <w:r w:rsidR="00A40AB8" w:rsidRPr="00DC671C">
        <w:rPr>
          <w:rFonts w:ascii="Times New Roman" w:hAnsi="Times New Roman" w:cs="Times New Roman"/>
          <w:sz w:val="24"/>
          <w:szCs w:val="24"/>
        </w:rPr>
        <w:t xml:space="preserve"> gobierno o bancos, para lograr sobrevivir en el mercado. Además, en la </w:t>
      </w:r>
      <w:r w:rsidR="00A40AB8" w:rsidRPr="00DC671C">
        <w:rPr>
          <w:rFonts w:ascii="Times New Roman" w:hAnsi="Times New Roman" w:cs="Times New Roman"/>
          <w:sz w:val="24"/>
          <w:szCs w:val="24"/>
        </w:rPr>
        <w:lastRenderedPageBreak/>
        <w:t xml:space="preserve">mayoría de los casos, se tratan de </w:t>
      </w:r>
      <w:r w:rsidR="00A40AB8" w:rsidRPr="00A77FF1">
        <w:rPr>
          <w:rFonts w:ascii="Times New Roman" w:hAnsi="Times New Roman" w:cs="Times New Roman"/>
          <w:b/>
          <w:bCs/>
          <w:sz w:val="24"/>
          <w:szCs w:val="24"/>
        </w:rPr>
        <w:t>empresas endeudadas</w:t>
      </w:r>
      <w:r w:rsidR="00D11F3F">
        <w:rPr>
          <w:rFonts w:ascii="Times New Roman" w:hAnsi="Times New Roman" w:cs="Times New Roman"/>
          <w:sz w:val="24"/>
          <w:szCs w:val="24"/>
        </w:rPr>
        <w:t xml:space="preserve">, </w:t>
      </w:r>
      <w:r w:rsidR="00D11F3F" w:rsidRPr="00A77FF1">
        <w:rPr>
          <w:rFonts w:ascii="Times New Roman" w:hAnsi="Times New Roman" w:cs="Times New Roman"/>
          <w:sz w:val="24"/>
          <w:szCs w:val="24"/>
        </w:rPr>
        <w:t>es decir</w:t>
      </w:r>
      <w:r w:rsidR="00D11F3F" w:rsidRPr="00A77FF1">
        <w:rPr>
          <w:rFonts w:ascii="Times New Roman" w:hAnsi="Times New Roman" w:cs="Times New Roman"/>
          <w:b/>
          <w:bCs/>
          <w:sz w:val="24"/>
          <w:szCs w:val="24"/>
        </w:rPr>
        <w:t xml:space="preserve"> </w:t>
      </w:r>
      <w:r w:rsidR="00A40AB8" w:rsidRPr="00A77FF1">
        <w:rPr>
          <w:rFonts w:ascii="Times New Roman" w:hAnsi="Times New Roman" w:cs="Times New Roman"/>
          <w:b/>
          <w:bCs/>
          <w:sz w:val="24"/>
          <w:szCs w:val="24"/>
        </w:rPr>
        <w:t>apalancadas</w:t>
      </w:r>
      <w:r w:rsidR="00D11F3F">
        <w:rPr>
          <w:rFonts w:ascii="Times New Roman" w:hAnsi="Times New Roman" w:cs="Times New Roman"/>
          <w:sz w:val="24"/>
          <w:szCs w:val="24"/>
        </w:rPr>
        <w:t xml:space="preserve">, </w:t>
      </w:r>
      <w:r w:rsidR="00385888" w:rsidRPr="00DC671C">
        <w:rPr>
          <w:rFonts w:ascii="Times New Roman" w:hAnsi="Times New Roman" w:cs="Times New Roman"/>
          <w:sz w:val="24"/>
          <w:szCs w:val="24"/>
        </w:rPr>
        <w:t xml:space="preserve">con </w:t>
      </w:r>
      <w:r w:rsidR="00385888" w:rsidRPr="00A77FF1">
        <w:rPr>
          <w:rFonts w:ascii="Times New Roman" w:hAnsi="Times New Roman" w:cs="Times New Roman"/>
          <w:b/>
          <w:bCs/>
          <w:sz w:val="24"/>
          <w:szCs w:val="24"/>
        </w:rPr>
        <w:t>rentabilidades económicas</w:t>
      </w:r>
      <w:r w:rsidR="00160A73" w:rsidRPr="00A77FF1">
        <w:rPr>
          <w:rFonts w:ascii="Times New Roman" w:hAnsi="Times New Roman" w:cs="Times New Roman"/>
          <w:b/>
          <w:bCs/>
          <w:sz w:val="24"/>
          <w:szCs w:val="24"/>
        </w:rPr>
        <w:t xml:space="preserve"> (ROA)</w:t>
      </w:r>
      <w:r w:rsidR="00385888" w:rsidRPr="00A77FF1">
        <w:rPr>
          <w:rFonts w:ascii="Times New Roman" w:hAnsi="Times New Roman" w:cs="Times New Roman"/>
          <w:b/>
          <w:bCs/>
          <w:sz w:val="24"/>
          <w:szCs w:val="24"/>
        </w:rPr>
        <w:t xml:space="preserve"> bajas</w:t>
      </w:r>
      <w:r>
        <w:rPr>
          <w:rFonts w:ascii="Times New Roman" w:hAnsi="Times New Roman" w:cs="Times New Roman"/>
          <w:sz w:val="24"/>
          <w:szCs w:val="24"/>
        </w:rPr>
        <w:t xml:space="preserve"> y</w:t>
      </w:r>
      <w:r w:rsidR="00160A73" w:rsidRPr="00DC671C">
        <w:rPr>
          <w:rFonts w:ascii="Times New Roman" w:hAnsi="Times New Roman" w:cs="Times New Roman"/>
          <w:sz w:val="24"/>
          <w:szCs w:val="24"/>
        </w:rPr>
        <w:t xml:space="preserve"> </w:t>
      </w:r>
      <w:r w:rsidR="00606288">
        <w:rPr>
          <w:rFonts w:ascii="Times New Roman" w:hAnsi="Times New Roman" w:cs="Times New Roman"/>
          <w:sz w:val="24"/>
          <w:szCs w:val="24"/>
        </w:rPr>
        <w:t xml:space="preserve">normalmente </w:t>
      </w:r>
      <w:r w:rsidR="00385888" w:rsidRPr="00A77FF1">
        <w:rPr>
          <w:rFonts w:ascii="Times New Roman" w:hAnsi="Times New Roman" w:cs="Times New Roman"/>
          <w:b/>
          <w:bCs/>
          <w:sz w:val="24"/>
          <w:szCs w:val="24"/>
        </w:rPr>
        <w:t xml:space="preserve">empresas </w:t>
      </w:r>
      <w:r w:rsidR="00160A73" w:rsidRPr="00A77FF1">
        <w:rPr>
          <w:rFonts w:ascii="Times New Roman" w:hAnsi="Times New Roman" w:cs="Times New Roman"/>
          <w:b/>
          <w:bCs/>
          <w:sz w:val="24"/>
          <w:szCs w:val="24"/>
        </w:rPr>
        <w:t>de mediana-larga edad</w:t>
      </w:r>
      <w:r w:rsidR="00160A73" w:rsidRPr="00DC671C">
        <w:rPr>
          <w:rFonts w:ascii="Times New Roman" w:hAnsi="Times New Roman" w:cs="Times New Roman"/>
          <w:sz w:val="24"/>
          <w:szCs w:val="24"/>
        </w:rPr>
        <w:t>.</w:t>
      </w:r>
    </w:p>
    <w:p w14:paraId="6ADFF60C" w14:textId="172F842C" w:rsidR="005A42B4" w:rsidRPr="002722F3" w:rsidRDefault="005A42B4" w:rsidP="00833E03">
      <w:pPr>
        <w:pStyle w:val="Ttulo3"/>
        <w:numPr>
          <w:ilvl w:val="2"/>
          <w:numId w:val="5"/>
        </w:numPr>
        <w:spacing w:before="0" w:after="180" w:line="360" w:lineRule="auto"/>
        <w:ind w:left="504"/>
        <w:jc w:val="both"/>
        <w:rPr>
          <w:rFonts w:ascii="Times New Roman" w:hAnsi="Times New Roman" w:cs="Times New Roman"/>
          <w:b/>
          <w:bCs/>
          <w:color w:val="auto"/>
        </w:rPr>
      </w:pPr>
      <w:bookmarkStart w:id="57" w:name="_Identificación"/>
      <w:bookmarkStart w:id="58" w:name="_Toc94027277"/>
      <w:bookmarkEnd w:id="57"/>
      <w:r w:rsidRPr="002722F3">
        <w:rPr>
          <w:rFonts w:ascii="Times New Roman" w:hAnsi="Times New Roman" w:cs="Times New Roman"/>
          <w:b/>
          <w:bCs/>
          <w:color w:val="auto"/>
        </w:rPr>
        <w:t>Identificación</w:t>
      </w:r>
      <w:bookmarkEnd w:id="58"/>
    </w:p>
    <w:p w14:paraId="6BA8D42B" w14:textId="1F59249C" w:rsidR="00A83FEC" w:rsidRPr="00A83FEC" w:rsidRDefault="006F0FDC" w:rsidP="00A1667D">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 xml:space="preserve">En la </w:t>
      </w:r>
      <w:r w:rsidR="00462D7E" w:rsidRPr="00DC671C">
        <w:rPr>
          <w:rFonts w:ascii="Times New Roman" w:hAnsi="Times New Roman" w:cs="Times New Roman"/>
          <w:sz w:val="24"/>
          <w:szCs w:val="24"/>
        </w:rPr>
        <w:t>revisión bibliográfica</w:t>
      </w:r>
      <w:r w:rsidRPr="00DC671C">
        <w:rPr>
          <w:rFonts w:ascii="Times New Roman" w:hAnsi="Times New Roman" w:cs="Times New Roman"/>
          <w:sz w:val="24"/>
          <w:szCs w:val="24"/>
        </w:rPr>
        <w:t xml:space="preserve"> </w:t>
      </w:r>
      <w:r w:rsidR="000260A0">
        <w:rPr>
          <w:rFonts w:ascii="Times New Roman" w:hAnsi="Times New Roman" w:cs="Times New Roman"/>
          <w:sz w:val="24"/>
          <w:szCs w:val="24"/>
        </w:rPr>
        <w:t>sobre</w:t>
      </w:r>
      <w:r w:rsidRPr="00DC671C">
        <w:rPr>
          <w:rFonts w:ascii="Times New Roman" w:hAnsi="Times New Roman" w:cs="Times New Roman"/>
          <w:sz w:val="24"/>
          <w:szCs w:val="24"/>
        </w:rPr>
        <w:t xml:space="preserve"> las empresas zombis, s</w:t>
      </w:r>
      <w:r w:rsidR="00B12732" w:rsidRPr="00DC671C">
        <w:rPr>
          <w:rFonts w:ascii="Times New Roman" w:hAnsi="Times New Roman" w:cs="Times New Roman"/>
          <w:sz w:val="24"/>
          <w:szCs w:val="24"/>
        </w:rPr>
        <w:t xml:space="preserve">on </w:t>
      </w:r>
      <w:r w:rsidR="00151C91">
        <w:rPr>
          <w:rFonts w:ascii="Times New Roman" w:hAnsi="Times New Roman" w:cs="Times New Roman"/>
          <w:sz w:val="24"/>
          <w:szCs w:val="24"/>
        </w:rPr>
        <w:t>varios</w:t>
      </w:r>
      <w:r w:rsidR="00742E57" w:rsidRPr="00DC671C">
        <w:rPr>
          <w:rFonts w:ascii="Times New Roman" w:hAnsi="Times New Roman" w:cs="Times New Roman"/>
          <w:sz w:val="24"/>
          <w:szCs w:val="24"/>
        </w:rPr>
        <w:t xml:space="preserve"> </w:t>
      </w:r>
      <w:r w:rsidR="00B12732" w:rsidRPr="00DC671C">
        <w:rPr>
          <w:rFonts w:ascii="Times New Roman" w:hAnsi="Times New Roman" w:cs="Times New Roman"/>
          <w:sz w:val="24"/>
          <w:szCs w:val="24"/>
        </w:rPr>
        <w:t xml:space="preserve">los </w:t>
      </w:r>
      <w:r w:rsidR="00742E57" w:rsidRPr="00DC671C">
        <w:rPr>
          <w:rFonts w:ascii="Times New Roman" w:hAnsi="Times New Roman" w:cs="Times New Roman"/>
          <w:sz w:val="24"/>
          <w:szCs w:val="24"/>
        </w:rPr>
        <w:t>estudios</w:t>
      </w:r>
      <w:r w:rsidRPr="00DC671C">
        <w:rPr>
          <w:rFonts w:ascii="Times New Roman" w:hAnsi="Times New Roman" w:cs="Times New Roman"/>
          <w:sz w:val="24"/>
          <w:szCs w:val="24"/>
        </w:rPr>
        <w:t xml:space="preserve"> </w:t>
      </w:r>
      <w:r w:rsidR="00742E57" w:rsidRPr="00DC671C">
        <w:rPr>
          <w:rFonts w:ascii="Times New Roman" w:hAnsi="Times New Roman" w:cs="Times New Roman"/>
          <w:sz w:val="24"/>
          <w:szCs w:val="24"/>
        </w:rPr>
        <w:fldChar w:fldCharType="begin" w:fldLock="1"/>
      </w:r>
      <w:r w:rsidR="00FD3963" w:rsidRPr="00DC671C">
        <w:rPr>
          <w:rFonts w:ascii="Times New Roman" w:hAnsi="Times New Roman" w:cs="Times New Roman"/>
          <w:sz w:val="24"/>
          <w:szCs w:val="24"/>
        </w:rPr>
        <w:instrText>ADDIN CSL_CITATION {"citationItems":[{"id":"ITEM-1","itemData":{"DOI":"10.20955/r.85.67","abstract":"We show that the speed and type of corporate deleveraging depends on the interaction between corporate and financial sector health. Based on granular bank-firm data pertaining to small and medium-sized enterprises (SME) from five stressed and two non-stressed euro area economies, we show that “zombie” firms generally continued to lever up during the 2010–2014 period. Whereas relationships with stressed banks reduce SME leverage on average, we also show that zombie firms that are tied to weak banks in euro area periphery countries increase their indebtedness even further. Sustainable economic recovery therefore requires both: deleveraging of banks and firms.","author":[{"dropping-particle":"","family":"Storz","given":"Manuela","non-dropping-particle":"","parse-names":false,"suffix":""},{"dropping-particle":"","family":"Koetter","given":"Michael","non-dropping-particle":"","parse-names":false,"suffix":""},{"dropping-particle":"","family":"Setzer","given":"Ralph","non-dropping-particle":"","parse-names":false,"suffix":""}],"container-title":"Review","id":"ITEM-1","issue":"6","issued":{"date-parts":[["2003"]]},"title":"Do we want these two to tango? On zombie firms and stressed banks in Europe","type":"chapter","volume":"85"},"uris":["http://www.mendeley.com/documents/?uuid=394fc999-f6a7-4a9a-bb2a-7cf1d7b5748e"]},{"id":"ITEM-2","itemData":{"DOI":"10.1257/aer.98.5.1943","ISSN":"00028282","abstract":"Large Japanese banks often engaged in sham loan restructurings that kept credit flowing to otherwise insolvent borrowers (which we call zombies). We examine the implications of suppressing the normal competitive process whereby the zombies would shed workers and lose market share. The congestion created by the zombies reduces the profits for healthy firms, which discourages their entry and investment. We confirm that zombie-dominated industries exhibit more depressed job creation and destruction, and lower productivity. We present firm-level regressions showing that the increase in zombies depressed the investment and employment growth of non-zombies and widened the productivity gap between zombies and non-zombies.","author":[{"dropping-particle":"","family":"Caballero","given":"Ricardo J.","non-dropping-particle":"","parse-names":false,"suffix":""},{"dropping-particle":"","family":"Hoshi","given":"Takeo","non-dropping-particle":"","parse-names":false,"suffix":""},{"dropping-particle":"","family":"Kashyap","given":"Anil K.","non-dropping-particle":"","parse-names":false,"suffix":""}],"container-title":"American Economic Review","id":"ITEM-2","issue":"5","issued":{"date-parts":[["2008"]]},"page":"1943-1977","title":"Zombie lending and depressed restructuring in Japan","type":"article-journal","volume":"98"},"uris":["http://www.mendeley.com/documents/?uuid=a7322291-a26a-44b0-94fe-b6f491d379aa"]},{"id":"ITEM-3","itemData":{"DOI":"10.1111/j.1467-9701.2011.01368.x","ISSN":"03785920","abstract":"The Japanese economy experienced prolonged recessions during the 1990s. Previous studies suggest that evergreen lending to troubled firms known as 'zombie firms' distorted market discipline in terms of stabilising the economy and caused significant delays in its recovery. However, the eventual bankruptcy of zombies was rare. The purpose of this study is to investigate why zombie firms recovered in Japan. We first extend the method of Caballero et al. (2008) and identify zombies from among the listed firms. Subsequently, we investigate the nature of corporate restructuring that was effective in reviving zombie firms. Our multinomial logistic regressions suggest that reducing the employee strength of zombie firms and selling its fixed assets were beneficial in facilitating their recovery. However, corporate restructuring without accounting transparency or by discouraging incentives for managers was ineffective. In addition, corporate restructuring lacked effectiveness in the absence of favourable macroeconomic environment as well as substantial external financial support. © 2011 Blackwell Publishing Ltd.","author":[{"dropping-particle":"","family":"Fukuda","given":"Shin ichi","non-dropping-particle":"","parse-names":false,"suffix":""},{"dropping-particle":"","family":"Nakamura","given":"Jun ichi","non-dropping-particle":"","parse-names":false,"suffix":""}],"container-title":"World Economy","id":"ITEM-3","issue":"7","issued":{"date-parts":[["2011"]]},"page":"1124-1137","title":"Why did 'zombie' firms recover in Japan?","type":"article-journal","volume":"34"},"uris":["http://www.mendeley.com/documents/?uuid=33d39781-ceae-4c1b-9d80-6fff422b1f88"]},{"id":"ITEM-4","itemData":{"DOI":"10.1016/j.jjie.2015.12.001","ISSN":"08891583","abstract":"Utilizing a panel dataset of firms for the period 1999-2008, we estimated the prevalence of zombies among Japanese Small- and Medium-sized enterprises (SMEs) and their borrowing and investment behaviors. We observe that 4-13% of SMEs were zombie firms during the period 1999-2008. The estimation of the borrowing function reveals that SME zombie firms did not change their loans in response to a change in land values due to evergreening. We also observe that the profitability of investment, measured by marginal q, did not have positive effects on investments of zombie firms. This indicates that investment increase resulting from evergreen loans was not necessarily productive or profitable.","author":[{"dropping-particle":"","family":"Imai","given":"Kentaro","non-dropping-particle":"","parse-names":false,"suffix":""}],"container-title":"Journal of the Japanese and International Economies","id":"ITEM-4","issued":{"date-parts":[["2016"]]},"page":"91-107","publisher":"Elsevier Inc.","title":"A panel study of zombie SMEs in Japan: Identification, borrowing and investment behavior","type":"article-journal","volume":"39"},"uris":["http://www.mendeley.com/documents/?uuid=5ed42baf-ad54-45ba-9b8d-916bc8d28d16"]},{"id":"ITEM-5","itemData":{"DOI":"10.1016/j.emj.2017.05.005","ISSN":"02632373","abstract":"This paper shows the existence of extreme types of zombie firm, i.e. companies with negative equity that continue to do business despite having lost their entire equity. We explain how these firms are measured and how the riskier ones are defined with different determinants. Using a Spanish sample from 2010 to 2014 an index called the EZIndex is developed that includes four dimensions of the extreme zombie problem: extension, contagion, recovery signs and immediacy. The paper contributes to zombie theory on the one hand by developing a method for ranking zombie firms based on risks and changes over time, and on the other hand by using a log-linear model to detect the riskiest corporate profiles out of all these risky firms. It demonstrates significant implications that need to be considered by the competent authorities not only in terms of their impact as a whole but also in regard to the particular profile of extreme zombie firms: they are less regulated, large and located in regions with large business fabrics.","author":[{"dropping-particle":"","family":"Urionabarrenetxea","given":"Sara","non-dropping-particle":"","parse-names":false,"suffix":""},{"dropping-particle":"","family":"Garcia-Merino","given":"Jose Domingo","non-dropping-particle":"","parse-names":false,"suffix":""},{"dropping-particle":"","family":"San-Jose","given":"Leire","non-dropping-particle":"","parse-names":false,"suffix":""},{"dropping-particle":"","family":"Retolaza","given":"Jose Luis","non-dropping-particle":"","parse-names":false,"suffix":""}],"container-title":"European Management Journal","id":"ITEM-5","issue":"3","issued":{"date-parts":[["2018"]]},"page":"408-420","publisher":"Elsevier Ltd","title":"Living with zombie companies: Do we know where the threat lies?","type":"article-journal","volume":"36"},"uris":["http://www.mendeley.com/documents/?uuid=a6966ab0-9317-40ac-93ff-b6d2a2b7b98b"]},{"id":"ITEM-6","itemData":{"DOI":"10.1093/epolic/eiy012","ISSN":"0266-4658","abstract":"This paper explores the extent to which ‘zombie’ firms – defined as old firms that have persistent problems meeting their interest payments – are stifling labour productivity performance. The results show that the prevalence of and resources sunk in zombie firms have risen since the mid-2000s and that the increasing survival of these low productivity firms at the margins of exit congests markets and constrains the growth of more productive firms. Controlling for cyclical effects, cross-country analysis shows that within-industries over the period 2003–13, a higher share of industry capital sunk in zombie firms is associated with lower investment and employment growth of the typical non-zombie firm and less productivity-enhancing capital reallocation. Besides limiting the expansion possibilities of healthy incumbent firms, market congestion generated by zombie firms can also create barriers to entry and constrain the post-entry growth of young firms. Finally, we link the rise of zombie firms to the decline in OECD potential output growth through two key channels: business investment and multi-factor productivity growth.","author":[{"dropping-particle":"","family":"Adalet McGowan","given":"Müge","non-dropping-particle":"","parse-names":false,"suffix":""},{"dropping-particle":"","family":"Andrews","given":"Dan","non-dropping-particle":"","parse-names":false,"suffix":""},{"dropping-particle":"","family":"Millot","given":"Valentine","non-dropping-particle":"","parse-names":false,"suffix":""}],"container-title":"Economic Policy","id":"ITEM-6","issue":"96","issued":{"date-parts":[["2018"]]},"page":"685-736","title":"The walking dead? Zombie firms and productivity performance in OECD countries","type":"article-journal","volume":"33"},"uris":["http://www.mendeley.com/documents/?uuid=3c377dad-c83d-4829-9090-13595393f927"]},{"id":"ITEM-7","itemData":{"DOI":"10.2139/ssrn.3051189","ISSN":"1556-5068","abstract":"Do banks with low capital extend excessive credit to weak firms, and does this matter for aggregate efficiency? Using a unique dataset that covers almost all bank-firm relationships in Italy in the period 2004-2013, we find that during the Eurozone financial crisis (i) under-capitalized banks were less likely to cut credit to non-viable firms; (ii) credit misallocation increased the failure rate of healthy firms and reduced the failure rate of non-viable firms; and (iii) nevertheless, the adverse effects of credit misallocation on the growth rate of healthier firms were negligible, as were the effects on TFP dispersion. This goes against previous influential findings, which, we argue, face serious identification problems. Thus, while banks with low capital can be an important source of aggregate inefficiency in the long run, their contribution to the severity of the great recession via capital misallocation was modest.","author":[{"dropping-particle":"","family":"Schivardi","given":"Fabiano","non-dropping-particle":"","parse-names":false,"suffix":""},{"dropping-particle":"","family":"Sette","given":"Enrico","non-dropping-particle":"","parse-names":false,"suffix":""},{"dropping-particle":"","family":"Tabellini","given":"Guido","non-dropping-particle":"","parse-names":false,"suffix":""}],"container-title":"SSRN Electronic Journal","id":"ITEM-7","issue":"66","issued":{"date-parts":[["2017"]]},"title":"Credit Misallocation During the European Financial Crisis","type":"article-journal"},"uris":["http://www.mendeley.com/documents/?uuid=8a752688-37e2-416d-99c6-58011207350f"]},{"id":"ITEM-8","itemData":{"abstract":"Using the financial data of China's listed companies during the years from 2007 to 2015,this paper measures an overall quantity of zombie firms in China with 7 identification methods respectively. On that basis,from three dimensions such as regional distribution,industrial distribution and ownership,the zombie firms are identified and characterized analytically. The research conclusions show that: during the years from 2007 to 2015,the quantity of China's zombie firms increased after an initial decrease; in the provinces with single industrial structure and more stated-owned enterprises( SOEs),they were more likely to experience a high ratio of zombie firms; there was a higher proportion of zombie firms in labour-intensive and overcapacity industries; and the SOEs were more inclined to become zombie firms. In addition,in order to make clear the root of zombie firms,this paper makes both theoretical and practical analyses on the relationship between zombie firms and overcapacity. Moreover,combined with the empirical conclusion,it puts forward three suggestions to deal with the zombie firms.","author":[{"dropping-particle":"","family":"Zhu","given":"He","non-dropping-particle":"","parse-names":false,"suffix":""},{"dropping-particle":"","family":"Fan","given":"H E","non-dropping-particle":"","parse-names":false,"suffix":""}],"container-title":"Journal of Beijing Technology &amp; Business University","id":"ITEM-8","issue":"2016","issued":{"date-parts":[["2016"]]},"page":"2021","title":"Quantity and Characteristics of Zombie Firms in China","type":"article-journal","volume":"31"},"uris":["http://www.mendeley.com/documents/?uuid=a82f7e99-17ba-4cd6-9bd3-05d6e4f9e137"]}],"mendeley":{"formattedCitation":"(Adalet McGowan et al., 2018; Caballero et al., 2008; Fukuda &amp; Nakamura, 2011; Imai, 2016; Schivardi et al., 2017; Storz et al., 2003; Urionabarrenetxea et al., 2018; Zhu &amp; Fan, 2016)","manualFormatting":"(e.g. Adalet McGowan et al., 2018; Caballero et al., 2008; Fukuda &amp; Nakamura, 2011; Imai, 2016; Schivardi et al., 2017; Storz et al., 2003; Urionabarrenetxea et al., 2018; Zhu &amp; Fan, 2016)","plainTextFormattedCitation":"(Adalet McGowan et al., 2018; Caballero et al., 2008; Fukuda &amp; Nakamura, 2011; Imai, 2016; Schivardi et al., 2017; Storz et al., 2003; Urionabarrenetxea et al., 2018; Zhu &amp; Fan, 2016)","previouslyFormattedCitation":"(Adalet McGowan et al., 2018; Caballero et al., 2008; Fukuda &amp; Nakamura, 2011; Imai, 2016; Schivardi et al., 2017; Storz et al., 2003; Urionabarrenetxea et al., 2018; Zhu &amp; Fan, 2016)"},"properties":{"noteIndex":0},"schema":"https://github.com/citation-style-language/schema/raw/master/csl-citation.json"}</w:instrText>
      </w:r>
      <w:r w:rsidR="00742E57" w:rsidRPr="00DC671C">
        <w:rPr>
          <w:rFonts w:ascii="Times New Roman" w:hAnsi="Times New Roman" w:cs="Times New Roman"/>
          <w:sz w:val="24"/>
          <w:szCs w:val="24"/>
        </w:rPr>
        <w:fldChar w:fldCharType="separate"/>
      </w:r>
      <w:r w:rsidR="003A6E5D" w:rsidRPr="00DC671C">
        <w:rPr>
          <w:rFonts w:ascii="Times New Roman" w:hAnsi="Times New Roman" w:cs="Times New Roman"/>
          <w:noProof/>
          <w:sz w:val="24"/>
          <w:szCs w:val="24"/>
        </w:rPr>
        <w:t>(</w:t>
      </w:r>
      <w:r w:rsidR="003A6E5D" w:rsidRPr="00DC671C">
        <w:rPr>
          <w:rFonts w:ascii="Times New Roman" w:hAnsi="Times New Roman" w:cs="Times New Roman"/>
          <w:i/>
          <w:iCs/>
          <w:noProof/>
          <w:sz w:val="24"/>
          <w:szCs w:val="24"/>
        </w:rPr>
        <w:t>e.g.</w:t>
      </w:r>
      <w:r w:rsidR="003A6E5D" w:rsidRPr="00DC671C">
        <w:rPr>
          <w:rFonts w:ascii="Times New Roman" w:hAnsi="Times New Roman" w:cs="Times New Roman"/>
          <w:noProof/>
          <w:sz w:val="24"/>
          <w:szCs w:val="24"/>
        </w:rPr>
        <w:t xml:space="preserve"> Adalet McGowan </w:t>
      </w:r>
      <w:r w:rsidR="00A01770" w:rsidRPr="00A01770">
        <w:rPr>
          <w:rFonts w:ascii="Times New Roman" w:hAnsi="Times New Roman" w:cs="Times New Roman"/>
          <w:i/>
          <w:iCs/>
          <w:noProof/>
          <w:sz w:val="24"/>
          <w:szCs w:val="24"/>
        </w:rPr>
        <w:t>et al</w:t>
      </w:r>
      <w:r w:rsidR="003A6E5D" w:rsidRPr="00DC671C">
        <w:rPr>
          <w:rFonts w:ascii="Times New Roman" w:hAnsi="Times New Roman" w:cs="Times New Roman"/>
          <w:noProof/>
          <w:sz w:val="24"/>
          <w:szCs w:val="24"/>
        </w:rPr>
        <w:t xml:space="preserve">., 2018; Caballero </w:t>
      </w:r>
      <w:r w:rsidR="00A01770" w:rsidRPr="00A01770">
        <w:rPr>
          <w:rFonts w:ascii="Times New Roman" w:hAnsi="Times New Roman" w:cs="Times New Roman"/>
          <w:i/>
          <w:iCs/>
          <w:noProof/>
          <w:sz w:val="24"/>
          <w:szCs w:val="24"/>
        </w:rPr>
        <w:t>et al</w:t>
      </w:r>
      <w:r w:rsidR="003A6E5D" w:rsidRPr="00DC671C">
        <w:rPr>
          <w:rFonts w:ascii="Times New Roman" w:hAnsi="Times New Roman" w:cs="Times New Roman"/>
          <w:noProof/>
          <w:sz w:val="24"/>
          <w:szCs w:val="24"/>
        </w:rPr>
        <w:t xml:space="preserve">., 2008; Fukuda &amp; Nakamura, 2011; Imai, 2016; Schivardi </w:t>
      </w:r>
      <w:r w:rsidR="00A01770" w:rsidRPr="00A01770">
        <w:rPr>
          <w:rFonts w:ascii="Times New Roman" w:hAnsi="Times New Roman" w:cs="Times New Roman"/>
          <w:i/>
          <w:iCs/>
          <w:noProof/>
          <w:sz w:val="24"/>
          <w:szCs w:val="24"/>
        </w:rPr>
        <w:t>et al</w:t>
      </w:r>
      <w:r w:rsidR="003A6E5D" w:rsidRPr="00DC671C">
        <w:rPr>
          <w:rFonts w:ascii="Times New Roman" w:hAnsi="Times New Roman" w:cs="Times New Roman"/>
          <w:noProof/>
          <w:sz w:val="24"/>
          <w:szCs w:val="24"/>
        </w:rPr>
        <w:t xml:space="preserve">., 2017; Storz </w:t>
      </w:r>
      <w:r w:rsidR="00A01770" w:rsidRPr="00A01770">
        <w:rPr>
          <w:rFonts w:ascii="Times New Roman" w:hAnsi="Times New Roman" w:cs="Times New Roman"/>
          <w:i/>
          <w:iCs/>
          <w:noProof/>
          <w:sz w:val="24"/>
          <w:szCs w:val="24"/>
        </w:rPr>
        <w:t>et al</w:t>
      </w:r>
      <w:r w:rsidR="003A6E5D" w:rsidRPr="00DC671C">
        <w:rPr>
          <w:rFonts w:ascii="Times New Roman" w:hAnsi="Times New Roman" w:cs="Times New Roman"/>
          <w:noProof/>
          <w:sz w:val="24"/>
          <w:szCs w:val="24"/>
        </w:rPr>
        <w:t xml:space="preserve">., 2003; Urionabarrenetxea </w:t>
      </w:r>
      <w:r w:rsidR="00A01770" w:rsidRPr="00A01770">
        <w:rPr>
          <w:rFonts w:ascii="Times New Roman" w:hAnsi="Times New Roman" w:cs="Times New Roman"/>
          <w:i/>
          <w:iCs/>
          <w:noProof/>
          <w:sz w:val="24"/>
          <w:szCs w:val="24"/>
        </w:rPr>
        <w:t>et al</w:t>
      </w:r>
      <w:r w:rsidR="003A6E5D" w:rsidRPr="00DC671C">
        <w:rPr>
          <w:rFonts w:ascii="Times New Roman" w:hAnsi="Times New Roman" w:cs="Times New Roman"/>
          <w:noProof/>
          <w:sz w:val="24"/>
          <w:szCs w:val="24"/>
        </w:rPr>
        <w:t>., 2018; Zhu &amp; Fan, 2016)</w:t>
      </w:r>
      <w:r w:rsidR="00742E57" w:rsidRPr="00DC671C">
        <w:rPr>
          <w:rFonts w:ascii="Times New Roman" w:hAnsi="Times New Roman" w:cs="Times New Roman"/>
          <w:sz w:val="24"/>
          <w:szCs w:val="24"/>
        </w:rPr>
        <w:fldChar w:fldCharType="end"/>
      </w:r>
      <w:r w:rsidR="00742E57" w:rsidRPr="00DC671C">
        <w:rPr>
          <w:rFonts w:ascii="Times New Roman" w:hAnsi="Times New Roman" w:cs="Times New Roman"/>
          <w:sz w:val="24"/>
          <w:szCs w:val="24"/>
        </w:rPr>
        <w:t xml:space="preserve"> que han </w:t>
      </w:r>
      <w:r w:rsidR="00834D33" w:rsidRPr="00DC671C">
        <w:rPr>
          <w:rFonts w:ascii="Times New Roman" w:hAnsi="Times New Roman" w:cs="Times New Roman"/>
          <w:sz w:val="24"/>
          <w:szCs w:val="24"/>
        </w:rPr>
        <w:t>propuesto</w:t>
      </w:r>
      <w:r w:rsidR="00742E57" w:rsidRPr="00DC671C">
        <w:rPr>
          <w:rFonts w:ascii="Times New Roman" w:hAnsi="Times New Roman" w:cs="Times New Roman"/>
          <w:sz w:val="24"/>
          <w:szCs w:val="24"/>
        </w:rPr>
        <w:t xml:space="preserve"> diferentes criterios para </w:t>
      </w:r>
      <w:r w:rsidR="00304060" w:rsidRPr="00DC671C">
        <w:rPr>
          <w:rFonts w:ascii="Times New Roman" w:hAnsi="Times New Roman" w:cs="Times New Roman"/>
          <w:sz w:val="24"/>
          <w:szCs w:val="24"/>
        </w:rPr>
        <w:t>su identificación</w:t>
      </w:r>
      <w:r w:rsidR="00742E57" w:rsidRPr="00DC671C">
        <w:rPr>
          <w:rFonts w:ascii="Times New Roman" w:hAnsi="Times New Roman" w:cs="Times New Roman"/>
          <w:sz w:val="24"/>
          <w:szCs w:val="24"/>
        </w:rPr>
        <w:t>.</w:t>
      </w:r>
      <w:r w:rsidR="00834D33" w:rsidRPr="00DC671C">
        <w:rPr>
          <w:rFonts w:ascii="Times New Roman" w:hAnsi="Times New Roman" w:cs="Times New Roman"/>
          <w:sz w:val="24"/>
          <w:szCs w:val="24"/>
        </w:rPr>
        <w:t xml:space="preserve"> Pero</w:t>
      </w:r>
      <w:r w:rsidR="002722F3">
        <w:rPr>
          <w:rFonts w:ascii="Times New Roman" w:hAnsi="Times New Roman" w:cs="Times New Roman"/>
          <w:sz w:val="24"/>
          <w:szCs w:val="24"/>
        </w:rPr>
        <w:t>,</w:t>
      </w:r>
      <w:r w:rsidR="00834D33" w:rsidRPr="00DC671C">
        <w:rPr>
          <w:rFonts w:ascii="Times New Roman" w:hAnsi="Times New Roman" w:cs="Times New Roman"/>
          <w:sz w:val="24"/>
          <w:szCs w:val="24"/>
        </w:rPr>
        <w:t xml:space="preserve"> sin lugar a duda,</w:t>
      </w:r>
      <w:r w:rsidR="007178B8" w:rsidRPr="00DC671C">
        <w:rPr>
          <w:rFonts w:ascii="Times New Roman" w:hAnsi="Times New Roman" w:cs="Times New Roman"/>
          <w:sz w:val="24"/>
          <w:szCs w:val="24"/>
        </w:rPr>
        <w:t xml:space="preserve"> </w:t>
      </w:r>
      <w:r w:rsidR="00834D33" w:rsidRPr="00DC671C">
        <w:rPr>
          <w:rFonts w:ascii="Times New Roman" w:hAnsi="Times New Roman" w:cs="Times New Roman"/>
          <w:sz w:val="24"/>
          <w:szCs w:val="24"/>
        </w:rPr>
        <w:t>el criterio más citado</w:t>
      </w:r>
      <w:r w:rsidR="003A6E5D" w:rsidRPr="00DC671C">
        <w:rPr>
          <w:rFonts w:ascii="Times New Roman" w:hAnsi="Times New Roman" w:cs="Times New Roman"/>
          <w:sz w:val="24"/>
          <w:szCs w:val="24"/>
        </w:rPr>
        <w:t xml:space="preserve"> (</w:t>
      </w:r>
      <w:r w:rsidR="002722F3">
        <w:rPr>
          <w:rFonts w:ascii="Times New Roman" w:hAnsi="Times New Roman" w:cs="Times New Roman"/>
          <w:sz w:val="24"/>
          <w:szCs w:val="24"/>
        </w:rPr>
        <w:t xml:space="preserve">véase </w:t>
      </w:r>
      <w:r w:rsidR="007B4D66" w:rsidRPr="007B4D66">
        <w:rPr>
          <w:rFonts w:ascii="Times New Roman" w:hAnsi="Times New Roman" w:cs="Times New Roman"/>
          <w:color w:val="2E74B5" w:themeColor="accent5" w:themeShade="BF"/>
          <w:sz w:val="24"/>
          <w:szCs w:val="24"/>
          <w:u w:val="single"/>
        </w:rPr>
        <w:fldChar w:fldCharType="begin"/>
      </w:r>
      <w:r w:rsidR="007B4D66" w:rsidRPr="007B4D66">
        <w:rPr>
          <w:rFonts w:ascii="Times New Roman" w:hAnsi="Times New Roman" w:cs="Times New Roman"/>
          <w:color w:val="2E74B5" w:themeColor="accent5" w:themeShade="BF"/>
          <w:sz w:val="24"/>
          <w:szCs w:val="24"/>
          <w:u w:val="single"/>
        </w:rPr>
        <w:instrText xml:space="preserve"> REF _Ref88605015 \h  \* MERGEFORMAT </w:instrText>
      </w:r>
      <w:r w:rsidR="007B4D66" w:rsidRPr="007B4D66">
        <w:rPr>
          <w:rFonts w:ascii="Times New Roman" w:hAnsi="Times New Roman" w:cs="Times New Roman"/>
          <w:color w:val="2E74B5" w:themeColor="accent5" w:themeShade="BF"/>
          <w:sz w:val="24"/>
          <w:szCs w:val="24"/>
          <w:u w:val="single"/>
        </w:rPr>
      </w:r>
      <w:r w:rsidR="007B4D66" w:rsidRPr="007B4D66">
        <w:rPr>
          <w:rFonts w:ascii="Times New Roman" w:hAnsi="Times New Roman" w:cs="Times New Roman"/>
          <w:color w:val="2E74B5" w:themeColor="accent5" w:themeShade="BF"/>
          <w:sz w:val="24"/>
          <w:szCs w:val="24"/>
          <w:u w:val="single"/>
        </w:rPr>
        <w:fldChar w:fldCharType="separate"/>
      </w:r>
      <w:ins w:id="59" w:author="sumit kumar" w:date="2022-01-28T00:52:00Z">
        <w:r w:rsidR="00A55E47" w:rsidRPr="00A55E47">
          <w:rPr>
            <w:rFonts w:ascii="Times New Roman" w:hAnsi="Times New Roman" w:cs="Times New Roman"/>
            <w:color w:val="2E74B5" w:themeColor="accent5" w:themeShade="BF"/>
            <w:sz w:val="24"/>
            <w:szCs w:val="24"/>
            <w:u w:val="single"/>
            <w:rPrChange w:id="60" w:author="sumit kumar" w:date="2022-01-28T00:52:00Z">
              <w:rPr/>
            </w:rPrChange>
          </w:rPr>
          <w:t xml:space="preserve">Tabla </w:t>
        </w:r>
        <w:r w:rsidR="00A55E47" w:rsidRPr="00A55E47">
          <w:rPr>
            <w:rFonts w:ascii="Times New Roman" w:hAnsi="Times New Roman" w:cs="Times New Roman"/>
            <w:noProof/>
            <w:color w:val="2E74B5" w:themeColor="accent5" w:themeShade="BF"/>
            <w:sz w:val="24"/>
            <w:szCs w:val="24"/>
            <w:u w:val="single"/>
            <w:rPrChange w:id="61" w:author="sumit kumar" w:date="2022-01-28T00:52:00Z">
              <w:rPr>
                <w:noProof/>
              </w:rPr>
            </w:rPrChange>
          </w:rPr>
          <w:t>3</w:t>
        </w:r>
      </w:ins>
      <w:del w:id="62"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Tabla </w:delText>
        </w:r>
        <w:r w:rsidR="00614ADD" w:rsidRPr="00614ADD" w:rsidDel="00A55E47">
          <w:rPr>
            <w:rFonts w:ascii="Times New Roman" w:hAnsi="Times New Roman" w:cs="Times New Roman"/>
            <w:noProof/>
            <w:color w:val="2E74B5" w:themeColor="accent5" w:themeShade="BF"/>
            <w:sz w:val="24"/>
            <w:szCs w:val="24"/>
            <w:u w:val="single"/>
          </w:rPr>
          <w:delText>3</w:delText>
        </w:r>
      </w:del>
      <w:r w:rsidR="007B4D66" w:rsidRPr="007B4D66">
        <w:rPr>
          <w:rFonts w:ascii="Times New Roman" w:hAnsi="Times New Roman" w:cs="Times New Roman"/>
          <w:color w:val="2E74B5" w:themeColor="accent5" w:themeShade="BF"/>
          <w:sz w:val="24"/>
          <w:szCs w:val="24"/>
          <w:u w:val="single"/>
        </w:rPr>
        <w:fldChar w:fldCharType="end"/>
      </w:r>
      <w:r w:rsidR="003A6E5D" w:rsidRPr="00DC671C">
        <w:rPr>
          <w:rFonts w:ascii="Times New Roman" w:hAnsi="Times New Roman" w:cs="Times New Roman"/>
          <w:sz w:val="24"/>
          <w:szCs w:val="24"/>
        </w:rPr>
        <w:t>)</w:t>
      </w:r>
      <w:r w:rsidR="00834D33" w:rsidRPr="00DC671C">
        <w:rPr>
          <w:rFonts w:ascii="Times New Roman" w:hAnsi="Times New Roman" w:cs="Times New Roman"/>
          <w:sz w:val="24"/>
          <w:szCs w:val="24"/>
        </w:rPr>
        <w:t xml:space="preserve"> es el de </w:t>
      </w:r>
      <w:r w:rsidR="00834D33" w:rsidRPr="00DC671C">
        <w:rPr>
          <w:rFonts w:ascii="Times New Roman" w:hAnsi="Times New Roman" w:cs="Times New Roman"/>
          <w:sz w:val="24"/>
          <w:szCs w:val="24"/>
        </w:rPr>
        <w:fldChar w:fldCharType="begin" w:fldLock="1"/>
      </w:r>
      <w:r w:rsidR="0051516E" w:rsidRPr="00DC671C">
        <w:rPr>
          <w:rFonts w:ascii="Times New Roman" w:hAnsi="Times New Roman" w:cs="Times New Roman"/>
          <w:sz w:val="24"/>
          <w:szCs w:val="24"/>
        </w:rPr>
        <w:instrText>ADDIN CSL_CITATION {"citationItems":[{"id":"ITEM-1","itemData":{"DOI":"10.1257/aer.98.5.1943","ISSN":"00028282","abstract":"Large Japanese banks often engaged in sham loan restructurings that kept credit flowing to otherwise insolvent borrowers (which we call zombies). We examine the implications of suppressing the normal competitive process whereby the zombies would shed workers and lose market share. The congestion created by the zombies reduces the profits for healthy firms, which discourages their entry and investment. We confirm that zombie-dominated industries exhibit more depressed job creation and destruction, and lower productivity. We present firm-level regressions showing that the increase in zombies depressed the investment and employment growth of non-zombies and widened the productivity gap between zombies and non-zombies.","author":[{"dropping-particle":"","family":"Caballero","given":"Ricardo J.","non-dropping-particle":"","parse-names":false,"suffix":""},{"dropping-particle":"","family":"Hoshi","given":"Takeo","non-dropping-particle":"","parse-names":false,"suffix":""},{"dropping-particle":"","family":"Kashyap","given":"Anil K.","non-dropping-particle":"","parse-names":false,"suffix":""}],"container-title":"American Economic Review","id":"ITEM-1","issue":"5","issued":{"date-parts":[["2008"]]},"page":"1943-1977","title":"Zombie lending and depressed restructuring in Japan","type":"article-journal","volume":"98"},"uris":["http://www.mendeley.com/documents/?uuid=a7322291-a26a-44b0-94fe-b6f491d379aa"]}],"mendeley":{"formattedCitation":"(Caballero et al., 2008)","manualFormatting":"Caballero, Hoshi y Kashyap (2008)","plainTextFormattedCitation":"(Caballero et al., 2008)","previouslyFormattedCitation":"(Caballero et al., 2008)"},"properties":{"noteIndex":0},"schema":"https://github.com/citation-style-language/schema/raw/master/csl-citation.json"}</w:instrText>
      </w:r>
      <w:r w:rsidR="00834D33" w:rsidRPr="00DC671C">
        <w:rPr>
          <w:rFonts w:ascii="Times New Roman" w:hAnsi="Times New Roman" w:cs="Times New Roman"/>
          <w:sz w:val="24"/>
          <w:szCs w:val="24"/>
        </w:rPr>
        <w:fldChar w:fldCharType="separate"/>
      </w:r>
      <w:r w:rsidR="00834D33" w:rsidRPr="00DC671C">
        <w:rPr>
          <w:rFonts w:ascii="Times New Roman" w:hAnsi="Times New Roman" w:cs="Times New Roman"/>
          <w:noProof/>
          <w:sz w:val="24"/>
          <w:szCs w:val="24"/>
        </w:rPr>
        <w:t>Caballero, Hoshi y Kashyap (2008)</w:t>
      </w:r>
      <w:r w:rsidR="00834D33" w:rsidRPr="00DC671C">
        <w:rPr>
          <w:rFonts w:ascii="Times New Roman" w:hAnsi="Times New Roman" w:cs="Times New Roman"/>
          <w:sz w:val="24"/>
          <w:szCs w:val="24"/>
        </w:rPr>
        <w:fldChar w:fldCharType="end"/>
      </w:r>
      <w:r w:rsidR="00834D33" w:rsidRPr="00DC671C">
        <w:rPr>
          <w:rFonts w:ascii="Times New Roman" w:hAnsi="Times New Roman" w:cs="Times New Roman"/>
          <w:sz w:val="24"/>
          <w:szCs w:val="24"/>
        </w:rPr>
        <w:t xml:space="preserve">. </w:t>
      </w:r>
      <w:r w:rsidR="000375F6" w:rsidRPr="00DC671C">
        <w:rPr>
          <w:rFonts w:ascii="Times New Roman" w:hAnsi="Times New Roman" w:cs="Times New Roman"/>
          <w:sz w:val="24"/>
          <w:szCs w:val="24"/>
        </w:rPr>
        <w:t xml:space="preserve">De </w:t>
      </w:r>
      <w:r w:rsidR="00541F03">
        <w:rPr>
          <w:rFonts w:ascii="Times New Roman" w:hAnsi="Times New Roman" w:cs="Times New Roman"/>
          <w:sz w:val="24"/>
          <w:szCs w:val="24"/>
        </w:rPr>
        <w:t>esta manera</w:t>
      </w:r>
      <w:r w:rsidR="0051516E" w:rsidRPr="00DC671C">
        <w:rPr>
          <w:rFonts w:ascii="Times New Roman" w:hAnsi="Times New Roman" w:cs="Times New Roman"/>
          <w:sz w:val="24"/>
          <w:szCs w:val="24"/>
        </w:rPr>
        <w:t xml:space="preserve">, </w:t>
      </w:r>
      <w:r w:rsidR="005D3DE4" w:rsidRPr="00DC671C">
        <w:rPr>
          <w:rFonts w:ascii="Times New Roman" w:hAnsi="Times New Roman" w:cs="Times New Roman"/>
          <w:sz w:val="24"/>
          <w:szCs w:val="24"/>
        </w:rPr>
        <w:t xml:space="preserve">en la literatura </w:t>
      </w:r>
      <w:r w:rsidR="008E3D35" w:rsidRPr="00DC671C">
        <w:rPr>
          <w:rFonts w:ascii="Times New Roman" w:hAnsi="Times New Roman" w:cs="Times New Roman"/>
          <w:sz w:val="24"/>
          <w:szCs w:val="24"/>
        </w:rPr>
        <w:t xml:space="preserve">existen </w:t>
      </w:r>
      <w:r w:rsidR="00834D33" w:rsidRPr="00DC671C">
        <w:rPr>
          <w:rFonts w:ascii="Times New Roman" w:hAnsi="Times New Roman" w:cs="Times New Roman"/>
          <w:sz w:val="24"/>
          <w:szCs w:val="24"/>
        </w:rPr>
        <w:t>estudios</w:t>
      </w:r>
      <w:r w:rsidR="00304060" w:rsidRPr="00DC671C">
        <w:rPr>
          <w:rFonts w:ascii="Times New Roman" w:hAnsi="Times New Roman" w:cs="Times New Roman"/>
          <w:sz w:val="24"/>
          <w:szCs w:val="24"/>
        </w:rPr>
        <w:t xml:space="preserve"> </w:t>
      </w:r>
      <w:r w:rsidR="00834D33" w:rsidRPr="00DC671C">
        <w:rPr>
          <w:rFonts w:ascii="Times New Roman" w:hAnsi="Times New Roman" w:cs="Times New Roman"/>
          <w:sz w:val="24"/>
          <w:szCs w:val="24"/>
        </w:rPr>
        <w:t xml:space="preserve">que emplean de manera idéntica </w:t>
      </w:r>
      <w:r w:rsidR="000C31D6" w:rsidRPr="00DC671C">
        <w:rPr>
          <w:rFonts w:ascii="Times New Roman" w:hAnsi="Times New Roman" w:cs="Times New Roman"/>
          <w:sz w:val="24"/>
          <w:szCs w:val="24"/>
        </w:rPr>
        <w:t>dicho</w:t>
      </w:r>
      <w:r w:rsidR="00834D33" w:rsidRPr="00DC671C">
        <w:rPr>
          <w:rFonts w:ascii="Times New Roman" w:hAnsi="Times New Roman" w:cs="Times New Roman"/>
          <w:sz w:val="24"/>
          <w:szCs w:val="24"/>
        </w:rPr>
        <w:t xml:space="preserve"> criterio</w:t>
      </w:r>
      <w:r w:rsidR="004B66C0" w:rsidRPr="00DC671C">
        <w:rPr>
          <w:rFonts w:ascii="Times New Roman" w:hAnsi="Times New Roman" w:cs="Times New Roman"/>
          <w:sz w:val="24"/>
          <w:szCs w:val="24"/>
        </w:rPr>
        <w:t xml:space="preserve"> </w:t>
      </w:r>
      <w:r w:rsidR="004B66C0" w:rsidRPr="00DC671C">
        <w:rPr>
          <w:rFonts w:ascii="Times New Roman" w:hAnsi="Times New Roman" w:cs="Times New Roman"/>
          <w:sz w:val="24"/>
          <w:szCs w:val="24"/>
        </w:rPr>
        <w:fldChar w:fldCharType="begin" w:fldLock="1"/>
      </w:r>
      <w:r w:rsidR="000C31D6" w:rsidRPr="00DC671C">
        <w:rPr>
          <w:rFonts w:ascii="Times New Roman" w:hAnsi="Times New Roman" w:cs="Times New Roman"/>
          <w:sz w:val="24"/>
          <w:szCs w:val="24"/>
        </w:rPr>
        <w:instrText>ADDIN CSL_CITATION {"citationItems":[{"id":"ITEM-1","itemData":{"DOI":"10.1016/j.cjar.2017.08.001","ISSN":"17553091","abstract":"Drawing on social exchange theory, this study uses data on China's Shanghai and Shenzhen A-share listed companies from 2009 to 2016 to examine why zombie enterprises are “stiff but deathless.” We find that these enterprises are able to “linger breathlessly” due to government support in the form of increased subsidies and bank loans. The government is more inclined to grant subsidies to zombie companies that assume greater policy burdens, specifically those offering more jobs. Furthermore, an enterprise's property rights do not influence the level of “blood transfusions” received, and government assistance fails to bolster operating efficiency or value. This phenomenon is further explored in the context of the incentives local government officials have to maintain employment stability. Our conclusions highlight the necessity and urgency of cleaning up zombie enterprises.","author":[{"dropping-particle":"","family":"Jiang","given":"Xinfeng","non-dropping-particle":"","parse-names":false,"suffix":""},{"dropping-particle":"","family":"Li","given":"Sihai","non-dropping-particle":"","parse-names":false,"suffix":""},{"dropping-particle":"","family":"Song","given":"Xianzhong","non-dropping-particle":"","parse-names":false,"suffix":""}],"container-title":"China Journal of Accounting Research","id":"ITEM-1","issue":"4","issued":{"date-parts":[["2017"]]},"page":"341-357","title":"The mystery of zombie enterprises – “stiff but deathless”","type":"article-journal","volume":"10"},"uris":["http://www.mendeley.com/documents/?uuid=7702062d-079f-4665-b76a-664618ca80b9"]},{"id":"ITEM-2","itemData":{"DOI":"10.1016/j.pacfin.2020.101357","ISSN":"0927538X","abstract":"This paper examines the implication of top executive gender on the zombie likelihood of firms listed in China's stock market. Our investigation shows that an increase in female executive percentage can significantly reduce corporate risk and zombie likelihood. This reduction in zombie likelihood is mainly achieved by the financial supervision of the female CFOs, mainly through the channels of quality improvement in information disclosure as well as in corporate governance. By contrast, loans and subsidies from local governments and financial institutions do not improve the performance of listed companies but increase zombie likelihood. Female executives' previous appointments with government agencies and financial institutions increase zombie likelihood as well. The academic background of female executives does not affect zombie likelihood. These findings provide insights into the relationship between executive gender diversity and corporate governance. We provide policy recommendations to help address the issue of zombie firms in China.","author":[{"dropping-particle":"","family":"Fang","given":"Jianchun","non-dropping-particle":"","parse-names":false,"suffix":""},{"dropping-particle":"","family":"Gozgor","given":"Giray","non-dropping-particle":"","parse-names":false,"suffix":""},{"dropping-particle":"","family":"Lau","given":"Chi Keung Marco","non-dropping-particle":"","parse-names":false,"suffix":""},{"dropping-particle":"","family":"Wu","given":"Wanshan","non-dropping-particle":"","parse-names":false,"suffix":""},{"dropping-particle":"","family":"Yan","given":"Cheng","non-dropping-particle":"","parse-names":false,"suffix":""}],"container-title":"Pacific Basin Finance Journal","id":"ITEM-2","issue":"February","issued":{"date-parts":[["2020"]]},"page":"1-17","title":"Listed zombie firms and top executive gender: Evidence from an emerging market","type":"article-journal","volume":"62"},"uris":["http://www.mendeley.com/documents/?uuid=ff42332f-f8d1-4331-ba45-ac6dd1747a66"]}],"mendeley":{"formattedCitation":"(Fang et al., 2020; Jiang et al., 2017)","manualFormatting":"(e.g. Fang et al., 2020; Jiang et al., 2017)","plainTextFormattedCitation":"(Fang et al., 2020; Jiang et al., 2017)","previouslyFormattedCitation":"(Fang et al., 2020; Jiang et al., 2017)"},"properties":{"noteIndex":0},"schema":"https://github.com/citation-style-language/schema/raw/master/csl-citation.json"}</w:instrText>
      </w:r>
      <w:r w:rsidR="004B66C0" w:rsidRPr="00DC671C">
        <w:rPr>
          <w:rFonts w:ascii="Times New Roman" w:hAnsi="Times New Roman" w:cs="Times New Roman"/>
          <w:sz w:val="24"/>
          <w:szCs w:val="24"/>
        </w:rPr>
        <w:fldChar w:fldCharType="separate"/>
      </w:r>
      <w:r w:rsidR="008E3D35" w:rsidRPr="00DC671C">
        <w:rPr>
          <w:rFonts w:ascii="Times New Roman" w:hAnsi="Times New Roman" w:cs="Times New Roman"/>
          <w:noProof/>
          <w:sz w:val="24"/>
          <w:szCs w:val="24"/>
        </w:rPr>
        <w:t>(</w:t>
      </w:r>
      <w:r w:rsidR="008E3D35" w:rsidRPr="00DC671C">
        <w:rPr>
          <w:rFonts w:ascii="Times New Roman" w:hAnsi="Times New Roman" w:cs="Times New Roman"/>
          <w:i/>
          <w:iCs/>
          <w:noProof/>
          <w:sz w:val="24"/>
          <w:szCs w:val="24"/>
        </w:rPr>
        <w:t>e.g.</w:t>
      </w:r>
      <w:r w:rsidR="008E3D35" w:rsidRPr="00DC671C">
        <w:rPr>
          <w:rFonts w:ascii="Times New Roman" w:hAnsi="Times New Roman" w:cs="Times New Roman"/>
          <w:noProof/>
          <w:sz w:val="24"/>
          <w:szCs w:val="24"/>
        </w:rPr>
        <w:t xml:space="preserve"> Fang </w:t>
      </w:r>
      <w:r w:rsidR="00A01770" w:rsidRPr="00A01770">
        <w:rPr>
          <w:rFonts w:ascii="Times New Roman" w:hAnsi="Times New Roman" w:cs="Times New Roman"/>
          <w:i/>
          <w:iCs/>
          <w:noProof/>
          <w:sz w:val="24"/>
          <w:szCs w:val="24"/>
        </w:rPr>
        <w:t>et al</w:t>
      </w:r>
      <w:r w:rsidR="008E3D35" w:rsidRPr="00DC671C">
        <w:rPr>
          <w:rFonts w:ascii="Times New Roman" w:hAnsi="Times New Roman" w:cs="Times New Roman"/>
          <w:noProof/>
          <w:sz w:val="24"/>
          <w:szCs w:val="24"/>
        </w:rPr>
        <w:t xml:space="preserve">., 2020; Jiang </w:t>
      </w:r>
      <w:r w:rsidR="00A01770" w:rsidRPr="00A01770">
        <w:rPr>
          <w:rFonts w:ascii="Times New Roman" w:hAnsi="Times New Roman" w:cs="Times New Roman"/>
          <w:i/>
          <w:iCs/>
          <w:noProof/>
          <w:sz w:val="24"/>
          <w:szCs w:val="24"/>
        </w:rPr>
        <w:t>et al</w:t>
      </w:r>
      <w:r w:rsidR="008E3D35" w:rsidRPr="00DC671C">
        <w:rPr>
          <w:rFonts w:ascii="Times New Roman" w:hAnsi="Times New Roman" w:cs="Times New Roman"/>
          <w:noProof/>
          <w:sz w:val="24"/>
          <w:szCs w:val="24"/>
        </w:rPr>
        <w:t>., 2017)</w:t>
      </w:r>
      <w:r w:rsidR="004B66C0" w:rsidRPr="00DC671C">
        <w:rPr>
          <w:rFonts w:ascii="Times New Roman" w:hAnsi="Times New Roman" w:cs="Times New Roman"/>
          <w:sz w:val="24"/>
          <w:szCs w:val="24"/>
        </w:rPr>
        <w:fldChar w:fldCharType="end"/>
      </w:r>
      <w:r w:rsidR="00834D33" w:rsidRPr="00DC671C">
        <w:rPr>
          <w:rFonts w:ascii="Times New Roman" w:hAnsi="Times New Roman" w:cs="Times New Roman"/>
          <w:sz w:val="24"/>
          <w:szCs w:val="24"/>
        </w:rPr>
        <w:t xml:space="preserve"> o bien una modificación </w:t>
      </w:r>
      <w:r w:rsidR="00541F03">
        <w:rPr>
          <w:rFonts w:ascii="Times New Roman" w:hAnsi="Times New Roman" w:cs="Times New Roman"/>
          <w:sz w:val="24"/>
          <w:szCs w:val="24"/>
        </w:rPr>
        <w:t>de este</w:t>
      </w:r>
      <w:r w:rsidR="00FF50DB">
        <w:rPr>
          <w:rFonts w:ascii="Times New Roman" w:hAnsi="Times New Roman" w:cs="Times New Roman"/>
          <w:sz w:val="24"/>
          <w:szCs w:val="24"/>
        </w:rPr>
        <w:t xml:space="preserve">, </w:t>
      </w:r>
      <w:r w:rsidR="00541F03" w:rsidRPr="00DC671C">
        <w:rPr>
          <w:rFonts w:ascii="Times New Roman" w:hAnsi="Times New Roman" w:cs="Times New Roman"/>
          <w:sz w:val="24"/>
          <w:szCs w:val="24"/>
        </w:rPr>
        <w:t xml:space="preserve">para la identificación de </w:t>
      </w:r>
      <w:r w:rsidR="00FF50DB">
        <w:rPr>
          <w:rFonts w:ascii="Times New Roman" w:hAnsi="Times New Roman" w:cs="Times New Roman"/>
          <w:sz w:val="24"/>
          <w:szCs w:val="24"/>
        </w:rPr>
        <w:t xml:space="preserve">las zombis </w:t>
      </w:r>
      <w:r w:rsidR="000C31D6" w:rsidRPr="00DC671C">
        <w:rPr>
          <w:rFonts w:ascii="Times New Roman" w:hAnsi="Times New Roman" w:cs="Times New Roman"/>
          <w:sz w:val="24"/>
          <w:szCs w:val="24"/>
        </w:rPr>
        <w:fldChar w:fldCharType="begin" w:fldLock="1"/>
      </w:r>
      <w:r w:rsidR="005E38FD" w:rsidRPr="00DC671C">
        <w:rPr>
          <w:rFonts w:ascii="Times New Roman" w:hAnsi="Times New Roman" w:cs="Times New Roman"/>
          <w:sz w:val="24"/>
          <w:szCs w:val="24"/>
        </w:rPr>
        <w:instrText>ADDIN CSL_CITATION {"citationItems":[{"id":"ITEM-1","itemData":{"DOI":"10.1111/j.1468-5876.2006.00354.x","ISSN":"13524739","abstract":"Zombie firms are those firms that are insolvent and have little hope of recovery but avoid failure thanks to support from their banks. This paper identifies zombie firms in Japan, and compares the characteristics of zombies to other firms. Zombie firms are found to be less profitable, more indebted, more dependent on their main banks, more likely to be found in non-manufacturing industries and more often located outside large metropolitan areas. Overall, larger size makes the firm less likely to be a zombie, but among small firms, relatively larger firms are more likely to be protected and become zombies. Controlling for profitability, the exit probability for zombie firms does not differ from that for non-zombies. Zombie firms tend to increase employment by more (but do not reduce employment by more) than non-zombies. Finally, when the proportion of zombie firms in an industry increases, job creation declines and job destruction increases, and the effects are stronger for non-zombies. © 2006 Japanese Economic Association.","author":[{"dropping-particle":"","family":"Hoshi","given":"Takeo","non-dropping-particle":"","parse-names":false,"suffix":""}],"container-title":"Japanese Economic Review","id":"ITEM-1","issue":"1","issued":{"date-parts":[["2006"]]},"page":"30-49","title":"Economics of the living dead","type":"article-journal","volume":"57"},"uris":["http://www.mendeley.com/documents/?uuid=ba8d9490-5d9e-4b9c-a993-1dac5de2f64d"]},{"id":"ITEM-2","itemData":{"DOI":"10.1111/j.1467-9701.2011.01368.x","ISSN":"03785920","abstract":"The Japanese economy experienced prolonged recessions during the 1990s. Previous studies suggest that evergreen lending to troubled firms known as 'zombie firms' distorted market discipline in terms of stabilising the economy and caused significant delays in its recovery. However, the eventual bankruptcy of zombies was rare. The purpose of this study is to investigate why zombie firms recovered in Japan. We first extend the method of Caballero et al. (2008) and identify zombies from among the listed firms. Subsequently, we investigate the nature of corporate restructuring that was effective in reviving zombie firms. Our multinomial logistic regressions suggest that reducing the employee strength of zombie firms and selling its fixed assets were beneficial in facilitating their recovery. However, corporate restructuring without accounting transparency or by discouraging incentives for managers was ineffective. In addition, corporate restructuring lacked effectiveness in the absence of favourable macroeconomic environment as well as substantial external financial support. © 2011 Blackwell Publishing Ltd.","author":[{"dropping-particle":"","family":"Fukuda","given":"Shin ichi","non-dropping-particle":"","parse-names":false,"suffix":""},{"dropping-particle":"","family":"Nakamura","given":"Jun ichi","non-dropping-particle":"","parse-names":false,"suffix":""}],"container-title":"World Economy","id":"ITEM-2","issue":"7","issued":{"date-parts":[["2011"]]},"page":"1124-1137","title":"Why did 'zombie' firms recover in Japan?","type":"article-journal","volume":"34"},"uris":["http://www.mendeley.com/documents/?uuid=33d39781-ceae-4c1b-9d80-6fff422b1f88"]}],"mendeley":{"formattedCitation":"(Fukuda &amp; Nakamura, 2011; Hoshi, 2006)","manualFormatting":"(e.g. Fukuda &amp; Nakamura, 2011; Hoshi, 2006)","plainTextFormattedCitation":"(Fukuda &amp; Nakamura, 2011; Hoshi, 2006)","previouslyFormattedCitation":"(Fukuda &amp; Nakamura, 2011; Hoshi, 2006)"},"properties":{"noteIndex":0},"schema":"https://github.com/citation-style-language/schema/raw/master/csl-citation.json"}</w:instrText>
      </w:r>
      <w:r w:rsidR="000C31D6" w:rsidRPr="00DC671C">
        <w:rPr>
          <w:rFonts w:ascii="Times New Roman" w:hAnsi="Times New Roman" w:cs="Times New Roman"/>
          <w:sz w:val="24"/>
          <w:szCs w:val="24"/>
        </w:rPr>
        <w:fldChar w:fldCharType="separate"/>
      </w:r>
      <w:r w:rsidR="0053696D" w:rsidRPr="00DC671C">
        <w:rPr>
          <w:rFonts w:ascii="Times New Roman" w:hAnsi="Times New Roman" w:cs="Times New Roman"/>
          <w:noProof/>
          <w:sz w:val="24"/>
          <w:szCs w:val="24"/>
        </w:rPr>
        <w:t>(</w:t>
      </w:r>
      <w:r w:rsidR="0053696D" w:rsidRPr="00DC671C">
        <w:rPr>
          <w:rFonts w:ascii="Times New Roman" w:hAnsi="Times New Roman" w:cs="Times New Roman"/>
          <w:i/>
          <w:iCs/>
          <w:noProof/>
          <w:sz w:val="24"/>
          <w:szCs w:val="24"/>
        </w:rPr>
        <w:t>e.g.</w:t>
      </w:r>
      <w:r w:rsidR="0053696D" w:rsidRPr="00DC671C">
        <w:rPr>
          <w:rFonts w:ascii="Times New Roman" w:hAnsi="Times New Roman" w:cs="Times New Roman"/>
          <w:noProof/>
          <w:sz w:val="24"/>
          <w:szCs w:val="24"/>
        </w:rPr>
        <w:t xml:space="preserve"> Fukuda &amp; Nakamura, 2011; Hoshi, 2006)</w:t>
      </w:r>
      <w:r w:rsidR="000C31D6" w:rsidRPr="00DC671C">
        <w:rPr>
          <w:rFonts w:ascii="Times New Roman" w:hAnsi="Times New Roman" w:cs="Times New Roman"/>
          <w:sz w:val="24"/>
          <w:szCs w:val="24"/>
        </w:rPr>
        <w:fldChar w:fldCharType="end"/>
      </w:r>
      <w:r w:rsidR="00834D33" w:rsidRPr="00DC671C">
        <w:rPr>
          <w:rFonts w:ascii="Times New Roman" w:hAnsi="Times New Roman" w:cs="Times New Roman"/>
          <w:sz w:val="24"/>
          <w:szCs w:val="24"/>
        </w:rPr>
        <w:t>.</w:t>
      </w:r>
    </w:p>
    <w:p w14:paraId="535BC886" w14:textId="6E77F450" w:rsidR="00AA4D83" w:rsidRPr="006018B6" w:rsidRDefault="004238E1" w:rsidP="000E6FC8">
      <w:pPr>
        <w:pStyle w:val="Tablas"/>
        <w:rPr>
          <w:i/>
          <w:iCs/>
        </w:rPr>
      </w:pPr>
      <w:bookmarkStart w:id="63" w:name="_Ref88605015"/>
      <w:bookmarkStart w:id="64" w:name="_Toc94033212"/>
      <w:r w:rsidRPr="00861E68">
        <w:t xml:space="preserve">Tabla </w:t>
      </w:r>
      <w:fldSimple w:instr=" SEQ Tabla \* ARABIC ">
        <w:r w:rsidR="00A55E47">
          <w:rPr>
            <w:noProof/>
          </w:rPr>
          <w:t>3</w:t>
        </w:r>
      </w:fldSimple>
      <w:bookmarkEnd w:id="63"/>
      <w:r w:rsidRPr="00861E68">
        <w:t xml:space="preserve">: </w:t>
      </w:r>
      <w:r w:rsidR="000B7350" w:rsidRPr="00861E68">
        <w:t>Artículos</w:t>
      </w:r>
      <w:r w:rsidR="009A6C89" w:rsidRPr="00861E68">
        <w:t xml:space="preserve"> </w:t>
      </w:r>
      <w:r w:rsidR="00541F03">
        <w:t>con mayores citaciones</w:t>
      </w:r>
      <w:r w:rsidR="007A2849" w:rsidRPr="00861E68">
        <w:t xml:space="preserve"> para identificación de </w:t>
      </w:r>
      <w:r w:rsidRPr="00861E68">
        <w:t>zombis</w:t>
      </w:r>
      <w:bookmarkEnd w:id="64"/>
    </w:p>
    <w:tbl>
      <w:tblPr>
        <w:tblStyle w:val="Tablaconcuadrcula"/>
        <w:tblpPr w:leftFromText="141" w:rightFromText="141" w:vertAnchor="text" w:horzAnchor="margin" w:tblpXSpec="center" w:tblpY="55"/>
        <w:tblW w:w="8293" w:type="dxa"/>
        <w:tblLook w:val="04A0" w:firstRow="1" w:lastRow="0" w:firstColumn="1" w:lastColumn="0" w:noHBand="0" w:noVBand="1"/>
      </w:tblPr>
      <w:tblGrid>
        <w:gridCol w:w="2330"/>
        <w:gridCol w:w="2173"/>
        <w:gridCol w:w="616"/>
        <w:gridCol w:w="1980"/>
        <w:gridCol w:w="1194"/>
      </w:tblGrid>
      <w:tr w:rsidR="00F166CC" w:rsidRPr="00861E68" w14:paraId="58A74C49" w14:textId="77777777" w:rsidTr="00541F03">
        <w:trPr>
          <w:trHeight w:val="20"/>
        </w:trPr>
        <w:tc>
          <w:tcPr>
            <w:tcW w:w="2330" w:type="dxa"/>
            <w:shd w:val="clear" w:color="auto" w:fill="FFD966" w:themeFill="accent4" w:themeFillTint="99"/>
            <w:vAlign w:val="center"/>
          </w:tcPr>
          <w:p w14:paraId="6610FF9D" w14:textId="77777777" w:rsidR="00F166CC" w:rsidRPr="00861E68" w:rsidRDefault="00F166CC" w:rsidP="00541F03">
            <w:pPr>
              <w:jc w:val="center"/>
              <w:rPr>
                <w:rFonts w:ascii="Times New Roman" w:hAnsi="Times New Roman" w:cs="Times New Roman"/>
                <w:b/>
                <w:bCs/>
                <w:sz w:val="20"/>
                <w:szCs w:val="20"/>
              </w:rPr>
            </w:pPr>
            <w:r w:rsidRPr="00861E68">
              <w:rPr>
                <w:rFonts w:ascii="Times New Roman" w:hAnsi="Times New Roman" w:cs="Times New Roman"/>
                <w:b/>
                <w:bCs/>
                <w:sz w:val="20"/>
                <w:szCs w:val="20"/>
              </w:rPr>
              <w:t>Nombre del articulo</w:t>
            </w:r>
          </w:p>
        </w:tc>
        <w:tc>
          <w:tcPr>
            <w:tcW w:w="2173" w:type="dxa"/>
            <w:shd w:val="clear" w:color="auto" w:fill="FFD966" w:themeFill="accent4" w:themeFillTint="99"/>
            <w:vAlign w:val="center"/>
          </w:tcPr>
          <w:p w14:paraId="352B157C" w14:textId="77777777" w:rsidR="00F166CC" w:rsidRPr="00861E68" w:rsidRDefault="00F166CC" w:rsidP="00541F03">
            <w:pPr>
              <w:jc w:val="center"/>
              <w:rPr>
                <w:rFonts w:ascii="Times New Roman" w:hAnsi="Times New Roman" w:cs="Times New Roman"/>
                <w:b/>
                <w:bCs/>
                <w:sz w:val="20"/>
                <w:szCs w:val="20"/>
              </w:rPr>
            </w:pPr>
            <w:r w:rsidRPr="00861E68">
              <w:rPr>
                <w:rFonts w:ascii="Times New Roman" w:hAnsi="Times New Roman" w:cs="Times New Roman"/>
                <w:b/>
                <w:bCs/>
                <w:sz w:val="20"/>
                <w:szCs w:val="20"/>
              </w:rPr>
              <w:t>Autor/es</w:t>
            </w:r>
          </w:p>
        </w:tc>
        <w:tc>
          <w:tcPr>
            <w:tcW w:w="0" w:type="auto"/>
            <w:shd w:val="clear" w:color="auto" w:fill="FFD966" w:themeFill="accent4" w:themeFillTint="99"/>
            <w:vAlign w:val="center"/>
          </w:tcPr>
          <w:p w14:paraId="50E3FBA8" w14:textId="77777777" w:rsidR="00F166CC" w:rsidRPr="00861E68" w:rsidRDefault="00F166CC" w:rsidP="00541F03">
            <w:pPr>
              <w:jc w:val="center"/>
              <w:rPr>
                <w:rFonts w:ascii="Times New Roman" w:hAnsi="Times New Roman" w:cs="Times New Roman"/>
                <w:b/>
                <w:bCs/>
                <w:sz w:val="20"/>
                <w:szCs w:val="20"/>
              </w:rPr>
            </w:pPr>
            <w:r w:rsidRPr="00861E68">
              <w:rPr>
                <w:rFonts w:ascii="Times New Roman" w:hAnsi="Times New Roman" w:cs="Times New Roman"/>
                <w:b/>
                <w:bCs/>
                <w:sz w:val="20"/>
                <w:szCs w:val="20"/>
              </w:rPr>
              <w:t>Año</w:t>
            </w:r>
          </w:p>
        </w:tc>
        <w:tc>
          <w:tcPr>
            <w:tcW w:w="0" w:type="auto"/>
            <w:shd w:val="clear" w:color="auto" w:fill="FFD966" w:themeFill="accent4" w:themeFillTint="99"/>
            <w:vAlign w:val="center"/>
          </w:tcPr>
          <w:p w14:paraId="553A2C0E" w14:textId="258D451A" w:rsidR="00F166CC" w:rsidRPr="00861E68" w:rsidRDefault="00151C91" w:rsidP="00541F03">
            <w:pPr>
              <w:jc w:val="center"/>
              <w:rPr>
                <w:rFonts w:ascii="Times New Roman" w:hAnsi="Times New Roman" w:cs="Times New Roman"/>
                <w:b/>
                <w:bCs/>
                <w:sz w:val="20"/>
                <w:szCs w:val="20"/>
              </w:rPr>
            </w:pPr>
            <w:r>
              <w:rPr>
                <w:rFonts w:ascii="Times New Roman" w:hAnsi="Times New Roman" w:cs="Times New Roman"/>
                <w:b/>
                <w:bCs/>
                <w:sz w:val="20"/>
                <w:szCs w:val="20"/>
              </w:rPr>
              <w:t>Revista</w:t>
            </w:r>
          </w:p>
        </w:tc>
        <w:tc>
          <w:tcPr>
            <w:tcW w:w="0" w:type="auto"/>
            <w:shd w:val="clear" w:color="auto" w:fill="FFD966" w:themeFill="accent4" w:themeFillTint="99"/>
            <w:vAlign w:val="center"/>
          </w:tcPr>
          <w:p w14:paraId="33B8EEA0" w14:textId="77BB145E" w:rsidR="00F166CC" w:rsidRPr="00861E68" w:rsidRDefault="003934EB" w:rsidP="00541F03">
            <w:pPr>
              <w:jc w:val="center"/>
              <w:rPr>
                <w:rFonts w:ascii="Times New Roman" w:hAnsi="Times New Roman" w:cs="Times New Roman"/>
                <w:b/>
                <w:bCs/>
                <w:sz w:val="20"/>
                <w:szCs w:val="20"/>
              </w:rPr>
            </w:pPr>
            <w:r>
              <w:rPr>
                <w:rFonts w:ascii="Times New Roman" w:hAnsi="Times New Roman" w:cs="Times New Roman"/>
                <w:b/>
                <w:bCs/>
                <w:sz w:val="20"/>
                <w:szCs w:val="20"/>
              </w:rPr>
              <w:t>Nº de citas</w:t>
            </w:r>
          </w:p>
        </w:tc>
      </w:tr>
      <w:tr w:rsidR="00F166CC" w:rsidRPr="00861E68" w14:paraId="570DEE63" w14:textId="77777777" w:rsidTr="00541F03">
        <w:trPr>
          <w:trHeight w:val="20"/>
        </w:trPr>
        <w:tc>
          <w:tcPr>
            <w:tcW w:w="2330" w:type="dxa"/>
            <w:vAlign w:val="center"/>
          </w:tcPr>
          <w:p w14:paraId="25267665" w14:textId="77777777" w:rsidR="00F166CC" w:rsidRPr="00861E68" w:rsidRDefault="00F166CC" w:rsidP="00541F03">
            <w:pPr>
              <w:jc w:val="center"/>
              <w:rPr>
                <w:rFonts w:ascii="Times New Roman" w:hAnsi="Times New Roman" w:cs="Times New Roman"/>
                <w:sz w:val="20"/>
                <w:szCs w:val="20"/>
              </w:rPr>
            </w:pPr>
            <w:r w:rsidRPr="00861E68">
              <w:rPr>
                <w:rFonts w:ascii="Times New Roman" w:hAnsi="Times New Roman" w:cs="Times New Roman"/>
                <w:sz w:val="20"/>
                <w:szCs w:val="20"/>
                <w:lang w:val="en-US"/>
              </w:rPr>
              <w:t>Zombie lending and depressed restructuring in Japan</w:t>
            </w:r>
          </w:p>
        </w:tc>
        <w:tc>
          <w:tcPr>
            <w:tcW w:w="2173" w:type="dxa"/>
            <w:vAlign w:val="center"/>
          </w:tcPr>
          <w:p w14:paraId="4F98CD6B" w14:textId="77777777" w:rsidR="00F166CC" w:rsidRPr="00861E68" w:rsidRDefault="00F166CC" w:rsidP="00541F03">
            <w:pPr>
              <w:jc w:val="center"/>
              <w:rPr>
                <w:rFonts w:ascii="Times New Roman" w:hAnsi="Times New Roman" w:cs="Times New Roman"/>
                <w:sz w:val="20"/>
                <w:szCs w:val="20"/>
                <w:lang w:val="es-ES_tradnl"/>
              </w:rPr>
            </w:pPr>
            <w:r w:rsidRPr="00861E68">
              <w:rPr>
                <w:rFonts w:ascii="Times New Roman" w:hAnsi="Times New Roman" w:cs="Times New Roman"/>
                <w:sz w:val="20"/>
                <w:szCs w:val="20"/>
                <w:lang w:val="es-ES_tradnl"/>
              </w:rPr>
              <w:t>Caballero, Ricardo J.</w:t>
            </w:r>
          </w:p>
          <w:p w14:paraId="340D5BB6" w14:textId="77777777" w:rsidR="00F166CC" w:rsidRPr="00861E68" w:rsidRDefault="00F166CC" w:rsidP="00541F03">
            <w:pPr>
              <w:jc w:val="center"/>
              <w:rPr>
                <w:rFonts w:ascii="Times New Roman" w:hAnsi="Times New Roman" w:cs="Times New Roman"/>
                <w:sz w:val="20"/>
                <w:szCs w:val="20"/>
                <w:lang w:val="es-ES_tradnl"/>
              </w:rPr>
            </w:pPr>
            <w:r w:rsidRPr="00861E68">
              <w:rPr>
                <w:rFonts w:ascii="Times New Roman" w:hAnsi="Times New Roman" w:cs="Times New Roman"/>
                <w:sz w:val="20"/>
                <w:szCs w:val="20"/>
                <w:lang w:val="es-ES_tradnl"/>
              </w:rPr>
              <w:t>Hoshi, Takeo</w:t>
            </w:r>
          </w:p>
          <w:p w14:paraId="7F8426C9" w14:textId="77777777" w:rsidR="00F166CC" w:rsidRPr="00861E68" w:rsidRDefault="00F166CC" w:rsidP="00541F03">
            <w:pPr>
              <w:jc w:val="center"/>
              <w:rPr>
                <w:rFonts w:ascii="Times New Roman" w:hAnsi="Times New Roman" w:cs="Times New Roman"/>
                <w:sz w:val="20"/>
                <w:szCs w:val="20"/>
              </w:rPr>
            </w:pPr>
            <w:r w:rsidRPr="00861E68">
              <w:rPr>
                <w:rFonts w:ascii="Times New Roman" w:hAnsi="Times New Roman" w:cs="Times New Roman"/>
                <w:sz w:val="20"/>
                <w:szCs w:val="20"/>
                <w:lang w:val="es-ES_tradnl"/>
              </w:rPr>
              <w:t>Kashyap, Anil K.</w:t>
            </w:r>
          </w:p>
        </w:tc>
        <w:tc>
          <w:tcPr>
            <w:tcW w:w="0" w:type="auto"/>
            <w:vAlign w:val="center"/>
          </w:tcPr>
          <w:p w14:paraId="0BD0ECC7" w14:textId="77777777" w:rsidR="00F166CC" w:rsidRPr="00861E68" w:rsidRDefault="00F166CC" w:rsidP="00541F03">
            <w:pPr>
              <w:jc w:val="center"/>
              <w:rPr>
                <w:rFonts w:ascii="Times New Roman" w:hAnsi="Times New Roman" w:cs="Times New Roman"/>
                <w:sz w:val="20"/>
                <w:szCs w:val="20"/>
              </w:rPr>
            </w:pPr>
            <w:r w:rsidRPr="00861E68">
              <w:rPr>
                <w:rFonts w:ascii="Times New Roman" w:hAnsi="Times New Roman" w:cs="Times New Roman"/>
                <w:sz w:val="20"/>
                <w:szCs w:val="20"/>
              </w:rPr>
              <w:t>2008</w:t>
            </w:r>
          </w:p>
        </w:tc>
        <w:tc>
          <w:tcPr>
            <w:tcW w:w="0" w:type="auto"/>
            <w:vAlign w:val="center"/>
          </w:tcPr>
          <w:p w14:paraId="6918363A" w14:textId="77777777" w:rsidR="00F166CC" w:rsidRPr="00861E68" w:rsidRDefault="00F166CC" w:rsidP="00541F03">
            <w:pPr>
              <w:jc w:val="center"/>
              <w:rPr>
                <w:rFonts w:ascii="Times New Roman" w:hAnsi="Times New Roman" w:cs="Times New Roman"/>
                <w:sz w:val="20"/>
                <w:szCs w:val="20"/>
              </w:rPr>
            </w:pPr>
            <w:r w:rsidRPr="00861E68">
              <w:rPr>
                <w:rFonts w:ascii="Times New Roman" w:hAnsi="Times New Roman" w:cs="Times New Roman"/>
                <w:sz w:val="20"/>
                <w:szCs w:val="20"/>
              </w:rPr>
              <w:t>American Economic Review</w:t>
            </w:r>
          </w:p>
        </w:tc>
        <w:tc>
          <w:tcPr>
            <w:tcW w:w="0" w:type="auto"/>
            <w:vAlign w:val="center"/>
          </w:tcPr>
          <w:p w14:paraId="60E54827" w14:textId="77777777" w:rsidR="00F166CC" w:rsidRPr="00861E68" w:rsidRDefault="00F166CC" w:rsidP="00541F03">
            <w:pPr>
              <w:jc w:val="center"/>
              <w:rPr>
                <w:rFonts w:ascii="Times New Roman" w:hAnsi="Times New Roman" w:cs="Times New Roman"/>
                <w:sz w:val="20"/>
                <w:szCs w:val="20"/>
              </w:rPr>
            </w:pPr>
            <w:r w:rsidRPr="00861E68">
              <w:rPr>
                <w:rFonts w:ascii="Times New Roman" w:hAnsi="Times New Roman" w:cs="Times New Roman"/>
                <w:sz w:val="20"/>
                <w:szCs w:val="20"/>
              </w:rPr>
              <w:t>Scopus: 408</w:t>
            </w:r>
          </w:p>
        </w:tc>
      </w:tr>
      <w:tr w:rsidR="00F166CC" w:rsidRPr="00861E68" w14:paraId="580168A7" w14:textId="77777777" w:rsidTr="00541F03">
        <w:trPr>
          <w:trHeight w:val="20"/>
        </w:trPr>
        <w:tc>
          <w:tcPr>
            <w:tcW w:w="2330" w:type="dxa"/>
            <w:vAlign w:val="center"/>
          </w:tcPr>
          <w:p w14:paraId="4C7F2D39" w14:textId="77777777" w:rsidR="00F166CC" w:rsidRPr="00861E68" w:rsidRDefault="00F166CC" w:rsidP="00541F03">
            <w:pPr>
              <w:jc w:val="center"/>
              <w:rPr>
                <w:rFonts w:ascii="Times New Roman" w:hAnsi="Times New Roman" w:cs="Times New Roman"/>
                <w:sz w:val="20"/>
                <w:szCs w:val="20"/>
              </w:rPr>
            </w:pPr>
            <w:r w:rsidRPr="00861E68">
              <w:rPr>
                <w:rFonts w:ascii="Times New Roman" w:hAnsi="Times New Roman" w:cs="Times New Roman"/>
                <w:sz w:val="20"/>
                <w:szCs w:val="20"/>
              </w:rPr>
              <w:t>Why did 'zombie' firms recover in Japan?</w:t>
            </w:r>
          </w:p>
        </w:tc>
        <w:tc>
          <w:tcPr>
            <w:tcW w:w="2173" w:type="dxa"/>
            <w:vAlign w:val="center"/>
          </w:tcPr>
          <w:p w14:paraId="45F6B4B4" w14:textId="77777777" w:rsidR="00F166CC" w:rsidRPr="00861E68" w:rsidRDefault="00F166CC" w:rsidP="00541F03">
            <w:pPr>
              <w:jc w:val="center"/>
              <w:rPr>
                <w:rFonts w:ascii="Times New Roman" w:hAnsi="Times New Roman" w:cs="Times New Roman"/>
                <w:sz w:val="20"/>
                <w:szCs w:val="20"/>
                <w:lang w:val="es-ES_tradnl"/>
              </w:rPr>
            </w:pPr>
            <w:r w:rsidRPr="00861E68">
              <w:rPr>
                <w:rFonts w:ascii="Times New Roman" w:hAnsi="Times New Roman" w:cs="Times New Roman"/>
                <w:sz w:val="20"/>
                <w:szCs w:val="20"/>
                <w:lang w:val="es-ES_tradnl"/>
              </w:rPr>
              <w:t>Fukuda, Shin ichi</w:t>
            </w:r>
          </w:p>
          <w:p w14:paraId="247F44CB" w14:textId="77777777" w:rsidR="00F166CC" w:rsidRPr="00861E68" w:rsidRDefault="00F166CC" w:rsidP="00541F03">
            <w:pPr>
              <w:jc w:val="center"/>
              <w:rPr>
                <w:rFonts w:ascii="Times New Roman" w:hAnsi="Times New Roman" w:cs="Times New Roman"/>
                <w:sz w:val="20"/>
                <w:szCs w:val="20"/>
              </w:rPr>
            </w:pPr>
            <w:r w:rsidRPr="00861E68">
              <w:rPr>
                <w:rFonts w:ascii="Times New Roman" w:hAnsi="Times New Roman" w:cs="Times New Roman"/>
                <w:sz w:val="20"/>
                <w:szCs w:val="20"/>
                <w:lang w:val="es-ES_tradnl"/>
              </w:rPr>
              <w:t>Nakamura, Jun ichi</w:t>
            </w:r>
          </w:p>
        </w:tc>
        <w:tc>
          <w:tcPr>
            <w:tcW w:w="0" w:type="auto"/>
            <w:vAlign w:val="center"/>
          </w:tcPr>
          <w:p w14:paraId="417EECB3" w14:textId="77777777" w:rsidR="00F166CC" w:rsidRPr="00861E68" w:rsidRDefault="00F166CC" w:rsidP="00541F03">
            <w:pPr>
              <w:jc w:val="center"/>
              <w:rPr>
                <w:rFonts w:ascii="Times New Roman" w:hAnsi="Times New Roman" w:cs="Times New Roman"/>
                <w:sz w:val="20"/>
                <w:szCs w:val="20"/>
              </w:rPr>
            </w:pPr>
            <w:r w:rsidRPr="00861E68">
              <w:rPr>
                <w:rFonts w:ascii="Times New Roman" w:hAnsi="Times New Roman" w:cs="Times New Roman"/>
                <w:sz w:val="20"/>
                <w:szCs w:val="20"/>
              </w:rPr>
              <w:t>2011</w:t>
            </w:r>
          </w:p>
        </w:tc>
        <w:tc>
          <w:tcPr>
            <w:tcW w:w="0" w:type="auto"/>
            <w:vAlign w:val="center"/>
          </w:tcPr>
          <w:p w14:paraId="3D4B5769" w14:textId="77777777" w:rsidR="00F166CC" w:rsidRPr="00861E68" w:rsidRDefault="00F166CC" w:rsidP="00541F03">
            <w:pPr>
              <w:jc w:val="center"/>
              <w:rPr>
                <w:rFonts w:ascii="Times New Roman" w:hAnsi="Times New Roman" w:cs="Times New Roman"/>
                <w:sz w:val="20"/>
                <w:szCs w:val="20"/>
              </w:rPr>
            </w:pPr>
            <w:r w:rsidRPr="00861E68">
              <w:rPr>
                <w:rFonts w:ascii="Times New Roman" w:hAnsi="Times New Roman" w:cs="Times New Roman"/>
                <w:sz w:val="20"/>
                <w:szCs w:val="20"/>
              </w:rPr>
              <w:t>World Economy</w:t>
            </w:r>
          </w:p>
        </w:tc>
        <w:tc>
          <w:tcPr>
            <w:tcW w:w="0" w:type="auto"/>
            <w:vAlign w:val="center"/>
          </w:tcPr>
          <w:p w14:paraId="0E651C75" w14:textId="77777777" w:rsidR="00F166CC" w:rsidRPr="00861E68" w:rsidRDefault="00F166CC" w:rsidP="00541F03">
            <w:pPr>
              <w:jc w:val="center"/>
              <w:rPr>
                <w:rFonts w:ascii="Times New Roman" w:hAnsi="Times New Roman" w:cs="Times New Roman"/>
                <w:sz w:val="20"/>
                <w:szCs w:val="20"/>
              </w:rPr>
            </w:pPr>
            <w:r w:rsidRPr="00861E68">
              <w:rPr>
                <w:rFonts w:ascii="Times New Roman" w:hAnsi="Times New Roman" w:cs="Times New Roman"/>
                <w:sz w:val="20"/>
                <w:szCs w:val="20"/>
              </w:rPr>
              <w:t>Wiley Online Library: 76</w:t>
            </w:r>
          </w:p>
        </w:tc>
      </w:tr>
      <w:tr w:rsidR="00F166CC" w:rsidRPr="00861E68" w14:paraId="4593E126" w14:textId="77777777" w:rsidTr="00541F03">
        <w:trPr>
          <w:trHeight w:val="20"/>
        </w:trPr>
        <w:tc>
          <w:tcPr>
            <w:tcW w:w="2330" w:type="dxa"/>
            <w:vAlign w:val="center"/>
          </w:tcPr>
          <w:p w14:paraId="4918B8B1" w14:textId="77777777" w:rsidR="00F166CC" w:rsidRPr="00861E68" w:rsidRDefault="00F166CC" w:rsidP="00541F03">
            <w:pPr>
              <w:jc w:val="center"/>
              <w:rPr>
                <w:rFonts w:ascii="Times New Roman" w:hAnsi="Times New Roman" w:cs="Times New Roman"/>
                <w:sz w:val="20"/>
                <w:szCs w:val="20"/>
              </w:rPr>
            </w:pPr>
            <w:r w:rsidRPr="00861E68">
              <w:rPr>
                <w:rFonts w:ascii="Times New Roman" w:hAnsi="Times New Roman" w:cs="Times New Roman"/>
                <w:sz w:val="20"/>
                <w:szCs w:val="20"/>
              </w:rPr>
              <w:t>A panel study of zombie SMEs in Japan: Identification, borrowing and investment behavior</w:t>
            </w:r>
          </w:p>
        </w:tc>
        <w:tc>
          <w:tcPr>
            <w:tcW w:w="2173" w:type="dxa"/>
            <w:vAlign w:val="center"/>
          </w:tcPr>
          <w:p w14:paraId="547238F7" w14:textId="77777777" w:rsidR="00F166CC" w:rsidRPr="00861E68" w:rsidRDefault="00F166CC" w:rsidP="00541F03">
            <w:pPr>
              <w:jc w:val="center"/>
              <w:rPr>
                <w:rFonts w:ascii="Times New Roman" w:hAnsi="Times New Roman" w:cs="Times New Roman"/>
                <w:sz w:val="20"/>
                <w:szCs w:val="20"/>
              </w:rPr>
            </w:pPr>
            <w:r w:rsidRPr="00861E68">
              <w:rPr>
                <w:rFonts w:ascii="Times New Roman" w:hAnsi="Times New Roman" w:cs="Times New Roman"/>
                <w:sz w:val="20"/>
                <w:szCs w:val="20"/>
              </w:rPr>
              <w:t>Imai, Kentaro</w:t>
            </w:r>
          </w:p>
        </w:tc>
        <w:tc>
          <w:tcPr>
            <w:tcW w:w="0" w:type="auto"/>
            <w:vAlign w:val="center"/>
          </w:tcPr>
          <w:p w14:paraId="3D002D54" w14:textId="77777777" w:rsidR="00F166CC" w:rsidRPr="00861E68" w:rsidRDefault="00F166CC" w:rsidP="00541F03">
            <w:pPr>
              <w:jc w:val="center"/>
              <w:rPr>
                <w:rFonts w:ascii="Times New Roman" w:hAnsi="Times New Roman" w:cs="Times New Roman"/>
                <w:sz w:val="20"/>
                <w:szCs w:val="20"/>
              </w:rPr>
            </w:pPr>
            <w:r w:rsidRPr="00861E68">
              <w:rPr>
                <w:rFonts w:ascii="Times New Roman" w:hAnsi="Times New Roman" w:cs="Times New Roman"/>
                <w:sz w:val="20"/>
                <w:szCs w:val="20"/>
              </w:rPr>
              <w:t>2016</w:t>
            </w:r>
          </w:p>
        </w:tc>
        <w:tc>
          <w:tcPr>
            <w:tcW w:w="0" w:type="auto"/>
            <w:vAlign w:val="center"/>
          </w:tcPr>
          <w:p w14:paraId="4AD7C1F0" w14:textId="77777777" w:rsidR="00F166CC" w:rsidRPr="00861E68" w:rsidRDefault="00F166CC" w:rsidP="00541F03">
            <w:pPr>
              <w:jc w:val="center"/>
              <w:rPr>
                <w:rFonts w:ascii="Times New Roman" w:hAnsi="Times New Roman" w:cs="Times New Roman"/>
                <w:sz w:val="20"/>
                <w:szCs w:val="20"/>
              </w:rPr>
            </w:pPr>
            <w:r w:rsidRPr="00861E68">
              <w:rPr>
                <w:rFonts w:ascii="Times New Roman" w:hAnsi="Times New Roman" w:cs="Times New Roman"/>
                <w:sz w:val="20"/>
                <w:szCs w:val="20"/>
              </w:rPr>
              <w:t>Journal of the Japanese and International Economies</w:t>
            </w:r>
          </w:p>
        </w:tc>
        <w:tc>
          <w:tcPr>
            <w:tcW w:w="0" w:type="auto"/>
            <w:vAlign w:val="center"/>
          </w:tcPr>
          <w:p w14:paraId="5237E688" w14:textId="77777777" w:rsidR="00F166CC" w:rsidRPr="00861E68" w:rsidRDefault="00F166CC" w:rsidP="00541F03">
            <w:pPr>
              <w:jc w:val="center"/>
              <w:rPr>
                <w:rFonts w:ascii="Times New Roman" w:hAnsi="Times New Roman" w:cs="Times New Roman"/>
                <w:sz w:val="20"/>
                <w:szCs w:val="20"/>
              </w:rPr>
            </w:pPr>
            <w:r w:rsidRPr="00861E68">
              <w:rPr>
                <w:rFonts w:ascii="Times New Roman" w:hAnsi="Times New Roman" w:cs="Times New Roman"/>
                <w:sz w:val="20"/>
                <w:szCs w:val="20"/>
              </w:rPr>
              <w:t>Scopus: 28</w:t>
            </w:r>
          </w:p>
        </w:tc>
      </w:tr>
      <w:tr w:rsidR="00F166CC" w:rsidRPr="00861E68" w14:paraId="69329B0B" w14:textId="77777777" w:rsidTr="00541F03">
        <w:trPr>
          <w:trHeight w:val="20"/>
        </w:trPr>
        <w:tc>
          <w:tcPr>
            <w:tcW w:w="2330" w:type="dxa"/>
            <w:vAlign w:val="center"/>
          </w:tcPr>
          <w:p w14:paraId="55313E4D" w14:textId="77777777" w:rsidR="00F166CC" w:rsidRPr="00861E68" w:rsidRDefault="00F166CC" w:rsidP="00541F03">
            <w:pPr>
              <w:jc w:val="center"/>
              <w:rPr>
                <w:rFonts w:ascii="Times New Roman" w:hAnsi="Times New Roman" w:cs="Times New Roman"/>
                <w:sz w:val="20"/>
                <w:szCs w:val="20"/>
              </w:rPr>
            </w:pPr>
            <w:r w:rsidRPr="00861E68">
              <w:rPr>
                <w:rFonts w:ascii="Times New Roman" w:hAnsi="Times New Roman" w:cs="Times New Roman"/>
                <w:sz w:val="20"/>
                <w:szCs w:val="20"/>
              </w:rPr>
              <w:t>Quantity and Characteristics of Zombie Firms in China</w:t>
            </w:r>
          </w:p>
        </w:tc>
        <w:tc>
          <w:tcPr>
            <w:tcW w:w="2173" w:type="dxa"/>
            <w:vAlign w:val="center"/>
          </w:tcPr>
          <w:p w14:paraId="5D300575" w14:textId="77777777" w:rsidR="00F166CC" w:rsidRPr="00861E68" w:rsidRDefault="00F166CC" w:rsidP="00541F03">
            <w:pPr>
              <w:jc w:val="center"/>
              <w:rPr>
                <w:rFonts w:ascii="Times New Roman" w:hAnsi="Times New Roman" w:cs="Times New Roman"/>
                <w:sz w:val="20"/>
                <w:szCs w:val="20"/>
                <w:lang w:val="es-ES_tradnl"/>
              </w:rPr>
            </w:pPr>
            <w:r w:rsidRPr="00861E68">
              <w:rPr>
                <w:rFonts w:ascii="Times New Roman" w:hAnsi="Times New Roman" w:cs="Times New Roman"/>
                <w:sz w:val="20"/>
                <w:szCs w:val="20"/>
                <w:lang w:val="es-ES_tradnl"/>
              </w:rPr>
              <w:t>Zhu, He</w:t>
            </w:r>
          </w:p>
          <w:p w14:paraId="164E5284" w14:textId="77777777" w:rsidR="00F166CC" w:rsidRPr="00861E68" w:rsidRDefault="00F166CC" w:rsidP="00541F03">
            <w:pPr>
              <w:jc w:val="center"/>
              <w:rPr>
                <w:rFonts w:ascii="Times New Roman" w:hAnsi="Times New Roman" w:cs="Times New Roman"/>
                <w:sz w:val="20"/>
                <w:szCs w:val="20"/>
              </w:rPr>
            </w:pPr>
            <w:r w:rsidRPr="00861E68">
              <w:rPr>
                <w:rFonts w:ascii="Times New Roman" w:hAnsi="Times New Roman" w:cs="Times New Roman"/>
                <w:sz w:val="20"/>
                <w:szCs w:val="20"/>
                <w:lang w:val="es-ES_tradnl"/>
              </w:rPr>
              <w:t>Fan, H E</w:t>
            </w:r>
          </w:p>
        </w:tc>
        <w:tc>
          <w:tcPr>
            <w:tcW w:w="0" w:type="auto"/>
            <w:vAlign w:val="center"/>
          </w:tcPr>
          <w:p w14:paraId="55C052D7" w14:textId="77777777" w:rsidR="00F166CC" w:rsidRPr="00861E68" w:rsidRDefault="00F166CC" w:rsidP="00541F03">
            <w:pPr>
              <w:jc w:val="center"/>
              <w:rPr>
                <w:rFonts w:ascii="Times New Roman" w:hAnsi="Times New Roman" w:cs="Times New Roman"/>
                <w:sz w:val="20"/>
                <w:szCs w:val="20"/>
              </w:rPr>
            </w:pPr>
            <w:r w:rsidRPr="00861E68">
              <w:rPr>
                <w:rFonts w:ascii="Times New Roman" w:hAnsi="Times New Roman" w:cs="Times New Roman"/>
                <w:sz w:val="20"/>
                <w:szCs w:val="20"/>
              </w:rPr>
              <w:t>2016</w:t>
            </w:r>
          </w:p>
        </w:tc>
        <w:tc>
          <w:tcPr>
            <w:tcW w:w="0" w:type="auto"/>
            <w:vAlign w:val="center"/>
          </w:tcPr>
          <w:p w14:paraId="4E36E77C" w14:textId="77777777" w:rsidR="00F166CC" w:rsidRPr="00861E68" w:rsidRDefault="00F166CC" w:rsidP="00541F03">
            <w:pPr>
              <w:jc w:val="center"/>
              <w:rPr>
                <w:rFonts w:ascii="Times New Roman" w:hAnsi="Times New Roman" w:cs="Times New Roman"/>
                <w:sz w:val="20"/>
                <w:szCs w:val="20"/>
              </w:rPr>
            </w:pPr>
            <w:r w:rsidRPr="00861E68">
              <w:rPr>
                <w:rFonts w:ascii="Times New Roman" w:hAnsi="Times New Roman" w:cs="Times New Roman"/>
                <w:sz w:val="20"/>
                <w:szCs w:val="20"/>
              </w:rPr>
              <w:t>Journal of Beijing Technology &amp; Business University</w:t>
            </w:r>
          </w:p>
        </w:tc>
        <w:tc>
          <w:tcPr>
            <w:tcW w:w="0" w:type="auto"/>
            <w:vAlign w:val="center"/>
          </w:tcPr>
          <w:p w14:paraId="2B5B50AC" w14:textId="77777777" w:rsidR="00F166CC" w:rsidRPr="00861E68" w:rsidRDefault="00F166CC" w:rsidP="00541F03">
            <w:pPr>
              <w:jc w:val="center"/>
              <w:rPr>
                <w:rFonts w:ascii="Times New Roman" w:hAnsi="Times New Roman" w:cs="Times New Roman"/>
                <w:sz w:val="20"/>
                <w:szCs w:val="20"/>
              </w:rPr>
            </w:pPr>
            <w:r w:rsidRPr="00861E68">
              <w:rPr>
                <w:rFonts w:ascii="Times New Roman" w:hAnsi="Times New Roman" w:cs="Times New Roman"/>
                <w:sz w:val="20"/>
                <w:szCs w:val="20"/>
              </w:rPr>
              <w:t>Scopus: 6</w:t>
            </w:r>
          </w:p>
        </w:tc>
      </w:tr>
      <w:tr w:rsidR="00F166CC" w:rsidRPr="00861E68" w14:paraId="2E7DC20B" w14:textId="77777777" w:rsidTr="00541F03">
        <w:trPr>
          <w:trHeight w:val="20"/>
        </w:trPr>
        <w:tc>
          <w:tcPr>
            <w:tcW w:w="2330" w:type="dxa"/>
            <w:vAlign w:val="center"/>
          </w:tcPr>
          <w:p w14:paraId="5572D68D" w14:textId="77777777" w:rsidR="00F166CC" w:rsidRPr="00861E68" w:rsidRDefault="00F166CC" w:rsidP="00541F03">
            <w:pPr>
              <w:jc w:val="center"/>
              <w:rPr>
                <w:rFonts w:ascii="Times New Roman" w:hAnsi="Times New Roman" w:cs="Times New Roman"/>
                <w:sz w:val="20"/>
                <w:szCs w:val="20"/>
              </w:rPr>
            </w:pPr>
            <w:r w:rsidRPr="00861E68">
              <w:rPr>
                <w:rFonts w:ascii="Times New Roman" w:hAnsi="Times New Roman" w:cs="Times New Roman"/>
                <w:sz w:val="20"/>
                <w:szCs w:val="20"/>
                <w:lang w:val="en-US"/>
              </w:rPr>
              <w:t>The walking dead? Zombie firms and productivity performance in OECD countries</w:t>
            </w:r>
          </w:p>
        </w:tc>
        <w:tc>
          <w:tcPr>
            <w:tcW w:w="2173" w:type="dxa"/>
            <w:vAlign w:val="center"/>
          </w:tcPr>
          <w:p w14:paraId="319DCC18" w14:textId="77777777" w:rsidR="00F166CC" w:rsidRPr="00861E68" w:rsidRDefault="00F166CC" w:rsidP="00541F03">
            <w:pPr>
              <w:jc w:val="center"/>
              <w:rPr>
                <w:rFonts w:ascii="Times New Roman" w:hAnsi="Times New Roman" w:cs="Times New Roman"/>
                <w:sz w:val="20"/>
                <w:szCs w:val="20"/>
                <w:lang w:val="es-ES_tradnl"/>
              </w:rPr>
            </w:pPr>
            <w:r w:rsidRPr="00861E68">
              <w:rPr>
                <w:rFonts w:ascii="Times New Roman" w:hAnsi="Times New Roman" w:cs="Times New Roman"/>
                <w:sz w:val="20"/>
                <w:szCs w:val="20"/>
                <w:lang w:val="es-ES_tradnl"/>
              </w:rPr>
              <w:t>Adalet McGowan, Müge</w:t>
            </w:r>
          </w:p>
          <w:p w14:paraId="0DAB8BA4" w14:textId="77777777" w:rsidR="00F166CC" w:rsidRPr="00861E68" w:rsidRDefault="00F166CC" w:rsidP="00541F03">
            <w:pPr>
              <w:jc w:val="center"/>
              <w:rPr>
                <w:rFonts w:ascii="Times New Roman" w:hAnsi="Times New Roman" w:cs="Times New Roman"/>
                <w:sz w:val="20"/>
                <w:szCs w:val="20"/>
                <w:lang w:val="es-ES_tradnl"/>
              </w:rPr>
            </w:pPr>
            <w:r w:rsidRPr="00861E68">
              <w:rPr>
                <w:rFonts w:ascii="Times New Roman" w:hAnsi="Times New Roman" w:cs="Times New Roman"/>
                <w:sz w:val="20"/>
                <w:szCs w:val="20"/>
                <w:lang w:val="es-ES_tradnl"/>
              </w:rPr>
              <w:t>Andrews, Dan</w:t>
            </w:r>
          </w:p>
          <w:p w14:paraId="0918BAAB" w14:textId="77777777" w:rsidR="00F166CC" w:rsidRPr="00861E68" w:rsidRDefault="00F166CC" w:rsidP="00541F03">
            <w:pPr>
              <w:jc w:val="center"/>
              <w:rPr>
                <w:rFonts w:ascii="Times New Roman" w:hAnsi="Times New Roman" w:cs="Times New Roman"/>
                <w:sz w:val="20"/>
                <w:szCs w:val="20"/>
              </w:rPr>
            </w:pPr>
            <w:r w:rsidRPr="00861E68">
              <w:rPr>
                <w:rFonts w:ascii="Times New Roman" w:hAnsi="Times New Roman" w:cs="Times New Roman"/>
                <w:sz w:val="20"/>
                <w:szCs w:val="20"/>
                <w:lang w:val="es-ES_tradnl"/>
              </w:rPr>
              <w:t>Millot, Valentine</w:t>
            </w:r>
          </w:p>
        </w:tc>
        <w:tc>
          <w:tcPr>
            <w:tcW w:w="0" w:type="auto"/>
            <w:vAlign w:val="center"/>
          </w:tcPr>
          <w:p w14:paraId="14BDEC6B" w14:textId="77777777" w:rsidR="00F166CC" w:rsidRPr="00861E68" w:rsidRDefault="00F166CC" w:rsidP="00541F03">
            <w:pPr>
              <w:jc w:val="center"/>
              <w:rPr>
                <w:rFonts w:ascii="Times New Roman" w:hAnsi="Times New Roman" w:cs="Times New Roman"/>
                <w:sz w:val="20"/>
                <w:szCs w:val="20"/>
              </w:rPr>
            </w:pPr>
            <w:r w:rsidRPr="00861E68">
              <w:rPr>
                <w:rFonts w:ascii="Times New Roman" w:hAnsi="Times New Roman" w:cs="Times New Roman"/>
                <w:sz w:val="20"/>
                <w:szCs w:val="20"/>
              </w:rPr>
              <w:t>2018</w:t>
            </w:r>
          </w:p>
        </w:tc>
        <w:tc>
          <w:tcPr>
            <w:tcW w:w="0" w:type="auto"/>
            <w:vAlign w:val="center"/>
          </w:tcPr>
          <w:p w14:paraId="5523847C" w14:textId="77777777" w:rsidR="00F166CC" w:rsidRPr="00861E68" w:rsidRDefault="00F166CC" w:rsidP="00541F03">
            <w:pPr>
              <w:jc w:val="center"/>
              <w:rPr>
                <w:rFonts w:ascii="Times New Roman" w:hAnsi="Times New Roman" w:cs="Times New Roman"/>
                <w:sz w:val="20"/>
                <w:szCs w:val="20"/>
              </w:rPr>
            </w:pPr>
            <w:r w:rsidRPr="00861E68">
              <w:rPr>
                <w:rFonts w:ascii="Times New Roman" w:hAnsi="Times New Roman" w:cs="Times New Roman"/>
                <w:sz w:val="20"/>
                <w:szCs w:val="20"/>
              </w:rPr>
              <w:t>Economic Policy</w:t>
            </w:r>
          </w:p>
        </w:tc>
        <w:tc>
          <w:tcPr>
            <w:tcW w:w="0" w:type="auto"/>
            <w:vAlign w:val="center"/>
          </w:tcPr>
          <w:p w14:paraId="4E9E6B0D" w14:textId="77777777" w:rsidR="00F166CC" w:rsidRPr="00861E68" w:rsidRDefault="00F166CC" w:rsidP="00541F03">
            <w:pPr>
              <w:jc w:val="center"/>
              <w:rPr>
                <w:rFonts w:ascii="Times New Roman" w:hAnsi="Times New Roman" w:cs="Times New Roman"/>
                <w:sz w:val="20"/>
                <w:szCs w:val="20"/>
              </w:rPr>
            </w:pPr>
            <w:r w:rsidRPr="00861E68">
              <w:rPr>
                <w:rFonts w:ascii="Times New Roman" w:hAnsi="Times New Roman" w:cs="Times New Roman"/>
                <w:sz w:val="20"/>
                <w:szCs w:val="20"/>
              </w:rPr>
              <w:t>Web of Science: 21</w:t>
            </w:r>
          </w:p>
        </w:tc>
      </w:tr>
      <w:tr w:rsidR="00F166CC" w:rsidRPr="00861E68" w14:paraId="26BFEFDA" w14:textId="77777777" w:rsidTr="00541F03">
        <w:trPr>
          <w:trHeight w:val="20"/>
        </w:trPr>
        <w:tc>
          <w:tcPr>
            <w:tcW w:w="2330" w:type="dxa"/>
            <w:vAlign w:val="center"/>
          </w:tcPr>
          <w:p w14:paraId="2989DE30" w14:textId="77777777" w:rsidR="00F166CC" w:rsidRPr="00861E68" w:rsidRDefault="00F166CC" w:rsidP="00541F03">
            <w:pPr>
              <w:jc w:val="center"/>
              <w:rPr>
                <w:rFonts w:ascii="Times New Roman" w:hAnsi="Times New Roman" w:cs="Times New Roman"/>
                <w:sz w:val="20"/>
                <w:szCs w:val="20"/>
                <w:lang w:val="en-US"/>
              </w:rPr>
            </w:pPr>
            <w:r w:rsidRPr="00861E68">
              <w:rPr>
                <w:rFonts w:ascii="Times New Roman" w:hAnsi="Times New Roman" w:cs="Times New Roman"/>
                <w:sz w:val="20"/>
                <w:szCs w:val="20"/>
              </w:rPr>
              <w:t>Living with zombie companies: Do we know where the threat lies?</w:t>
            </w:r>
          </w:p>
        </w:tc>
        <w:tc>
          <w:tcPr>
            <w:tcW w:w="2173" w:type="dxa"/>
            <w:vAlign w:val="center"/>
          </w:tcPr>
          <w:p w14:paraId="291DA823" w14:textId="77777777" w:rsidR="00F166CC" w:rsidRPr="00861E68" w:rsidRDefault="00F166CC" w:rsidP="00541F03">
            <w:pPr>
              <w:jc w:val="center"/>
              <w:rPr>
                <w:rFonts w:ascii="Times New Roman" w:hAnsi="Times New Roman" w:cs="Times New Roman"/>
                <w:sz w:val="20"/>
                <w:szCs w:val="20"/>
                <w:lang w:val="es-ES_tradnl"/>
              </w:rPr>
            </w:pPr>
            <w:r w:rsidRPr="00861E68">
              <w:rPr>
                <w:rFonts w:ascii="Times New Roman" w:hAnsi="Times New Roman" w:cs="Times New Roman"/>
                <w:sz w:val="20"/>
                <w:szCs w:val="20"/>
                <w:lang w:val="es-ES_tradnl"/>
              </w:rPr>
              <w:t>Urionabarrenetxea, Sara</w:t>
            </w:r>
          </w:p>
          <w:p w14:paraId="71C8123D" w14:textId="77777777" w:rsidR="00F166CC" w:rsidRPr="00861E68" w:rsidRDefault="00F166CC" w:rsidP="00541F03">
            <w:pPr>
              <w:jc w:val="center"/>
              <w:rPr>
                <w:rFonts w:ascii="Times New Roman" w:hAnsi="Times New Roman" w:cs="Times New Roman"/>
                <w:sz w:val="20"/>
                <w:szCs w:val="20"/>
                <w:lang w:val="es-ES_tradnl"/>
              </w:rPr>
            </w:pPr>
            <w:r w:rsidRPr="00861E68">
              <w:rPr>
                <w:rFonts w:ascii="Times New Roman" w:hAnsi="Times New Roman" w:cs="Times New Roman"/>
                <w:sz w:val="20"/>
                <w:szCs w:val="20"/>
                <w:lang w:val="es-ES_tradnl"/>
              </w:rPr>
              <w:t>Garcia-Merino, Jose Domingo</w:t>
            </w:r>
          </w:p>
          <w:p w14:paraId="2370B1F6" w14:textId="77777777" w:rsidR="00F166CC" w:rsidRPr="00861E68" w:rsidRDefault="00F166CC" w:rsidP="00541F03">
            <w:pPr>
              <w:jc w:val="center"/>
              <w:rPr>
                <w:rFonts w:ascii="Times New Roman" w:hAnsi="Times New Roman" w:cs="Times New Roman"/>
                <w:sz w:val="20"/>
                <w:szCs w:val="20"/>
                <w:lang w:val="es-ES_tradnl"/>
              </w:rPr>
            </w:pPr>
            <w:r w:rsidRPr="00861E68">
              <w:rPr>
                <w:rFonts w:ascii="Times New Roman" w:hAnsi="Times New Roman" w:cs="Times New Roman"/>
                <w:sz w:val="20"/>
                <w:szCs w:val="20"/>
                <w:lang w:val="es-ES_tradnl"/>
              </w:rPr>
              <w:t>San-Jose, Leire</w:t>
            </w:r>
          </w:p>
          <w:p w14:paraId="3567F153" w14:textId="77777777" w:rsidR="00F166CC" w:rsidRPr="00861E68" w:rsidRDefault="00F166CC" w:rsidP="00541F03">
            <w:pPr>
              <w:jc w:val="center"/>
              <w:rPr>
                <w:rFonts w:ascii="Times New Roman" w:hAnsi="Times New Roman" w:cs="Times New Roman"/>
                <w:sz w:val="20"/>
                <w:szCs w:val="20"/>
                <w:lang w:val="es-ES_tradnl"/>
              </w:rPr>
            </w:pPr>
            <w:r w:rsidRPr="00861E68">
              <w:rPr>
                <w:rFonts w:ascii="Times New Roman" w:hAnsi="Times New Roman" w:cs="Times New Roman"/>
                <w:sz w:val="20"/>
                <w:szCs w:val="20"/>
                <w:lang w:val="es-ES_tradnl"/>
              </w:rPr>
              <w:t>Retolaza, Jose Luis</w:t>
            </w:r>
          </w:p>
        </w:tc>
        <w:tc>
          <w:tcPr>
            <w:tcW w:w="0" w:type="auto"/>
            <w:vAlign w:val="center"/>
          </w:tcPr>
          <w:p w14:paraId="6FA1D783" w14:textId="77777777" w:rsidR="00F166CC" w:rsidRPr="00861E68" w:rsidRDefault="00F166CC" w:rsidP="00541F03">
            <w:pPr>
              <w:jc w:val="center"/>
              <w:rPr>
                <w:rFonts w:ascii="Times New Roman" w:hAnsi="Times New Roman" w:cs="Times New Roman"/>
                <w:sz w:val="20"/>
                <w:szCs w:val="20"/>
              </w:rPr>
            </w:pPr>
            <w:r w:rsidRPr="00861E68">
              <w:rPr>
                <w:rFonts w:ascii="Times New Roman" w:hAnsi="Times New Roman" w:cs="Times New Roman"/>
                <w:sz w:val="20"/>
                <w:szCs w:val="20"/>
              </w:rPr>
              <w:t>2018</w:t>
            </w:r>
          </w:p>
        </w:tc>
        <w:tc>
          <w:tcPr>
            <w:tcW w:w="0" w:type="auto"/>
            <w:vAlign w:val="center"/>
          </w:tcPr>
          <w:p w14:paraId="2ED5BF0B" w14:textId="77777777" w:rsidR="00F166CC" w:rsidRPr="00861E68" w:rsidRDefault="00F166CC" w:rsidP="00541F03">
            <w:pPr>
              <w:jc w:val="center"/>
              <w:rPr>
                <w:rFonts w:ascii="Times New Roman" w:hAnsi="Times New Roman" w:cs="Times New Roman"/>
                <w:sz w:val="20"/>
                <w:szCs w:val="20"/>
              </w:rPr>
            </w:pPr>
            <w:r w:rsidRPr="00861E68">
              <w:rPr>
                <w:rFonts w:ascii="Times New Roman" w:hAnsi="Times New Roman" w:cs="Times New Roman"/>
                <w:sz w:val="20"/>
                <w:szCs w:val="20"/>
              </w:rPr>
              <w:t>European Management Journal</w:t>
            </w:r>
          </w:p>
        </w:tc>
        <w:tc>
          <w:tcPr>
            <w:tcW w:w="0" w:type="auto"/>
            <w:vAlign w:val="center"/>
          </w:tcPr>
          <w:p w14:paraId="590EC59D" w14:textId="77777777" w:rsidR="00F166CC" w:rsidRPr="00861E68" w:rsidRDefault="00F166CC" w:rsidP="00541F03">
            <w:pPr>
              <w:keepNext/>
              <w:jc w:val="center"/>
              <w:rPr>
                <w:rFonts w:ascii="Times New Roman" w:hAnsi="Times New Roman" w:cs="Times New Roman"/>
                <w:sz w:val="20"/>
                <w:szCs w:val="20"/>
              </w:rPr>
            </w:pPr>
            <w:r w:rsidRPr="00861E68">
              <w:rPr>
                <w:rFonts w:ascii="Times New Roman" w:hAnsi="Times New Roman" w:cs="Times New Roman"/>
                <w:sz w:val="20"/>
                <w:szCs w:val="20"/>
              </w:rPr>
              <w:t>Science Direct: 8</w:t>
            </w:r>
          </w:p>
        </w:tc>
      </w:tr>
    </w:tbl>
    <w:p w14:paraId="2CCEAAB4" w14:textId="77777777" w:rsidR="00F166CC" w:rsidRPr="006018B6" w:rsidRDefault="00F166CC" w:rsidP="00B2067F">
      <w:pPr>
        <w:pStyle w:val="Descripcin"/>
        <w:framePr w:hSpace="141" w:wrap="around" w:vAnchor="text" w:hAnchor="page" w:x="4869" w:y="5217"/>
        <w:spacing w:after="180"/>
        <w:jc w:val="center"/>
        <w:rPr>
          <w:rFonts w:ascii="Times New Roman" w:hAnsi="Times New Roman" w:cs="Times New Roman"/>
          <w:i w:val="0"/>
          <w:iCs w:val="0"/>
          <w:color w:val="auto"/>
          <w:sz w:val="16"/>
          <w:szCs w:val="16"/>
        </w:rPr>
      </w:pPr>
      <w:bookmarkStart w:id="65" w:name="_Toc94028562"/>
      <w:r w:rsidRPr="006018B6">
        <w:rPr>
          <w:rFonts w:ascii="Times New Roman" w:hAnsi="Times New Roman" w:cs="Times New Roman"/>
          <w:i w:val="0"/>
          <w:iCs w:val="0"/>
          <w:color w:val="auto"/>
          <w:sz w:val="16"/>
          <w:szCs w:val="16"/>
        </w:rPr>
        <w:t>Fuente: Elaboración propia del autor</w:t>
      </w:r>
      <w:bookmarkEnd w:id="65"/>
    </w:p>
    <w:p w14:paraId="0233324E" w14:textId="56C3AE18" w:rsidR="006018B6" w:rsidRDefault="006018B6" w:rsidP="001F097B">
      <w:pPr>
        <w:spacing w:after="180" w:line="360" w:lineRule="auto"/>
        <w:ind w:left="708"/>
        <w:jc w:val="both"/>
        <w:rPr>
          <w:rFonts w:ascii="Times New Roman" w:hAnsi="Times New Roman" w:cs="Times New Roman"/>
          <w:sz w:val="24"/>
          <w:szCs w:val="24"/>
        </w:rPr>
      </w:pPr>
    </w:p>
    <w:p w14:paraId="138BCA9C" w14:textId="2076C3F2" w:rsidR="00944E86" w:rsidRPr="00DC671C" w:rsidRDefault="00256A6A" w:rsidP="006018B6">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 xml:space="preserve">Así, </w:t>
      </w:r>
      <w:r w:rsidR="005E38FD" w:rsidRPr="00DC671C">
        <w:rPr>
          <w:rFonts w:ascii="Times New Roman" w:hAnsi="Times New Roman" w:cs="Times New Roman"/>
          <w:sz w:val="24"/>
          <w:szCs w:val="24"/>
        </w:rPr>
        <w:fldChar w:fldCharType="begin" w:fldLock="1"/>
      </w:r>
      <w:r w:rsidR="00A504FE" w:rsidRPr="00DC671C">
        <w:rPr>
          <w:rFonts w:ascii="Times New Roman" w:hAnsi="Times New Roman" w:cs="Times New Roman"/>
          <w:sz w:val="24"/>
          <w:szCs w:val="24"/>
        </w:rPr>
        <w:instrText>ADDIN CSL_CITATION {"citationItems":[{"id":"ITEM-1","itemData":{"DOI":"10.1257/aer.98.5.1943","ISSN":"00028282","abstract":"Large Japanese banks often engaged in sham loan restructurings that kept credit flowing to otherwise insolvent borrowers (which we call zombies). We examine the implications of suppressing the normal competitive process whereby the zombies would shed workers and lose market share. The congestion created by the zombies reduces the profits for healthy firms, which discourages their entry and investment. We confirm that zombie-dominated industries exhibit more depressed job creation and destruction, and lower productivity. We present firm-level regressions showing that the increase in zombies depressed the investment and employment growth of non-zombies and widened the productivity gap between zombies and non-zombies.","author":[{"dropping-particle":"","family":"Caballero","given":"Ricardo J.","non-dropping-particle":"","parse-names":false,"suffix":""},{"dropping-particle":"","family":"Hoshi","given":"Takeo","non-dropping-particle":"","parse-names":false,"suffix":""},{"dropping-particle":"","family":"Kashyap","given":"Anil K.","non-dropping-particle":"","parse-names":false,"suffix":""}],"container-title":"American Economic Review","id":"ITEM-1","issue":"5","issued":{"date-parts":[["2008"]]},"page":"1943-1977","title":"Zombie lending and depressed restructuring in Japan","type":"article-journal","volume":"98"},"uris":["http://www.mendeley.com/documents/?uuid=a7322291-a26a-44b0-94fe-b6f491d379aa"]}],"mendeley":{"formattedCitation":"(Caballero et al., 2008)","manualFormatting":"Caballero et al. (2008)","plainTextFormattedCitation":"(Caballero et al., 2008)","previouslyFormattedCitation":"(Caballero et al., 2008)"},"properties":{"noteIndex":0},"schema":"https://github.com/citation-style-language/schema/raw/master/csl-citation.json"}</w:instrText>
      </w:r>
      <w:r w:rsidR="005E38FD" w:rsidRPr="00DC671C">
        <w:rPr>
          <w:rFonts w:ascii="Times New Roman" w:hAnsi="Times New Roman" w:cs="Times New Roman"/>
          <w:sz w:val="24"/>
          <w:szCs w:val="24"/>
        </w:rPr>
        <w:fldChar w:fldCharType="separate"/>
      </w:r>
      <w:r w:rsidR="005E38FD" w:rsidRPr="00DC671C">
        <w:rPr>
          <w:rFonts w:ascii="Times New Roman" w:hAnsi="Times New Roman" w:cs="Times New Roman"/>
          <w:noProof/>
          <w:sz w:val="24"/>
          <w:szCs w:val="24"/>
        </w:rPr>
        <w:t xml:space="preserve">Caballero </w:t>
      </w:r>
      <w:r w:rsidR="00A01770" w:rsidRPr="00A01770">
        <w:rPr>
          <w:rFonts w:ascii="Times New Roman" w:hAnsi="Times New Roman" w:cs="Times New Roman"/>
          <w:i/>
          <w:iCs/>
          <w:noProof/>
          <w:sz w:val="24"/>
          <w:szCs w:val="24"/>
        </w:rPr>
        <w:t>et al</w:t>
      </w:r>
      <w:r w:rsidR="005E38FD" w:rsidRPr="00DC671C">
        <w:rPr>
          <w:rFonts w:ascii="Times New Roman" w:hAnsi="Times New Roman" w:cs="Times New Roman"/>
          <w:noProof/>
          <w:sz w:val="24"/>
          <w:szCs w:val="24"/>
        </w:rPr>
        <w:t>. (2008)</w:t>
      </w:r>
      <w:r w:rsidR="005E38FD" w:rsidRPr="00DC671C">
        <w:rPr>
          <w:rFonts w:ascii="Times New Roman" w:hAnsi="Times New Roman" w:cs="Times New Roman"/>
          <w:sz w:val="24"/>
          <w:szCs w:val="24"/>
        </w:rPr>
        <w:fldChar w:fldCharType="end"/>
      </w:r>
      <w:r w:rsidR="005E38FD" w:rsidRPr="00DC671C">
        <w:rPr>
          <w:rFonts w:ascii="Times New Roman" w:hAnsi="Times New Roman" w:cs="Times New Roman"/>
          <w:sz w:val="24"/>
          <w:szCs w:val="24"/>
        </w:rPr>
        <w:t xml:space="preserve"> </w:t>
      </w:r>
      <w:r w:rsidR="00DD38C0">
        <w:rPr>
          <w:rFonts w:ascii="Times New Roman" w:hAnsi="Times New Roman" w:cs="Times New Roman"/>
          <w:sz w:val="24"/>
          <w:szCs w:val="24"/>
        </w:rPr>
        <w:t>(</w:t>
      </w:r>
      <w:r w:rsidR="005E38FD" w:rsidRPr="00DC671C">
        <w:rPr>
          <w:rFonts w:ascii="Times New Roman" w:hAnsi="Times New Roman" w:cs="Times New Roman"/>
          <w:sz w:val="24"/>
          <w:szCs w:val="24"/>
        </w:rPr>
        <w:t>en adelante CHK</w:t>
      </w:r>
      <w:r w:rsidR="00DD38C0">
        <w:rPr>
          <w:rFonts w:ascii="Times New Roman" w:hAnsi="Times New Roman" w:cs="Times New Roman"/>
          <w:sz w:val="24"/>
          <w:szCs w:val="24"/>
        </w:rPr>
        <w:t>)</w:t>
      </w:r>
      <w:r w:rsidR="005E38FD" w:rsidRPr="00DC671C">
        <w:rPr>
          <w:rFonts w:ascii="Times New Roman" w:hAnsi="Times New Roman" w:cs="Times New Roman"/>
          <w:sz w:val="24"/>
          <w:szCs w:val="24"/>
        </w:rPr>
        <w:t xml:space="preserve">, </w:t>
      </w:r>
      <w:r w:rsidR="00CF570E" w:rsidRPr="00DC671C">
        <w:rPr>
          <w:rFonts w:ascii="Times New Roman" w:hAnsi="Times New Roman" w:cs="Times New Roman"/>
          <w:sz w:val="24"/>
          <w:szCs w:val="24"/>
        </w:rPr>
        <w:t>identifican</w:t>
      </w:r>
      <w:r w:rsidR="005E38FD" w:rsidRPr="00DC671C">
        <w:rPr>
          <w:rFonts w:ascii="Times New Roman" w:hAnsi="Times New Roman" w:cs="Times New Roman"/>
          <w:sz w:val="24"/>
          <w:szCs w:val="24"/>
        </w:rPr>
        <w:t xml:space="preserve"> como zombis a aquellas empresas cuyos pagos de intereses</w:t>
      </w:r>
      <w:r w:rsidRPr="00DC671C">
        <w:rPr>
          <w:rFonts w:ascii="Times New Roman" w:hAnsi="Times New Roman" w:cs="Times New Roman"/>
          <w:sz w:val="24"/>
          <w:szCs w:val="24"/>
        </w:rPr>
        <w:t xml:space="preserve"> (R)</w:t>
      </w:r>
      <w:r w:rsidR="005E38FD" w:rsidRPr="00DC671C">
        <w:rPr>
          <w:rFonts w:ascii="Times New Roman" w:hAnsi="Times New Roman" w:cs="Times New Roman"/>
          <w:sz w:val="24"/>
          <w:szCs w:val="24"/>
        </w:rPr>
        <w:t xml:space="preserve"> </w:t>
      </w:r>
      <w:r w:rsidR="00613D0C" w:rsidRPr="00DC671C">
        <w:rPr>
          <w:rFonts w:ascii="Times New Roman" w:hAnsi="Times New Roman" w:cs="Times New Roman"/>
          <w:sz w:val="24"/>
          <w:szCs w:val="24"/>
        </w:rPr>
        <w:t>son</w:t>
      </w:r>
      <w:r w:rsidR="005E38FD" w:rsidRPr="00DC671C">
        <w:rPr>
          <w:rFonts w:ascii="Times New Roman" w:hAnsi="Times New Roman" w:cs="Times New Roman"/>
          <w:sz w:val="24"/>
          <w:szCs w:val="24"/>
        </w:rPr>
        <w:t xml:space="preserve"> inferiores a</w:t>
      </w:r>
      <w:r w:rsidRPr="00DC671C">
        <w:rPr>
          <w:rFonts w:ascii="Times New Roman" w:hAnsi="Times New Roman" w:cs="Times New Roman"/>
          <w:sz w:val="24"/>
          <w:szCs w:val="24"/>
        </w:rPr>
        <w:t>l pago mínimo de intereses (R*)</w:t>
      </w:r>
      <w:r w:rsidR="00C1212C" w:rsidRPr="00DC671C">
        <w:rPr>
          <w:rFonts w:ascii="Times New Roman" w:hAnsi="Times New Roman" w:cs="Times New Roman"/>
          <w:sz w:val="24"/>
          <w:szCs w:val="24"/>
        </w:rPr>
        <w:t xml:space="preserve"> que </w:t>
      </w:r>
      <w:r w:rsidR="0091364F" w:rsidRPr="00DC671C">
        <w:rPr>
          <w:rFonts w:ascii="Times New Roman" w:hAnsi="Times New Roman" w:cs="Times New Roman"/>
          <w:sz w:val="24"/>
          <w:szCs w:val="24"/>
        </w:rPr>
        <w:t>se le exige a la empresa</w:t>
      </w:r>
      <w:r w:rsidR="00C1212C" w:rsidRPr="00DC671C">
        <w:rPr>
          <w:rFonts w:ascii="Times New Roman" w:hAnsi="Times New Roman" w:cs="Times New Roman"/>
          <w:sz w:val="24"/>
          <w:szCs w:val="24"/>
        </w:rPr>
        <w:t xml:space="preserve"> por </w:t>
      </w:r>
      <w:r w:rsidR="00874C47" w:rsidRPr="00DC671C">
        <w:rPr>
          <w:rFonts w:ascii="Times New Roman" w:hAnsi="Times New Roman" w:cs="Times New Roman"/>
          <w:sz w:val="24"/>
          <w:szCs w:val="24"/>
        </w:rPr>
        <w:t>su</w:t>
      </w:r>
      <w:r w:rsidR="00C1212C" w:rsidRPr="00DC671C">
        <w:rPr>
          <w:rFonts w:ascii="Times New Roman" w:hAnsi="Times New Roman" w:cs="Times New Roman"/>
          <w:sz w:val="24"/>
          <w:szCs w:val="24"/>
        </w:rPr>
        <w:t xml:space="preserve"> deuda</w:t>
      </w:r>
      <w:r w:rsidR="00D30387" w:rsidRPr="00DC671C">
        <w:rPr>
          <w:rFonts w:ascii="Times New Roman" w:hAnsi="Times New Roman" w:cs="Times New Roman"/>
          <w:sz w:val="24"/>
          <w:szCs w:val="24"/>
        </w:rPr>
        <w:t>.</w:t>
      </w:r>
      <w:r w:rsidR="00874C47" w:rsidRPr="00DC671C">
        <w:rPr>
          <w:rFonts w:ascii="Times New Roman" w:hAnsi="Times New Roman" w:cs="Times New Roman"/>
          <w:sz w:val="24"/>
          <w:szCs w:val="24"/>
        </w:rPr>
        <w:t xml:space="preserve"> </w:t>
      </w:r>
      <w:r w:rsidR="00976B32">
        <w:rPr>
          <w:rFonts w:ascii="Times New Roman" w:hAnsi="Times New Roman" w:cs="Times New Roman"/>
          <w:sz w:val="24"/>
          <w:szCs w:val="24"/>
        </w:rPr>
        <w:t>Dicho</w:t>
      </w:r>
      <w:r w:rsidR="00874C47" w:rsidRPr="00DC671C">
        <w:rPr>
          <w:rFonts w:ascii="Times New Roman" w:hAnsi="Times New Roman" w:cs="Times New Roman"/>
          <w:sz w:val="24"/>
          <w:szCs w:val="24"/>
        </w:rPr>
        <w:t xml:space="preserve"> </w:t>
      </w:r>
      <w:r w:rsidR="00462D7E" w:rsidRPr="00DC671C">
        <w:rPr>
          <w:rFonts w:ascii="Times New Roman" w:hAnsi="Times New Roman" w:cs="Times New Roman"/>
          <w:sz w:val="24"/>
          <w:szCs w:val="24"/>
        </w:rPr>
        <w:t xml:space="preserve">límite inferior </w:t>
      </w:r>
      <w:r w:rsidR="00FF50DB">
        <w:rPr>
          <w:rFonts w:ascii="Times New Roman" w:hAnsi="Times New Roman" w:cs="Times New Roman"/>
          <w:sz w:val="24"/>
          <w:szCs w:val="24"/>
        </w:rPr>
        <w:t xml:space="preserve">de intereses </w:t>
      </w:r>
      <w:r w:rsidR="00874C47" w:rsidRPr="00DC671C">
        <w:rPr>
          <w:rFonts w:ascii="Times New Roman" w:hAnsi="Times New Roman" w:cs="Times New Roman"/>
          <w:sz w:val="24"/>
          <w:szCs w:val="24"/>
        </w:rPr>
        <w:t xml:space="preserve">se estima, aplicando los tipos que el prestatario más solvente habría pagado por su deuda al principio del periodo. </w:t>
      </w:r>
      <w:r w:rsidR="00D75E1F">
        <w:rPr>
          <w:rFonts w:ascii="Times New Roman" w:hAnsi="Times New Roman" w:cs="Times New Roman"/>
          <w:sz w:val="24"/>
          <w:szCs w:val="24"/>
        </w:rPr>
        <w:t>Sobre este aspecto</w:t>
      </w:r>
      <w:r w:rsidR="00FF50DB">
        <w:rPr>
          <w:rFonts w:ascii="Times New Roman" w:hAnsi="Times New Roman" w:cs="Times New Roman"/>
          <w:sz w:val="24"/>
          <w:szCs w:val="24"/>
        </w:rPr>
        <w:t xml:space="preserve">, los autores </w:t>
      </w:r>
      <w:r w:rsidR="00D75E1F">
        <w:rPr>
          <w:rFonts w:ascii="Times New Roman" w:hAnsi="Times New Roman" w:cs="Times New Roman"/>
          <w:sz w:val="24"/>
          <w:szCs w:val="24"/>
        </w:rPr>
        <w:t>mencionan</w:t>
      </w:r>
      <w:r w:rsidR="00FF50DB">
        <w:rPr>
          <w:rFonts w:ascii="Times New Roman" w:hAnsi="Times New Roman" w:cs="Times New Roman"/>
          <w:sz w:val="24"/>
          <w:szCs w:val="24"/>
        </w:rPr>
        <w:t xml:space="preserve"> que</w:t>
      </w:r>
      <w:r w:rsidR="005E38FD" w:rsidRPr="00DC671C">
        <w:rPr>
          <w:rFonts w:ascii="Times New Roman" w:hAnsi="Times New Roman" w:cs="Times New Roman"/>
          <w:sz w:val="24"/>
          <w:szCs w:val="24"/>
        </w:rPr>
        <w:t xml:space="preserve"> las empresas en apuros deben haber recibido un alivio sustancial de los intereses</w:t>
      </w:r>
      <w:r w:rsidR="00D30387" w:rsidRPr="00DC671C">
        <w:rPr>
          <w:rFonts w:ascii="Times New Roman" w:hAnsi="Times New Roman" w:cs="Times New Roman"/>
          <w:sz w:val="24"/>
          <w:szCs w:val="24"/>
        </w:rPr>
        <w:t xml:space="preserve"> y</w:t>
      </w:r>
      <w:r w:rsidR="009C4CDF">
        <w:rPr>
          <w:rFonts w:ascii="Times New Roman" w:hAnsi="Times New Roman" w:cs="Times New Roman"/>
          <w:sz w:val="24"/>
          <w:szCs w:val="24"/>
        </w:rPr>
        <w:t>,</w:t>
      </w:r>
      <w:r w:rsidR="005E38FD" w:rsidRPr="00DC671C">
        <w:rPr>
          <w:rFonts w:ascii="Times New Roman" w:hAnsi="Times New Roman" w:cs="Times New Roman"/>
          <w:sz w:val="24"/>
          <w:szCs w:val="24"/>
        </w:rPr>
        <w:t xml:space="preserve"> por lo tanto, sus pagos de intereses deben haber sido inferiores a los de las </w:t>
      </w:r>
      <w:r w:rsidR="005E38FD" w:rsidRPr="00DC671C">
        <w:rPr>
          <w:rFonts w:ascii="Times New Roman" w:hAnsi="Times New Roman" w:cs="Times New Roman"/>
          <w:sz w:val="24"/>
          <w:szCs w:val="24"/>
        </w:rPr>
        <w:lastRenderedPageBreak/>
        <w:t>empresas sanas</w:t>
      </w:r>
      <w:r w:rsidRPr="00DC671C">
        <w:rPr>
          <w:rFonts w:ascii="Times New Roman" w:hAnsi="Times New Roman" w:cs="Times New Roman"/>
          <w:sz w:val="24"/>
          <w:szCs w:val="24"/>
        </w:rPr>
        <w:t>.</w:t>
      </w:r>
      <w:r w:rsidR="00D30387" w:rsidRPr="00DC671C">
        <w:rPr>
          <w:rFonts w:ascii="Times New Roman" w:hAnsi="Times New Roman" w:cs="Times New Roman"/>
          <w:sz w:val="24"/>
          <w:szCs w:val="24"/>
        </w:rPr>
        <w:t xml:space="preserve"> </w:t>
      </w:r>
      <w:r w:rsidR="003A66FE">
        <w:rPr>
          <w:rFonts w:ascii="Times New Roman" w:hAnsi="Times New Roman" w:cs="Times New Roman"/>
          <w:sz w:val="24"/>
          <w:szCs w:val="24"/>
        </w:rPr>
        <w:t>Es por ello</w:t>
      </w:r>
      <w:r w:rsidR="002D03AE" w:rsidRPr="00DC671C">
        <w:rPr>
          <w:rFonts w:ascii="Times New Roman" w:hAnsi="Times New Roman" w:cs="Times New Roman"/>
          <w:sz w:val="24"/>
          <w:szCs w:val="24"/>
        </w:rPr>
        <w:t>,</w:t>
      </w:r>
      <w:r w:rsidR="003A66FE">
        <w:rPr>
          <w:rFonts w:ascii="Times New Roman" w:hAnsi="Times New Roman" w:cs="Times New Roman"/>
          <w:sz w:val="24"/>
          <w:szCs w:val="24"/>
        </w:rPr>
        <w:t xml:space="preserve"> que</w:t>
      </w:r>
      <w:r w:rsidR="00EE77BB" w:rsidRPr="00DC671C">
        <w:rPr>
          <w:rFonts w:ascii="Times New Roman" w:hAnsi="Times New Roman" w:cs="Times New Roman"/>
          <w:sz w:val="24"/>
          <w:szCs w:val="24"/>
        </w:rPr>
        <w:t xml:space="preserve"> para </w:t>
      </w:r>
      <w:r w:rsidR="00DB16AE" w:rsidRPr="00DC671C">
        <w:rPr>
          <w:rFonts w:ascii="Times New Roman" w:hAnsi="Times New Roman" w:cs="Times New Roman"/>
          <w:sz w:val="24"/>
          <w:szCs w:val="24"/>
        </w:rPr>
        <w:t xml:space="preserve">proceder con </w:t>
      </w:r>
      <w:r w:rsidR="00EE77BB" w:rsidRPr="00DC671C">
        <w:rPr>
          <w:rFonts w:ascii="Times New Roman" w:hAnsi="Times New Roman" w:cs="Times New Roman"/>
          <w:sz w:val="24"/>
          <w:szCs w:val="24"/>
        </w:rPr>
        <w:t xml:space="preserve">la identificación de </w:t>
      </w:r>
      <w:r w:rsidR="003A66FE">
        <w:rPr>
          <w:rFonts w:ascii="Times New Roman" w:hAnsi="Times New Roman" w:cs="Times New Roman"/>
          <w:sz w:val="24"/>
          <w:szCs w:val="24"/>
        </w:rPr>
        <w:t>zombis</w:t>
      </w:r>
      <w:r w:rsidR="00EE77BB" w:rsidRPr="00DC671C">
        <w:rPr>
          <w:rFonts w:ascii="Times New Roman" w:hAnsi="Times New Roman" w:cs="Times New Roman"/>
          <w:sz w:val="24"/>
          <w:szCs w:val="24"/>
        </w:rPr>
        <w:t>,</w:t>
      </w:r>
      <w:r w:rsidR="002D03AE" w:rsidRPr="00DC671C">
        <w:rPr>
          <w:rFonts w:ascii="Times New Roman" w:hAnsi="Times New Roman" w:cs="Times New Roman"/>
          <w:sz w:val="24"/>
          <w:szCs w:val="24"/>
        </w:rPr>
        <w:t xml:space="preserve"> </w:t>
      </w:r>
      <w:r w:rsidR="003A66FE">
        <w:rPr>
          <w:rFonts w:ascii="Times New Roman" w:hAnsi="Times New Roman" w:cs="Times New Roman"/>
          <w:sz w:val="24"/>
          <w:szCs w:val="24"/>
        </w:rPr>
        <w:t xml:space="preserve">se calcula </w:t>
      </w:r>
      <w:r w:rsidR="002D03AE" w:rsidRPr="00DC671C">
        <w:rPr>
          <w:rFonts w:ascii="Times New Roman" w:hAnsi="Times New Roman" w:cs="Times New Roman"/>
          <w:sz w:val="24"/>
          <w:szCs w:val="24"/>
        </w:rPr>
        <w:t>en primer lugar</w:t>
      </w:r>
      <w:r w:rsidR="00D30387" w:rsidRPr="00DC671C">
        <w:rPr>
          <w:rFonts w:ascii="Times New Roman" w:hAnsi="Times New Roman" w:cs="Times New Roman"/>
          <w:sz w:val="24"/>
          <w:szCs w:val="24"/>
        </w:rPr>
        <w:t xml:space="preserve"> </w:t>
      </w:r>
      <w:r w:rsidR="00CF570E" w:rsidRPr="00DC671C">
        <w:rPr>
          <w:rFonts w:ascii="Times New Roman" w:hAnsi="Times New Roman" w:cs="Times New Roman"/>
          <w:sz w:val="24"/>
          <w:szCs w:val="24"/>
        </w:rPr>
        <w:t xml:space="preserve">el </w:t>
      </w:r>
      <w:r w:rsidR="00613D0C" w:rsidRPr="00DC671C">
        <w:rPr>
          <w:rFonts w:ascii="Times New Roman" w:hAnsi="Times New Roman" w:cs="Times New Roman"/>
          <w:sz w:val="24"/>
          <w:szCs w:val="24"/>
        </w:rPr>
        <w:t xml:space="preserve">límite inferior hipotético para </w:t>
      </w:r>
      <w:r w:rsidR="00A12946" w:rsidRPr="00DC671C">
        <w:rPr>
          <w:rFonts w:ascii="Times New Roman" w:hAnsi="Times New Roman" w:cs="Times New Roman"/>
          <w:sz w:val="24"/>
          <w:szCs w:val="24"/>
        </w:rPr>
        <w:t>los</w:t>
      </w:r>
      <w:r w:rsidR="00613D0C" w:rsidRPr="00DC671C">
        <w:rPr>
          <w:rFonts w:ascii="Times New Roman" w:hAnsi="Times New Roman" w:cs="Times New Roman"/>
          <w:sz w:val="24"/>
          <w:szCs w:val="24"/>
        </w:rPr>
        <w:t xml:space="preserve"> pago</w:t>
      </w:r>
      <w:r w:rsidR="00A12946" w:rsidRPr="00DC671C">
        <w:rPr>
          <w:rFonts w:ascii="Times New Roman" w:hAnsi="Times New Roman" w:cs="Times New Roman"/>
          <w:sz w:val="24"/>
          <w:szCs w:val="24"/>
        </w:rPr>
        <w:t>s</w:t>
      </w:r>
      <w:r w:rsidR="00613D0C" w:rsidRPr="00DC671C">
        <w:rPr>
          <w:rFonts w:ascii="Times New Roman" w:hAnsi="Times New Roman" w:cs="Times New Roman"/>
          <w:sz w:val="24"/>
          <w:szCs w:val="24"/>
        </w:rPr>
        <w:t xml:space="preserve"> de intereses</w:t>
      </w:r>
      <w:r w:rsidR="002D03AE" w:rsidRPr="00DC671C">
        <w:rPr>
          <w:rFonts w:ascii="Times New Roman" w:hAnsi="Times New Roman" w:cs="Times New Roman"/>
          <w:sz w:val="24"/>
          <w:szCs w:val="24"/>
        </w:rPr>
        <w:t xml:space="preserve">, </w:t>
      </w:r>
      <w:r w:rsidR="00613D0C" w:rsidRPr="00DC671C">
        <w:rPr>
          <w:rFonts w:ascii="Times New Roman" w:hAnsi="Times New Roman" w:cs="Times New Roman"/>
          <w:sz w:val="24"/>
          <w:szCs w:val="24"/>
        </w:rPr>
        <w:t>de la siguiente manera:</w:t>
      </w:r>
    </w:p>
    <w:bookmarkStart w:id="66" w:name="ecuación_1"/>
    <w:p w14:paraId="0969D156" w14:textId="1617CE05" w:rsidR="00A513EF" w:rsidRPr="00DC671C" w:rsidRDefault="00BF02EC" w:rsidP="00D057C6">
      <w:pPr>
        <w:spacing w:after="180" w:line="360" w:lineRule="auto"/>
        <w:ind w:firstLine="708"/>
        <w:jc w:val="center"/>
        <w:rPr>
          <w:rFonts w:ascii="Times New Roman" w:hAnsi="Times New Roman" w:cs="Times New Roman"/>
          <w:sz w:val="24"/>
          <w:szCs w:val="24"/>
        </w:rPr>
      </w:pPr>
      <m:oMath>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R</m:t>
            </m:r>
          </m:e>
          <m:sub>
            <m:r>
              <m:rPr>
                <m:sty m:val="p"/>
              </m:rPr>
              <w:rPr>
                <w:rFonts w:ascii="Cambria Math" w:hAnsi="Cambria Math" w:cs="Times New Roman"/>
                <w:sz w:val="24"/>
                <w:szCs w:val="24"/>
              </w:rPr>
              <m:t>i,t</m:t>
            </m:r>
          </m:sub>
          <m:sup>
            <m:r>
              <m:rPr>
                <m:sty m:val="p"/>
              </m:rPr>
              <w:rPr>
                <w:rFonts w:ascii="Cambria Math" w:hAnsi="Cambria Math" w:cs="Times New Roman"/>
                <w:sz w:val="24"/>
                <w:szCs w:val="24"/>
              </w:rPr>
              <m:t>*</m:t>
            </m:r>
          </m:sup>
        </m:sSubSup>
        <m:r>
          <m:rPr>
            <m:sty m:val="p"/>
          </m:rPr>
          <w:rPr>
            <w:rFonts w:ascii="Cambria Math" w:hAnsi="Cambria Math" w:cs="Times New Roman"/>
            <w:sz w:val="24"/>
            <w:szCs w:val="24"/>
          </w:rPr>
          <m:t xml:space="preserve">= </m:t>
        </m:r>
        <m:sSub>
          <m:sSubPr>
            <m:ctrlPr>
              <w:rPr>
                <w:rFonts w:ascii="Cambria Math" w:hAnsi="Cambria Math" w:cs="Times New Roman"/>
                <w:iCs/>
                <w:sz w:val="24"/>
                <w:szCs w:val="24"/>
              </w:rPr>
            </m:ctrlPr>
          </m:sSubPr>
          <m:e>
            <m:r>
              <m:rPr>
                <m:sty m:val="p"/>
              </m:rPr>
              <w:rPr>
                <w:rFonts w:ascii="Cambria Math" w:hAnsi="Cambria Math" w:cs="Times New Roman"/>
                <w:sz w:val="24"/>
                <w:szCs w:val="24"/>
              </w:rPr>
              <m:t>rs</m:t>
            </m:r>
          </m:e>
          <m:sub>
            <m:r>
              <m:rPr>
                <m:sty m:val="p"/>
              </m:rPr>
              <w:rPr>
                <w:rFonts w:ascii="Cambria Math" w:hAnsi="Cambria Math" w:cs="Times New Roman"/>
                <w:sz w:val="24"/>
                <w:szCs w:val="24"/>
              </w:rPr>
              <m:t>t-1</m:t>
            </m:r>
          </m:sub>
        </m:sSub>
        <m:r>
          <m:rPr>
            <m:sty m:val="p"/>
          </m:rPr>
          <w:rPr>
            <w:rFonts w:ascii="Cambria Math" w:eastAsiaTheme="minorEastAsia" w:hAnsi="Cambria Math" w:cs="Times New Roman"/>
            <w:sz w:val="24"/>
            <w:szCs w:val="24"/>
          </w:rPr>
          <m:t xml:space="preserve"> </m:t>
        </m:r>
        <m:sSub>
          <m:sSubPr>
            <m:ctrlPr>
              <w:rPr>
                <w:rFonts w:ascii="Cambria Math" w:hAnsi="Cambria Math" w:cs="Times New Roman"/>
                <w:iCs/>
                <w:sz w:val="24"/>
                <w:szCs w:val="24"/>
              </w:rPr>
            </m:ctrlPr>
          </m:sSubPr>
          <m:e>
            <m:r>
              <m:rPr>
                <m:sty m:val="p"/>
              </m:rPr>
              <w:rPr>
                <w:rFonts w:ascii="Cambria Math" w:hAnsi="Cambria Math" w:cs="Times New Roman"/>
                <w:sz w:val="24"/>
                <w:szCs w:val="24"/>
              </w:rPr>
              <m:t>BS</m:t>
            </m:r>
          </m:e>
          <m:sub>
            <m:r>
              <m:rPr>
                <m:sty m:val="p"/>
              </m:rPr>
              <w:rPr>
                <w:rFonts w:ascii="Cambria Math" w:hAnsi="Cambria Math" w:cs="Times New Roman"/>
                <w:sz w:val="24"/>
                <w:szCs w:val="24"/>
              </w:rPr>
              <m:t>i,t-1</m:t>
            </m:r>
          </m:sub>
        </m:sSub>
        <m:r>
          <m:rPr>
            <m:sty m:val="p"/>
          </m:rPr>
          <w:rPr>
            <w:rFonts w:ascii="Cambria Math" w:hAnsi="Cambria Math" w:cs="Times New Roman"/>
            <w:sz w:val="24"/>
            <w:szCs w:val="24"/>
          </w:rPr>
          <m:t>+</m:t>
        </m:r>
        <m:d>
          <m:dPr>
            <m:ctrlPr>
              <w:rPr>
                <w:rFonts w:ascii="Cambria Math" w:hAnsi="Cambria Math" w:cs="Times New Roman"/>
                <w:iCs/>
                <w:sz w:val="24"/>
                <w:szCs w:val="24"/>
              </w:rPr>
            </m:ctrlPr>
          </m:dPr>
          <m:e>
            <m:f>
              <m:fPr>
                <m:ctrlPr>
                  <w:rPr>
                    <w:rFonts w:ascii="Cambria Math" w:hAnsi="Cambria Math" w:cs="Times New Roman"/>
                    <w:iCs/>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5</m:t>
                </m:r>
              </m:den>
            </m:f>
            <m:r>
              <m:rPr>
                <m:sty m:val="p"/>
              </m:rP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Cs/>
                    <w:sz w:val="24"/>
                    <w:szCs w:val="24"/>
                  </w:rPr>
                </m:ctrlPr>
              </m:naryPr>
              <m:sub>
                <m:r>
                  <m:rPr>
                    <m:sty m:val="p"/>
                  </m:rPr>
                  <w:rPr>
                    <w:rFonts w:ascii="Cambria Math" w:eastAsiaTheme="minorEastAsia" w:hAnsi="Cambria Math" w:cs="Times New Roman"/>
                    <w:sz w:val="24"/>
                    <w:szCs w:val="24"/>
                  </w:rPr>
                  <m:t>j=1</m:t>
                </m:r>
              </m:sub>
              <m:sup>
                <m:r>
                  <m:rPr>
                    <m:sty m:val="p"/>
                  </m:rPr>
                  <w:rPr>
                    <w:rFonts w:ascii="Cambria Math" w:eastAsiaTheme="minorEastAsia" w:hAnsi="Cambria Math" w:cs="Times New Roman"/>
                    <w:sz w:val="24"/>
                    <w:szCs w:val="24"/>
                  </w:rPr>
                  <m:t>5</m:t>
                </m:r>
              </m:sup>
              <m:e>
                <m:sSub>
                  <m:sSubPr>
                    <m:ctrlPr>
                      <w:rPr>
                        <w:rFonts w:ascii="Cambria Math" w:hAnsi="Cambria Math" w:cs="Times New Roman"/>
                        <w:iCs/>
                        <w:sz w:val="24"/>
                        <w:szCs w:val="24"/>
                      </w:rPr>
                    </m:ctrlPr>
                  </m:sSubPr>
                  <m:e>
                    <m:r>
                      <m:rPr>
                        <m:sty m:val="p"/>
                      </m:rPr>
                      <w:rPr>
                        <w:rFonts w:ascii="Cambria Math" w:hAnsi="Cambria Math" w:cs="Times New Roman"/>
                        <w:sz w:val="24"/>
                        <w:szCs w:val="24"/>
                      </w:rPr>
                      <m:t>rl</m:t>
                    </m:r>
                  </m:e>
                  <m:sub>
                    <m:r>
                      <m:rPr>
                        <m:sty m:val="p"/>
                      </m:rPr>
                      <w:rPr>
                        <w:rFonts w:ascii="Cambria Math" w:hAnsi="Cambria Math" w:cs="Times New Roman"/>
                        <w:sz w:val="24"/>
                        <w:szCs w:val="24"/>
                      </w:rPr>
                      <m:t>t-j</m:t>
                    </m:r>
                  </m:sub>
                </m:sSub>
              </m:e>
            </m:nary>
            <m:r>
              <m:rPr>
                <m:sty m:val="p"/>
              </m:rPr>
              <w:rPr>
                <w:rFonts w:ascii="Cambria Math" w:eastAsiaTheme="minorEastAsia" w:hAnsi="Cambria Math" w:cs="Times New Roman"/>
                <w:sz w:val="24"/>
                <w:szCs w:val="24"/>
              </w:rPr>
              <m:t xml:space="preserve"> </m:t>
            </m:r>
            <m:ctrlPr>
              <w:rPr>
                <w:rFonts w:ascii="Cambria Math" w:eastAsiaTheme="minorEastAsia" w:hAnsi="Cambria Math" w:cs="Times New Roman"/>
                <w:iCs/>
                <w:sz w:val="24"/>
                <w:szCs w:val="24"/>
              </w:rPr>
            </m:ctrlPr>
          </m:e>
        </m:d>
        <m:sSub>
          <m:sSubPr>
            <m:ctrlPr>
              <w:rPr>
                <w:rFonts w:ascii="Cambria Math" w:hAnsi="Cambria Math" w:cs="Times New Roman"/>
                <w:iCs/>
                <w:sz w:val="24"/>
                <w:szCs w:val="24"/>
              </w:rPr>
            </m:ctrlPr>
          </m:sSubPr>
          <m:e>
            <m:r>
              <m:rPr>
                <m:sty m:val="p"/>
              </m:rPr>
              <w:rPr>
                <w:rFonts w:ascii="Cambria Math" w:hAnsi="Cambria Math" w:cs="Times New Roman"/>
                <w:sz w:val="24"/>
                <w:szCs w:val="24"/>
              </w:rPr>
              <m:t>BL</m:t>
            </m:r>
          </m:e>
          <m:sub>
            <m:r>
              <m:rPr>
                <m:sty m:val="p"/>
              </m:rPr>
              <w:rPr>
                <w:rFonts w:ascii="Cambria Math" w:hAnsi="Cambria Math" w:cs="Times New Roman"/>
                <w:sz w:val="24"/>
                <w:szCs w:val="24"/>
              </w:rPr>
              <m:t>i,t-1</m:t>
            </m:r>
          </m:sub>
        </m:sSub>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rcb</m:t>
            </m:r>
          </m:e>
          <m:sub>
            <m:r>
              <m:rPr>
                <m:sty m:val="p"/>
              </m:rPr>
              <w:rPr>
                <w:rFonts w:ascii="Cambria Math" w:hAnsi="Cambria Math" w:cs="Times New Roman"/>
                <w:sz w:val="24"/>
                <w:szCs w:val="24"/>
                <w:vertAlign w:val="subscript"/>
              </w:rPr>
              <m:t>min over last 5 years,t</m:t>
            </m:r>
          </m:sub>
        </m:sSub>
        <m:r>
          <m:rPr>
            <m:sty m:val="p"/>
          </m:rPr>
          <w:rPr>
            <w:rFonts w:ascii="Cambria Math" w:hAnsi="Cambria Math" w:cs="Times New Roman"/>
            <w:sz w:val="24"/>
            <w:szCs w:val="24"/>
          </w:rPr>
          <m:t xml:space="preserve"> </m:t>
        </m:r>
        <m:sSub>
          <m:sSubPr>
            <m:ctrlPr>
              <w:rPr>
                <w:rFonts w:ascii="Cambria Math" w:hAnsi="Cambria Math" w:cs="Times New Roman"/>
                <w:iCs/>
                <w:sz w:val="24"/>
                <w:szCs w:val="24"/>
              </w:rPr>
            </m:ctrlPr>
          </m:sSubPr>
          <m:e>
            <m:r>
              <m:rPr>
                <m:sty m:val="p"/>
              </m:rPr>
              <w:rPr>
                <w:rFonts w:ascii="Cambria Math" w:hAnsi="Cambria Math" w:cs="Times New Roman"/>
                <w:sz w:val="24"/>
                <w:szCs w:val="24"/>
              </w:rPr>
              <m:t>Bonds</m:t>
            </m:r>
          </m:e>
          <m:sub>
            <m:r>
              <m:rPr>
                <m:sty m:val="p"/>
              </m:rPr>
              <w:rPr>
                <w:rFonts w:ascii="Cambria Math" w:hAnsi="Cambria Math" w:cs="Times New Roman"/>
                <w:sz w:val="24"/>
                <w:szCs w:val="24"/>
              </w:rPr>
              <m:t>i,t-1</m:t>
            </m:r>
          </m:sub>
        </m:sSub>
      </m:oMath>
      <w:r w:rsidR="00256E0F" w:rsidRPr="00DC671C">
        <w:rPr>
          <w:rFonts w:ascii="Times New Roman" w:eastAsiaTheme="minorEastAsia" w:hAnsi="Times New Roman" w:cs="Times New Roman"/>
          <w:iCs/>
          <w:sz w:val="24"/>
          <w:szCs w:val="24"/>
        </w:rPr>
        <w:t xml:space="preserve">    </w:t>
      </w:r>
      <w:r w:rsidR="00D057C6">
        <w:rPr>
          <w:rFonts w:ascii="Times New Roman" w:eastAsiaTheme="minorEastAsia" w:hAnsi="Times New Roman" w:cs="Times New Roman"/>
          <w:iCs/>
          <w:sz w:val="24"/>
          <w:szCs w:val="24"/>
        </w:rPr>
        <w:t xml:space="preserve"> </w:t>
      </w:r>
      <w:r w:rsidR="00A12946" w:rsidRPr="00DC671C">
        <w:rPr>
          <w:rFonts w:ascii="Times New Roman" w:eastAsiaTheme="minorEastAsia" w:hAnsi="Times New Roman" w:cs="Times New Roman"/>
          <w:iCs/>
          <w:sz w:val="24"/>
          <w:szCs w:val="24"/>
        </w:rPr>
        <w:t>(1)</w:t>
      </w:r>
    </w:p>
    <w:bookmarkEnd w:id="66"/>
    <w:p w14:paraId="0F298BC4" w14:textId="01763F5A" w:rsidR="005A42B4" w:rsidRPr="00DC671C" w:rsidRDefault="00A513EF" w:rsidP="00D057C6">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 xml:space="preserve">Donde </w:t>
      </w:r>
      <m:oMath>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R</m:t>
            </m:r>
          </m:e>
          <m:sub>
            <m:r>
              <m:rPr>
                <m:sty m:val="p"/>
              </m:rPr>
              <w:rPr>
                <w:rFonts w:ascii="Cambria Math" w:hAnsi="Cambria Math" w:cs="Times New Roman"/>
                <w:sz w:val="24"/>
                <w:szCs w:val="24"/>
              </w:rPr>
              <m:t>i,t</m:t>
            </m:r>
          </m:sub>
          <m:sup>
            <m:r>
              <m:rPr>
                <m:sty m:val="p"/>
              </m:rPr>
              <w:rPr>
                <w:rFonts w:ascii="Cambria Math" w:hAnsi="Cambria Math" w:cs="Times New Roman"/>
                <w:sz w:val="24"/>
                <w:szCs w:val="24"/>
              </w:rPr>
              <m:t>*</m:t>
            </m:r>
          </m:sup>
        </m:sSubSup>
      </m:oMath>
      <w:r w:rsidR="00B21AE3" w:rsidRPr="00DC671C">
        <w:rPr>
          <w:rFonts w:ascii="Times New Roman" w:hAnsi="Times New Roman" w:cs="Times New Roman"/>
          <w:sz w:val="24"/>
          <w:szCs w:val="24"/>
        </w:rPr>
        <w:t xml:space="preserve"> </w:t>
      </w:r>
      <w:r w:rsidRPr="00DC671C">
        <w:rPr>
          <w:rFonts w:ascii="Times New Roman" w:hAnsi="Times New Roman" w:cs="Times New Roman"/>
          <w:sz w:val="24"/>
          <w:szCs w:val="24"/>
        </w:rPr>
        <w:t xml:space="preserve">es el pago mínimo de intereses </w:t>
      </w:r>
      <w:r w:rsidR="003A66FE">
        <w:rPr>
          <w:rFonts w:ascii="Times New Roman" w:hAnsi="Times New Roman" w:cs="Times New Roman"/>
          <w:sz w:val="24"/>
          <w:szCs w:val="24"/>
        </w:rPr>
        <w:t>exigido</w:t>
      </w:r>
      <w:r w:rsidRPr="00DC671C">
        <w:rPr>
          <w:rFonts w:ascii="Times New Roman" w:hAnsi="Times New Roman" w:cs="Times New Roman"/>
          <w:sz w:val="24"/>
          <w:szCs w:val="24"/>
        </w:rPr>
        <w:t xml:space="preserve"> </w:t>
      </w:r>
      <w:r w:rsidR="00976B32">
        <w:rPr>
          <w:rFonts w:ascii="Times New Roman" w:hAnsi="Times New Roman" w:cs="Times New Roman"/>
          <w:sz w:val="24"/>
          <w:szCs w:val="24"/>
        </w:rPr>
        <w:t>a</w:t>
      </w:r>
      <w:r w:rsidRPr="00DC671C">
        <w:rPr>
          <w:rFonts w:ascii="Times New Roman" w:hAnsi="Times New Roman" w:cs="Times New Roman"/>
          <w:sz w:val="24"/>
          <w:szCs w:val="24"/>
        </w:rPr>
        <w:t xml:space="preserve"> cada empresa </w:t>
      </w:r>
      <w:r w:rsidR="00B21AE3" w:rsidRPr="00DC671C">
        <w:rPr>
          <w:rFonts w:ascii="Times New Roman" w:hAnsi="Times New Roman" w:cs="Times New Roman"/>
          <w:sz w:val="24"/>
          <w:szCs w:val="24"/>
        </w:rPr>
        <w:t>en el año t</w:t>
      </w:r>
      <w:r w:rsidRPr="00DC671C">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BS</m:t>
            </m:r>
          </m:e>
          <m:sub>
            <m:r>
              <m:rPr>
                <m:sty m:val="p"/>
              </m:rPr>
              <w:rPr>
                <w:rFonts w:ascii="Cambria Math" w:hAnsi="Cambria Math" w:cs="Times New Roman"/>
                <w:sz w:val="24"/>
                <w:szCs w:val="24"/>
              </w:rPr>
              <m:t>i,t</m:t>
            </m:r>
          </m:sub>
        </m:sSub>
        <m:r>
          <m:rPr>
            <m:sty m:val="p"/>
          </m:rPr>
          <w:rPr>
            <w:rFonts w:ascii="Cambria Math" w:eastAsiaTheme="minorEastAsia"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BL</m:t>
            </m:r>
          </m:e>
          <m:sub>
            <m:r>
              <m:rPr>
                <m:sty m:val="p"/>
              </m:rPr>
              <w:rPr>
                <w:rFonts w:ascii="Cambria Math" w:hAnsi="Cambria Math" w:cs="Times New Roman"/>
                <w:sz w:val="24"/>
                <w:szCs w:val="24"/>
              </w:rPr>
              <m:t>i,t</m:t>
            </m:r>
          </m:sub>
        </m:sSub>
        <m:r>
          <m:rPr>
            <m:sty m:val="p"/>
          </m:rPr>
          <w:rPr>
            <w:rFonts w:ascii="Cambria Math" w:eastAsiaTheme="minorEastAsia" w:hAnsi="Cambria Math" w:cs="Times New Roman"/>
            <w:sz w:val="24"/>
            <w:szCs w:val="24"/>
          </w:rPr>
          <m:t xml:space="preserve"> y </m:t>
        </m:r>
        <m:sSub>
          <m:sSubPr>
            <m:ctrlPr>
              <w:rPr>
                <w:rFonts w:ascii="Cambria Math" w:hAnsi="Cambria Math" w:cs="Times New Roman"/>
                <w:sz w:val="24"/>
                <w:szCs w:val="24"/>
              </w:rPr>
            </m:ctrlPr>
          </m:sSubPr>
          <m:e>
            <m:r>
              <m:rPr>
                <m:sty m:val="p"/>
              </m:rPr>
              <w:rPr>
                <w:rFonts w:ascii="Cambria Math" w:hAnsi="Cambria Math" w:cs="Times New Roman"/>
                <w:sz w:val="24"/>
                <w:szCs w:val="24"/>
              </w:rPr>
              <m:t>Bonds</m:t>
            </m:r>
          </m:e>
          <m:sub>
            <m:r>
              <m:rPr>
                <m:sty m:val="p"/>
              </m:rPr>
              <w:rPr>
                <w:rFonts w:ascii="Cambria Math" w:hAnsi="Cambria Math" w:cs="Times New Roman"/>
                <w:sz w:val="24"/>
                <w:szCs w:val="24"/>
              </w:rPr>
              <m:t>i,t</m:t>
            </m:r>
          </m:sub>
        </m:sSub>
      </m:oMath>
      <w:r w:rsidR="00B21AE3" w:rsidRPr="00DC671C">
        <w:rPr>
          <w:rFonts w:ascii="Times New Roman" w:hAnsi="Times New Roman" w:cs="Times New Roman"/>
          <w:sz w:val="24"/>
          <w:szCs w:val="24"/>
        </w:rPr>
        <w:t xml:space="preserve"> </w:t>
      </w:r>
      <w:r w:rsidR="00B21AE3" w:rsidRPr="00DC671C">
        <w:rPr>
          <w:rFonts w:ascii="Times New Roman" w:hAnsi="Times New Roman" w:cs="Times New Roman"/>
          <w:sz w:val="24"/>
          <w:szCs w:val="24"/>
          <w:lang w:val="es-ES_tradnl"/>
        </w:rPr>
        <w:t xml:space="preserve">son </w:t>
      </w:r>
      <w:r w:rsidR="009C602F" w:rsidRPr="00DC671C">
        <w:rPr>
          <w:rFonts w:ascii="Times New Roman" w:hAnsi="Times New Roman" w:cs="Times New Roman"/>
          <w:sz w:val="24"/>
          <w:szCs w:val="24"/>
          <w:lang w:val="es-ES_tradnl"/>
        </w:rPr>
        <w:t xml:space="preserve">los </w:t>
      </w:r>
      <w:r w:rsidR="00B21AE3" w:rsidRPr="00DC671C">
        <w:rPr>
          <w:rFonts w:ascii="Times New Roman" w:hAnsi="Times New Roman" w:cs="Times New Roman"/>
          <w:sz w:val="24"/>
          <w:szCs w:val="24"/>
          <w:lang w:val="es-ES_tradnl"/>
        </w:rPr>
        <w:t xml:space="preserve">préstamos bancarios a corto plazo (menos de un año), préstamos bancarios a largo plazo (más de un año) y bonos en circulación (incluyendo los bonos convertibles y bonos </w:t>
      </w:r>
      <w:r w:rsidR="00216A57" w:rsidRPr="00DC671C">
        <w:rPr>
          <w:rFonts w:ascii="Times New Roman" w:hAnsi="Times New Roman" w:cs="Times New Roman"/>
          <w:sz w:val="24"/>
          <w:szCs w:val="24"/>
          <w:lang w:val="es-ES_tradnl"/>
        </w:rPr>
        <w:t>con</w:t>
      </w:r>
      <w:r w:rsidR="00B21AE3" w:rsidRPr="00DC671C">
        <w:rPr>
          <w:rFonts w:ascii="Times New Roman" w:hAnsi="Times New Roman" w:cs="Times New Roman"/>
          <w:sz w:val="24"/>
          <w:szCs w:val="24"/>
          <w:lang w:val="es-ES_tradnl"/>
        </w:rPr>
        <w:t xml:space="preserve"> garantía)</w:t>
      </w:r>
      <w:r w:rsidR="009C602F" w:rsidRPr="00DC671C">
        <w:rPr>
          <w:rFonts w:ascii="Times New Roman" w:hAnsi="Times New Roman" w:cs="Times New Roman"/>
          <w:sz w:val="24"/>
          <w:szCs w:val="24"/>
          <w:lang w:val="es-ES_tradnl"/>
        </w:rPr>
        <w:t xml:space="preserve">, respectivamente, de la empresa i al final del año t. </w:t>
      </w:r>
      <w:r w:rsidR="00216A57" w:rsidRPr="00DC671C">
        <w:rPr>
          <w:rFonts w:ascii="Times New Roman" w:hAnsi="Times New Roman" w:cs="Times New Roman"/>
          <w:sz w:val="24"/>
          <w:szCs w:val="24"/>
          <w:lang w:val="es-ES_tradnl"/>
        </w:rPr>
        <w:t xml:space="preserve">Y, </w:t>
      </w:r>
      <m:oMath>
        <m:sSub>
          <m:sSubPr>
            <m:ctrlPr>
              <w:rPr>
                <w:rFonts w:ascii="Cambria Math" w:hAnsi="Cambria Math" w:cs="Times New Roman"/>
                <w:sz w:val="24"/>
                <w:szCs w:val="24"/>
              </w:rPr>
            </m:ctrlPr>
          </m:sSubPr>
          <m:e>
            <m:r>
              <m:rPr>
                <m:sty m:val="p"/>
              </m:rPr>
              <w:rPr>
                <w:rFonts w:ascii="Cambria Math" w:hAnsi="Cambria Math" w:cs="Times New Roman"/>
                <w:sz w:val="24"/>
                <w:szCs w:val="24"/>
              </w:rPr>
              <m:t>rs</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rl</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 xml:space="preserve"> y </m:t>
        </m:r>
        <m:sSub>
          <m:sSubPr>
            <m:ctrlPr>
              <w:rPr>
                <w:rFonts w:ascii="Cambria Math" w:hAnsi="Cambria Math" w:cs="Times New Roman"/>
                <w:sz w:val="24"/>
                <w:szCs w:val="24"/>
              </w:rPr>
            </m:ctrlPr>
          </m:sSubPr>
          <m:e>
            <m:r>
              <m:rPr>
                <m:sty m:val="p"/>
              </m:rPr>
              <w:rPr>
                <w:rFonts w:ascii="Cambria Math" w:hAnsi="Cambria Math" w:cs="Times New Roman"/>
                <w:sz w:val="24"/>
                <w:szCs w:val="24"/>
              </w:rPr>
              <m:t>rcb</m:t>
            </m:r>
          </m:e>
          <m:sub>
            <m:r>
              <m:rPr>
                <m:sty m:val="p"/>
              </m:rPr>
              <w:rPr>
                <w:rFonts w:ascii="Cambria Math" w:hAnsi="Cambria Math" w:cs="Times New Roman"/>
                <w:sz w:val="24"/>
                <w:szCs w:val="24"/>
                <w:vertAlign w:val="subscript"/>
              </w:rPr>
              <m:t>min over last 5 years,t</m:t>
            </m:r>
          </m:sub>
        </m:sSub>
      </m:oMath>
      <w:r w:rsidR="00216A57" w:rsidRPr="00DC671C">
        <w:rPr>
          <w:rFonts w:ascii="Times New Roman" w:hAnsi="Times New Roman" w:cs="Times New Roman"/>
          <w:sz w:val="24"/>
          <w:szCs w:val="24"/>
        </w:rPr>
        <w:t xml:space="preserve"> son el tipo medio de interés preferente a corto plazo en el año t, el tipo </w:t>
      </w:r>
      <w:r w:rsidR="007D01ED" w:rsidRPr="00DC671C">
        <w:rPr>
          <w:rFonts w:ascii="Times New Roman" w:hAnsi="Times New Roman" w:cs="Times New Roman"/>
          <w:sz w:val="24"/>
          <w:szCs w:val="24"/>
        </w:rPr>
        <w:t xml:space="preserve">medio </w:t>
      </w:r>
      <w:r w:rsidR="00216A57" w:rsidRPr="00DC671C">
        <w:rPr>
          <w:rFonts w:ascii="Times New Roman" w:hAnsi="Times New Roman" w:cs="Times New Roman"/>
          <w:sz w:val="24"/>
          <w:szCs w:val="24"/>
        </w:rPr>
        <w:t>de interés preferente a largo plazo en el año t y el tipo de cupón mínimo observado de cualquier bono corporativo convertible emitido en los últimos cinco años antes de t.</w:t>
      </w:r>
    </w:p>
    <w:p w14:paraId="194BBBE2" w14:textId="2F2D5B16" w:rsidR="00B0043A" w:rsidRPr="00DC671C" w:rsidRDefault="00C505FB" w:rsidP="00D057C6">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Posteriormente</w:t>
      </w:r>
      <w:r w:rsidR="00EE77BB" w:rsidRPr="00DC671C">
        <w:rPr>
          <w:rFonts w:ascii="Times New Roman" w:hAnsi="Times New Roman" w:cs="Times New Roman"/>
          <w:sz w:val="24"/>
          <w:szCs w:val="24"/>
        </w:rPr>
        <w:t xml:space="preserve">, </w:t>
      </w:r>
      <w:r w:rsidR="000D093E" w:rsidRPr="00DC671C">
        <w:rPr>
          <w:rFonts w:ascii="Times New Roman" w:hAnsi="Times New Roman" w:cs="Times New Roman"/>
          <w:sz w:val="24"/>
          <w:szCs w:val="24"/>
        </w:rPr>
        <w:t>para poder clasificar a las empresas</w:t>
      </w:r>
      <w:r w:rsidRPr="00DC671C">
        <w:rPr>
          <w:rFonts w:ascii="Times New Roman" w:hAnsi="Times New Roman" w:cs="Times New Roman"/>
          <w:sz w:val="24"/>
          <w:szCs w:val="24"/>
        </w:rPr>
        <w:t xml:space="preserve"> </w:t>
      </w:r>
      <w:r w:rsidR="00D057C6">
        <w:rPr>
          <w:rFonts w:ascii="Times New Roman" w:hAnsi="Times New Roman" w:cs="Times New Roman"/>
          <w:sz w:val="24"/>
          <w:szCs w:val="24"/>
        </w:rPr>
        <w:t xml:space="preserve">como </w:t>
      </w:r>
      <w:r w:rsidRPr="00DC671C">
        <w:rPr>
          <w:rFonts w:ascii="Times New Roman" w:hAnsi="Times New Roman" w:cs="Times New Roman"/>
          <w:sz w:val="24"/>
          <w:szCs w:val="24"/>
        </w:rPr>
        <w:t>zombis o no zombis</w:t>
      </w:r>
      <w:r w:rsidR="000D093E" w:rsidRPr="00DC671C">
        <w:rPr>
          <w:rFonts w:ascii="Times New Roman" w:hAnsi="Times New Roman" w:cs="Times New Roman"/>
          <w:sz w:val="24"/>
          <w:szCs w:val="24"/>
        </w:rPr>
        <w:t>, se</w:t>
      </w:r>
      <w:r w:rsidR="00EE77BB" w:rsidRPr="00DC671C">
        <w:rPr>
          <w:rFonts w:ascii="Times New Roman" w:hAnsi="Times New Roman" w:cs="Times New Roman"/>
          <w:sz w:val="24"/>
          <w:szCs w:val="24"/>
        </w:rPr>
        <w:t xml:space="preserve"> </w:t>
      </w:r>
      <w:r w:rsidR="000D093E" w:rsidRPr="00DC671C">
        <w:rPr>
          <w:rFonts w:ascii="Times New Roman" w:hAnsi="Times New Roman" w:cs="Times New Roman"/>
          <w:sz w:val="24"/>
          <w:szCs w:val="24"/>
        </w:rPr>
        <w:t>compara</w:t>
      </w:r>
      <w:r w:rsidR="00DB16AE" w:rsidRPr="00DC671C">
        <w:rPr>
          <w:rFonts w:ascii="Times New Roman" w:hAnsi="Times New Roman" w:cs="Times New Roman"/>
          <w:sz w:val="24"/>
          <w:szCs w:val="24"/>
        </w:rPr>
        <w:t>n</w:t>
      </w:r>
      <w:r w:rsidR="000D093E" w:rsidRPr="00DC671C">
        <w:rPr>
          <w:rFonts w:ascii="Times New Roman" w:hAnsi="Times New Roman" w:cs="Times New Roman"/>
          <w:sz w:val="24"/>
          <w:szCs w:val="24"/>
        </w:rPr>
        <w:t xml:space="preserve"> los pagos de intereses realizados por estas</w:t>
      </w:r>
      <w:r w:rsidR="004C0FF9" w:rsidRPr="00DC671C">
        <w:rPr>
          <w:rFonts w:ascii="Times New Roman" w:hAnsi="Times New Roman" w:cs="Times New Roman"/>
          <w:sz w:val="24"/>
          <w:szCs w:val="24"/>
        </w:rPr>
        <w:t xml:space="preserve"> </w:t>
      </w:r>
      <w:r w:rsidR="000D093E" w:rsidRPr="00DC671C">
        <w:rPr>
          <w:rFonts w:ascii="Times New Roman" w:hAnsi="Times New Roman" w:cs="Times New Roman"/>
          <w:sz w:val="24"/>
          <w:szCs w:val="24"/>
        </w:rPr>
        <w:t xml:space="preserve">con </w:t>
      </w:r>
      <w:r w:rsidR="00226B63" w:rsidRPr="00DC671C">
        <w:rPr>
          <w:rFonts w:ascii="Times New Roman" w:hAnsi="Times New Roman" w:cs="Times New Roman"/>
          <w:sz w:val="24"/>
          <w:szCs w:val="24"/>
        </w:rPr>
        <w:t>el</w:t>
      </w:r>
      <w:r w:rsidR="000D093E" w:rsidRPr="00DC671C">
        <w:rPr>
          <w:rFonts w:ascii="Times New Roman" w:hAnsi="Times New Roman" w:cs="Times New Roman"/>
          <w:sz w:val="24"/>
          <w:szCs w:val="24"/>
        </w:rPr>
        <w:t xml:space="preserve"> hipotético límite </w:t>
      </w:r>
      <w:r w:rsidR="00226B63" w:rsidRPr="00DC671C">
        <w:rPr>
          <w:rFonts w:ascii="Times New Roman" w:hAnsi="Times New Roman" w:cs="Times New Roman"/>
          <w:sz w:val="24"/>
          <w:szCs w:val="24"/>
        </w:rPr>
        <w:t>calculado anteriormente</w:t>
      </w:r>
      <w:r w:rsidR="004C0FF9" w:rsidRPr="00DC671C">
        <w:rPr>
          <w:rFonts w:ascii="Times New Roman" w:hAnsi="Times New Roman" w:cs="Times New Roman"/>
          <w:sz w:val="24"/>
          <w:szCs w:val="24"/>
        </w:rPr>
        <w:t xml:space="preserve">. Y a continuación, se </w:t>
      </w:r>
      <w:r w:rsidR="006161CD">
        <w:rPr>
          <w:rFonts w:ascii="Times New Roman" w:hAnsi="Times New Roman" w:cs="Times New Roman"/>
          <w:sz w:val="24"/>
          <w:szCs w:val="24"/>
        </w:rPr>
        <w:t>divide</w:t>
      </w:r>
      <w:r w:rsidR="004C0FF9" w:rsidRPr="00DC671C">
        <w:rPr>
          <w:rFonts w:ascii="Times New Roman" w:hAnsi="Times New Roman" w:cs="Times New Roman"/>
          <w:sz w:val="24"/>
          <w:szCs w:val="24"/>
        </w:rPr>
        <w:t xml:space="preserve"> esta diferencia </w:t>
      </w:r>
      <w:r w:rsidR="004C0FF9" w:rsidRPr="00DC671C">
        <w:rPr>
          <w:rFonts w:ascii="Times New Roman" w:hAnsi="Times New Roman" w:cs="Times New Roman"/>
          <w:sz w:val="24"/>
          <w:szCs w:val="24"/>
          <w:lang w:val="es-ES_tradnl"/>
        </w:rPr>
        <w:t>por el importe del endeudamiento total al principio del periodo</w:t>
      </w:r>
      <w:r w:rsidR="00226B63" w:rsidRPr="00DC671C">
        <w:rPr>
          <w:rFonts w:ascii="Times New Roman" w:hAnsi="Times New Roman" w:cs="Times New Roman"/>
          <w:sz w:val="24"/>
          <w:szCs w:val="24"/>
          <w:lang w:val="es-ES_tradnl"/>
        </w:rPr>
        <w:t xml:space="preserv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i,t-1</m:t>
            </m:r>
          </m:sub>
        </m:sSub>
      </m:oMath>
      <w:r w:rsidR="00226B63" w:rsidRPr="00DC671C">
        <w:rPr>
          <w:rFonts w:ascii="Times New Roman" w:hAnsi="Times New Roman" w:cs="Times New Roman"/>
          <w:sz w:val="24"/>
          <w:szCs w:val="24"/>
          <w:lang w:val="es-ES_tradnl"/>
        </w:rPr>
        <w:t>)</w:t>
      </w:r>
      <w:r w:rsidR="000D093E" w:rsidRPr="00DC671C">
        <w:rPr>
          <w:rFonts w:ascii="Times New Roman" w:hAnsi="Times New Roman" w:cs="Times New Roman"/>
          <w:sz w:val="24"/>
          <w:szCs w:val="24"/>
        </w:rPr>
        <w:t>:</w:t>
      </w:r>
    </w:p>
    <w:p w14:paraId="4B2709E0" w14:textId="44BC1307" w:rsidR="00B0043A" w:rsidRPr="00D057C6" w:rsidRDefault="00D057C6" w:rsidP="00D057C6">
      <w:pPr>
        <w:pStyle w:val="Prrafodelista"/>
        <w:spacing w:after="180" w:line="360" w:lineRule="auto"/>
        <w:ind w:left="0" w:firstLine="708"/>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w:bookmarkStart w:id="67" w:name="ecuación_2"/>
      <m:oMath>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i,t</m:t>
            </m:r>
          </m:sub>
        </m:sSub>
        <m:r>
          <m:rPr>
            <m:sty m:val="p"/>
          </m:rPr>
          <w:rPr>
            <w:rFonts w:ascii="Cambria Math" w:hAnsi="Cambria Math" w:cs="Times New Roman"/>
            <w:sz w:val="24"/>
            <w:szCs w:val="24"/>
          </w:rPr>
          <m:t xml:space="preserve">= </m:t>
        </m:r>
        <m:f>
          <m:fPr>
            <m:ctrlPr>
              <w:rPr>
                <w:rFonts w:ascii="Cambria Math" w:hAnsi="Cambria Math" w:cs="Times New Roman"/>
                <w:iCs/>
                <w:sz w:val="24"/>
                <w:szCs w:val="24"/>
              </w:rPr>
            </m:ctrlPr>
          </m:fPr>
          <m:num>
            <m:sSub>
              <m:sSubPr>
                <m:ctrlPr>
                  <w:rPr>
                    <w:rFonts w:ascii="Cambria Math" w:hAnsi="Cambria Math" w:cs="Times New Roman"/>
                    <w:iCs/>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i,t</m:t>
                </m:r>
              </m:sub>
            </m:sSub>
            <m:r>
              <m:rPr>
                <m:sty m:val="p"/>
              </m:rPr>
              <w:rPr>
                <w:rFonts w:ascii="Cambria Math" w:hAnsi="Cambria Math" w:cs="Times New Roman"/>
                <w:sz w:val="24"/>
                <w:szCs w:val="24"/>
              </w:rPr>
              <m:t xml:space="preserve">- </m:t>
            </m:r>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R</m:t>
                </m:r>
              </m:e>
              <m:sub>
                <m:r>
                  <m:rPr>
                    <m:sty m:val="p"/>
                  </m:rPr>
                  <w:rPr>
                    <w:rFonts w:ascii="Cambria Math" w:hAnsi="Cambria Math" w:cs="Times New Roman"/>
                    <w:sz w:val="24"/>
                    <w:szCs w:val="24"/>
                  </w:rPr>
                  <m:t>i,t</m:t>
                </m:r>
              </m:sub>
              <m:sup>
                <m:r>
                  <m:rPr>
                    <m:sty m:val="p"/>
                  </m:rPr>
                  <w:rPr>
                    <w:rFonts w:ascii="Cambria Math" w:hAnsi="Cambria Math" w:cs="Times New Roman"/>
                    <w:sz w:val="24"/>
                    <w:szCs w:val="24"/>
                  </w:rPr>
                  <m:t>*</m:t>
                </m:r>
              </m:sup>
            </m:sSubSup>
          </m:num>
          <m:den>
            <m:sSub>
              <m:sSubPr>
                <m:ctrlPr>
                  <w:rPr>
                    <w:rFonts w:ascii="Cambria Math" w:hAnsi="Cambria Math" w:cs="Times New Roman"/>
                    <w:iCs/>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i,t-1</m:t>
                </m:r>
              </m:sub>
            </m:sSub>
          </m:den>
        </m:f>
      </m:oMath>
      <w:bookmarkEnd w:id="67"/>
      <w:r>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t xml:space="preserve">    (2)</w:t>
      </w:r>
    </w:p>
    <w:p w14:paraId="08E564C2" w14:textId="77777777" w:rsidR="00C27FB7" w:rsidRDefault="004C0FF9" w:rsidP="00EC0E6E">
      <w:pPr>
        <w:spacing w:after="180" w:line="360" w:lineRule="auto"/>
        <w:jc w:val="both"/>
        <w:rPr>
          <w:rFonts w:ascii="Times New Roman" w:eastAsiaTheme="minorEastAsia" w:hAnsi="Times New Roman" w:cs="Times New Roman"/>
          <w:iCs/>
          <w:sz w:val="24"/>
          <w:szCs w:val="24"/>
        </w:rPr>
      </w:pPr>
      <w:r w:rsidRPr="00DC671C">
        <w:rPr>
          <w:rFonts w:ascii="Times New Roman" w:hAnsi="Times New Roman" w:cs="Times New Roman"/>
          <w:sz w:val="24"/>
          <w:szCs w:val="24"/>
        </w:rPr>
        <w:t xml:space="preserve">Donde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i,t-1</m:t>
            </m:r>
          </m:sub>
        </m:sSub>
        <m:r>
          <m:rPr>
            <m:sty m:val="p"/>
          </m:rPr>
          <w:rPr>
            <w:rFonts w:ascii="Cambria Math" w:hAnsi="Cambria Math" w:cs="Times New Roman"/>
            <w:sz w:val="24"/>
            <w:szCs w:val="24"/>
          </w:rPr>
          <m:t xml:space="preserve">= </m:t>
        </m:r>
        <m:sSub>
          <m:sSubPr>
            <m:ctrlPr>
              <w:rPr>
                <w:rFonts w:ascii="Cambria Math" w:hAnsi="Cambria Math" w:cs="Times New Roman"/>
                <w:iCs/>
                <w:sz w:val="24"/>
                <w:szCs w:val="24"/>
              </w:rPr>
            </m:ctrlPr>
          </m:sSubPr>
          <m:e>
            <m:r>
              <m:rPr>
                <m:sty m:val="p"/>
              </m:rPr>
              <w:rPr>
                <w:rFonts w:ascii="Cambria Math" w:hAnsi="Cambria Math" w:cs="Times New Roman"/>
                <w:sz w:val="24"/>
                <w:szCs w:val="24"/>
              </w:rPr>
              <m:t>BS</m:t>
            </m:r>
          </m:e>
          <m:sub>
            <m:r>
              <m:rPr>
                <m:sty m:val="p"/>
              </m:rPr>
              <w:rPr>
                <w:rFonts w:ascii="Cambria Math" w:hAnsi="Cambria Math" w:cs="Times New Roman"/>
                <w:sz w:val="24"/>
                <w:szCs w:val="24"/>
              </w:rPr>
              <m:t>i,t-1</m:t>
            </m:r>
          </m:sub>
        </m:sSub>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BL</m:t>
            </m:r>
          </m:e>
          <m:sub>
            <m:r>
              <m:rPr>
                <m:sty m:val="p"/>
              </m:rPr>
              <w:rPr>
                <w:rFonts w:ascii="Cambria Math" w:hAnsi="Cambria Math" w:cs="Times New Roman"/>
                <w:sz w:val="24"/>
                <w:szCs w:val="24"/>
              </w:rPr>
              <m:t>i,t-1</m:t>
            </m:r>
          </m:sub>
        </m:sSub>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Bonds</m:t>
            </m:r>
          </m:e>
          <m:sub>
            <m:r>
              <m:rPr>
                <m:sty m:val="p"/>
              </m:rPr>
              <w:rPr>
                <w:rFonts w:ascii="Cambria Math" w:hAnsi="Cambria Math" w:cs="Times New Roman"/>
                <w:sz w:val="24"/>
                <w:szCs w:val="24"/>
              </w:rPr>
              <m:t>i,t-1</m:t>
            </m:r>
          </m:sub>
        </m:sSub>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CP</m:t>
            </m:r>
          </m:e>
          <m:sub>
            <m:r>
              <m:rPr>
                <m:sty m:val="p"/>
              </m:rPr>
              <w:rPr>
                <w:rFonts w:ascii="Cambria Math" w:hAnsi="Cambria Math" w:cs="Times New Roman"/>
                <w:sz w:val="24"/>
                <w:szCs w:val="24"/>
              </w:rPr>
              <m:t>i,t-1</m:t>
            </m:r>
          </m:sub>
        </m:sSub>
      </m:oMath>
      <w:r w:rsidRPr="00DC671C">
        <w:rPr>
          <w:rFonts w:ascii="Times New Roman" w:eastAsiaTheme="minorEastAsia" w:hAnsi="Times New Roman" w:cs="Times New Roman"/>
          <w:sz w:val="24"/>
          <w:szCs w:val="24"/>
        </w:rPr>
        <w:t xml:space="preserve">. </w:t>
      </w:r>
      <w:r w:rsidR="00226B63" w:rsidRPr="00DC671C">
        <w:rPr>
          <w:rFonts w:ascii="Times New Roman" w:eastAsiaTheme="minorEastAsia" w:hAnsi="Times New Roman" w:cs="Times New Roman"/>
          <w:sz w:val="24"/>
          <w:szCs w:val="24"/>
        </w:rPr>
        <w:t>Y d</w:t>
      </w:r>
      <w:r w:rsidRPr="00DC671C">
        <w:rPr>
          <w:rFonts w:ascii="Times New Roman" w:eastAsiaTheme="minorEastAsia" w:hAnsi="Times New Roman" w:cs="Times New Roman"/>
          <w:sz w:val="24"/>
          <w:szCs w:val="24"/>
        </w:rPr>
        <w:t xml:space="preserve">onde,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CP</m:t>
            </m:r>
          </m:e>
          <m:sub>
            <m:r>
              <m:rPr>
                <m:sty m:val="p"/>
              </m:rPr>
              <w:rPr>
                <w:rFonts w:ascii="Cambria Math" w:hAnsi="Cambria Math" w:cs="Times New Roman"/>
                <w:sz w:val="24"/>
                <w:szCs w:val="24"/>
              </w:rPr>
              <m:t>i,t-1</m:t>
            </m:r>
          </m:sub>
        </m:sSub>
      </m:oMath>
      <w:r w:rsidR="008C0CBA" w:rsidRPr="00DC671C">
        <w:rPr>
          <w:rFonts w:ascii="Times New Roman" w:hAnsi="Times New Roman" w:cs="Times New Roman"/>
          <w:sz w:val="24"/>
          <w:szCs w:val="24"/>
        </w:rPr>
        <w:t xml:space="preserve"> es </w:t>
      </w:r>
      <w:r w:rsidR="008C0CBA" w:rsidRPr="00DC671C">
        <w:rPr>
          <w:rFonts w:ascii="Times New Roman" w:eastAsiaTheme="minorEastAsia" w:hAnsi="Times New Roman" w:cs="Times New Roman"/>
          <w:sz w:val="24"/>
          <w:szCs w:val="24"/>
        </w:rPr>
        <w:t xml:space="preserve">el importe de los efectos comerciales en circulación de la empresa i al principio del período t. </w:t>
      </w:r>
      <w:r w:rsidR="00C505FB" w:rsidRPr="00DC671C">
        <w:rPr>
          <w:rFonts w:ascii="Times New Roman" w:eastAsiaTheme="minorEastAsia" w:hAnsi="Times New Roman" w:cs="Times New Roman"/>
          <w:sz w:val="24"/>
          <w:szCs w:val="24"/>
        </w:rPr>
        <w:t>De esta manera, si</w:t>
      </w:r>
      <w:r w:rsidR="008C0CBA" w:rsidRPr="00DC671C">
        <w:rPr>
          <w:rFonts w:ascii="Times New Roman" w:eastAsiaTheme="minorEastAsia" w:hAnsi="Times New Roman" w:cs="Times New Roman"/>
          <w:sz w:val="24"/>
          <w:szCs w:val="24"/>
        </w:rPr>
        <w:t xml:space="preserv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i,t</m:t>
            </m:r>
          </m:sub>
        </m:sSub>
      </m:oMath>
      <w:r w:rsidR="008C0CBA" w:rsidRPr="00DC671C">
        <w:rPr>
          <w:rFonts w:ascii="Times New Roman" w:eastAsiaTheme="minorEastAsia" w:hAnsi="Times New Roman" w:cs="Times New Roman"/>
          <w:iCs/>
          <w:sz w:val="24"/>
          <w:szCs w:val="24"/>
        </w:rPr>
        <w:t xml:space="preserve"> es menor que 0, entonces la empresa se considera como una zombi, en el año t</w:t>
      </w:r>
      <w:r w:rsidR="00B2067F">
        <w:rPr>
          <w:rFonts w:ascii="Times New Roman" w:eastAsiaTheme="minorEastAsia" w:hAnsi="Times New Roman" w:cs="Times New Roman"/>
          <w:iCs/>
          <w:sz w:val="24"/>
          <w:szCs w:val="24"/>
        </w:rPr>
        <w:t>.</w:t>
      </w:r>
    </w:p>
    <w:p w14:paraId="7B1B4A25" w14:textId="39223D52" w:rsidR="00C20231" w:rsidRDefault="00C1212C" w:rsidP="00EC0E6E">
      <w:pPr>
        <w:spacing w:after="180" w:line="360" w:lineRule="auto"/>
        <w:jc w:val="both"/>
        <w:rPr>
          <w:rFonts w:ascii="Times New Roman" w:eastAsiaTheme="minorEastAsia" w:hAnsi="Times New Roman" w:cs="Times New Roman"/>
          <w:iCs/>
          <w:sz w:val="24"/>
          <w:szCs w:val="24"/>
        </w:rPr>
      </w:pPr>
      <w:r w:rsidRPr="00DC671C">
        <w:rPr>
          <w:rFonts w:ascii="Times New Roman" w:eastAsiaTheme="minorEastAsia" w:hAnsi="Times New Roman" w:cs="Times New Roman"/>
          <w:iCs/>
          <w:sz w:val="24"/>
          <w:szCs w:val="24"/>
        </w:rPr>
        <w:t xml:space="preserve">Como </w:t>
      </w:r>
      <w:r w:rsidR="00DD38C0">
        <w:rPr>
          <w:rFonts w:ascii="Times New Roman" w:eastAsiaTheme="minorEastAsia" w:hAnsi="Times New Roman" w:cs="Times New Roman"/>
          <w:iCs/>
          <w:sz w:val="24"/>
          <w:szCs w:val="24"/>
        </w:rPr>
        <w:t>puede observarse</w:t>
      </w:r>
      <w:r w:rsidR="00C505FB" w:rsidRPr="00DC671C">
        <w:rPr>
          <w:rFonts w:ascii="Times New Roman" w:eastAsiaTheme="minorEastAsia" w:hAnsi="Times New Roman" w:cs="Times New Roman"/>
          <w:iCs/>
          <w:sz w:val="24"/>
          <w:szCs w:val="24"/>
        </w:rPr>
        <w:t xml:space="preserve">, </w:t>
      </w:r>
      <w:r w:rsidRPr="00DC671C">
        <w:rPr>
          <w:rFonts w:ascii="Times New Roman" w:eastAsiaTheme="minorEastAsia" w:hAnsi="Times New Roman" w:cs="Times New Roman"/>
          <w:iCs/>
          <w:sz w:val="24"/>
          <w:szCs w:val="24"/>
        </w:rPr>
        <w:t>CHK identifica</w:t>
      </w:r>
      <w:r w:rsidR="00DD38C0">
        <w:rPr>
          <w:rFonts w:ascii="Times New Roman" w:eastAsiaTheme="minorEastAsia" w:hAnsi="Times New Roman" w:cs="Times New Roman"/>
          <w:iCs/>
          <w:sz w:val="24"/>
          <w:szCs w:val="24"/>
        </w:rPr>
        <w:t>n</w:t>
      </w:r>
      <w:r w:rsidRPr="00DC671C">
        <w:rPr>
          <w:rFonts w:ascii="Times New Roman" w:eastAsiaTheme="minorEastAsia" w:hAnsi="Times New Roman" w:cs="Times New Roman"/>
          <w:iCs/>
          <w:sz w:val="24"/>
          <w:szCs w:val="24"/>
        </w:rPr>
        <w:t xml:space="preserve"> a las zombis basándose en un criterio simple.</w:t>
      </w:r>
      <w:r w:rsidR="00A504FE" w:rsidRPr="00DC671C">
        <w:rPr>
          <w:rFonts w:ascii="Times New Roman" w:eastAsiaTheme="minorEastAsia" w:hAnsi="Times New Roman" w:cs="Times New Roman"/>
          <w:iCs/>
          <w:sz w:val="24"/>
          <w:szCs w:val="24"/>
        </w:rPr>
        <w:t xml:space="preserve"> Sin embargo, varios autores</w:t>
      </w:r>
      <w:r w:rsidR="00A71251">
        <w:rPr>
          <w:rFonts w:ascii="Times New Roman" w:eastAsiaTheme="minorEastAsia" w:hAnsi="Times New Roman" w:cs="Times New Roman"/>
          <w:iCs/>
          <w:sz w:val="24"/>
          <w:szCs w:val="24"/>
        </w:rPr>
        <w:t xml:space="preserve"> </w:t>
      </w:r>
      <w:r w:rsidR="00A71251" w:rsidRPr="00DC671C">
        <w:rPr>
          <w:rFonts w:ascii="Times New Roman" w:eastAsiaTheme="minorEastAsia" w:hAnsi="Times New Roman" w:cs="Times New Roman"/>
          <w:iCs/>
          <w:sz w:val="24"/>
          <w:szCs w:val="24"/>
        </w:rPr>
        <w:fldChar w:fldCharType="begin" w:fldLock="1"/>
      </w:r>
      <w:r w:rsidR="00A71251" w:rsidRPr="00DC671C">
        <w:rPr>
          <w:rFonts w:ascii="Times New Roman" w:eastAsiaTheme="minorEastAsia" w:hAnsi="Times New Roman" w:cs="Times New Roman"/>
          <w:iCs/>
          <w:sz w:val="24"/>
          <w:szCs w:val="24"/>
        </w:rPr>
        <w:instrText>ADDIN CSL_CITATION {"citationItems":[{"id":"ITEM-1","itemData":{"DOI":"10.1111/j.1468-5876.2006.00354.x","ISSN":"13524739","abstract":"Zombie firms are those firms that are insolvent and have little hope of recovery but avoid failure thanks to support from their banks. This paper identifies zombie firms in Japan, and compares the characteristics of zombies to other firms. Zombie firms are found to be less profitable, more indebted, more dependent on their main banks, more likely to be found in non-manufacturing industries and more often located outside large metropolitan areas. Overall, larger size makes the firm less likely to be a zombie, but among small firms, relatively larger firms are more likely to be protected and become zombies. Controlling for profitability, the exit probability for zombie firms does not differ from that for non-zombies. Zombie firms tend to increase employment by more (but do not reduce employment by more) than non-zombies. Finally, when the proportion of zombie firms in an industry increases, job creation declines and job destruction increases, and the effects are stronger for non-zombies. © 2006 Japanese Economic Association.","author":[{"dropping-particle":"","family":"Hoshi","given":"Takeo","non-dropping-particle":"","parse-names":false,"suffix":""}],"container-title":"Japanese Economic Review","id":"ITEM-1","issue":"1","issued":{"date-parts":[["2006"]]},"page":"30-49","title":"Economics of the living dead","type":"article-journal","volume":"57"},"uris":["http://www.mendeley.com/documents/?uuid=ba8d9490-5d9e-4b9c-a993-1dac5de2f64d"]},{"id":"ITEM-2","itemData":{"DOI":"10.1111/j.1467-9701.2011.01368.x","ISSN":"03785920","abstract":"The Japanese economy experienced prolonged recessions during the 1990s. Previous studies suggest that evergreen lending to troubled firms known as 'zombie firms' distorted market discipline in terms of stabilising the economy and caused significant delays in its recovery. However, the eventual bankruptcy of zombies was rare. The purpose of this study is to investigate why zombie firms recovered in Japan. We first extend the method of Caballero et al. (2008) and identify zombies from among the listed firms. Subsequently, we investigate the nature of corporate restructuring that was effective in reviving zombie firms. Our multinomial logistic regressions suggest that reducing the employee strength of zombie firms and selling its fixed assets were beneficial in facilitating their recovery. However, corporate restructuring without accounting transparency or by discouraging incentives for managers was ineffective. In addition, corporate restructuring lacked effectiveness in the absence of favourable macroeconomic environment as well as substantial external financial support. © 2011 Blackwell Publishing Ltd.","author":[{"dropping-particle":"","family":"Fukuda","given":"Shin ichi","non-dropping-particle":"","parse-names":false,"suffix":""},{"dropping-particle":"","family":"Nakamura","given":"Jun ichi","non-dropping-particle":"","parse-names":false,"suffix":""}],"container-title":"World Economy","id":"ITEM-2","issue":"7","issued":{"date-parts":[["2011"]]},"page":"1124-1137","title":"Why did 'zombie' firms recover in Japan?","type":"article-journal","volume":"34"},"uris":["http://www.mendeley.com/documents/?uuid=33d39781-ceae-4c1b-9d80-6fff422b1f88"]},{"id":"ITEM-3","itemData":{"DOI":"10.1016/j.jclepro.2019.119858","ISSN":"09596526","abstract":"This study investigates the differences between zombie firms and non-zombie firms in corporate social responsibility activities such as reporting, disclosure and fulfillment. Using Chinese listing company data collected from 2009 to 2016, we apply a three stage model with a double Heckman correction to deal with potential self-selection/endogeneity bias and to measure the differences consistently. We found that zombie firms are less willing to release standalone corporate social responsibility reports than non-zombie firms. Among companies that release standalone corporate social responsibility reports, the corporate social responsibility disclosure of zombie firms is at least not worse than non-zombie firms, but the corporate social responsibility fulfillment is significantly lower. We conclude from this gap between disclosure and fulfillment to the hypocritical behavior of zombie firms, due to the absence of control in corporate social responsibility. We suggest that government should enhance supervision over zombie firms’ corporate social responsibility activities and subsidies towards them in order to lower their economic damage. Supplementary analyses provide some clues concerning the heterogeneity of inconsistence in term of external support characteristics, ownership and censorship which require further studies.","author":[{"dropping-particle":"","family":"Han","given":"Shaozhen","non-dropping-particle":"","parse-names":false,"suffix":""},{"dropping-particle":"","family":"Li","given":"Guoming","non-dropping-particle":"","parse-names":false,"suffix":""},{"dropping-particle":"","family":"Lubrano","given":"Michel","non-dropping-particle":"","parse-names":false,"suffix":""},{"dropping-particle":"","family":"Xun","given":"Zhou","non-dropping-particle":"","parse-names":false,"suffix":""}],"container-title":"Journal of Cleaner Production","id":"ITEM-3","issued":{"date-parts":[["2020"]]},"page":"119858","publisher":"Elsevier Ltd","title":"Lie of the weak: Inconsistent corporate social responsibility activities of Chinese zombie firms","type":"article-journal","volume":"253"},"uris":["http://www.mendeley.com/documents/?uuid=a7e487e6-20c0-4cfe-b8d9-21b833d64f2b"]},{"id":"ITEM-4","itemData":{"DOI":"10.1007/s11187-021-00483-8","ISSN":"15730913","abstract":"The resources sunk in zombie firms have risen over the last two decades, hampering productivity growth in developed economies. In this paper, we examine the recovery and exit of zombie firms among small- and medium-sized enterprises (SME), as well as the determinants of these transitions. To our knowledge, this is the first study on the determinants of the probability of a zombie recovering or exiting in a European context. The study also contributes to the discussion of the definition of zombie firms. Based on a panel of Portuguese manufacturing and services firms covering the 2004–2017 period, we do find a widespread presence of zombies. As expected, they are relatively less productive than non-zombies, while the probability of transition into recovery and exit is relatively low, which we interpret as evidence in favour of the presence of high barriers to firm mobility. In turn, the regression results show that downsizing and restructuring, as well as debt restructuring, are crucial in enhancing recovery of zombie firms. These are non-trivial results from the perspective of managers and policy makers. We performed several exercises using alternative definitions of zombie firms and estimation techniques and found that our findings are robust. Plain English Summary A 1% decline in the share of highly indebted and unprofitable firms (i.e. zombies) is estimated to increase the average labour productivity by 3.1 percent. Recovery of zombies in particular can be enhanced by downsizing and restructuring. Based on a very large panel of Portuguese small- and medium-sized manufacturing and services firms, covering the 2004–2017 period, we do find a widespread presence of zombie firms. Moreover, the chance of these firms to recover or exit is relatively low, an evidence of the presence of high barriers to firm mobility and resource misallocation. Our results have important managerial and policy implications: (1) a coordinated and holistic restructuring strategy (technological, operational and debt-related) is crucial to increase the likelihood of recovery of weak companies; (2) governments should formulate an adequate institutional framework in order to strengthen the selection of zombie firms, namely by designing more reallocation-friendly insolvency regimes and discouraging creditors to refinance unviable firms.","author":[{"dropping-particle":"","family":"Carreira","given":"Carlos","non-dropping-particle":"","parse-names":false,"suffix":""},{"dropping-particle":"","family":"Teixeira","given":"Paulino","non-dropping-particle":"","parse-names":false,"suffix":""},{"dropping-particle":"","family":"Nieto-Carrillo","given":"Ernesto","non-dropping-particle":"","parse-names":false,"suffix":""}],"container-title":"Small Business Economics","id":"ITEM-4","issued":{"date-parts":[["2021"]]},"title":"Recovery and exit of zombie firms in Portugal","type":"article-journal"},"uris":["http://www.mendeley.com/documents/?uuid=9d3d378a-5e53-4738-9b38-024f9b9d6696"]}],"mendeley":{"formattedCitation":"(Carreira et al., 2021; Fukuda &amp; Nakamura, 2011; Han et al., 2020; Hoshi, 2006)","manualFormatting":"(e.g. Carreira et al., 2021; Fukuda &amp; Nakamura, 2011; Han et al., 2020; Hoshi, 2006)","plainTextFormattedCitation":"(Carreira et al., 2021; Fukuda &amp; Nakamura, 2011; Han et al., 2020; Hoshi, 2006)","previouslyFormattedCitation":"(Carreira et al., 2021; Fukuda &amp; Nakamura, 2011; Han et al., 2020; Hoshi, 2006)"},"properties":{"noteIndex":0},"schema":"https://github.com/citation-style-language/schema/raw/master/csl-citation.json"}</w:instrText>
      </w:r>
      <w:r w:rsidR="00A71251" w:rsidRPr="00DC671C">
        <w:rPr>
          <w:rFonts w:ascii="Times New Roman" w:eastAsiaTheme="minorEastAsia" w:hAnsi="Times New Roman" w:cs="Times New Roman"/>
          <w:iCs/>
          <w:sz w:val="24"/>
          <w:szCs w:val="24"/>
        </w:rPr>
        <w:fldChar w:fldCharType="separate"/>
      </w:r>
      <w:r w:rsidR="00A71251" w:rsidRPr="00DC671C">
        <w:rPr>
          <w:rFonts w:ascii="Times New Roman" w:eastAsiaTheme="minorEastAsia" w:hAnsi="Times New Roman" w:cs="Times New Roman"/>
          <w:iCs/>
          <w:noProof/>
          <w:sz w:val="24"/>
          <w:szCs w:val="24"/>
        </w:rPr>
        <w:t>(</w:t>
      </w:r>
      <w:r w:rsidR="00A71251" w:rsidRPr="00DC671C">
        <w:rPr>
          <w:rFonts w:ascii="Times New Roman" w:eastAsiaTheme="minorEastAsia" w:hAnsi="Times New Roman" w:cs="Times New Roman"/>
          <w:i/>
          <w:noProof/>
          <w:sz w:val="24"/>
          <w:szCs w:val="24"/>
        </w:rPr>
        <w:t>e.g.</w:t>
      </w:r>
      <w:r w:rsidR="00A71251" w:rsidRPr="00DC671C">
        <w:rPr>
          <w:rFonts w:ascii="Times New Roman" w:eastAsiaTheme="minorEastAsia" w:hAnsi="Times New Roman" w:cs="Times New Roman"/>
          <w:iCs/>
          <w:noProof/>
          <w:sz w:val="24"/>
          <w:szCs w:val="24"/>
        </w:rPr>
        <w:t xml:space="preserve"> Carreira </w:t>
      </w:r>
      <w:r w:rsidR="00A71251" w:rsidRPr="00A01770">
        <w:rPr>
          <w:rFonts w:ascii="Times New Roman" w:eastAsiaTheme="minorEastAsia" w:hAnsi="Times New Roman" w:cs="Times New Roman"/>
          <w:i/>
          <w:iCs/>
          <w:noProof/>
          <w:sz w:val="24"/>
          <w:szCs w:val="24"/>
        </w:rPr>
        <w:t>et al</w:t>
      </w:r>
      <w:r w:rsidR="00A71251" w:rsidRPr="00DC671C">
        <w:rPr>
          <w:rFonts w:ascii="Times New Roman" w:eastAsiaTheme="minorEastAsia" w:hAnsi="Times New Roman" w:cs="Times New Roman"/>
          <w:iCs/>
          <w:noProof/>
          <w:sz w:val="24"/>
          <w:szCs w:val="24"/>
        </w:rPr>
        <w:t xml:space="preserve">., 2021; Fukuda &amp; Nakamura, 2011; Han </w:t>
      </w:r>
      <w:r w:rsidR="00A71251" w:rsidRPr="00A01770">
        <w:rPr>
          <w:rFonts w:ascii="Times New Roman" w:eastAsiaTheme="minorEastAsia" w:hAnsi="Times New Roman" w:cs="Times New Roman"/>
          <w:i/>
          <w:iCs/>
          <w:noProof/>
          <w:sz w:val="24"/>
          <w:szCs w:val="24"/>
        </w:rPr>
        <w:t>et al</w:t>
      </w:r>
      <w:r w:rsidR="00A71251" w:rsidRPr="00DC671C">
        <w:rPr>
          <w:rFonts w:ascii="Times New Roman" w:eastAsiaTheme="minorEastAsia" w:hAnsi="Times New Roman" w:cs="Times New Roman"/>
          <w:iCs/>
          <w:noProof/>
          <w:sz w:val="24"/>
          <w:szCs w:val="24"/>
        </w:rPr>
        <w:t>., 2020; Hoshi, 2006)</w:t>
      </w:r>
      <w:r w:rsidR="00A71251" w:rsidRPr="00DC671C">
        <w:rPr>
          <w:rFonts w:ascii="Times New Roman" w:eastAsiaTheme="minorEastAsia" w:hAnsi="Times New Roman" w:cs="Times New Roman"/>
          <w:iCs/>
          <w:sz w:val="24"/>
          <w:szCs w:val="24"/>
        </w:rPr>
        <w:fldChar w:fldCharType="end"/>
      </w:r>
      <w:r w:rsidR="00A504FE" w:rsidRPr="00DC671C">
        <w:rPr>
          <w:rFonts w:ascii="Times New Roman" w:eastAsiaTheme="minorEastAsia" w:hAnsi="Times New Roman" w:cs="Times New Roman"/>
          <w:iCs/>
          <w:sz w:val="24"/>
          <w:szCs w:val="24"/>
        </w:rPr>
        <w:t xml:space="preserve"> han señalado </w:t>
      </w:r>
      <w:r w:rsidR="009C2CA0" w:rsidRPr="00DC671C">
        <w:rPr>
          <w:rFonts w:ascii="Times New Roman" w:eastAsiaTheme="minorEastAsia" w:hAnsi="Times New Roman" w:cs="Times New Roman"/>
          <w:iCs/>
          <w:sz w:val="24"/>
          <w:szCs w:val="24"/>
        </w:rPr>
        <w:t xml:space="preserve">que </w:t>
      </w:r>
      <w:r w:rsidR="009B575F">
        <w:rPr>
          <w:rFonts w:ascii="Times New Roman" w:eastAsiaTheme="minorEastAsia" w:hAnsi="Times New Roman" w:cs="Times New Roman"/>
          <w:iCs/>
          <w:sz w:val="24"/>
          <w:szCs w:val="24"/>
        </w:rPr>
        <w:t>este</w:t>
      </w:r>
      <w:r w:rsidR="00A546A7">
        <w:rPr>
          <w:rFonts w:ascii="Times New Roman" w:eastAsiaTheme="minorEastAsia" w:hAnsi="Times New Roman" w:cs="Times New Roman"/>
          <w:iCs/>
          <w:sz w:val="24"/>
          <w:szCs w:val="24"/>
        </w:rPr>
        <w:t xml:space="preserve"> </w:t>
      </w:r>
      <w:r w:rsidR="00A504FE" w:rsidRPr="00DC671C">
        <w:rPr>
          <w:rFonts w:ascii="Times New Roman" w:eastAsiaTheme="minorEastAsia" w:hAnsi="Times New Roman" w:cs="Times New Roman"/>
          <w:iCs/>
          <w:sz w:val="24"/>
          <w:szCs w:val="24"/>
        </w:rPr>
        <w:t xml:space="preserve">se trata de una medida ruidosa, </w:t>
      </w:r>
      <w:r w:rsidR="00E60B16" w:rsidRPr="00DC671C">
        <w:rPr>
          <w:rFonts w:ascii="Times New Roman" w:eastAsiaTheme="minorEastAsia" w:hAnsi="Times New Roman" w:cs="Times New Roman"/>
          <w:iCs/>
          <w:sz w:val="24"/>
          <w:szCs w:val="24"/>
        </w:rPr>
        <w:t>con</w:t>
      </w:r>
      <w:r w:rsidR="00A504FE" w:rsidRPr="00DC671C">
        <w:rPr>
          <w:rFonts w:ascii="Times New Roman" w:eastAsiaTheme="minorEastAsia" w:hAnsi="Times New Roman" w:cs="Times New Roman"/>
          <w:iCs/>
          <w:sz w:val="24"/>
          <w:szCs w:val="24"/>
        </w:rPr>
        <w:t xml:space="preserve"> errores de tipo uno y dos.</w:t>
      </w:r>
      <w:r w:rsidR="00DD38C0">
        <w:rPr>
          <w:rFonts w:ascii="Times New Roman" w:eastAsiaTheme="minorEastAsia" w:hAnsi="Times New Roman" w:cs="Times New Roman"/>
          <w:iCs/>
          <w:sz w:val="24"/>
          <w:szCs w:val="24"/>
        </w:rPr>
        <w:t xml:space="preserve"> </w:t>
      </w:r>
      <w:r w:rsidR="00A71251">
        <w:rPr>
          <w:rFonts w:ascii="Times New Roman" w:eastAsiaTheme="minorEastAsia" w:hAnsi="Times New Roman" w:cs="Times New Roman"/>
          <w:iCs/>
          <w:sz w:val="24"/>
          <w:szCs w:val="24"/>
        </w:rPr>
        <w:t>Así, e</w:t>
      </w:r>
      <w:r w:rsidR="009C2CA0" w:rsidRPr="00DC671C">
        <w:rPr>
          <w:rFonts w:ascii="Times New Roman" w:eastAsiaTheme="minorEastAsia" w:hAnsi="Times New Roman" w:cs="Times New Roman"/>
          <w:iCs/>
          <w:sz w:val="24"/>
          <w:szCs w:val="24"/>
        </w:rPr>
        <w:t xml:space="preserve">n primer lugar, </w:t>
      </w:r>
      <w:r w:rsidR="00A71251">
        <w:rPr>
          <w:rFonts w:ascii="Times New Roman" w:eastAsiaTheme="minorEastAsia" w:hAnsi="Times New Roman" w:cs="Times New Roman"/>
          <w:iCs/>
          <w:sz w:val="24"/>
          <w:szCs w:val="24"/>
        </w:rPr>
        <w:t xml:space="preserve">dicho </w:t>
      </w:r>
      <w:r w:rsidR="00247410" w:rsidRPr="00DC671C">
        <w:rPr>
          <w:rFonts w:ascii="Times New Roman" w:eastAsiaTheme="minorEastAsia" w:hAnsi="Times New Roman" w:cs="Times New Roman"/>
          <w:iCs/>
          <w:sz w:val="24"/>
          <w:szCs w:val="24"/>
        </w:rPr>
        <w:t>criterio</w:t>
      </w:r>
      <w:r w:rsidR="009C2CA0" w:rsidRPr="00DC671C">
        <w:rPr>
          <w:rFonts w:ascii="Times New Roman" w:eastAsiaTheme="minorEastAsia" w:hAnsi="Times New Roman" w:cs="Times New Roman"/>
          <w:iCs/>
          <w:sz w:val="24"/>
          <w:szCs w:val="24"/>
        </w:rPr>
        <w:t xml:space="preserve"> puede identificar </w:t>
      </w:r>
      <w:r w:rsidR="00A71251">
        <w:rPr>
          <w:rFonts w:ascii="Times New Roman" w:eastAsiaTheme="minorEastAsia" w:hAnsi="Times New Roman" w:cs="Times New Roman"/>
          <w:iCs/>
          <w:sz w:val="24"/>
          <w:szCs w:val="24"/>
        </w:rPr>
        <w:t xml:space="preserve">erróneamente </w:t>
      </w:r>
      <w:r w:rsidR="009C2CA0" w:rsidRPr="00DC671C">
        <w:rPr>
          <w:rFonts w:ascii="Times New Roman" w:eastAsiaTheme="minorEastAsia" w:hAnsi="Times New Roman" w:cs="Times New Roman"/>
          <w:iCs/>
          <w:sz w:val="24"/>
          <w:szCs w:val="24"/>
        </w:rPr>
        <w:t>a las empresas sanas como zombis</w:t>
      </w:r>
      <w:r w:rsidR="00DD38C0">
        <w:rPr>
          <w:rFonts w:ascii="Times New Roman" w:eastAsiaTheme="minorEastAsia" w:hAnsi="Times New Roman" w:cs="Times New Roman"/>
          <w:iCs/>
          <w:sz w:val="24"/>
          <w:szCs w:val="24"/>
        </w:rPr>
        <w:t xml:space="preserve"> </w:t>
      </w:r>
      <w:r w:rsidR="00A71251">
        <w:rPr>
          <w:rFonts w:ascii="Times New Roman" w:eastAsiaTheme="minorEastAsia" w:hAnsi="Times New Roman" w:cs="Times New Roman"/>
          <w:iCs/>
          <w:sz w:val="24"/>
          <w:szCs w:val="24"/>
        </w:rPr>
        <w:t xml:space="preserve">ya </w:t>
      </w:r>
      <w:r w:rsidR="00DD38C0">
        <w:rPr>
          <w:rFonts w:ascii="Times New Roman" w:eastAsiaTheme="minorEastAsia" w:hAnsi="Times New Roman" w:cs="Times New Roman"/>
          <w:iCs/>
          <w:sz w:val="24"/>
          <w:szCs w:val="24"/>
        </w:rPr>
        <w:t xml:space="preserve">que, </w:t>
      </w:r>
      <w:r w:rsidR="009C2CA0" w:rsidRPr="00DC671C">
        <w:rPr>
          <w:rFonts w:ascii="Times New Roman" w:eastAsiaTheme="minorEastAsia" w:hAnsi="Times New Roman" w:cs="Times New Roman"/>
          <w:iCs/>
          <w:sz w:val="24"/>
          <w:szCs w:val="24"/>
        </w:rPr>
        <w:t>las mejores empresas suelen disfrutar de tipos de intereses</w:t>
      </w:r>
      <w:r w:rsidR="009B575F">
        <w:rPr>
          <w:rFonts w:ascii="Times New Roman" w:eastAsiaTheme="minorEastAsia" w:hAnsi="Times New Roman" w:cs="Times New Roman"/>
          <w:iCs/>
          <w:sz w:val="24"/>
          <w:szCs w:val="24"/>
        </w:rPr>
        <w:t xml:space="preserve"> </w:t>
      </w:r>
      <w:r w:rsidR="009C2CA0" w:rsidRPr="00DC671C">
        <w:rPr>
          <w:rFonts w:ascii="Times New Roman" w:eastAsiaTheme="minorEastAsia" w:hAnsi="Times New Roman" w:cs="Times New Roman"/>
          <w:iCs/>
          <w:sz w:val="24"/>
          <w:szCs w:val="24"/>
        </w:rPr>
        <w:t xml:space="preserve">inferiores a los tipos </w:t>
      </w:r>
      <w:r w:rsidR="004D3437" w:rsidRPr="00DC671C">
        <w:rPr>
          <w:rFonts w:ascii="Times New Roman" w:eastAsiaTheme="minorEastAsia" w:hAnsi="Times New Roman" w:cs="Times New Roman"/>
          <w:iCs/>
          <w:sz w:val="24"/>
          <w:szCs w:val="24"/>
        </w:rPr>
        <w:t>preferentes</w:t>
      </w:r>
      <w:r w:rsidR="009F02FD" w:rsidRPr="00DC671C">
        <w:rPr>
          <w:rFonts w:ascii="Times New Roman" w:eastAsiaTheme="minorEastAsia" w:hAnsi="Times New Roman" w:cs="Times New Roman"/>
          <w:iCs/>
          <w:sz w:val="24"/>
          <w:szCs w:val="24"/>
        </w:rPr>
        <w:t xml:space="preserve"> </w:t>
      </w:r>
      <w:r w:rsidR="005C40F8" w:rsidRPr="00DC671C">
        <w:rPr>
          <w:rFonts w:ascii="Times New Roman" w:eastAsiaTheme="minorEastAsia" w:hAnsi="Times New Roman" w:cs="Times New Roman"/>
          <w:iCs/>
          <w:sz w:val="24"/>
          <w:szCs w:val="24"/>
        </w:rPr>
        <w:t>empleados por</w:t>
      </w:r>
      <w:r w:rsidR="00F75136" w:rsidRPr="00DC671C">
        <w:rPr>
          <w:rFonts w:ascii="Times New Roman" w:eastAsiaTheme="minorEastAsia" w:hAnsi="Times New Roman" w:cs="Times New Roman"/>
          <w:iCs/>
          <w:sz w:val="24"/>
          <w:szCs w:val="24"/>
        </w:rPr>
        <w:t xml:space="preserve"> CHK </w:t>
      </w:r>
      <w:r w:rsidR="00D47A04" w:rsidRPr="00DC671C">
        <w:rPr>
          <w:rFonts w:ascii="Times New Roman" w:eastAsiaTheme="minorEastAsia" w:hAnsi="Times New Roman" w:cs="Times New Roman"/>
          <w:iCs/>
          <w:sz w:val="24"/>
          <w:szCs w:val="24"/>
        </w:rPr>
        <w:fldChar w:fldCharType="begin" w:fldLock="1"/>
      </w:r>
      <w:r w:rsidR="00D47A04" w:rsidRPr="00DC671C">
        <w:rPr>
          <w:rFonts w:ascii="Times New Roman" w:eastAsiaTheme="minorEastAsia" w:hAnsi="Times New Roman" w:cs="Times New Roman"/>
          <w:iCs/>
          <w:sz w:val="24"/>
          <w:szCs w:val="24"/>
        </w:rPr>
        <w:instrText>ADDIN CSL_CITATION {"citationItems":[{"id":"ITEM-1","itemData":{"DOI":"10.1016/j.chieco.2017.05.008","ISSN":"1043951X","abstract":"The problems of over-capacity and zombie firms in China's manufacturing attract all aspects of attention, but academic analysis is still absent. Using firm-level data of Chinese manufacturing, this study first documents the problems of over-capacity and zombie firms during 2011–2013. We find that the over-capacity problem is much more severe in the northeastern and western regions of China, in heavy chemical industries, and in state-owned sector. The distribution of zombie firms is in a similar manner across region, industry and ownership. We also empirically test the relationship between zombie firms and over-capacity, finding that zombie firms cause and worsen over-capacity by crowding out healthy firms.","author":[{"dropping-particle":"","family":"Shen","given":"Guangjun","non-dropping-particle":"","parse-names":false,"suffix":""},{"dropping-particle":"","family":"Chen","given":"Binkai","non-dropping-particle":"","parse-names":false,"suffix":""}],"container-title":"China Economic Review","id":"ITEM-1","issue":"October 2016","issued":{"date-parts":[["2017"]]},"page":"327-342","publisher":"Elsevier","title":"Zombie firms and over-capacity in Chinese manufacturing","type":"article-journal","volume":"44"},"uris":["http://www.mendeley.com/documents/?uuid=fdd5d066-9ed4-46e1-88a7-63ab24f1dcf3"]}],"mendeley":{"formattedCitation":"(Shen &amp; Chen, 2017)","plainTextFormattedCitation":"(Shen &amp; Chen, 2017)","previouslyFormattedCitation":"(Shen &amp; Chen, 2017)"},"properties":{"noteIndex":0},"schema":"https://github.com/citation-style-language/schema/raw/master/csl-citation.json"}</w:instrText>
      </w:r>
      <w:r w:rsidR="00D47A04" w:rsidRPr="00DC671C">
        <w:rPr>
          <w:rFonts w:ascii="Times New Roman" w:eastAsiaTheme="minorEastAsia" w:hAnsi="Times New Roman" w:cs="Times New Roman"/>
          <w:iCs/>
          <w:sz w:val="24"/>
          <w:szCs w:val="24"/>
        </w:rPr>
        <w:fldChar w:fldCharType="separate"/>
      </w:r>
      <w:r w:rsidR="00D47A04" w:rsidRPr="00DC671C">
        <w:rPr>
          <w:rFonts w:ascii="Times New Roman" w:eastAsiaTheme="minorEastAsia" w:hAnsi="Times New Roman" w:cs="Times New Roman"/>
          <w:iCs/>
          <w:noProof/>
          <w:sz w:val="24"/>
          <w:szCs w:val="24"/>
        </w:rPr>
        <w:t>(Shen &amp; Chen, 2017)</w:t>
      </w:r>
      <w:r w:rsidR="00D47A04" w:rsidRPr="00DC671C">
        <w:rPr>
          <w:rFonts w:ascii="Times New Roman" w:eastAsiaTheme="minorEastAsia" w:hAnsi="Times New Roman" w:cs="Times New Roman"/>
          <w:iCs/>
          <w:sz w:val="24"/>
          <w:szCs w:val="24"/>
        </w:rPr>
        <w:fldChar w:fldCharType="end"/>
      </w:r>
      <w:r w:rsidR="009C2CA0" w:rsidRPr="00DC671C">
        <w:rPr>
          <w:rFonts w:ascii="Times New Roman" w:eastAsiaTheme="minorEastAsia" w:hAnsi="Times New Roman" w:cs="Times New Roman"/>
          <w:iCs/>
          <w:sz w:val="24"/>
          <w:szCs w:val="24"/>
        </w:rPr>
        <w:t>.</w:t>
      </w:r>
      <w:r w:rsidR="001F6D2F" w:rsidRPr="00DC671C">
        <w:rPr>
          <w:rFonts w:ascii="Times New Roman" w:eastAsiaTheme="minorEastAsia" w:hAnsi="Times New Roman" w:cs="Times New Roman"/>
          <w:iCs/>
          <w:sz w:val="24"/>
          <w:szCs w:val="24"/>
        </w:rPr>
        <w:t xml:space="preserve"> </w:t>
      </w:r>
      <w:r w:rsidR="00C304AD">
        <w:rPr>
          <w:rFonts w:ascii="Times New Roman" w:eastAsiaTheme="minorEastAsia" w:hAnsi="Times New Roman" w:cs="Times New Roman"/>
          <w:iCs/>
          <w:sz w:val="24"/>
          <w:szCs w:val="24"/>
        </w:rPr>
        <w:t>Además</w:t>
      </w:r>
      <w:r w:rsidR="00D47A04" w:rsidRPr="00DC671C">
        <w:rPr>
          <w:rFonts w:ascii="Times New Roman" w:eastAsiaTheme="minorEastAsia" w:hAnsi="Times New Roman" w:cs="Times New Roman"/>
          <w:iCs/>
          <w:sz w:val="24"/>
          <w:szCs w:val="24"/>
        </w:rPr>
        <w:t xml:space="preserve">, </w:t>
      </w:r>
      <w:r w:rsidR="00E110EE">
        <w:rPr>
          <w:rFonts w:ascii="Times New Roman" w:eastAsiaTheme="minorEastAsia" w:hAnsi="Times New Roman" w:cs="Times New Roman"/>
          <w:iCs/>
          <w:sz w:val="24"/>
          <w:szCs w:val="24"/>
        </w:rPr>
        <w:t xml:space="preserve">el criterio </w:t>
      </w:r>
      <w:r w:rsidR="00D47A04" w:rsidRPr="00DC671C">
        <w:rPr>
          <w:rFonts w:ascii="Times New Roman" w:eastAsiaTheme="minorEastAsia" w:hAnsi="Times New Roman" w:cs="Times New Roman"/>
          <w:iCs/>
          <w:sz w:val="24"/>
          <w:szCs w:val="24"/>
        </w:rPr>
        <w:t xml:space="preserve">también puede abarcar a aquellas empresas sanas que decidan amortizar voluntariamente una parte importante de su deuda </w:t>
      </w:r>
      <w:r w:rsidR="00D47A04" w:rsidRPr="00DC671C">
        <w:rPr>
          <w:rFonts w:ascii="Times New Roman" w:eastAsiaTheme="minorEastAsia" w:hAnsi="Times New Roman" w:cs="Times New Roman"/>
          <w:iCs/>
          <w:sz w:val="24"/>
          <w:szCs w:val="24"/>
        </w:rPr>
        <w:fldChar w:fldCharType="begin" w:fldLock="1"/>
      </w:r>
      <w:r w:rsidR="00D47A04" w:rsidRPr="00DC671C">
        <w:rPr>
          <w:rFonts w:ascii="Times New Roman" w:eastAsiaTheme="minorEastAsia" w:hAnsi="Times New Roman" w:cs="Times New Roman"/>
          <w:iCs/>
          <w:sz w:val="24"/>
          <w:szCs w:val="24"/>
        </w:rPr>
        <w:instrText>ADDIN CSL_CITATION {"citationItems":[{"id":"ITEM-1","itemData":{"DOI":"10.1111/j.1468-5876.2006.00354.x","ISSN":"13524739","abstract":"Zombie firms are those firms that are insolvent and have little hope of recovery but avoid failure thanks to support from their banks. This paper identifies zombie firms in Japan, and compares the characteristics of zombies to other firms. Zombie firms are found to be less profitable, more indebted, more dependent on their main banks, more likely to be found in non-manufacturing industries and more often located outside large metropolitan areas. Overall, larger size makes the firm less likely to be a zombie, but among small firms, relatively larger firms are more likely to be protected and become zombies. Controlling for profitability, the exit probability for zombie firms does not differ from that for non-zombies. Zombie firms tend to increase employment by more (but do not reduce employment by more) than non-zombies. Finally, when the proportion of zombie firms in an industry increases, job creation declines and job destruction increases, and the effects are stronger for non-zombies. © 2006 Japanese Economic Association.","author":[{"dropping-particle":"","family":"Hoshi","given":"Takeo","non-dropping-particle":"","parse-names":false,"suffix":""}],"container-title":"Japanese Economic Review","id":"ITEM-1","issue":"1","issued":{"date-parts":[["2006"]]},"page":"30-49","title":"Economics of the living dead","type":"article-journal","volume":"57"},"uris":["http://www.mendeley.com/documents/?uuid=ba8d9490-5d9e-4b9c-a993-1dac5de2f64d"]}],"mendeley":{"formattedCitation":"(Hoshi, 2006)","plainTextFormattedCitation":"(Hoshi, 2006)","previouslyFormattedCitation":"(Hoshi, 2006)"},"properties":{"noteIndex":0},"schema":"https://github.com/citation-style-language/schema/raw/master/csl-citation.json"}</w:instrText>
      </w:r>
      <w:r w:rsidR="00D47A04" w:rsidRPr="00DC671C">
        <w:rPr>
          <w:rFonts w:ascii="Times New Roman" w:eastAsiaTheme="minorEastAsia" w:hAnsi="Times New Roman" w:cs="Times New Roman"/>
          <w:iCs/>
          <w:sz w:val="24"/>
          <w:szCs w:val="24"/>
        </w:rPr>
        <w:fldChar w:fldCharType="separate"/>
      </w:r>
      <w:r w:rsidR="00D47A04" w:rsidRPr="00DC671C">
        <w:rPr>
          <w:rFonts w:ascii="Times New Roman" w:eastAsiaTheme="minorEastAsia" w:hAnsi="Times New Roman" w:cs="Times New Roman"/>
          <w:iCs/>
          <w:noProof/>
          <w:sz w:val="24"/>
          <w:szCs w:val="24"/>
        </w:rPr>
        <w:t>(Hoshi, 2006)</w:t>
      </w:r>
      <w:r w:rsidR="00D47A04" w:rsidRPr="00DC671C">
        <w:rPr>
          <w:rFonts w:ascii="Times New Roman" w:eastAsiaTheme="minorEastAsia" w:hAnsi="Times New Roman" w:cs="Times New Roman"/>
          <w:iCs/>
          <w:sz w:val="24"/>
          <w:szCs w:val="24"/>
        </w:rPr>
        <w:fldChar w:fldCharType="end"/>
      </w:r>
      <w:r w:rsidR="00D47A04" w:rsidRPr="00DC671C">
        <w:rPr>
          <w:rFonts w:ascii="Times New Roman" w:eastAsiaTheme="minorEastAsia" w:hAnsi="Times New Roman" w:cs="Times New Roman"/>
          <w:iCs/>
          <w:sz w:val="24"/>
          <w:szCs w:val="24"/>
        </w:rPr>
        <w:t>.</w:t>
      </w:r>
    </w:p>
    <w:p w14:paraId="0192E647" w14:textId="54E638EE" w:rsidR="003F0A1A" w:rsidRPr="00DC671C" w:rsidRDefault="001F6D2F" w:rsidP="00EC0E6E">
      <w:pPr>
        <w:spacing w:after="180" w:line="360" w:lineRule="auto"/>
        <w:jc w:val="both"/>
        <w:rPr>
          <w:rFonts w:ascii="Times New Roman" w:eastAsiaTheme="minorEastAsia" w:hAnsi="Times New Roman" w:cs="Times New Roman"/>
          <w:iCs/>
          <w:sz w:val="24"/>
          <w:szCs w:val="24"/>
        </w:rPr>
      </w:pPr>
      <w:r w:rsidRPr="002722F3">
        <w:rPr>
          <w:rFonts w:ascii="Times New Roman" w:eastAsiaTheme="minorEastAsia" w:hAnsi="Times New Roman" w:cs="Times New Roman"/>
          <w:iCs/>
          <w:sz w:val="24"/>
          <w:szCs w:val="24"/>
        </w:rPr>
        <w:t xml:space="preserve">En segundo lugar, </w:t>
      </w:r>
      <w:r w:rsidR="00C304AD" w:rsidRPr="002722F3">
        <w:rPr>
          <w:rFonts w:ascii="Times New Roman" w:eastAsiaTheme="minorEastAsia" w:hAnsi="Times New Roman" w:cs="Times New Roman"/>
          <w:iCs/>
          <w:sz w:val="24"/>
          <w:szCs w:val="24"/>
        </w:rPr>
        <w:t xml:space="preserve">existe la posibilidad de </w:t>
      </w:r>
      <w:r w:rsidR="009F02FD" w:rsidRPr="002722F3">
        <w:rPr>
          <w:rFonts w:ascii="Times New Roman" w:eastAsiaTheme="minorEastAsia" w:hAnsi="Times New Roman" w:cs="Times New Roman"/>
          <w:iCs/>
          <w:sz w:val="24"/>
          <w:szCs w:val="24"/>
        </w:rPr>
        <w:t>que el criterio</w:t>
      </w:r>
      <w:r w:rsidRPr="002722F3">
        <w:rPr>
          <w:rFonts w:ascii="Times New Roman" w:eastAsiaTheme="minorEastAsia" w:hAnsi="Times New Roman" w:cs="Times New Roman"/>
          <w:iCs/>
          <w:sz w:val="24"/>
          <w:szCs w:val="24"/>
        </w:rPr>
        <w:t xml:space="preserve"> no </w:t>
      </w:r>
      <w:r w:rsidR="009F02FD" w:rsidRPr="002722F3">
        <w:rPr>
          <w:rFonts w:ascii="Times New Roman" w:eastAsiaTheme="minorEastAsia" w:hAnsi="Times New Roman" w:cs="Times New Roman"/>
          <w:iCs/>
          <w:sz w:val="24"/>
          <w:szCs w:val="24"/>
        </w:rPr>
        <w:t xml:space="preserve">pueda </w:t>
      </w:r>
      <w:r w:rsidRPr="002722F3">
        <w:rPr>
          <w:rFonts w:ascii="Times New Roman" w:eastAsiaTheme="minorEastAsia" w:hAnsi="Times New Roman" w:cs="Times New Roman"/>
          <w:iCs/>
          <w:sz w:val="24"/>
          <w:szCs w:val="24"/>
        </w:rPr>
        <w:t xml:space="preserve">identificar </w:t>
      </w:r>
      <w:r w:rsidR="00C304AD" w:rsidRPr="002722F3">
        <w:rPr>
          <w:rFonts w:ascii="Times New Roman" w:eastAsiaTheme="minorEastAsia" w:hAnsi="Times New Roman" w:cs="Times New Roman"/>
          <w:iCs/>
          <w:sz w:val="24"/>
          <w:szCs w:val="24"/>
        </w:rPr>
        <w:t xml:space="preserve">aquellas </w:t>
      </w:r>
      <w:r w:rsidRPr="002722F3">
        <w:rPr>
          <w:rFonts w:ascii="Times New Roman" w:eastAsiaTheme="minorEastAsia" w:hAnsi="Times New Roman" w:cs="Times New Roman"/>
          <w:iCs/>
          <w:sz w:val="24"/>
          <w:szCs w:val="24"/>
        </w:rPr>
        <w:t>zombis</w:t>
      </w:r>
      <w:r w:rsidRPr="00DC671C">
        <w:rPr>
          <w:rFonts w:ascii="Times New Roman" w:eastAsiaTheme="minorEastAsia" w:hAnsi="Times New Roman" w:cs="Times New Roman"/>
          <w:iCs/>
          <w:sz w:val="24"/>
          <w:szCs w:val="24"/>
        </w:rPr>
        <w:t xml:space="preserve"> </w:t>
      </w:r>
      <w:r w:rsidR="00C304AD">
        <w:rPr>
          <w:rFonts w:ascii="Times New Roman" w:eastAsiaTheme="minorEastAsia" w:hAnsi="Times New Roman" w:cs="Times New Roman"/>
          <w:iCs/>
          <w:sz w:val="24"/>
          <w:szCs w:val="24"/>
        </w:rPr>
        <w:t xml:space="preserve">que </w:t>
      </w:r>
      <w:r w:rsidR="003252EE">
        <w:rPr>
          <w:rFonts w:ascii="Times New Roman" w:eastAsiaTheme="minorEastAsia" w:hAnsi="Times New Roman" w:cs="Times New Roman"/>
          <w:iCs/>
          <w:sz w:val="24"/>
          <w:szCs w:val="24"/>
        </w:rPr>
        <w:t>reciben</w:t>
      </w:r>
      <w:r w:rsidR="00C304AD">
        <w:rPr>
          <w:rFonts w:ascii="Times New Roman" w:eastAsiaTheme="minorEastAsia" w:hAnsi="Times New Roman" w:cs="Times New Roman"/>
          <w:iCs/>
          <w:sz w:val="24"/>
          <w:szCs w:val="24"/>
        </w:rPr>
        <w:t xml:space="preserve"> </w:t>
      </w:r>
      <w:r w:rsidRPr="00DC671C">
        <w:rPr>
          <w:rFonts w:ascii="Times New Roman" w:eastAsiaTheme="minorEastAsia" w:hAnsi="Times New Roman" w:cs="Times New Roman"/>
          <w:iCs/>
          <w:sz w:val="24"/>
          <w:szCs w:val="24"/>
        </w:rPr>
        <w:t xml:space="preserve">apoyo de otras formas que no sean la concesión de intereses o la condonación de la deuda. Por ejemplo, </w:t>
      </w:r>
      <w:r w:rsidR="009F02FD" w:rsidRPr="00DC671C">
        <w:rPr>
          <w:rFonts w:ascii="Times New Roman" w:eastAsiaTheme="minorEastAsia" w:hAnsi="Times New Roman" w:cs="Times New Roman"/>
          <w:iCs/>
          <w:sz w:val="24"/>
          <w:szCs w:val="24"/>
        </w:rPr>
        <w:t xml:space="preserve">algunos </w:t>
      </w:r>
      <w:r w:rsidRPr="00DC671C">
        <w:rPr>
          <w:rFonts w:ascii="Times New Roman" w:eastAsiaTheme="minorEastAsia" w:hAnsi="Times New Roman" w:cs="Times New Roman"/>
          <w:iCs/>
          <w:sz w:val="24"/>
          <w:szCs w:val="24"/>
        </w:rPr>
        <w:t xml:space="preserve">bancos pueden conceder nuevos préstamos (con tipos de interés </w:t>
      </w:r>
      <w:r w:rsidRPr="00DC671C">
        <w:rPr>
          <w:rFonts w:ascii="Times New Roman" w:eastAsiaTheme="minorEastAsia" w:hAnsi="Times New Roman" w:cs="Times New Roman"/>
          <w:iCs/>
          <w:sz w:val="24"/>
          <w:szCs w:val="24"/>
        </w:rPr>
        <w:lastRenderedPageBreak/>
        <w:t xml:space="preserve">no especialmente bajos) a </w:t>
      </w:r>
      <w:r w:rsidR="009F02FD" w:rsidRPr="00DC671C">
        <w:rPr>
          <w:rFonts w:ascii="Times New Roman" w:eastAsiaTheme="minorEastAsia" w:hAnsi="Times New Roman" w:cs="Times New Roman"/>
          <w:iCs/>
          <w:sz w:val="24"/>
          <w:szCs w:val="24"/>
        </w:rPr>
        <w:t xml:space="preserve">empresas </w:t>
      </w:r>
      <w:r w:rsidRPr="00DC671C">
        <w:rPr>
          <w:rFonts w:ascii="Times New Roman" w:eastAsiaTheme="minorEastAsia" w:hAnsi="Times New Roman" w:cs="Times New Roman"/>
          <w:iCs/>
          <w:sz w:val="24"/>
          <w:szCs w:val="24"/>
        </w:rPr>
        <w:t xml:space="preserve">en dificultades para que </w:t>
      </w:r>
      <w:r w:rsidR="009F02FD" w:rsidRPr="00DC671C">
        <w:rPr>
          <w:rFonts w:ascii="Times New Roman" w:eastAsiaTheme="minorEastAsia" w:hAnsi="Times New Roman" w:cs="Times New Roman"/>
          <w:iCs/>
          <w:sz w:val="24"/>
          <w:szCs w:val="24"/>
        </w:rPr>
        <w:t xml:space="preserve">estas </w:t>
      </w:r>
      <w:r w:rsidRPr="00DC671C">
        <w:rPr>
          <w:rFonts w:ascii="Times New Roman" w:eastAsiaTheme="minorEastAsia" w:hAnsi="Times New Roman" w:cs="Times New Roman"/>
          <w:iCs/>
          <w:sz w:val="24"/>
          <w:szCs w:val="24"/>
        </w:rPr>
        <w:t>pueda</w:t>
      </w:r>
      <w:r w:rsidR="009F02FD" w:rsidRPr="00DC671C">
        <w:rPr>
          <w:rFonts w:ascii="Times New Roman" w:eastAsiaTheme="minorEastAsia" w:hAnsi="Times New Roman" w:cs="Times New Roman"/>
          <w:iCs/>
          <w:sz w:val="24"/>
          <w:szCs w:val="24"/>
        </w:rPr>
        <w:t>n</w:t>
      </w:r>
      <w:r w:rsidRPr="00DC671C">
        <w:rPr>
          <w:rFonts w:ascii="Times New Roman" w:eastAsiaTheme="minorEastAsia" w:hAnsi="Times New Roman" w:cs="Times New Roman"/>
          <w:iCs/>
          <w:sz w:val="24"/>
          <w:szCs w:val="24"/>
        </w:rPr>
        <w:t xml:space="preserve"> </w:t>
      </w:r>
      <w:r w:rsidR="00B0557B" w:rsidRPr="00DC671C">
        <w:rPr>
          <w:rFonts w:ascii="Times New Roman" w:eastAsiaTheme="minorEastAsia" w:hAnsi="Times New Roman" w:cs="Times New Roman"/>
          <w:iCs/>
          <w:sz w:val="24"/>
          <w:szCs w:val="24"/>
        </w:rPr>
        <w:t>hacer frente a</w:t>
      </w:r>
      <w:r w:rsidRPr="00DC671C">
        <w:rPr>
          <w:rFonts w:ascii="Times New Roman" w:eastAsiaTheme="minorEastAsia" w:hAnsi="Times New Roman" w:cs="Times New Roman"/>
          <w:iCs/>
          <w:sz w:val="24"/>
          <w:szCs w:val="24"/>
        </w:rPr>
        <w:t xml:space="preserve"> los intereses de los préstamos existentes</w:t>
      </w:r>
      <w:r w:rsidR="00C20231">
        <w:rPr>
          <w:rFonts w:ascii="Times New Roman" w:eastAsiaTheme="minorEastAsia" w:hAnsi="Times New Roman" w:cs="Times New Roman"/>
          <w:iCs/>
          <w:sz w:val="24"/>
          <w:szCs w:val="24"/>
        </w:rPr>
        <w:t xml:space="preserve"> (</w:t>
      </w:r>
      <w:r w:rsidR="00C20231" w:rsidRPr="00A546A7">
        <w:rPr>
          <w:rFonts w:ascii="Times New Roman" w:eastAsiaTheme="minorEastAsia" w:hAnsi="Times New Roman" w:cs="Times New Roman"/>
          <w:i/>
          <w:sz w:val="24"/>
          <w:szCs w:val="24"/>
        </w:rPr>
        <w:t>evergreening</w:t>
      </w:r>
      <w:r w:rsidR="00C20231">
        <w:rPr>
          <w:rFonts w:ascii="Times New Roman" w:eastAsiaTheme="minorEastAsia" w:hAnsi="Times New Roman" w:cs="Times New Roman"/>
          <w:iCs/>
          <w:sz w:val="24"/>
          <w:szCs w:val="24"/>
        </w:rPr>
        <w:t>)</w:t>
      </w:r>
      <w:r w:rsidR="0081264B" w:rsidRPr="00DC671C">
        <w:rPr>
          <w:rFonts w:ascii="Times New Roman" w:eastAsiaTheme="minorEastAsia" w:hAnsi="Times New Roman" w:cs="Times New Roman"/>
          <w:iCs/>
          <w:sz w:val="24"/>
          <w:szCs w:val="24"/>
        </w:rPr>
        <w:t xml:space="preserve"> </w:t>
      </w:r>
      <w:r w:rsidR="0077011F" w:rsidRPr="00DC671C">
        <w:rPr>
          <w:rFonts w:ascii="Times New Roman" w:eastAsiaTheme="minorEastAsia" w:hAnsi="Times New Roman" w:cs="Times New Roman"/>
          <w:iCs/>
          <w:sz w:val="24"/>
          <w:szCs w:val="24"/>
        </w:rPr>
        <w:fldChar w:fldCharType="begin" w:fldLock="1"/>
      </w:r>
      <w:r w:rsidR="00590C51" w:rsidRPr="00DC671C">
        <w:rPr>
          <w:rFonts w:ascii="Times New Roman" w:eastAsiaTheme="minorEastAsia" w:hAnsi="Times New Roman" w:cs="Times New Roman"/>
          <w:iCs/>
          <w:sz w:val="24"/>
          <w:szCs w:val="24"/>
        </w:rPr>
        <w:instrText>ADDIN CSL_CITATION {"citationItems":[{"id":"ITEM-1","itemData":{"DOI":"10.1111/j.1468-5876.2006.00354.x","ISSN":"13524739","abstract":"Zombie firms are those firms that are insolvent and have little hope of recovery but avoid failure thanks to support from their banks. This paper identifies zombie firms in Japan, and compares the characteristics of zombies to other firms. Zombie firms are found to be less profitable, more indebted, more dependent on their main banks, more likely to be found in non-manufacturing industries and more often located outside large metropolitan areas. Overall, larger size makes the firm less likely to be a zombie, but among small firms, relatively larger firms are more likely to be protected and become zombies. Controlling for profitability, the exit probability for zombie firms does not differ from that for non-zombies. Zombie firms tend to increase employment by more (but do not reduce employment by more) than non-zombies. Finally, when the proportion of zombie firms in an industry increases, job creation declines and job destruction increases, and the effects are stronger for non-zombies. © 2006 Japanese Economic Association.","author":[{"dropping-particle":"","family":"Hoshi","given":"Takeo","non-dropping-particle":"","parse-names":false,"suffix":""}],"container-title":"Japanese Economic Review","id":"ITEM-1","issue":"1","issued":{"date-parts":[["2006"]]},"page":"30-49","title":"Economics of the living dead","type":"article-journal","volume":"57"},"uris":["http://www.mendeley.com/documents/?uuid=ba8d9490-5d9e-4b9c-a993-1dac5de2f64d"]}],"mendeley":{"formattedCitation":"(Hoshi, 2006)","plainTextFormattedCitation":"(Hoshi, 2006)","previouslyFormattedCitation":"(Hoshi, 2006)"},"properties":{"noteIndex":0},"schema":"https://github.com/citation-style-language/schema/raw/master/csl-citation.json"}</w:instrText>
      </w:r>
      <w:r w:rsidR="0077011F" w:rsidRPr="00DC671C">
        <w:rPr>
          <w:rFonts w:ascii="Times New Roman" w:eastAsiaTheme="minorEastAsia" w:hAnsi="Times New Roman" w:cs="Times New Roman"/>
          <w:iCs/>
          <w:sz w:val="24"/>
          <w:szCs w:val="24"/>
        </w:rPr>
        <w:fldChar w:fldCharType="separate"/>
      </w:r>
      <w:r w:rsidR="0077011F" w:rsidRPr="00DC671C">
        <w:rPr>
          <w:rFonts w:ascii="Times New Roman" w:eastAsiaTheme="minorEastAsia" w:hAnsi="Times New Roman" w:cs="Times New Roman"/>
          <w:iCs/>
          <w:noProof/>
          <w:sz w:val="24"/>
          <w:szCs w:val="24"/>
        </w:rPr>
        <w:t>(Hoshi, 2006)</w:t>
      </w:r>
      <w:r w:rsidR="0077011F" w:rsidRPr="00DC671C">
        <w:rPr>
          <w:rFonts w:ascii="Times New Roman" w:eastAsiaTheme="minorEastAsia" w:hAnsi="Times New Roman" w:cs="Times New Roman"/>
          <w:iCs/>
          <w:sz w:val="24"/>
          <w:szCs w:val="24"/>
        </w:rPr>
        <w:fldChar w:fldCharType="end"/>
      </w:r>
      <w:r w:rsidR="00AD6D0B" w:rsidRPr="00DC671C">
        <w:rPr>
          <w:rFonts w:ascii="Times New Roman" w:eastAsiaTheme="minorEastAsia" w:hAnsi="Times New Roman" w:cs="Times New Roman"/>
          <w:iCs/>
          <w:sz w:val="24"/>
          <w:szCs w:val="24"/>
        </w:rPr>
        <w:t>.</w:t>
      </w:r>
      <w:r w:rsidR="0077011F" w:rsidRPr="00DC671C">
        <w:rPr>
          <w:rFonts w:ascii="Times New Roman" w:eastAsiaTheme="minorEastAsia" w:hAnsi="Times New Roman" w:cs="Times New Roman"/>
          <w:iCs/>
          <w:sz w:val="24"/>
          <w:szCs w:val="24"/>
        </w:rPr>
        <w:t xml:space="preserve"> </w:t>
      </w:r>
      <w:r w:rsidR="00115FA2">
        <w:rPr>
          <w:rFonts w:ascii="Times New Roman" w:eastAsiaTheme="minorEastAsia" w:hAnsi="Times New Roman" w:cs="Times New Roman"/>
          <w:iCs/>
          <w:sz w:val="24"/>
          <w:szCs w:val="24"/>
        </w:rPr>
        <w:t xml:space="preserve">Esto </w:t>
      </w:r>
      <w:r w:rsidR="004B1332">
        <w:rPr>
          <w:rFonts w:ascii="Times New Roman" w:eastAsiaTheme="minorEastAsia" w:hAnsi="Times New Roman" w:cs="Times New Roman"/>
          <w:iCs/>
          <w:sz w:val="24"/>
          <w:szCs w:val="24"/>
        </w:rPr>
        <w:t xml:space="preserve">permite a </w:t>
      </w:r>
      <w:r w:rsidR="00013A1A">
        <w:rPr>
          <w:rFonts w:ascii="Times New Roman" w:eastAsiaTheme="minorEastAsia" w:hAnsi="Times New Roman" w:cs="Times New Roman"/>
          <w:iCs/>
          <w:sz w:val="24"/>
          <w:szCs w:val="24"/>
        </w:rPr>
        <w:t xml:space="preserve">dichas </w:t>
      </w:r>
      <w:r w:rsidR="002D0CCB" w:rsidRPr="00DC671C">
        <w:rPr>
          <w:rFonts w:ascii="Times New Roman" w:eastAsiaTheme="minorEastAsia" w:hAnsi="Times New Roman" w:cs="Times New Roman"/>
          <w:iCs/>
          <w:sz w:val="24"/>
          <w:szCs w:val="24"/>
        </w:rPr>
        <w:t>empresas evitar</w:t>
      </w:r>
      <w:r w:rsidR="00013A1A">
        <w:rPr>
          <w:rFonts w:ascii="Times New Roman" w:eastAsiaTheme="minorEastAsia" w:hAnsi="Times New Roman" w:cs="Times New Roman"/>
          <w:iCs/>
          <w:sz w:val="24"/>
          <w:szCs w:val="24"/>
        </w:rPr>
        <w:t>,</w:t>
      </w:r>
      <w:r w:rsidR="004B1332">
        <w:rPr>
          <w:rFonts w:ascii="Times New Roman" w:eastAsiaTheme="minorEastAsia" w:hAnsi="Times New Roman" w:cs="Times New Roman"/>
          <w:iCs/>
          <w:sz w:val="24"/>
          <w:szCs w:val="24"/>
        </w:rPr>
        <w:t xml:space="preserve"> </w:t>
      </w:r>
      <w:r w:rsidR="002D0CCB" w:rsidRPr="00DC671C">
        <w:rPr>
          <w:rFonts w:ascii="Times New Roman" w:eastAsiaTheme="minorEastAsia" w:hAnsi="Times New Roman" w:cs="Times New Roman"/>
          <w:iCs/>
          <w:sz w:val="24"/>
          <w:szCs w:val="24"/>
        </w:rPr>
        <w:t>o al menos retrasar</w:t>
      </w:r>
      <w:r w:rsidR="00013A1A">
        <w:rPr>
          <w:rFonts w:ascii="Times New Roman" w:eastAsiaTheme="minorEastAsia" w:hAnsi="Times New Roman" w:cs="Times New Roman"/>
          <w:iCs/>
          <w:sz w:val="24"/>
          <w:szCs w:val="24"/>
        </w:rPr>
        <w:t xml:space="preserve">, </w:t>
      </w:r>
      <w:r w:rsidR="002D0CCB" w:rsidRPr="00DC671C">
        <w:rPr>
          <w:rFonts w:ascii="Times New Roman" w:eastAsiaTheme="minorEastAsia" w:hAnsi="Times New Roman" w:cs="Times New Roman"/>
          <w:iCs/>
          <w:sz w:val="24"/>
          <w:szCs w:val="24"/>
        </w:rPr>
        <w:t>su quiebra</w:t>
      </w:r>
      <w:r w:rsidR="00DD6905" w:rsidRPr="00DC671C">
        <w:rPr>
          <w:rFonts w:ascii="Times New Roman" w:eastAsiaTheme="minorEastAsia" w:hAnsi="Times New Roman" w:cs="Times New Roman"/>
          <w:iCs/>
          <w:sz w:val="24"/>
          <w:szCs w:val="24"/>
        </w:rPr>
        <w:t xml:space="preserve">. </w:t>
      </w:r>
      <w:r w:rsidR="00A546A7">
        <w:rPr>
          <w:rFonts w:ascii="Times New Roman" w:eastAsiaTheme="minorEastAsia" w:hAnsi="Times New Roman" w:cs="Times New Roman"/>
          <w:iCs/>
          <w:sz w:val="24"/>
          <w:szCs w:val="24"/>
        </w:rPr>
        <w:t>Además</w:t>
      </w:r>
      <w:r w:rsidR="00013A1A">
        <w:rPr>
          <w:rFonts w:ascii="Times New Roman" w:eastAsiaTheme="minorEastAsia" w:hAnsi="Times New Roman" w:cs="Times New Roman"/>
          <w:iCs/>
          <w:sz w:val="24"/>
          <w:szCs w:val="24"/>
        </w:rPr>
        <w:t xml:space="preserve">, </w:t>
      </w:r>
      <w:r w:rsidR="004B1332">
        <w:rPr>
          <w:rFonts w:ascii="Times New Roman" w:eastAsiaTheme="minorEastAsia" w:hAnsi="Times New Roman" w:cs="Times New Roman"/>
          <w:iCs/>
          <w:sz w:val="24"/>
          <w:szCs w:val="24"/>
        </w:rPr>
        <w:t xml:space="preserve">también </w:t>
      </w:r>
      <w:r w:rsidR="00A546A7">
        <w:rPr>
          <w:rFonts w:ascii="Times New Roman" w:eastAsiaTheme="minorEastAsia" w:hAnsi="Times New Roman" w:cs="Times New Roman"/>
          <w:iCs/>
          <w:sz w:val="24"/>
          <w:szCs w:val="24"/>
        </w:rPr>
        <w:t xml:space="preserve">ayuda </w:t>
      </w:r>
      <w:r w:rsidR="002D0CCB" w:rsidRPr="00DC671C">
        <w:rPr>
          <w:rFonts w:ascii="Times New Roman" w:eastAsiaTheme="minorEastAsia" w:hAnsi="Times New Roman" w:cs="Times New Roman"/>
          <w:iCs/>
          <w:sz w:val="24"/>
          <w:szCs w:val="24"/>
        </w:rPr>
        <w:t xml:space="preserve">a los bancos </w:t>
      </w:r>
      <w:r w:rsidR="00A546A7">
        <w:rPr>
          <w:rFonts w:ascii="Times New Roman" w:eastAsiaTheme="minorEastAsia" w:hAnsi="Times New Roman" w:cs="Times New Roman"/>
          <w:iCs/>
          <w:sz w:val="24"/>
          <w:szCs w:val="24"/>
        </w:rPr>
        <w:t xml:space="preserve">para </w:t>
      </w:r>
      <w:r w:rsidR="002D0CCB" w:rsidRPr="00DC671C">
        <w:rPr>
          <w:rFonts w:ascii="Times New Roman" w:eastAsiaTheme="minorEastAsia" w:hAnsi="Times New Roman" w:cs="Times New Roman"/>
          <w:iCs/>
          <w:sz w:val="24"/>
          <w:szCs w:val="24"/>
        </w:rPr>
        <w:t>evitar o retrasar un nuevo aumento de sus préstamos morosos declarados</w:t>
      </w:r>
      <w:r w:rsidR="00F325B2">
        <w:rPr>
          <w:rFonts w:ascii="Times New Roman" w:eastAsiaTheme="minorEastAsia" w:hAnsi="Times New Roman" w:cs="Times New Roman"/>
          <w:iCs/>
          <w:sz w:val="24"/>
          <w:szCs w:val="24"/>
        </w:rPr>
        <w:t xml:space="preserve"> ya</w:t>
      </w:r>
      <w:r w:rsidR="00A546A7">
        <w:rPr>
          <w:rFonts w:ascii="Times New Roman" w:eastAsiaTheme="minorEastAsia" w:hAnsi="Times New Roman" w:cs="Times New Roman"/>
          <w:iCs/>
          <w:sz w:val="24"/>
          <w:szCs w:val="24"/>
        </w:rPr>
        <w:t xml:space="preserve"> que</w:t>
      </w:r>
      <w:r w:rsidR="00622CB2">
        <w:rPr>
          <w:rFonts w:ascii="Times New Roman" w:eastAsiaTheme="minorEastAsia" w:hAnsi="Times New Roman" w:cs="Times New Roman"/>
          <w:iCs/>
          <w:sz w:val="24"/>
          <w:szCs w:val="24"/>
        </w:rPr>
        <w:t>,</w:t>
      </w:r>
      <w:r w:rsidR="005D72D3">
        <w:rPr>
          <w:rFonts w:ascii="Times New Roman" w:eastAsiaTheme="minorEastAsia" w:hAnsi="Times New Roman" w:cs="Times New Roman"/>
          <w:iCs/>
          <w:sz w:val="24"/>
          <w:szCs w:val="24"/>
        </w:rPr>
        <w:t xml:space="preserve"> </w:t>
      </w:r>
      <w:r w:rsidR="00F325B2">
        <w:rPr>
          <w:rFonts w:ascii="Times New Roman" w:eastAsiaTheme="minorEastAsia" w:hAnsi="Times New Roman" w:cs="Times New Roman"/>
          <w:iCs/>
          <w:sz w:val="24"/>
          <w:szCs w:val="24"/>
        </w:rPr>
        <w:t xml:space="preserve">de esta forma </w:t>
      </w:r>
      <w:r w:rsidR="008F0F31" w:rsidRPr="00DC671C">
        <w:rPr>
          <w:rFonts w:ascii="Times New Roman" w:eastAsiaTheme="minorEastAsia" w:hAnsi="Times New Roman" w:cs="Times New Roman"/>
          <w:iCs/>
          <w:sz w:val="24"/>
          <w:szCs w:val="24"/>
        </w:rPr>
        <w:t xml:space="preserve">el banco no </w:t>
      </w:r>
      <w:r w:rsidR="005D72D3">
        <w:rPr>
          <w:rFonts w:ascii="Times New Roman" w:eastAsiaTheme="minorEastAsia" w:hAnsi="Times New Roman" w:cs="Times New Roman"/>
          <w:iCs/>
          <w:sz w:val="24"/>
          <w:szCs w:val="24"/>
        </w:rPr>
        <w:t xml:space="preserve">está obligado a </w:t>
      </w:r>
      <w:r w:rsidR="00115FA2">
        <w:rPr>
          <w:rFonts w:ascii="Times New Roman" w:eastAsiaTheme="minorEastAsia" w:hAnsi="Times New Roman" w:cs="Times New Roman"/>
          <w:iCs/>
          <w:sz w:val="24"/>
          <w:szCs w:val="24"/>
        </w:rPr>
        <w:t xml:space="preserve">dotar </w:t>
      </w:r>
      <w:r w:rsidR="008F0F31" w:rsidRPr="00DC671C">
        <w:rPr>
          <w:rFonts w:ascii="Times New Roman" w:eastAsiaTheme="minorEastAsia" w:hAnsi="Times New Roman" w:cs="Times New Roman"/>
          <w:iCs/>
          <w:sz w:val="24"/>
          <w:szCs w:val="24"/>
        </w:rPr>
        <w:t xml:space="preserve">provisiones </w:t>
      </w:r>
      <w:r w:rsidR="00CD2565">
        <w:rPr>
          <w:rFonts w:ascii="Times New Roman" w:eastAsiaTheme="minorEastAsia" w:hAnsi="Times New Roman" w:cs="Times New Roman"/>
          <w:iCs/>
          <w:sz w:val="24"/>
          <w:szCs w:val="24"/>
        </w:rPr>
        <w:t xml:space="preserve">por </w:t>
      </w:r>
      <w:r w:rsidR="004B1332">
        <w:rPr>
          <w:rFonts w:ascii="Times New Roman" w:eastAsiaTheme="minorEastAsia" w:hAnsi="Times New Roman" w:cs="Times New Roman"/>
          <w:iCs/>
          <w:sz w:val="24"/>
          <w:szCs w:val="24"/>
        </w:rPr>
        <w:t xml:space="preserve">las </w:t>
      </w:r>
      <w:r w:rsidR="008F0F31" w:rsidRPr="00DC671C">
        <w:rPr>
          <w:rFonts w:ascii="Times New Roman" w:eastAsiaTheme="minorEastAsia" w:hAnsi="Times New Roman" w:cs="Times New Roman"/>
          <w:iCs/>
          <w:sz w:val="24"/>
          <w:szCs w:val="24"/>
        </w:rPr>
        <w:t xml:space="preserve">pérdidas de </w:t>
      </w:r>
      <w:r w:rsidR="00115FA2">
        <w:rPr>
          <w:rFonts w:ascii="Times New Roman" w:eastAsiaTheme="minorEastAsia" w:hAnsi="Times New Roman" w:cs="Times New Roman"/>
          <w:iCs/>
          <w:sz w:val="24"/>
          <w:szCs w:val="24"/>
        </w:rPr>
        <w:t>los mismos</w:t>
      </w:r>
      <w:r w:rsidR="008F0F31" w:rsidRPr="00DC671C">
        <w:rPr>
          <w:rFonts w:ascii="Times New Roman" w:eastAsiaTheme="minorEastAsia" w:hAnsi="Times New Roman" w:cs="Times New Roman"/>
          <w:iCs/>
          <w:sz w:val="24"/>
          <w:szCs w:val="24"/>
        </w:rPr>
        <w:t xml:space="preserve">, lo que reduciría </w:t>
      </w:r>
      <w:r w:rsidR="005D72D3">
        <w:rPr>
          <w:rFonts w:ascii="Times New Roman" w:eastAsiaTheme="minorEastAsia" w:hAnsi="Times New Roman" w:cs="Times New Roman"/>
          <w:iCs/>
          <w:sz w:val="24"/>
          <w:szCs w:val="24"/>
        </w:rPr>
        <w:t xml:space="preserve">sus </w:t>
      </w:r>
      <w:r w:rsidR="008F0F31" w:rsidRPr="00DC671C">
        <w:rPr>
          <w:rFonts w:ascii="Times New Roman" w:eastAsiaTheme="minorEastAsia" w:hAnsi="Times New Roman" w:cs="Times New Roman"/>
          <w:iCs/>
          <w:sz w:val="24"/>
          <w:szCs w:val="24"/>
        </w:rPr>
        <w:t>beneficios y, por tanto, su capital</w:t>
      </w:r>
      <w:r w:rsidR="00DD6905" w:rsidRPr="00DC671C">
        <w:rPr>
          <w:rFonts w:ascii="Times New Roman" w:eastAsiaTheme="minorEastAsia" w:hAnsi="Times New Roman" w:cs="Times New Roman"/>
          <w:iCs/>
          <w:sz w:val="24"/>
          <w:szCs w:val="24"/>
        </w:rPr>
        <w:t xml:space="preserve"> </w:t>
      </w:r>
      <w:r w:rsidR="00DD6905" w:rsidRPr="00DC671C">
        <w:rPr>
          <w:rFonts w:ascii="Times New Roman" w:eastAsiaTheme="minorEastAsia" w:hAnsi="Times New Roman" w:cs="Times New Roman"/>
          <w:iCs/>
          <w:sz w:val="24"/>
          <w:szCs w:val="24"/>
        </w:rPr>
        <w:fldChar w:fldCharType="begin" w:fldLock="1"/>
      </w:r>
      <w:r w:rsidR="00805A0D" w:rsidRPr="00DC671C">
        <w:rPr>
          <w:rFonts w:ascii="Times New Roman" w:eastAsiaTheme="minorEastAsia" w:hAnsi="Times New Roman" w:cs="Times New Roman"/>
          <w:iCs/>
          <w:sz w:val="24"/>
          <w:szCs w:val="24"/>
        </w:rPr>
        <w:instrText>ADDIN CSL_CITATION {"citationItems":[{"id":"ITEM-1","itemData":{"author":[{"dropping-particle":"","family":"Peek","given":"Joe","non-dropping-particle":"","parse-names":false,"suffix":""},{"dropping-particle":"","family":"Rosengren","given":"Eric S","non-dropping-particle":"","parse-names":false,"suffix":""}],"id":"ITEM-1","issued":{"date-parts":[["2003"]]},"title":"©2003 by Joe Peek and Eric S. Rosengren All rights reserved. Short sections of text not to exceed two paragraphs, may be quoted without explicit permission provided that full credit including ©notice, is given to the source.","type":"article-journal"},"uris":["http://www.mendeley.com/documents/?uuid=367c0232-5b8e-4f76-920b-a0f1982d8600"]}],"mendeley":{"formattedCitation":"(Peek &amp; Rosengren, 2003)","plainTextFormattedCitation":"(Peek &amp; Rosengren, 2003)","previouslyFormattedCitation":"(Peek &amp; Rosengren, 2003)"},"properties":{"noteIndex":0},"schema":"https://github.com/citation-style-language/schema/raw/master/csl-citation.json"}</w:instrText>
      </w:r>
      <w:r w:rsidR="00DD6905" w:rsidRPr="00DC671C">
        <w:rPr>
          <w:rFonts w:ascii="Times New Roman" w:eastAsiaTheme="minorEastAsia" w:hAnsi="Times New Roman" w:cs="Times New Roman"/>
          <w:iCs/>
          <w:sz w:val="24"/>
          <w:szCs w:val="24"/>
        </w:rPr>
        <w:fldChar w:fldCharType="separate"/>
      </w:r>
      <w:r w:rsidR="00DD6905" w:rsidRPr="00DC671C">
        <w:rPr>
          <w:rFonts w:ascii="Times New Roman" w:eastAsiaTheme="minorEastAsia" w:hAnsi="Times New Roman" w:cs="Times New Roman"/>
          <w:iCs/>
          <w:noProof/>
          <w:sz w:val="24"/>
          <w:szCs w:val="24"/>
        </w:rPr>
        <w:t>(Peek &amp; Rosengren, 2003)</w:t>
      </w:r>
      <w:r w:rsidR="00DD6905" w:rsidRPr="00DC671C">
        <w:rPr>
          <w:rFonts w:ascii="Times New Roman" w:eastAsiaTheme="minorEastAsia" w:hAnsi="Times New Roman" w:cs="Times New Roman"/>
          <w:iCs/>
          <w:sz w:val="24"/>
          <w:szCs w:val="24"/>
        </w:rPr>
        <w:fldChar w:fldCharType="end"/>
      </w:r>
      <w:r w:rsidR="002D0CCB" w:rsidRPr="00DC671C">
        <w:rPr>
          <w:rFonts w:ascii="Times New Roman" w:eastAsiaTheme="minorEastAsia" w:hAnsi="Times New Roman" w:cs="Times New Roman"/>
          <w:iCs/>
          <w:sz w:val="24"/>
          <w:szCs w:val="24"/>
        </w:rPr>
        <w:t>.</w:t>
      </w:r>
    </w:p>
    <w:p w14:paraId="2E4B8116" w14:textId="39E7A5C2" w:rsidR="00C27FB7" w:rsidRDefault="00E110EE" w:rsidP="00EC0E6E">
      <w:pPr>
        <w:spacing w:after="180"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Por tales razones</w:t>
      </w:r>
      <w:r w:rsidR="003F0A1A" w:rsidRPr="00DC671C">
        <w:rPr>
          <w:rFonts w:ascii="Times New Roman" w:eastAsiaTheme="minorEastAsia" w:hAnsi="Times New Roman" w:cs="Times New Roman"/>
          <w:iCs/>
          <w:sz w:val="24"/>
          <w:szCs w:val="24"/>
        </w:rPr>
        <w:t xml:space="preserve">, </w:t>
      </w:r>
      <w:r w:rsidR="00C20231">
        <w:rPr>
          <w:rFonts w:ascii="Times New Roman" w:eastAsiaTheme="minorEastAsia" w:hAnsi="Times New Roman" w:cs="Times New Roman"/>
          <w:iCs/>
          <w:sz w:val="24"/>
          <w:szCs w:val="24"/>
        </w:rPr>
        <w:t xml:space="preserve">el criterio de </w:t>
      </w:r>
      <w:r w:rsidR="003F0A1A" w:rsidRPr="00DC671C">
        <w:rPr>
          <w:rFonts w:ascii="Times New Roman" w:eastAsiaTheme="minorEastAsia" w:hAnsi="Times New Roman" w:cs="Times New Roman"/>
          <w:iCs/>
          <w:sz w:val="24"/>
          <w:szCs w:val="24"/>
        </w:rPr>
        <w:fldChar w:fldCharType="begin" w:fldLock="1"/>
      </w:r>
      <w:r w:rsidR="003F0A1A" w:rsidRPr="00DC671C">
        <w:rPr>
          <w:rFonts w:ascii="Times New Roman" w:eastAsiaTheme="minorEastAsia" w:hAnsi="Times New Roman" w:cs="Times New Roman"/>
          <w:iCs/>
          <w:sz w:val="24"/>
          <w:szCs w:val="24"/>
        </w:rPr>
        <w:instrText>ADDIN CSL_CITATION {"citationItems":[{"id":"ITEM-1","itemData":{"DOI":"10.1111/j.1467-9701.2011.01368.x","ISSN":"03785920","abstract":"The Japanese economy experienced prolonged recessions during the 1990s. Previous studies suggest that evergreen lending to troubled firms known as 'zombie firms' distorted market discipline in terms of stabilising the economy and caused significant delays in its recovery. However, the eventual bankruptcy of zombies was rare. The purpose of this study is to investigate why zombie firms recovered in Japan. We first extend the method of Caballero et al. (2008) and identify zombies from among the listed firms. Subsequently, we investigate the nature of corporate restructuring that was effective in reviving zombie firms. Our multinomial logistic regressions suggest that reducing the employee strength of zombie firms and selling its fixed assets were beneficial in facilitating their recovery. However, corporate restructuring without accounting transparency or by discouraging incentives for managers was ineffective. In addition, corporate restructuring lacked effectiveness in the absence of favourable macroeconomic environment as well as substantial external financial support. © 2011 Blackwell Publishing Ltd.","author":[{"dropping-particle":"","family":"Fukuda","given":"Shin ichi","non-dropping-particle":"","parse-names":false,"suffix":""},{"dropping-particle":"","family":"Nakamura","given":"Jun ichi","non-dropping-particle":"","parse-names":false,"suffix":""}],"container-title":"World Economy","id":"ITEM-1","issue":"7","issued":{"date-parts":[["2011"]]},"page":"1124-1137","title":"Why did 'zombie' firms recover in Japan?","type":"article-journal","volume":"34"},"uris":["http://www.mendeley.com/documents/?uuid=33d39781-ceae-4c1b-9d80-6fff422b1f88"]}],"mendeley":{"formattedCitation":"(Fukuda &amp; Nakamura, 2011)","manualFormatting":"Fukuda &amp; Nakamura (2011)","plainTextFormattedCitation":"(Fukuda &amp; Nakamura, 2011)","previouslyFormattedCitation":"(Fukuda &amp; Nakamura, 2011)"},"properties":{"noteIndex":0},"schema":"https://github.com/citation-style-language/schema/raw/master/csl-citation.json"}</w:instrText>
      </w:r>
      <w:r w:rsidR="003F0A1A" w:rsidRPr="00DC671C">
        <w:rPr>
          <w:rFonts w:ascii="Times New Roman" w:eastAsiaTheme="minorEastAsia" w:hAnsi="Times New Roman" w:cs="Times New Roman"/>
          <w:iCs/>
          <w:sz w:val="24"/>
          <w:szCs w:val="24"/>
        </w:rPr>
        <w:fldChar w:fldCharType="separate"/>
      </w:r>
      <w:r w:rsidR="003F0A1A" w:rsidRPr="00DC671C">
        <w:rPr>
          <w:rFonts w:ascii="Times New Roman" w:eastAsiaTheme="minorEastAsia" w:hAnsi="Times New Roman" w:cs="Times New Roman"/>
          <w:iCs/>
          <w:noProof/>
          <w:sz w:val="24"/>
          <w:szCs w:val="24"/>
        </w:rPr>
        <w:t>Fukuda &amp; Nakamura (2011)</w:t>
      </w:r>
      <w:r w:rsidR="003F0A1A" w:rsidRPr="00DC671C">
        <w:rPr>
          <w:rFonts w:ascii="Times New Roman" w:eastAsiaTheme="minorEastAsia" w:hAnsi="Times New Roman" w:cs="Times New Roman"/>
          <w:iCs/>
          <w:sz w:val="24"/>
          <w:szCs w:val="24"/>
        </w:rPr>
        <w:fldChar w:fldCharType="end"/>
      </w:r>
      <w:r w:rsidR="00C20231">
        <w:rPr>
          <w:rFonts w:ascii="Times New Roman" w:eastAsiaTheme="minorEastAsia" w:hAnsi="Times New Roman" w:cs="Times New Roman"/>
          <w:iCs/>
          <w:sz w:val="24"/>
          <w:szCs w:val="24"/>
        </w:rPr>
        <w:t xml:space="preserve"> (</w:t>
      </w:r>
      <w:r w:rsidR="00C20231" w:rsidRPr="00DC671C">
        <w:rPr>
          <w:rFonts w:ascii="Times New Roman" w:eastAsiaTheme="minorEastAsia" w:hAnsi="Times New Roman" w:cs="Times New Roman"/>
          <w:iCs/>
          <w:sz w:val="24"/>
          <w:szCs w:val="24"/>
        </w:rPr>
        <w:t>en adelante FN</w:t>
      </w:r>
      <w:r w:rsidR="00C20231">
        <w:rPr>
          <w:rFonts w:ascii="Times New Roman" w:eastAsiaTheme="minorEastAsia" w:hAnsi="Times New Roman" w:cs="Times New Roman"/>
          <w:iCs/>
          <w:sz w:val="24"/>
          <w:szCs w:val="24"/>
        </w:rPr>
        <w:t>)</w:t>
      </w:r>
      <w:r w:rsidR="00D241E5" w:rsidRPr="00DC671C">
        <w:rPr>
          <w:rFonts w:ascii="Times New Roman" w:eastAsiaTheme="minorEastAsia" w:hAnsi="Times New Roman" w:cs="Times New Roman"/>
          <w:iCs/>
          <w:sz w:val="24"/>
          <w:szCs w:val="24"/>
        </w:rPr>
        <w:t xml:space="preserve">, </w:t>
      </w:r>
      <w:r w:rsidR="00C20231">
        <w:rPr>
          <w:rFonts w:ascii="Times New Roman" w:eastAsiaTheme="minorEastAsia" w:hAnsi="Times New Roman" w:cs="Times New Roman"/>
          <w:iCs/>
          <w:sz w:val="24"/>
          <w:szCs w:val="24"/>
        </w:rPr>
        <w:t xml:space="preserve">se presenta </w:t>
      </w:r>
      <w:r w:rsidR="00FD3963" w:rsidRPr="00DC671C">
        <w:rPr>
          <w:rFonts w:ascii="Times New Roman" w:eastAsiaTheme="minorEastAsia" w:hAnsi="Times New Roman" w:cs="Times New Roman"/>
          <w:iCs/>
          <w:sz w:val="24"/>
          <w:szCs w:val="24"/>
        </w:rPr>
        <w:t xml:space="preserve">como </w:t>
      </w:r>
      <w:r w:rsidR="00E3627B" w:rsidRPr="00DC671C">
        <w:rPr>
          <w:rFonts w:ascii="Times New Roman" w:eastAsiaTheme="minorEastAsia" w:hAnsi="Times New Roman" w:cs="Times New Roman"/>
          <w:iCs/>
          <w:sz w:val="24"/>
          <w:szCs w:val="24"/>
        </w:rPr>
        <w:t xml:space="preserve">el </w:t>
      </w:r>
      <w:r w:rsidR="00FD3963" w:rsidRPr="00DC671C">
        <w:rPr>
          <w:rFonts w:ascii="Times New Roman" w:eastAsiaTheme="minorEastAsia" w:hAnsi="Times New Roman" w:cs="Times New Roman"/>
          <w:iCs/>
          <w:sz w:val="24"/>
          <w:szCs w:val="24"/>
        </w:rPr>
        <w:t xml:space="preserve">segundo con mayor </w:t>
      </w:r>
      <w:r w:rsidR="003934EB">
        <w:rPr>
          <w:rFonts w:ascii="Times New Roman" w:eastAsiaTheme="minorEastAsia" w:hAnsi="Times New Roman" w:cs="Times New Roman"/>
          <w:iCs/>
          <w:sz w:val="24"/>
          <w:szCs w:val="24"/>
        </w:rPr>
        <w:t xml:space="preserve">número de citas </w:t>
      </w:r>
      <w:r w:rsidR="004831D2" w:rsidRPr="00DC671C">
        <w:rPr>
          <w:rFonts w:ascii="Times New Roman" w:eastAsiaTheme="minorEastAsia" w:hAnsi="Times New Roman" w:cs="Times New Roman"/>
          <w:iCs/>
          <w:sz w:val="24"/>
          <w:szCs w:val="24"/>
        </w:rPr>
        <w:t xml:space="preserve">en la </w:t>
      </w:r>
      <w:r w:rsidRPr="00E110EE">
        <w:rPr>
          <w:rFonts w:ascii="Times New Roman" w:eastAsiaTheme="minorEastAsia" w:hAnsi="Times New Roman" w:cs="Times New Roman"/>
          <w:iCs/>
          <w:color w:val="2E74B5" w:themeColor="accent5" w:themeShade="BF"/>
          <w:sz w:val="24"/>
          <w:szCs w:val="24"/>
          <w:u w:val="single"/>
        </w:rPr>
        <w:fldChar w:fldCharType="begin"/>
      </w:r>
      <w:r w:rsidRPr="00E110EE">
        <w:rPr>
          <w:rFonts w:ascii="Times New Roman" w:eastAsiaTheme="minorEastAsia" w:hAnsi="Times New Roman" w:cs="Times New Roman"/>
          <w:iCs/>
          <w:color w:val="2E74B5" w:themeColor="accent5" w:themeShade="BF"/>
          <w:sz w:val="24"/>
          <w:szCs w:val="24"/>
          <w:u w:val="single"/>
        </w:rPr>
        <w:instrText xml:space="preserve"> REF _Ref88605015 \h  \* MERGEFORMAT </w:instrText>
      </w:r>
      <w:r w:rsidRPr="00E110EE">
        <w:rPr>
          <w:rFonts w:ascii="Times New Roman" w:eastAsiaTheme="minorEastAsia" w:hAnsi="Times New Roman" w:cs="Times New Roman"/>
          <w:iCs/>
          <w:color w:val="2E74B5" w:themeColor="accent5" w:themeShade="BF"/>
          <w:sz w:val="24"/>
          <w:szCs w:val="24"/>
          <w:u w:val="single"/>
        </w:rPr>
      </w:r>
      <w:r w:rsidRPr="00E110EE">
        <w:rPr>
          <w:rFonts w:ascii="Times New Roman" w:eastAsiaTheme="minorEastAsia" w:hAnsi="Times New Roman" w:cs="Times New Roman"/>
          <w:iCs/>
          <w:color w:val="2E74B5" w:themeColor="accent5" w:themeShade="BF"/>
          <w:sz w:val="24"/>
          <w:szCs w:val="24"/>
          <w:u w:val="single"/>
        </w:rPr>
        <w:fldChar w:fldCharType="separate"/>
      </w:r>
      <w:ins w:id="68" w:author="sumit kumar" w:date="2022-01-28T00:52:00Z">
        <w:r w:rsidR="00A55E47" w:rsidRPr="00A55E47">
          <w:rPr>
            <w:rFonts w:ascii="Times New Roman" w:hAnsi="Times New Roman" w:cs="Times New Roman"/>
            <w:color w:val="2E74B5" w:themeColor="accent5" w:themeShade="BF"/>
            <w:sz w:val="24"/>
            <w:szCs w:val="24"/>
            <w:u w:val="single"/>
            <w:rPrChange w:id="69" w:author="sumit kumar" w:date="2022-01-28T00:52:00Z">
              <w:rPr/>
            </w:rPrChange>
          </w:rPr>
          <w:t xml:space="preserve">Tabla </w:t>
        </w:r>
        <w:r w:rsidR="00A55E47" w:rsidRPr="00A55E47">
          <w:rPr>
            <w:rFonts w:ascii="Times New Roman" w:hAnsi="Times New Roman" w:cs="Times New Roman"/>
            <w:noProof/>
            <w:color w:val="2E74B5" w:themeColor="accent5" w:themeShade="BF"/>
            <w:sz w:val="24"/>
            <w:szCs w:val="24"/>
            <w:u w:val="single"/>
            <w:rPrChange w:id="70" w:author="sumit kumar" w:date="2022-01-28T00:52:00Z">
              <w:rPr>
                <w:noProof/>
              </w:rPr>
            </w:rPrChange>
          </w:rPr>
          <w:t>3</w:t>
        </w:r>
      </w:ins>
      <w:del w:id="71"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Tabla </w:delText>
        </w:r>
        <w:r w:rsidR="00614ADD" w:rsidRPr="00614ADD" w:rsidDel="00A55E47">
          <w:rPr>
            <w:rFonts w:ascii="Times New Roman" w:hAnsi="Times New Roman" w:cs="Times New Roman"/>
            <w:noProof/>
            <w:color w:val="2E74B5" w:themeColor="accent5" w:themeShade="BF"/>
            <w:sz w:val="24"/>
            <w:szCs w:val="24"/>
            <w:u w:val="single"/>
          </w:rPr>
          <w:delText>3</w:delText>
        </w:r>
      </w:del>
      <w:r w:rsidRPr="00E110EE">
        <w:rPr>
          <w:rFonts w:ascii="Times New Roman" w:eastAsiaTheme="minorEastAsia" w:hAnsi="Times New Roman" w:cs="Times New Roman"/>
          <w:iCs/>
          <w:color w:val="2E74B5" w:themeColor="accent5" w:themeShade="BF"/>
          <w:sz w:val="24"/>
          <w:szCs w:val="24"/>
          <w:u w:val="single"/>
        </w:rPr>
        <w:fldChar w:fldCharType="end"/>
      </w:r>
      <w:r>
        <w:rPr>
          <w:rFonts w:ascii="Times New Roman" w:eastAsiaTheme="minorEastAsia" w:hAnsi="Times New Roman" w:cs="Times New Roman"/>
          <w:i/>
          <w:sz w:val="24"/>
          <w:szCs w:val="24"/>
        </w:rPr>
        <w:t xml:space="preserve"> </w:t>
      </w:r>
      <w:r w:rsidR="00C20231">
        <w:rPr>
          <w:rFonts w:ascii="Times New Roman" w:eastAsiaTheme="minorEastAsia" w:hAnsi="Times New Roman" w:cs="Times New Roman"/>
          <w:iCs/>
          <w:sz w:val="24"/>
          <w:szCs w:val="24"/>
        </w:rPr>
        <w:t>y</w:t>
      </w:r>
      <w:r w:rsidR="004B36CD" w:rsidRPr="00DC671C">
        <w:rPr>
          <w:rFonts w:ascii="Times New Roman" w:eastAsiaTheme="minorEastAsia" w:hAnsi="Times New Roman" w:cs="Times New Roman"/>
          <w:iCs/>
          <w:sz w:val="24"/>
          <w:szCs w:val="24"/>
        </w:rPr>
        <w:t xml:space="preserve"> </w:t>
      </w:r>
      <w:r w:rsidR="00EF0AD3">
        <w:rPr>
          <w:rFonts w:ascii="Times New Roman" w:eastAsiaTheme="minorEastAsia" w:hAnsi="Times New Roman" w:cs="Times New Roman"/>
          <w:iCs/>
          <w:sz w:val="24"/>
          <w:szCs w:val="24"/>
        </w:rPr>
        <w:t>procede</w:t>
      </w:r>
      <w:r w:rsidR="003F0A1A" w:rsidRPr="00DC671C">
        <w:rPr>
          <w:rFonts w:ascii="Times New Roman" w:eastAsiaTheme="minorEastAsia" w:hAnsi="Times New Roman" w:cs="Times New Roman"/>
          <w:iCs/>
          <w:sz w:val="24"/>
          <w:szCs w:val="24"/>
        </w:rPr>
        <w:t xml:space="preserve"> a mejorar </w:t>
      </w:r>
      <w:r w:rsidR="00857A16">
        <w:rPr>
          <w:rFonts w:ascii="Times New Roman" w:eastAsiaTheme="minorEastAsia" w:hAnsi="Times New Roman" w:cs="Times New Roman"/>
          <w:iCs/>
          <w:sz w:val="24"/>
          <w:szCs w:val="24"/>
        </w:rPr>
        <w:t>el</w:t>
      </w:r>
      <w:r w:rsidR="00EF0AD3">
        <w:rPr>
          <w:rFonts w:ascii="Times New Roman" w:eastAsiaTheme="minorEastAsia" w:hAnsi="Times New Roman" w:cs="Times New Roman"/>
          <w:iCs/>
          <w:sz w:val="24"/>
          <w:szCs w:val="24"/>
        </w:rPr>
        <w:t xml:space="preserve"> </w:t>
      </w:r>
      <w:r w:rsidR="003F0A1A" w:rsidRPr="00DC671C">
        <w:rPr>
          <w:rFonts w:ascii="Times New Roman" w:eastAsiaTheme="minorEastAsia" w:hAnsi="Times New Roman" w:cs="Times New Roman"/>
          <w:iCs/>
          <w:sz w:val="24"/>
          <w:szCs w:val="24"/>
        </w:rPr>
        <w:t xml:space="preserve">criterio </w:t>
      </w:r>
      <w:r w:rsidR="004B36CD" w:rsidRPr="00DC671C">
        <w:rPr>
          <w:rFonts w:ascii="Times New Roman" w:eastAsiaTheme="minorEastAsia" w:hAnsi="Times New Roman" w:cs="Times New Roman"/>
          <w:iCs/>
          <w:sz w:val="24"/>
          <w:szCs w:val="24"/>
        </w:rPr>
        <w:t>CHK</w:t>
      </w:r>
      <w:r w:rsidR="003F0A1A" w:rsidRPr="00DC671C">
        <w:rPr>
          <w:rFonts w:ascii="Times New Roman" w:eastAsiaTheme="minorEastAsia" w:hAnsi="Times New Roman" w:cs="Times New Roman"/>
          <w:iCs/>
          <w:sz w:val="24"/>
          <w:szCs w:val="24"/>
        </w:rPr>
        <w:t xml:space="preserve">. </w:t>
      </w:r>
      <w:r w:rsidR="00636E68">
        <w:rPr>
          <w:rFonts w:ascii="Times New Roman" w:eastAsiaTheme="minorEastAsia" w:hAnsi="Times New Roman" w:cs="Times New Roman"/>
          <w:iCs/>
          <w:sz w:val="24"/>
          <w:szCs w:val="24"/>
        </w:rPr>
        <w:t>Específicamente</w:t>
      </w:r>
      <w:r w:rsidR="003F0A1A" w:rsidRPr="00DC671C">
        <w:rPr>
          <w:rFonts w:ascii="Times New Roman" w:eastAsiaTheme="minorEastAsia" w:hAnsi="Times New Roman" w:cs="Times New Roman"/>
          <w:iCs/>
          <w:sz w:val="24"/>
          <w:szCs w:val="24"/>
        </w:rPr>
        <w:t xml:space="preserve">, </w:t>
      </w:r>
      <w:r w:rsidR="00C20231">
        <w:rPr>
          <w:rFonts w:ascii="Times New Roman" w:eastAsiaTheme="minorEastAsia" w:hAnsi="Times New Roman" w:cs="Times New Roman"/>
          <w:iCs/>
          <w:sz w:val="24"/>
          <w:szCs w:val="24"/>
        </w:rPr>
        <w:t>é</w:t>
      </w:r>
      <w:r w:rsidR="007B1F2A" w:rsidRPr="00DC671C">
        <w:rPr>
          <w:rFonts w:ascii="Times New Roman" w:eastAsiaTheme="minorEastAsia" w:hAnsi="Times New Roman" w:cs="Times New Roman"/>
          <w:iCs/>
          <w:sz w:val="24"/>
          <w:szCs w:val="24"/>
        </w:rPr>
        <w:t xml:space="preserve">stos </w:t>
      </w:r>
      <w:r w:rsidR="00636E68">
        <w:rPr>
          <w:rFonts w:ascii="Times New Roman" w:eastAsiaTheme="minorEastAsia" w:hAnsi="Times New Roman" w:cs="Times New Roman"/>
          <w:iCs/>
          <w:sz w:val="24"/>
          <w:szCs w:val="24"/>
        </w:rPr>
        <w:t xml:space="preserve">autores </w:t>
      </w:r>
      <w:r w:rsidR="007B1F2A" w:rsidRPr="00DC671C">
        <w:rPr>
          <w:rFonts w:ascii="Times New Roman" w:eastAsiaTheme="minorEastAsia" w:hAnsi="Times New Roman" w:cs="Times New Roman"/>
          <w:iCs/>
          <w:sz w:val="24"/>
          <w:szCs w:val="24"/>
        </w:rPr>
        <w:t xml:space="preserve">introducen dos criterios adicionales para </w:t>
      </w:r>
      <w:r w:rsidR="00A13ADB" w:rsidRPr="00DC671C">
        <w:rPr>
          <w:rFonts w:ascii="Times New Roman" w:eastAsiaTheme="minorEastAsia" w:hAnsi="Times New Roman" w:cs="Times New Roman"/>
          <w:iCs/>
          <w:sz w:val="24"/>
          <w:szCs w:val="24"/>
        </w:rPr>
        <w:t>la identificación</w:t>
      </w:r>
      <w:r w:rsidR="007B1F2A" w:rsidRPr="00DC671C">
        <w:rPr>
          <w:rFonts w:ascii="Times New Roman" w:eastAsiaTheme="minorEastAsia" w:hAnsi="Times New Roman" w:cs="Times New Roman"/>
          <w:iCs/>
          <w:sz w:val="24"/>
          <w:szCs w:val="24"/>
        </w:rPr>
        <w:t xml:space="preserve"> </w:t>
      </w:r>
      <w:r w:rsidR="00A13ADB" w:rsidRPr="00DC671C">
        <w:rPr>
          <w:rFonts w:ascii="Times New Roman" w:eastAsiaTheme="minorEastAsia" w:hAnsi="Times New Roman" w:cs="Times New Roman"/>
          <w:iCs/>
          <w:sz w:val="24"/>
          <w:szCs w:val="24"/>
        </w:rPr>
        <w:t xml:space="preserve">de </w:t>
      </w:r>
      <w:r w:rsidR="00A848C5" w:rsidRPr="00DC671C">
        <w:rPr>
          <w:rFonts w:ascii="Times New Roman" w:eastAsiaTheme="minorEastAsia" w:hAnsi="Times New Roman" w:cs="Times New Roman"/>
          <w:iCs/>
          <w:sz w:val="24"/>
          <w:szCs w:val="24"/>
        </w:rPr>
        <w:t xml:space="preserve">las </w:t>
      </w:r>
      <w:r w:rsidR="007B1F2A" w:rsidRPr="00DC671C">
        <w:rPr>
          <w:rFonts w:ascii="Times New Roman" w:eastAsiaTheme="minorEastAsia" w:hAnsi="Times New Roman" w:cs="Times New Roman"/>
          <w:iCs/>
          <w:sz w:val="24"/>
          <w:szCs w:val="24"/>
        </w:rPr>
        <w:t>zombis: el criterio de rentabilidad</w:t>
      </w:r>
      <w:r w:rsidR="00082EFC" w:rsidRPr="00DC671C">
        <w:rPr>
          <w:rFonts w:ascii="Times New Roman" w:eastAsiaTheme="minorEastAsia" w:hAnsi="Times New Roman" w:cs="Times New Roman"/>
          <w:iCs/>
          <w:sz w:val="24"/>
          <w:szCs w:val="24"/>
        </w:rPr>
        <w:t xml:space="preserve"> </w:t>
      </w:r>
      <w:r w:rsidR="007B1F2A" w:rsidRPr="00DC671C">
        <w:rPr>
          <w:rFonts w:ascii="Times New Roman" w:eastAsiaTheme="minorEastAsia" w:hAnsi="Times New Roman" w:cs="Times New Roman"/>
          <w:iCs/>
          <w:sz w:val="24"/>
          <w:szCs w:val="24"/>
        </w:rPr>
        <w:t xml:space="preserve">y el criterio de </w:t>
      </w:r>
      <w:r w:rsidR="00943615">
        <w:rPr>
          <w:rFonts w:ascii="Times New Roman" w:eastAsiaTheme="minorEastAsia" w:hAnsi="Times New Roman" w:cs="Times New Roman"/>
          <w:iCs/>
          <w:sz w:val="24"/>
          <w:szCs w:val="24"/>
        </w:rPr>
        <w:t xml:space="preserve">los </w:t>
      </w:r>
      <w:r w:rsidR="004A7A0A" w:rsidRPr="00DC671C">
        <w:rPr>
          <w:rFonts w:ascii="Times New Roman" w:eastAsiaTheme="minorEastAsia" w:hAnsi="Times New Roman" w:cs="Times New Roman"/>
          <w:iCs/>
          <w:sz w:val="24"/>
          <w:szCs w:val="24"/>
        </w:rPr>
        <w:t xml:space="preserve">préstamos </w:t>
      </w:r>
      <w:r w:rsidR="00EC0E6E" w:rsidRPr="00EC0E6E">
        <w:rPr>
          <w:rFonts w:ascii="Times New Roman" w:eastAsiaTheme="minorEastAsia" w:hAnsi="Times New Roman" w:cs="Times New Roman"/>
          <w:iCs/>
          <w:sz w:val="24"/>
          <w:szCs w:val="24"/>
        </w:rPr>
        <w:t>“</w:t>
      </w:r>
      <w:r w:rsidR="004A7A0A" w:rsidRPr="00127243">
        <w:rPr>
          <w:rFonts w:ascii="Times New Roman" w:eastAsiaTheme="minorEastAsia" w:hAnsi="Times New Roman" w:cs="Times New Roman"/>
          <w:i/>
          <w:sz w:val="24"/>
          <w:szCs w:val="24"/>
        </w:rPr>
        <w:t>evergreen</w:t>
      </w:r>
      <w:r w:rsidR="004A7A0A" w:rsidRPr="00DC671C">
        <w:rPr>
          <w:rFonts w:ascii="Times New Roman" w:eastAsiaTheme="minorEastAsia" w:hAnsi="Times New Roman" w:cs="Times New Roman"/>
          <w:iCs/>
          <w:sz w:val="24"/>
          <w:szCs w:val="24"/>
        </w:rPr>
        <w:t>”</w:t>
      </w:r>
      <w:r w:rsidR="007B1F2A" w:rsidRPr="00DC671C">
        <w:rPr>
          <w:rFonts w:ascii="Times New Roman" w:eastAsiaTheme="minorEastAsia" w:hAnsi="Times New Roman" w:cs="Times New Roman"/>
          <w:iCs/>
          <w:sz w:val="24"/>
          <w:szCs w:val="24"/>
        </w:rPr>
        <w:t>.</w:t>
      </w:r>
      <w:r w:rsidR="00943615">
        <w:rPr>
          <w:rFonts w:ascii="Times New Roman" w:eastAsiaTheme="minorEastAsia" w:hAnsi="Times New Roman" w:cs="Times New Roman"/>
          <w:iCs/>
          <w:sz w:val="24"/>
          <w:szCs w:val="24"/>
        </w:rPr>
        <w:t xml:space="preserve"> Así, de acuerdo con su primer criterio, todas </w:t>
      </w:r>
      <w:r w:rsidR="00082EFC" w:rsidRPr="00DC671C">
        <w:rPr>
          <w:rFonts w:ascii="Times New Roman" w:eastAsiaTheme="minorEastAsia" w:hAnsi="Times New Roman" w:cs="Times New Roman"/>
          <w:iCs/>
          <w:sz w:val="24"/>
          <w:szCs w:val="24"/>
        </w:rPr>
        <w:t xml:space="preserve">aquellas empresas cuyos beneficios antes de intereses e impuestos (EBIT) </w:t>
      </w:r>
      <w:r w:rsidR="00943615">
        <w:rPr>
          <w:rFonts w:ascii="Times New Roman" w:eastAsiaTheme="minorEastAsia" w:hAnsi="Times New Roman" w:cs="Times New Roman"/>
          <w:iCs/>
          <w:sz w:val="24"/>
          <w:szCs w:val="24"/>
        </w:rPr>
        <w:t>superen</w:t>
      </w:r>
      <w:r w:rsidR="00082EFC" w:rsidRPr="00DC671C">
        <w:rPr>
          <w:rFonts w:ascii="Times New Roman" w:eastAsiaTheme="minorEastAsia" w:hAnsi="Times New Roman" w:cs="Times New Roman"/>
          <w:iCs/>
          <w:sz w:val="24"/>
          <w:szCs w:val="24"/>
        </w:rPr>
        <w:t xml:space="preserve"> los pagos de intereses hipotéticos sin riesgo</w:t>
      </w:r>
      <w:r w:rsidR="008374C3" w:rsidRPr="00DC671C">
        <w:rPr>
          <w:rFonts w:ascii="Times New Roman" w:eastAsiaTheme="minorEastAsia" w:hAnsi="Times New Roman" w:cs="Times New Roman"/>
          <w:iCs/>
          <w:sz w:val="24"/>
          <w:szCs w:val="24"/>
        </w:rPr>
        <w:t xml:space="preserve"> de CHK</w:t>
      </w:r>
      <w:r w:rsidR="00082EFC" w:rsidRPr="00DC671C">
        <w:rPr>
          <w:rFonts w:ascii="Times New Roman" w:eastAsiaTheme="minorEastAsia" w:hAnsi="Times New Roman" w:cs="Times New Roman"/>
          <w:iCs/>
          <w:sz w:val="24"/>
          <w:szCs w:val="24"/>
        </w:rPr>
        <w:t xml:space="preserve">, </w:t>
      </w:r>
      <w:r w:rsidR="00A13ADB" w:rsidRPr="00DC671C">
        <w:rPr>
          <w:rFonts w:ascii="Times New Roman" w:eastAsiaTheme="minorEastAsia" w:hAnsi="Times New Roman" w:cs="Times New Roman"/>
          <w:iCs/>
          <w:sz w:val="24"/>
          <w:szCs w:val="24"/>
        </w:rPr>
        <w:t>son</w:t>
      </w:r>
      <w:r w:rsidR="00082EFC" w:rsidRPr="00DC671C">
        <w:rPr>
          <w:rFonts w:ascii="Times New Roman" w:eastAsiaTheme="minorEastAsia" w:hAnsi="Times New Roman" w:cs="Times New Roman"/>
          <w:iCs/>
          <w:sz w:val="24"/>
          <w:szCs w:val="24"/>
        </w:rPr>
        <w:t xml:space="preserve"> excluidas de la categoría de zombi</w:t>
      </w:r>
      <w:r w:rsidR="002958BE">
        <w:rPr>
          <w:rFonts w:ascii="Times New Roman" w:eastAsiaTheme="minorEastAsia" w:hAnsi="Times New Roman" w:cs="Times New Roman"/>
          <w:iCs/>
          <w:sz w:val="24"/>
          <w:szCs w:val="24"/>
        </w:rPr>
        <w:t>s</w:t>
      </w:r>
      <w:r w:rsidR="006139A1" w:rsidRPr="00DC671C">
        <w:rPr>
          <w:rFonts w:ascii="Times New Roman" w:eastAsiaTheme="minorEastAsia" w:hAnsi="Times New Roman" w:cs="Times New Roman"/>
          <w:iCs/>
          <w:sz w:val="24"/>
          <w:szCs w:val="24"/>
        </w:rPr>
        <w:t>.</w:t>
      </w:r>
      <w:r w:rsidR="00590C51" w:rsidRPr="00DC671C">
        <w:rPr>
          <w:rFonts w:ascii="Times New Roman" w:eastAsiaTheme="minorEastAsia" w:hAnsi="Times New Roman" w:cs="Times New Roman"/>
          <w:iCs/>
          <w:sz w:val="24"/>
          <w:szCs w:val="24"/>
        </w:rPr>
        <w:t xml:space="preserve"> </w:t>
      </w:r>
      <w:r w:rsidR="000000D9" w:rsidRPr="00DC671C">
        <w:rPr>
          <w:rFonts w:ascii="Times New Roman" w:eastAsiaTheme="minorEastAsia" w:hAnsi="Times New Roman" w:cs="Times New Roman"/>
          <w:iCs/>
          <w:sz w:val="24"/>
          <w:szCs w:val="24"/>
        </w:rPr>
        <w:t>Al</w:t>
      </w:r>
      <w:r w:rsidR="00FF1B2B" w:rsidRPr="00DC671C">
        <w:rPr>
          <w:rFonts w:ascii="Times New Roman" w:eastAsiaTheme="minorEastAsia" w:hAnsi="Times New Roman" w:cs="Times New Roman"/>
          <w:iCs/>
          <w:sz w:val="24"/>
          <w:szCs w:val="24"/>
        </w:rPr>
        <w:t xml:space="preserve"> </w:t>
      </w:r>
      <w:r w:rsidR="000000D9" w:rsidRPr="00DC671C">
        <w:rPr>
          <w:rFonts w:ascii="Times New Roman" w:eastAsiaTheme="minorEastAsia" w:hAnsi="Times New Roman" w:cs="Times New Roman"/>
          <w:iCs/>
          <w:sz w:val="24"/>
          <w:szCs w:val="24"/>
        </w:rPr>
        <w:t xml:space="preserve">excluir </w:t>
      </w:r>
      <w:r w:rsidR="00943615">
        <w:rPr>
          <w:rFonts w:ascii="Times New Roman" w:eastAsiaTheme="minorEastAsia" w:hAnsi="Times New Roman" w:cs="Times New Roman"/>
          <w:iCs/>
          <w:sz w:val="24"/>
          <w:szCs w:val="24"/>
        </w:rPr>
        <w:t xml:space="preserve">estas </w:t>
      </w:r>
      <w:r w:rsidR="00590C51" w:rsidRPr="00DC671C">
        <w:rPr>
          <w:rFonts w:ascii="Times New Roman" w:eastAsiaTheme="minorEastAsia" w:hAnsi="Times New Roman" w:cs="Times New Roman"/>
          <w:iCs/>
          <w:sz w:val="24"/>
          <w:szCs w:val="24"/>
        </w:rPr>
        <w:t xml:space="preserve">empresas rentables </w:t>
      </w:r>
      <w:r w:rsidR="000000D9" w:rsidRPr="00DC671C">
        <w:rPr>
          <w:rFonts w:ascii="Times New Roman" w:eastAsiaTheme="minorEastAsia" w:hAnsi="Times New Roman" w:cs="Times New Roman"/>
          <w:iCs/>
          <w:sz w:val="24"/>
          <w:szCs w:val="24"/>
        </w:rPr>
        <w:t xml:space="preserve">se </w:t>
      </w:r>
      <w:r w:rsidR="00590C51" w:rsidRPr="00DC671C">
        <w:rPr>
          <w:rFonts w:ascii="Times New Roman" w:eastAsiaTheme="minorEastAsia" w:hAnsi="Times New Roman" w:cs="Times New Roman"/>
          <w:iCs/>
          <w:sz w:val="24"/>
          <w:szCs w:val="24"/>
        </w:rPr>
        <w:t xml:space="preserve">reduce la probabilidad de que el criterio CHK las identifique como zombis. </w:t>
      </w:r>
      <w:r w:rsidR="00943615">
        <w:rPr>
          <w:rFonts w:ascii="Times New Roman" w:eastAsiaTheme="minorEastAsia" w:hAnsi="Times New Roman" w:cs="Times New Roman"/>
          <w:iCs/>
          <w:sz w:val="24"/>
          <w:szCs w:val="24"/>
        </w:rPr>
        <w:t>C</w:t>
      </w:r>
      <w:r w:rsidR="009517A1" w:rsidRPr="00DC671C">
        <w:rPr>
          <w:rFonts w:ascii="Times New Roman" w:eastAsiaTheme="minorEastAsia" w:hAnsi="Times New Roman" w:cs="Times New Roman"/>
          <w:iCs/>
          <w:sz w:val="24"/>
          <w:szCs w:val="24"/>
        </w:rPr>
        <w:t xml:space="preserve">on respecto a su </w:t>
      </w:r>
      <w:r w:rsidR="004A7A0A" w:rsidRPr="00DC671C">
        <w:rPr>
          <w:rFonts w:ascii="Times New Roman" w:eastAsiaTheme="minorEastAsia" w:hAnsi="Times New Roman" w:cs="Times New Roman"/>
          <w:iCs/>
          <w:sz w:val="24"/>
          <w:szCs w:val="24"/>
        </w:rPr>
        <w:t xml:space="preserve">segundo </w:t>
      </w:r>
      <w:r w:rsidR="009517A1" w:rsidRPr="00DC671C">
        <w:rPr>
          <w:rFonts w:ascii="Times New Roman" w:eastAsiaTheme="minorEastAsia" w:hAnsi="Times New Roman" w:cs="Times New Roman"/>
          <w:iCs/>
          <w:sz w:val="24"/>
          <w:szCs w:val="24"/>
        </w:rPr>
        <w:t xml:space="preserve">criterio, </w:t>
      </w:r>
      <w:r w:rsidR="00991158">
        <w:rPr>
          <w:rFonts w:ascii="Times New Roman" w:eastAsiaTheme="minorEastAsia" w:hAnsi="Times New Roman" w:cs="Times New Roman"/>
          <w:iCs/>
          <w:sz w:val="24"/>
          <w:szCs w:val="24"/>
        </w:rPr>
        <w:t>aquellas</w:t>
      </w:r>
      <w:r w:rsidR="00163B7F" w:rsidRPr="00DC671C">
        <w:rPr>
          <w:rFonts w:ascii="Times New Roman" w:eastAsiaTheme="minorEastAsia" w:hAnsi="Times New Roman" w:cs="Times New Roman"/>
          <w:iCs/>
          <w:sz w:val="24"/>
          <w:szCs w:val="24"/>
        </w:rPr>
        <w:t xml:space="preserve"> </w:t>
      </w:r>
      <w:r w:rsidR="00163B7F" w:rsidRPr="00DC671C">
        <w:rPr>
          <w:rFonts w:ascii="Times New Roman" w:hAnsi="Times New Roman" w:cs="Times New Roman"/>
          <w:sz w:val="24"/>
          <w:szCs w:val="24"/>
        </w:rPr>
        <w:t xml:space="preserve">empresas cuyo EBIT </w:t>
      </w:r>
      <w:r w:rsidR="00991158">
        <w:rPr>
          <w:rFonts w:ascii="Times New Roman" w:hAnsi="Times New Roman" w:cs="Times New Roman"/>
          <w:sz w:val="24"/>
          <w:szCs w:val="24"/>
        </w:rPr>
        <w:t>sea</w:t>
      </w:r>
      <w:r w:rsidR="00163B7F" w:rsidRPr="00DC671C">
        <w:rPr>
          <w:rFonts w:ascii="Times New Roman" w:hAnsi="Times New Roman" w:cs="Times New Roman"/>
          <w:sz w:val="24"/>
          <w:szCs w:val="24"/>
        </w:rPr>
        <w:t xml:space="preserve"> menor que </w:t>
      </w:r>
      <w:r w:rsidR="002958BE">
        <w:rPr>
          <w:rFonts w:ascii="Times New Roman" w:hAnsi="Times New Roman" w:cs="Times New Roman"/>
          <w:sz w:val="24"/>
          <w:szCs w:val="24"/>
        </w:rPr>
        <w:t xml:space="preserve">R* </w:t>
      </w:r>
      <w:r w:rsidR="00163B7F" w:rsidRPr="00DC671C">
        <w:rPr>
          <w:rFonts w:ascii="Times New Roman" w:hAnsi="Times New Roman" w:cs="Times New Roman"/>
          <w:sz w:val="24"/>
          <w:szCs w:val="24"/>
        </w:rPr>
        <w:t xml:space="preserve">en el período </w:t>
      </w:r>
      <w:r w:rsidR="00163B7F" w:rsidRPr="00AE4DC0">
        <w:rPr>
          <w:rFonts w:ascii="Times New Roman" w:hAnsi="Times New Roman" w:cs="Times New Roman"/>
          <w:sz w:val="24"/>
          <w:szCs w:val="24"/>
        </w:rPr>
        <w:t>t</w:t>
      </w:r>
      <w:r w:rsidR="00163B7F" w:rsidRPr="00DC671C">
        <w:rPr>
          <w:rFonts w:ascii="Times New Roman" w:hAnsi="Times New Roman" w:cs="Times New Roman"/>
          <w:sz w:val="24"/>
          <w:szCs w:val="24"/>
        </w:rPr>
        <w:t xml:space="preserve">, la deuda externa total </w:t>
      </w:r>
      <w:r w:rsidR="00991158">
        <w:rPr>
          <w:rFonts w:ascii="Times New Roman" w:hAnsi="Times New Roman" w:cs="Times New Roman"/>
          <w:sz w:val="24"/>
          <w:szCs w:val="24"/>
        </w:rPr>
        <w:t>sea</w:t>
      </w:r>
      <w:r w:rsidR="00163B7F" w:rsidRPr="00DC671C">
        <w:rPr>
          <w:rFonts w:ascii="Times New Roman" w:hAnsi="Times New Roman" w:cs="Times New Roman"/>
          <w:sz w:val="24"/>
          <w:szCs w:val="24"/>
        </w:rPr>
        <w:t xml:space="preserve"> más de la mitad de sus activos totales en el período t-1, y los préstamos </w:t>
      </w:r>
      <w:r w:rsidR="00991158">
        <w:rPr>
          <w:rFonts w:ascii="Times New Roman" w:hAnsi="Times New Roman" w:cs="Times New Roman"/>
          <w:sz w:val="24"/>
          <w:szCs w:val="24"/>
        </w:rPr>
        <w:t>hayan aumentado</w:t>
      </w:r>
      <w:r w:rsidR="00163B7F" w:rsidRPr="00DC671C">
        <w:rPr>
          <w:rFonts w:ascii="Times New Roman" w:hAnsi="Times New Roman" w:cs="Times New Roman"/>
          <w:sz w:val="24"/>
          <w:szCs w:val="24"/>
        </w:rPr>
        <w:t xml:space="preserve"> en el período t</w:t>
      </w:r>
      <w:r w:rsidR="002958BE">
        <w:rPr>
          <w:rFonts w:ascii="Times New Roman" w:hAnsi="Times New Roman" w:cs="Times New Roman"/>
          <w:sz w:val="24"/>
          <w:szCs w:val="24"/>
        </w:rPr>
        <w:t>,</w:t>
      </w:r>
      <w:r w:rsidR="00163B7F" w:rsidRPr="00DC671C">
        <w:rPr>
          <w:rFonts w:ascii="Times New Roman" w:hAnsi="Times New Roman" w:cs="Times New Roman"/>
          <w:sz w:val="24"/>
          <w:szCs w:val="24"/>
        </w:rPr>
        <w:t xml:space="preserve"> son </w:t>
      </w:r>
      <w:r w:rsidR="002958BE">
        <w:rPr>
          <w:rFonts w:ascii="Times New Roman" w:hAnsi="Times New Roman" w:cs="Times New Roman"/>
          <w:sz w:val="24"/>
          <w:szCs w:val="24"/>
        </w:rPr>
        <w:t xml:space="preserve">categorizadas </w:t>
      </w:r>
      <w:r w:rsidR="00163B7F" w:rsidRPr="00DC671C">
        <w:rPr>
          <w:rFonts w:ascii="Times New Roman" w:hAnsi="Times New Roman" w:cs="Times New Roman"/>
          <w:sz w:val="24"/>
          <w:szCs w:val="24"/>
        </w:rPr>
        <w:t>como zombis en el período t.</w:t>
      </w:r>
      <w:r w:rsidR="00024497" w:rsidRPr="00DC671C">
        <w:rPr>
          <w:rFonts w:ascii="Times New Roman" w:eastAsiaTheme="minorEastAsia" w:hAnsi="Times New Roman" w:cs="Times New Roman"/>
          <w:iCs/>
          <w:sz w:val="24"/>
          <w:szCs w:val="24"/>
        </w:rPr>
        <w:t xml:space="preserve"> </w:t>
      </w:r>
      <w:r w:rsidR="00FF1B2B" w:rsidRPr="00DC671C">
        <w:rPr>
          <w:rFonts w:ascii="Times New Roman" w:eastAsiaTheme="minorEastAsia" w:hAnsi="Times New Roman" w:cs="Times New Roman"/>
          <w:iCs/>
          <w:sz w:val="24"/>
          <w:szCs w:val="24"/>
        </w:rPr>
        <w:t xml:space="preserve">El hecho de </w:t>
      </w:r>
      <w:r w:rsidR="00024497" w:rsidRPr="00DC671C">
        <w:rPr>
          <w:rFonts w:ascii="Times New Roman" w:eastAsiaTheme="minorEastAsia" w:hAnsi="Times New Roman" w:cs="Times New Roman"/>
          <w:iCs/>
          <w:sz w:val="24"/>
          <w:szCs w:val="24"/>
        </w:rPr>
        <w:t xml:space="preserve">clasificar </w:t>
      </w:r>
      <w:r w:rsidR="00127243">
        <w:rPr>
          <w:rFonts w:ascii="Times New Roman" w:eastAsiaTheme="minorEastAsia" w:hAnsi="Times New Roman" w:cs="Times New Roman"/>
          <w:iCs/>
          <w:sz w:val="24"/>
          <w:szCs w:val="24"/>
        </w:rPr>
        <w:t>estas</w:t>
      </w:r>
      <w:r w:rsidR="00024497" w:rsidRPr="00DC671C">
        <w:rPr>
          <w:rFonts w:ascii="Times New Roman" w:eastAsiaTheme="minorEastAsia" w:hAnsi="Times New Roman" w:cs="Times New Roman"/>
          <w:iCs/>
          <w:sz w:val="24"/>
          <w:szCs w:val="24"/>
        </w:rPr>
        <w:t xml:space="preserve"> </w:t>
      </w:r>
      <w:r w:rsidR="004C743F">
        <w:rPr>
          <w:rFonts w:ascii="Times New Roman" w:eastAsiaTheme="minorEastAsia" w:hAnsi="Times New Roman" w:cs="Times New Roman"/>
          <w:iCs/>
          <w:sz w:val="24"/>
          <w:szCs w:val="24"/>
        </w:rPr>
        <w:t xml:space="preserve">últimas </w:t>
      </w:r>
      <w:r w:rsidR="00024497" w:rsidRPr="00DC671C">
        <w:rPr>
          <w:rFonts w:ascii="Times New Roman" w:eastAsiaTheme="minorEastAsia" w:hAnsi="Times New Roman" w:cs="Times New Roman"/>
          <w:iCs/>
          <w:sz w:val="24"/>
          <w:szCs w:val="24"/>
        </w:rPr>
        <w:t xml:space="preserve">como zombis, </w:t>
      </w:r>
      <w:r w:rsidR="00171D7F" w:rsidRPr="00DC671C">
        <w:rPr>
          <w:rFonts w:ascii="Times New Roman" w:eastAsiaTheme="minorEastAsia" w:hAnsi="Times New Roman" w:cs="Times New Roman"/>
          <w:iCs/>
          <w:sz w:val="24"/>
          <w:szCs w:val="24"/>
        </w:rPr>
        <w:t>reduc</w:t>
      </w:r>
      <w:r w:rsidR="00C2242F" w:rsidRPr="00DC671C">
        <w:rPr>
          <w:rFonts w:ascii="Times New Roman" w:eastAsiaTheme="minorEastAsia" w:hAnsi="Times New Roman" w:cs="Times New Roman"/>
          <w:iCs/>
          <w:sz w:val="24"/>
          <w:szCs w:val="24"/>
        </w:rPr>
        <w:t>e</w:t>
      </w:r>
      <w:r w:rsidR="00171D7F" w:rsidRPr="00DC671C">
        <w:rPr>
          <w:rFonts w:ascii="Times New Roman" w:eastAsiaTheme="minorEastAsia" w:hAnsi="Times New Roman" w:cs="Times New Roman"/>
          <w:iCs/>
          <w:sz w:val="24"/>
          <w:szCs w:val="24"/>
        </w:rPr>
        <w:t xml:space="preserve"> la probabilidad de</w:t>
      </w:r>
      <w:r w:rsidR="00024497" w:rsidRPr="00DC671C">
        <w:rPr>
          <w:rFonts w:ascii="Times New Roman" w:eastAsiaTheme="minorEastAsia" w:hAnsi="Times New Roman" w:cs="Times New Roman"/>
          <w:iCs/>
          <w:sz w:val="24"/>
          <w:szCs w:val="24"/>
        </w:rPr>
        <w:t xml:space="preserve"> que el criterio CHK identifique erróneamente las empresas poco saludables como no zombis.</w:t>
      </w:r>
    </w:p>
    <w:p w14:paraId="7A9B49FA" w14:textId="13DBDEEB" w:rsidR="00EE7FAC" w:rsidRPr="00DC671C" w:rsidRDefault="00F85132" w:rsidP="00EC0E6E">
      <w:pPr>
        <w:spacing w:after="180" w:line="360" w:lineRule="auto"/>
        <w:jc w:val="both"/>
        <w:rPr>
          <w:rFonts w:ascii="Times New Roman" w:eastAsiaTheme="minorEastAsia" w:hAnsi="Times New Roman" w:cs="Times New Roman"/>
          <w:iCs/>
          <w:sz w:val="24"/>
          <w:szCs w:val="24"/>
        </w:rPr>
      </w:pPr>
      <w:r w:rsidRPr="00DC671C">
        <w:rPr>
          <w:rFonts w:ascii="Times New Roman" w:eastAsiaTheme="minorEastAsia" w:hAnsi="Times New Roman" w:cs="Times New Roman"/>
          <w:iCs/>
          <w:sz w:val="24"/>
          <w:szCs w:val="24"/>
        </w:rPr>
        <w:t>Más adelante</w:t>
      </w:r>
      <w:r w:rsidR="00915641" w:rsidRPr="00DC671C">
        <w:rPr>
          <w:rFonts w:ascii="Times New Roman" w:eastAsiaTheme="minorEastAsia" w:hAnsi="Times New Roman" w:cs="Times New Roman"/>
          <w:iCs/>
          <w:sz w:val="24"/>
          <w:szCs w:val="24"/>
        </w:rPr>
        <w:t>,</w:t>
      </w:r>
      <w:r w:rsidR="00576585" w:rsidRPr="00DC671C">
        <w:rPr>
          <w:rFonts w:ascii="Times New Roman" w:eastAsiaTheme="minorEastAsia" w:hAnsi="Times New Roman" w:cs="Times New Roman"/>
          <w:iCs/>
          <w:sz w:val="24"/>
          <w:szCs w:val="24"/>
        </w:rPr>
        <w:t xml:space="preserve"> </w:t>
      </w:r>
      <w:r w:rsidR="00576585" w:rsidRPr="00DC671C">
        <w:rPr>
          <w:rFonts w:ascii="Times New Roman" w:eastAsiaTheme="minorEastAsia" w:hAnsi="Times New Roman" w:cs="Times New Roman"/>
          <w:iCs/>
          <w:sz w:val="24"/>
          <w:szCs w:val="24"/>
        </w:rPr>
        <w:fldChar w:fldCharType="begin" w:fldLock="1"/>
      </w:r>
      <w:r w:rsidR="000D45FA" w:rsidRPr="00DC671C">
        <w:rPr>
          <w:rFonts w:ascii="Times New Roman" w:eastAsiaTheme="minorEastAsia" w:hAnsi="Times New Roman" w:cs="Times New Roman"/>
          <w:iCs/>
          <w:sz w:val="24"/>
          <w:szCs w:val="24"/>
        </w:rPr>
        <w:instrText>ADDIN CSL_CITATION {"citationItems":[{"id":"ITEM-1","itemData":{"DOI":"10.1016/j.jjie.2015.12.001","ISSN":"08891583","abstract":"Utilizing a panel dataset of firms for the period 1999-2008, we estimated the prevalence of zombies among Japanese Small- and Medium-sized enterprises (SMEs) and their borrowing and investment behaviors. We observe that 4-13% of SMEs were zombie firms during the period 1999-2008. The estimation of the borrowing function reveals that SME zombie firms did not change their loans in response to a change in land values due to evergreening. We also observe that the profitability of investment, measured by marginal q, did not have positive effects on investments of zombie firms. This indicates that investment increase resulting from evergreen loans was not necessarily productive or profitable.","author":[{"dropping-particle":"","family":"Imai","given":"Kentaro","non-dropping-particle":"","parse-names":false,"suffix":""}],"container-title":"Journal of the Japanese and International Economies","id":"ITEM-1","issued":{"date-parts":[["2016"]]},"page":"91-107","publisher":"Elsevier Inc.","title":"A panel study of zombie SMEs in Japan: Identification, borrowing and investment behavior","type":"article-journal","volume":"39"},"uris":["http://www.mendeley.com/documents/?uuid=5ed42baf-ad54-45ba-9b8d-916bc8d28d16"]}],"mendeley":{"formattedCitation":"(Imai, 2016)","manualFormatting":"Imai (2016)","plainTextFormattedCitation":"(Imai, 2016)","previouslyFormattedCitation":"(Imai, 2016)"},"properties":{"noteIndex":0},"schema":"https://github.com/citation-style-language/schema/raw/master/csl-citation.json"}</w:instrText>
      </w:r>
      <w:r w:rsidR="00576585" w:rsidRPr="00DC671C">
        <w:rPr>
          <w:rFonts w:ascii="Times New Roman" w:eastAsiaTheme="minorEastAsia" w:hAnsi="Times New Roman" w:cs="Times New Roman"/>
          <w:iCs/>
          <w:sz w:val="24"/>
          <w:szCs w:val="24"/>
        </w:rPr>
        <w:fldChar w:fldCharType="separate"/>
      </w:r>
      <w:r w:rsidR="00576585" w:rsidRPr="00DC671C">
        <w:rPr>
          <w:rFonts w:ascii="Times New Roman" w:eastAsiaTheme="minorEastAsia" w:hAnsi="Times New Roman" w:cs="Times New Roman"/>
          <w:iCs/>
          <w:noProof/>
          <w:sz w:val="24"/>
          <w:szCs w:val="24"/>
        </w:rPr>
        <w:t>Imai (2016)</w:t>
      </w:r>
      <w:r w:rsidR="00576585" w:rsidRPr="00DC671C">
        <w:rPr>
          <w:rFonts w:ascii="Times New Roman" w:eastAsiaTheme="minorEastAsia" w:hAnsi="Times New Roman" w:cs="Times New Roman"/>
          <w:iCs/>
          <w:sz w:val="24"/>
          <w:szCs w:val="24"/>
        </w:rPr>
        <w:fldChar w:fldCharType="end"/>
      </w:r>
      <w:r w:rsidR="00576585" w:rsidRPr="00DC671C">
        <w:rPr>
          <w:rFonts w:ascii="Times New Roman" w:eastAsiaTheme="minorEastAsia" w:hAnsi="Times New Roman" w:cs="Times New Roman"/>
          <w:iCs/>
          <w:sz w:val="24"/>
          <w:szCs w:val="24"/>
        </w:rPr>
        <w:t xml:space="preserve"> </w:t>
      </w:r>
      <w:r w:rsidR="00915641" w:rsidRPr="00DC671C">
        <w:rPr>
          <w:rFonts w:ascii="Times New Roman" w:eastAsiaTheme="minorEastAsia" w:hAnsi="Times New Roman" w:cs="Times New Roman"/>
          <w:iCs/>
          <w:sz w:val="24"/>
          <w:szCs w:val="24"/>
        </w:rPr>
        <w:t xml:space="preserve">en su </w:t>
      </w:r>
      <w:r w:rsidRPr="00DC671C">
        <w:rPr>
          <w:rFonts w:ascii="Times New Roman" w:eastAsiaTheme="minorEastAsia" w:hAnsi="Times New Roman" w:cs="Times New Roman"/>
          <w:iCs/>
          <w:sz w:val="24"/>
          <w:szCs w:val="24"/>
        </w:rPr>
        <w:t>investigación</w:t>
      </w:r>
      <w:r w:rsidR="00915641" w:rsidRPr="00DC671C">
        <w:rPr>
          <w:rFonts w:ascii="Times New Roman" w:eastAsiaTheme="minorEastAsia" w:hAnsi="Times New Roman" w:cs="Times New Roman"/>
          <w:iCs/>
          <w:sz w:val="24"/>
          <w:szCs w:val="24"/>
        </w:rPr>
        <w:t xml:space="preserve"> </w:t>
      </w:r>
      <w:r w:rsidRPr="00DC671C">
        <w:rPr>
          <w:rFonts w:ascii="Times New Roman" w:eastAsiaTheme="minorEastAsia" w:hAnsi="Times New Roman" w:cs="Times New Roman"/>
          <w:iCs/>
          <w:sz w:val="24"/>
          <w:szCs w:val="24"/>
        </w:rPr>
        <w:t xml:space="preserve">sobre </w:t>
      </w:r>
      <w:r w:rsidR="00227D01" w:rsidRPr="00DC671C">
        <w:rPr>
          <w:rFonts w:ascii="Times New Roman" w:eastAsiaTheme="minorEastAsia" w:hAnsi="Times New Roman" w:cs="Times New Roman"/>
          <w:iCs/>
          <w:sz w:val="24"/>
          <w:szCs w:val="24"/>
        </w:rPr>
        <w:t xml:space="preserve">las </w:t>
      </w:r>
      <w:r w:rsidR="00DC18C1">
        <w:rPr>
          <w:rFonts w:ascii="Times New Roman" w:eastAsiaTheme="minorEastAsia" w:hAnsi="Times New Roman" w:cs="Times New Roman"/>
          <w:iCs/>
          <w:sz w:val="24"/>
          <w:szCs w:val="24"/>
        </w:rPr>
        <w:t>pymes</w:t>
      </w:r>
      <w:r w:rsidRPr="00DC671C">
        <w:rPr>
          <w:rFonts w:ascii="Times New Roman" w:eastAsiaTheme="minorEastAsia" w:hAnsi="Times New Roman" w:cs="Times New Roman"/>
          <w:iCs/>
          <w:sz w:val="24"/>
          <w:szCs w:val="24"/>
        </w:rPr>
        <w:t xml:space="preserve"> zombis en Japón, </w:t>
      </w:r>
      <w:r w:rsidR="00E1407C" w:rsidRPr="00DC671C">
        <w:rPr>
          <w:rFonts w:ascii="Times New Roman" w:eastAsiaTheme="minorEastAsia" w:hAnsi="Times New Roman" w:cs="Times New Roman"/>
          <w:iCs/>
          <w:sz w:val="24"/>
          <w:szCs w:val="24"/>
        </w:rPr>
        <w:t>plantea</w:t>
      </w:r>
      <w:r w:rsidRPr="00DC671C">
        <w:rPr>
          <w:rFonts w:ascii="Times New Roman" w:eastAsiaTheme="minorEastAsia" w:hAnsi="Times New Roman" w:cs="Times New Roman"/>
          <w:iCs/>
          <w:sz w:val="24"/>
          <w:szCs w:val="24"/>
        </w:rPr>
        <w:t xml:space="preserve"> un nuevo método para la identificación de estas </w:t>
      </w:r>
      <w:r w:rsidR="00554F91" w:rsidRPr="00DC671C">
        <w:rPr>
          <w:rFonts w:ascii="Times New Roman" w:eastAsiaTheme="minorEastAsia" w:hAnsi="Times New Roman" w:cs="Times New Roman"/>
          <w:iCs/>
          <w:sz w:val="24"/>
          <w:szCs w:val="24"/>
        </w:rPr>
        <w:t>basándose</w:t>
      </w:r>
      <w:r w:rsidRPr="00DC671C">
        <w:rPr>
          <w:rFonts w:ascii="Times New Roman" w:eastAsiaTheme="minorEastAsia" w:hAnsi="Times New Roman" w:cs="Times New Roman"/>
          <w:iCs/>
          <w:sz w:val="24"/>
          <w:szCs w:val="24"/>
        </w:rPr>
        <w:t xml:space="preserve"> en los criterios</w:t>
      </w:r>
      <w:r w:rsidR="000000D9" w:rsidRPr="00DC671C">
        <w:rPr>
          <w:rFonts w:ascii="Times New Roman" w:eastAsiaTheme="minorEastAsia" w:hAnsi="Times New Roman" w:cs="Times New Roman"/>
          <w:iCs/>
          <w:sz w:val="24"/>
          <w:szCs w:val="24"/>
        </w:rPr>
        <w:t xml:space="preserve"> </w:t>
      </w:r>
      <w:r w:rsidRPr="00DC671C">
        <w:rPr>
          <w:rFonts w:ascii="Times New Roman" w:eastAsiaTheme="minorEastAsia" w:hAnsi="Times New Roman" w:cs="Times New Roman"/>
          <w:iCs/>
          <w:sz w:val="24"/>
          <w:szCs w:val="24"/>
        </w:rPr>
        <w:t xml:space="preserve">de CHK y FN. Este en su estudio </w:t>
      </w:r>
      <w:r w:rsidR="00727943">
        <w:rPr>
          <w:rFonts w:ascii="Times New Roman" w:eastAsiaTheme="minorEastAsia" w:hAnsi="Times New Roman" w:cs="Times New Roman"/>
          <w:iCs/>
          <w:sz w:val="24"/>
          <w:szCs w:val="24"/>
        </w:rPr>
        <w:t>advierte</w:t>
      </w:r>
      <w:r w:rsidRPr="00DC671C">
        <w:rPr>
          <w:rFonts w:ascii="Times New Roman" w:eastAsiaTheme="minorEastAsia" w:hAnsi="Times New Roman" w:cs="Times New Roman"/>
          <w:iCs/>
          <w:sz w:val="24"/>
          <w:szCs w:val="24"/>
        </w:rPr>
        <w:t xml:space="preserve"> que</w:t>
      </w:r>
      <w:r w:rsidR="00C519CE" w:rsidRPr="00DC671C">
        <w:rPr>
          <w:rFonts w:ascii="Times New Roman" w:eastAsiaTheme="minorEastAsia" w:hAnsi="Times New Roman" w:cs="Times New Roman"/>
          <w:iCs/>
          <w:sz w:val="24"/>
          <w:szCs w:val="24"/>
        </w:rPr>
        <w:t xml:space="preserve">, </w:t>
      </w:r>
      <w:r w:rsidRPr="00DC671C">
        <w:rPr>
          <w:rFonts w:ascii="Times New Roman" w:eastAsiaTheme="minorEastAsia" w:hAnsi="Times New Roman" w:cs="Times New Roman"/>
          <w:iCs/>
          <w:sz w:val="24"/>
          <w:szCs w:val="24"/>
        </w:rPr>
        <w:t xml:space="preserve">el método </w:t>
      </w:r>
      <w:r w:rsidR="00C519CE" w:rsidRPr="00DC671C">
        <w:rPr>
          <w:rFonts w:ascii="Times New Roman" w:eastAsiaTheme="minorEastAsia" w:hAnsi="Times New Roman" w:cs="Times New Roman"/>
          <w:iCs/>
          <w:sz w:val="24"/>
          <w:szCs w:val="24"/>
        </w:rPr>
        <w:t xml:space="preserve">de </w:t>
      </w:r>
      <w:r w:rsidRPr="00DC671C">
        <w:rPr>
          <w:rFonts w:ascii="Times New Roman" w:eastAsiaTheme="minorEastAsia" w:hAnsi="Times New Roman" w:cs="Times New Roman"/>
          <w:iCs/>
          <w:sz w:val="24"/>
          <w:szCs w:val="24"/>
        </w:rPr>
        <w:t xml:space="preserve">FN </w:t>
      </w:r>
      <w:r w:rsidR="00944E86" w:rsidRPr="00DC671C">
        <w:rPr>
          <w:rFonts w:ascii="Times New Roman" w:eastAsiaTheme="minorEastAsia" w:hAnsi="Times New Roman" w:cs="Times New Roman"/>
          <w:iCs/>
          <w:sz w:val="24"/>
          <w:szCs w:val="24"/>
        </w:rPr>
        <w:t>tampoco</w:t>
      </w:r>
      <w:r w:rsidRPr="00DC671C">
        <w:rPr>
          <w:rFonts w:ascii="Times New Roman" w:eastAsiaTheme="minorEastAsia" w:hAnsi="Times New Roman" w:cs="Times New Roman"/>
          <w:iCs/>
          <w:sz w:val="24"/>
          <w:szCs w:val="24"/>
        </w:rPr>
        <w:t xml:space="preserve"> es </w:t>
      </w:r>
      <w:r w:rsidR="00E601C2" w:rsidRPr="00DC671C">
        <w:rPr>
          <w:rFonts w:ascii="Times New Roman" w:eastAsiaTheme="minorEastAsia" w:hAnsi="Times New Roman" w:cs="Times New Roman"/>
          <w:iCs/>
          <w:sz w:val="24"/>
          <w:szCs w:val="24"/>
        </w:rPr>
        <w:t xml:space="preserve">del todo </w:t>
      </w:r>
      <w:r w:rsidRPr="00DC671C">
        <w:rPr>
          <w:rFonts w:ascii="Times New Roman" w:eastAsiaTheme="minorEastAsia" w:hAnsi="Times New Roman" w:cs="Times New Roman"/>
          <w:iCs/>
          <w:sz w:val="24"/>
          <w:szCs w:val="24"/>
        </w:rPr>
        <w:t>adecuado</w:t>
      </w:r>
      <w:r w:rsidR="00360EF7" w:rsidRPr="00DC671C">
        <w:rPr>
          <w:rFonts w:ascii="Times New Roman" w:eastAsiaTheme="minorEastAsia" w:hAnsi="Times New Roman" w:cs="Times New Roman"/>
          <w:iCs/>
          <w:sz w:val="24"/>
          <w:szCs w:val="24"/>
        </w:rPr>
        <w:t xml:space="preserve"> para la identificación de </w:t>
      </w:r>
      <w:r w:rsidR="004802CF">
        <w:rPr>
          <w:rFonts w:ascii="Times New Roman" w:eastAsiaTheme="minorEastAsia" w:hAnsi="Times New Roman" w:cs="Times New Roman"/>
          <w:iCs/>
          <w:sz w:val="24"/>
          <w:szCs w:val="24"/>
        </w:rPr>
        <w:t>tales</w:t>
      </w:r>
      <w:r w:rsidR="00360EF7" w:rsidRPr="00DC671C">
        <w:rPr>
          <w:rFonts w:ascii="Times New Roman" w:eastAsiaTheme="minorEastAsia" w:hAnsi="Times New Roman" w:cs="Times New Roman"/>
          <w:iCs/>
          <w:sz w:val="24"/>
          <w:szCs w:val="24"/>
        </w:rPr>
        <w:t xml:space="preserve"> empresas</w:t>
      </w:r>
      <w:r w:rsidR="00554F91" w:rsidRPr="00DC671C">
        <w:rPr>
          <w:rFonts w:ascii="Times New Roman" w:eastAsiaTheme="minorEastAsia" w:hAnsi="Times New Roman" w:cs="Times New Roman"/>
          <w:iCs/>
          <w:sz w:val="24"/>
          <w:szCs w:val="24"/>
        </w:rPr>
        <w:t xml:space="preserve">. </w:t>
      </w:r>
      <w:r w:rsidR="00360EF7" w:rsidRPr="00DC671C">
        <w:rPr>
          <w:rFonts w:ascii="Times New Roman" w:eastAsiaTheme="minorEastAsia" w:hAnsi="Times New Roman" w:cs="Times New Roman"/>
          <w:iCs/>
          <w:sz w:val="24"/>
          <w:szCs w:val="24"/>
        </w:rPr>
        <w:t xml:space="preserve">Puesto </w:t>
      </w:r>
      <w:r w:rsidR="00E1407C" w:rsidRPr="00DC671C">
        <w:rPr>
          <w:rFonts w:ascii="Times New Roman" w:eastAsiaTheme="minorEastAsia" w:hAnsi="Times New Roman" w:cs="Times New Roman"/>
          <w:iCs/>
          <w:sz w:val="24"/>
          <w:szCs w:val="24"/>
        </w:rPr>
        <w:t>que</w:t>
      </w:r>
      <w:r w:rsidR="00554F91" w:rsidRPr="00DC671C">
        <w:rPr>
          <w:rFonts w:ascii="Times New Roman" w:eastAsiaTheme="minorEastAsia" w:hAnsi="Times New Roman" w:cs="Times New Roman"/>
          <w:iCs/>
          <w:sz w:val="24"/>
          <w:szCs w:val="24"/>
        </w:rPr>
        <w:t>,</w:t>
      </w:r>
      <w:r w:rsidRPr="00DC671C">
        <w:rPr>
          <w:rFonts w:ascii="Times New Roman" w:eastAsiaTheme="minorEastAsia" w:hAnsi="Times New Roman" w:cs="Times New Roman"/>
          <w:iCs/>
          <w:sz w:val="24"/>
          <w:szCs w:val="24"/>
        </w:rPr>
        <w:t xml:space="preserve"> </w:t>
      </w:r>
      <w:r w:rsidR="00E1407C" w:rsidRPr="00DC671C">
        <w:rPr>
          <w:rFonts w:ascii="Times New Roman" w:eastAsiaTheme="minorEastAsia" w:hAnsi="Times New Roman" w:cs="Times New Roman"/>
          <w:iCs/>
          <w:sz w:val="24"/>
          <w:szCs w:val="24"/>
        </w:rPr>
        <w:t>aquellas</w:t>
      </w:r>
      <w:r w:rsidRPr="00DC671C">
        <w:rPr>
          <w:rFonts w:ascii="Times New Roman" w:eastAsiaTheme="minorEastAsia" w:hAnsi="Times New Roman" w:cs="Times New Roman"/>
          <w:iCs/>
          <w:sz w:val="24"/>
          <w:szCs w:val="24"/>
        </w:rPr>
        <w:t xml:space="preserve"> empresas sanas que experiment</w:t>
      </w:r>
      <w:r w:rsidR="00E1407C" w:rsidRPr="00DC671C">
        <w:rPr>
          <w:rFonts w:ascii="Times New Roman" w:eastAsiaTheme="minorEastAsia" w:hAnsi="Times New Roman" w:cs="Times New Roman"/>
          <w:iCs/>
          <w:sz w:val="24"/>
          <w:szCs w:val="24"/>
        </w:rPr>
        <w:t>e</w:t>
      </w:r>
      <w:r w:rsidRPr="00DC671C">
        <w:rPr>
          <w:rFonts w:ascii="Times New Roman" w:eastAsiaTheme="minorEastAsia" w:hAnsi="Times New Roman" w:cs="Times New Roman"/>
          <w:iCs/>
          <w:sz w:val="24"/>
          <w:szCs w:val="24"/>
        </w:rPr>
        <w:t xml:space="preserve">n disminuciones temporales </w:t>
      </w:r>
      <w:r w:rsidR="00727943">
        <w:rPr>
          <w:rFonts w:ascii="Times New Roman" w:eastAsiaTheme="minorEastAsia" w:hAnsi="Times New Roman" w:cs="Times New Roman"/>
          <w:iCs/>
          <w:sz w:val="24"/>
          <w:szCs w:val="24"/>
        </w:rPr>
        <w:t xml:space="preserve">en sus </w:t>
      </w:r>
      <w:r w:rsidRPr="00DC671C">
        <w:rPr>
          <w:rFonts w:ascii="Times New Roman" w:eastAsiaTheme="minorEastAsia" w:hAnsi="Times New Roman" w:cs="Times New Roman"/>
          <w:iCs/>
          <w:sz w:val="24"/>
          <w:szCs w:val="24"/>
        </w:rPr>
        <w:t xml:space="preserve">beneficios podrían ser </w:t>
      </w:r>
      <w:r w:rsidR="00E1407C" w:rsidRPr="00DC671C">
        <w:rPr>
          <w:rFonts w:ascii="Times New Roman" w:eastAsiaTheme="minorEastAsia" w:hAnsi="Times New Roman" w:cs="Times New Roman"/>
          <w:iCs/>
          <w:sz w:val="24"/>
          <w:szCs w:val="24"/>
        </w:rPr>
        <w:t>clasificadas</w:t>
      </w:r>
      <w:r w:rsidRPr="00DC671C">
        <w:rPr>
          <w:rFonts w:ascii="Times New Roman" w:eastAsiaTheme="minorEastAsia" w:hAnsi="Times New Roman" w:cs="Times New Roman"/>
          <w:iCs/>
          <w:sz w:val="24"/>
          <w:szCs w:val="24"/>
        </w:rPr>
        <w:t xml:space="preserve"> como zombis</w:t>
      </w:r>
      <w:r w:rsidR="00944E86" w:rsidRPr="00DC671C">
        <w:rPr>
          <w:rFonts w:ascii="Times New Roman" w:eastAsiaTheme="minorEastAsia" w:hAnsi="Times New Roman" w:cs="Times New Roman"/>
          <w:iCs/>
          <w:sz w:val="24"/>
          <w:szCs w:val="24"/>
        </w:rPr>
        <w:t>, y viceversa</w:t>
      </w:r>
      <w:r w:rsidR="00C519CE" w:rsidRPr="00DC671C">
        <w:rPr>
          <w:rFonts w:ascii="Times New Roman" w:eastAsiaTheme="minorEastAsia" w:hAnsi="Times New Roman" w:cs="Times New Roman"/>
          <w:iCs/>
          <w:sz w:val="24"/>
          <w:szCs w:val="24"/>
        </w:rPr>
        <w:t>.</w:t>
      </w:r>
      <w:r w:rsidR="00B6787A">
        <w:rPr>
          <w:rFonts w:ascii="Times New Roman" w:eastAsiaTheme="minorEastAsia" w:hAnsi="Times New Roman" w:cs="Times New Roman"/>
          <w:iCs/>
          <w:sz w:val="24"/>
          <w:szCs w:val="24"/>
        </w:rPr>
        <w:t xml:space="preserve"> </w:t>
      </w:r>
      <w:r w:rsidR="00727943">
        <w:rPr>
          <w:rFonts w:ascii="Times New Roman" w:eastAsiaTheme="minorEastAsia" w:hAnsi="Times New Roman" w:cs="Times New Roman"/>
          <w:iCs/>
          <w:sz w:val="24"/>
          <w:szCs w:val="24"/>
        </w:rPr>
        <w:t>Es por ello</w:t>
      </w:r>
      <w:r w:rsidR="00554F91" w:rsidRPr="00DC671C">
        <w:rPr>
          <w:rFonts w:ascii="Times New Roman" w:eastAsiaTheme="minorEastAsia" w:hAnsi="Times New Roman" w:cs="Times New Roman"/>
          <w:iCs/>
          <w:sz w:val="24"/>
          <w:szCs w:val="24"/>
        </w:rPr>
        <w:t>,</w:t>
      </w:r>
      <w:r w:rsidR="00727943">
        <w:rPr>
          <w:rFonts w:ascii="Times New Roman" w:eastAsiaTheme="minorEastAsia" w:hAnsi="Times New Roman" w:cs="Times New Roman"/>
          <w:iCs/>
          <w:sz w:val="24"/>
          <w:szCs w:val="24"/>
        </w:rPr>
        <w:t xml:space="preserve"> que</w:t>
      </w:r>
      <w:r w:rsidR="00554F91" w:rsidRPr="00DC671C">
        <w:rPr>
          <w:rFonts w:ascii="Times New Roman" w:eastAsiaTheme="minorEastAsia" w:hAnsi="Times New Roman" w:cs="Times New Roman"/>
          <w:iCs/>
          <w:sz w:val="24"/>
          <w:szCs w:val="24"/>
        </w:rPr>
        <w:t xml:space="preserve"> </w:t>
      </w:r>
      <w:r w:rsidR="00991158" w:rsidRPr="00DC671C">
        <w:rPr>
          <w:rFonts w:ascii="Times New Roman" w:eastAsiaTheme="minorEastAsia" w:hAnsi="Times New Roman" w:cs="Times New Roman"/>
          <w:iCs/>
          <w:sz w:val="24"/>
          <w:szCs w:val="24"/>
        </w:rPr>
        <w:fldChar w:fldCharType="begin" w:fldLock="1"/>
      </w:r>
      <w:r w:rsidR="00991158" w:rsidRPr="00DC671C">
        <w:rPr>
          <w:rFonts w:ascii="Times New Roman" w:eastAsiaTheme="minorEastAsia" w:hAnsi="Times New Roman" w:cs="Times New Roman"/>
          <w:iCs/>
          <w:sz w:val="24"/>
          <w:szCs w:val="24"/>
        </w:rPr>
        <w:instrText>ADDIN CSL_CITATION {"citationItems":[{"id":"ITEM-1","itemData":{"DOI":"10.1016/j.jjie.2015.12.001","ISSN":"08891583","abstract":"Utilizing a panel dataset of firms for the period 1999-2008, we estimated the prevalence of zombies among Japanese Small- and Medium-sized enterprises (SMEs) and their borrowing and investment behaviors. We observe that 4-13% of SMEs were zombie firms during the period 1999-2008. The estimation of the borrowing function reveals that SME zombie firms did not change their loans in response to a change in land values due to evergreening. We also observe that the profitability of investment, measured by marginal q, did not have positive effects on investments of zombie firms. This indicates that investment increase resulting from evergreen loans was not necessarily productive or profitable.","author":[{"dropping-particle":"","family":"Imai","given":"Kentaro","non-dropping-particle":"","parse-names":false,"suffix":""}],"container-title":"Journal of the Japanese and International Economies","id":"ITEM-1","issued":{"date-parts":[["2016"]]},"page":"91-107","publisher":"Elsevier Inc.","title":"A panel study of zombie SMEs in Japan: Identification, borrowing and investment behavior","type":"article-journal","volume":"39"},"uris":["http://www.mendeley.com/documents/?uuid=5ed42baf-ad54-45ba-9b8d-916bc8d28d16"]}],"mendeley":{"formattedCitation":"(Imai, 2016)","manualFormatting":"Imai (2016)","plainTextFormattedCitation":"(Imai, 2016)","previouslyFormattedCitation":"(Imai, 2016)"},"properties":{"noteIndex":0},"schema":"https://github.com/citation-style-language/schema/raw/master/csl-citation.json"}</w:instrText>
      </w:r>
      <w:r w:rsidR="00991158" w:rsidRPr="00DC671C">
        <w:rPr>
          <w:rFonts w:ascii="Times New Roman" w:eastAsiaTheme="minorEastAsia" w:hAnsi="Times New Roman" w:cs="Times New Roman"/>
          <w:iCs/>
          <w:sz w:val="24"/>
          <w:szCs w:val="24"/>
        </w:rPr>
        <w:fldChar w:fldCharType="separate"/>
      </w:r>
      <w:r w:rsidR="00991158" w:rsidRPr="00DC671C">
        <w:rPr>
          <w:rFonts w:ascii="Times New Roman" w:eastAsiaTheme="minorEastAsia" w:hAnsi="Times New Roman" w:cs="Times New Roman"/>
          <w:iCs/>
          <w:noProof/>
          <w:sz w:val="24"/>
          <w:szCs w:val="24"/>
        </w:rPr>
        <w:t>Imai (2016)</w:t>
      </w:r>
      <w:r w:rsidR="00991158" w:rsidRPr="00DC671C">
        <w:rPr>
          <w:rFonts w:ascii="Times New Roman" w:eastAsiaTheme="minorEastAsia" w:hAnsi="Times New Roman" w:cs="Times New Roman"/>
          <w:iCs/>
          <w:sz w:val="24"/>
          <w:szCs w:val="24"/>
        </w:rPr>
        <w:fldChar w:fldCharType="end"/>
      </w:r>
      <w:r w:rsidR="00991158">
        <w:rPr>
          <w:rFonts w:ascii="Times New Roman" w:eastAsiaTheme="minorEastAsia" w:hAnsi="Times New Roman" w:cs="Times New Roman"/>
          <w:iCs/>
          <w:sz w:val="24"/>
          <w:szCs w:val="24"/>
        </w:rPr>
        <w:t xml:space="preserve"> </w:t>
      </w:r>
      <w:r w:rsidR="00554F91" w:rsidRPr="00DC671C">
        <w:rPr>
          <w:rFonts w:ascii="Times New Roman" w:eastAsiaTheme="minorEastAsia" w:hAnsi="Times New Roman" w:cs="Times New Roman"/>
          <w:iCs/>
          <w:sz w:val="24"/>
          <w:szCs w:val="24"/>
        </w:rPr>
        <w:t>procede a modificar el criterio de rentabilidad de FN</w:t>
      </w:r>
      <w:r w:rsidR="00EE7FAC" w:rsidRPr="00DC671C">
        <w:rPr>
          <w:rFonts w:ascii="Times New Roman" w:eastAsiaTheme="minorEastAsia" w:hAnsi="Times New Roman" w:cs="Times New Roman"/>
          <w:iCs/>
          <w:sz w:val="24"/>
          <w:szCs w:val="24"/>
        </w:rPr>
        <w:t xml:space="preserve"> (</w:t>
      </w:r>
      <w:r w:rsidR="005D6769" w:rsidRPr="00DC671C">
        <w:rPr>
          <w:rFonts w:ascii="Times New Roman" w:eastAsiaTheme="minorEastAsia" w:hAnsi="Times New Roman" w:cs="Times New Roman"/>
          <w:iCs/>
          <w:sz w:val="24"/>
          <w:szCs w:val="24"/>
        </w:rPr>
        <w:t xml:space="preserve">sin </w:t>
      </w:r>
      <w:r w:rsidR="00C92AB7">
        <w:rPr>
          <w:rFonts w:ascii="Times New Roman" w:eastAsiaTheme="minorEastAsia" w:hAnsi="Times New Roman" w:cs="Times New Roman"/>
          <w:iCs/>
          <w:sz w:val="24"/>
          <w:szCs w:val="24"/>
        </w:rPr>
        <w:t>alterar</w:t>
      </w:r>
      <w:r w:rsidR="005D6769" w:rsidRPr="00DC671C">
        <w:rPr>
          <w:rFonts w:ascii="Times New Roman" w:eastAsiaTheme="minorEastAsia" w:hAnsi="Times New Roman" w:cs="Times New Roman"/>
          <w:iCs/>
          <w:sz w:val="24"/>
          <w:szCs w:val="24"/>
        </w:rPr>
        <w:t xml:space="preserve"> el criterio </w:t>
      </w:r>
      <w:r w:rsidR="00727943">
        <w:rPr>
          <w:rFonts w:ascii="Times New Roman" w:eastAsiaTheme="minorEastAsia" w:hAnsi="Times New Roman" w:cs="Times New Roman"/>
          <w:iCs/>
          <w:sz w:val="24"/>
          <w:szCs w:val="24"/>
        </w:rPr>
        <w:t xml:space="preserve">de los préstamos </w:t>
      </w:r>
      <w:r w:rsidR="00727943" w:rsidRPr="00727943">
        <w:rPr>
          <w:rFonts w:ascii="Times New Roman" w:eastAsiaTheme="minorEastAsia" w:hAnsi="Times New Roman" w:cs="Times New Roman"/>
          <w:i/>
          <w:sz w:val="24"/>
          <w:szCs w:val="24"/>
        </w:rPr>
        <w:t>evergreen</w:t>
      </w:r>
      <w:r w:rsidR="00EE7FAC" w:rsidRPr="00DC671C">
        <w:rPr>
          <w:rFonts w:ascii="Times New Roman" w:eastAsiaTheme="minorEastAsia" w:hAnsi="Times New Roman" w:cs="Times New Roman"/>
          <w:iCs/>
          <w:sz w:val="24"/>
          <w:szCs w:val="24"/>
        </w:rPr>
        <w:t>)</w:t>
      </w:r>
      <w:r w:rsidR="00554F91" w:rsidRPr="00DC671C">
        <w:rPr>
          <w:rFonts w:ascii="Times New Roman" w:eastAsiaTheme="minorEastAsia" w:hAnsi="Times New Roman" w:cs="Times New Roman"/>
          <w:iCs/>
          <w:sz w:val="24"/>
          <w:szCs w:val="24"/>
        </w:rPr>
        <w:t xml:space="preserve"> de la siguiente manera:</w:t>
      </w:r>
    </w:p>
    <w:p w14:paraId="5CFF72AC" w14:textId="063E2399" w:rsidR="00EE7FAC" w:rsidRPr="00DC671C" w:rsidRDefault="00EC0E6E" w:rsidP="00EC0E6E">
      <w:pPr>
        <w:pStyle w:val="Prrafodelista"/>
        <w:spacing w:after="180" w:line="360" w:lineRule="auto"/>
        <w:ind w:left="0"/>
        <w:jc w:val="both"/>
        <w:rPr>
          <w:rFonts w:ascii="Times New Roman" w:eastAsiaTheme="minorEastAsia" w:hAnsi="Times New Roman" w:cs="Times New Roman"/>
          <w:iCs/>
          <w:sz w:val="24"/>
          <w:szCs w:val="24"/>
        </w:rPr>
      </w:pPr>
      <w:bookmarkStart w:id="72" w:name="ecuación_3"/>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m:oMath>
        <m:nary>
          <m:naryPr>
            <m:chr m:val="∑"/>
            <m:limLoc m:val="undOvr"/>
            <m:ctrlPr>
              <w:rPr>
                <w:rFonts w:ascii="Cambria Math" w:hAnsi="Cambria Math" w:cs="Times New Roman"/>
                <w:iCs/>
                <w:sz w:val="24"/>
                <w:szCs w:val="24"/>
              </w:rPr>
            </m:ctrlPr>
          </m:naryPr>
          <m:sub>
            <m:r>
              <m:rPr>
                <m:sty m:val="p"/>
              </m:rPr>
              <w:rPr>
                <w:rFonts w:ascii="Cambria Math" w:hAnsi="Cambria Math" w:cs="Times New Roman"/>
                <w:sz w:val="24"/>
                <w:szCs w:val="24"/>
              </w:rPr>
              <m:t>m=0</m:t>
            </m:r>
          </m:sub>
          <m:sup>
            <m:r>
              <m:rPr>
                <m:sty m:val="p"/>
              </m:rPr>
              <w:rPr>
                <w:rFonts w:ascii="Cambria Math" w:hAnsi="Cambria Math" w:cs="Times New Roman"/>
                <w:sz w:val="24"/>
                <w:szCs w:val="24"/>
              </w:rPr>
              <m:t>T</m:t>
            </m:r>
          </m:sup>
          <m:e>
            <m:sSub>
              <m:sSubPr>
                <m:ctrlPr>
                  <w:rPr>
                    <w:rFonts w:ascii="Cambria Math" w:hAnsi="Cambria Math" w:cs="Times New Roman"/>
                    <w:iCs/>
                    <w:sz w:val="24"/>
                    <w:szCs w:val="24"/>
                  </w:rPr>
                </m:ctrlPr>
              </m:sSubPr>
              <m:e>
                <m:r>
                  <m:rPr>
                    <m:sty m:val="p"/>
                  </m:rPr>
                  <w:rPr>
                    <w:rFonts w:ascii="Cambria Math" w:hAnsi="Cambria Math" w:cs="Times New Roman"/>
                    <w:sz w:val="24"/>
                    <w:szCs w:val="24"/>
                  </w:rPr>
                  <m:t>EBIT</m:t>
                </m:r>
              </m:e>
              <m:sub>
                <m:r>
                  <m:rPr>
                    <m:sty m:val="p"/>
                  </m:rPr>
                  <w:rPr>
                    <w:rFonts w:ascii="Cambria Math" w:hAnsi="Cambria Math" w:cs="Times New Roman"/>
                    <w:sz w:val="24"/>
                    <w:szCs w:val="24"/>
                  </w:rPr>
                  <m:t>i,t-m</m:t>
                </m:r>
              </m:sub>
            </m:sSub>
            <m:r>
              <m:rPr>
                <m:sty m:val="p"/>
              </m:rPr>
              <w:rPr>
                <w:rFonts w:ascii="Cambria Math" w:hAnsi="Cambria Math" w:cs="Times New Roman"/>
                <w:sz w:val="24"/>
                <w:szCs w:val="24"/>
              </w:rPr>
              <m:t xml:space="preserve">- </m:t>
            </m:r>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R</m:t>
                </m:r>
              </m:e>
              <m:sub>
                <m:r>
                  <m:rPr>
                    <m:sty m:val="p"/>
                  </m:rPr>
                  <w:rPr>
                    <w:rFonts w:ascii="Cambria Math" w:hAnsi="Cambria Math" w:cs="Times New Roman"/>
                    <w:sz w:val="24"/>
                    <w:szCs w:val="24"/>
                  </w:rPr>
                  <m:t>i,t-m</m:t>
                </m:r>
              </m:sub>
              <m:sup>
                <m:r>
                  <m:rPr>
                    <m:sty m:val="p"/>
                  </m:rPr>
                  <w:rPr>
                    <w:rFonts w:ascii="Cambria Math" w:hAnsi="Cambria Math" w:cs="Times New Roman"/>
                    <w:sz w:val="24"/>
                    <w:szCs w:val="24"/>
                  </w:rPr>
                  <m:t>*</m:t>
                </m:r>
              </m:sup>
            </m:sSubSup>
          </m:e>
        </m:nary>
      </m:oMath>
      <w:r w:rsidR="00EE7FAC" w:rsidRPr="00DC671C">
        <w:rPr>
          <w:rFonts w:ascii="Times New Roman" w:eastAsiaTheme="minorEastAsia" w:hAnsi="Times New Roman" w:cs="Times New Roman"/>
          <w:iCs/>
          <w:sz w:val="24"/>
          <w:szCs w:val="24"/>
        </w:rPr>
        <w:t xml:space="preserve"> &lt; 0</w:t>
      </w:r>
      <w:r w:rsidR="00944E86" w:rsidRPr="00DC671C">
        <w:rPr>
          <w:rFonts w:ascii="Times New Roman" w:eastAsiaTheme="minorEastAsia" w:hAnsi="Times New Roman" w:cs="Times New Roman"/>
          <w:iCs/>
          <w:sz w:val="24"/>
          <w:szCs w:val="24"/>
        </w:rPr>
        <w:t xml:space="preserve">   </w:t>
      </w:r>
      <w:r w:rsidR="00944E86" w:rsidRPr="00DC671C">
        <w:rPr>
          <w:rFonts w:ascii="Times New Roman" w:eastAsiaTheme="minorEastAsia" w:hAnsi="Times New Roman" w:cs="Times New Roman"/>
          <w:iCs/>
          <w:sz w:val="24"/>
          <w:szCs w:val="24"/>
        </w:rPr>
        <w:tab/>
      </w:r>
      <w:bookmarkEnd w:id="72"/>
      <w:r w:rsidR="00944E86" w:rsidRPr="00DC671C">
        <w:rPr>
          <w:rFonts w:ascii="Times New Roman" w:eastAsiaTheme="minorEastAsia" w:hAnsi="Times New Roman" w:cs="Times New Roman"/>
          <w:iCs/>
          <w:sz w:val="24"/>
          <w:szCs w:val="24"/>
        </w:rPr>
        <w:tab/>
      </w:r>
      <w:r w:rsidR="00944E86" w:rsidRPr="00DC671C">
        <w:rPr>
          <w:rFonts w:ascii="Times New Roman" w:eastAsiaTheme="minorEastAsia" w:hAnsi="Times New Roman" w:cs="Times New Roman"/>
          <w:iCs/>
          <w:sz w:val="24"/>
          <w:szCs w:val="24"/>
        </w:rPr>
        <w:tab/>
      </w:r>
      <w:r w:rsidR="00B0043A" w:rsidRPr="00DC671C">
        <w:rPr>
          <w:rFonts w:ascii="Times New Roman" w:eastAsiaTheme="minorEastAsia" w:hAnsi="Times New Roman" w:cs="Times New Roman"/>
          <w:iCs/>
          <w:sz w:val="24"/>
          <w:szCs w:val="24"/>
        </w:rPr>
        <w:t xml:space="preserve">                </w:t>
      </w:r>
      <w:r w:rsidR="00944E86" w:rsidRPr="00DC671C">
        <w:rPr>
          <w:rFonts w:ascii="Times New Roman" w:eastAsiaTheme="minorEastAsia" w:hAnsi="Times New Roman" w:cs="Times New Roman"/>
          <w:iCs/>
          <w:sz w:val="24"/>
          <w:szCs w:val="24"/>
        </w:rPr>
        <w:t>(</w:t>
      </w:r>
      <w:r w:rsidR="00B0043A" w:rsidRPr="00DC671C">
        <w:rPr>
          <w:rFonts w:ascii="Times New Roman" w:eastAsiaTheme="minorEastAsia" w:hAnsi="Times New Roman" w:cs="Times New Roman"/>
          <w:iCs/>
          <w:sz w:val="24"/>
          <w:szCs w:val="24"/>
        </w:rPr>
        <w:t>3</w:t>
      </w:r>
      <w:r w:rsidR="00944E86" w:rsidRPr="00DC671C">
        <w:rPr>
          <w:rFonts w:ascii="Times New Roman" w:eastAsiaTheme="minorEastAsia" w:hAnsi="Times New Roman" w:cs="Times New Roman"/>
          <w:iCs/>
          <w:sz w:val="24"/>
          <w:szCs w:val="24"/>
        </w:rPr>
        <w:t>)</w:t>
      </w:r>
    </w:p>
    <w:p w14:paraId="3CCBAE12" w14:textId="753FA215" w:rsidR="001C3861" w:rsidRPr="00DC671C" w:rsidRDefault="004B6742" w:rsidP="00EC0E6E">
      <w:pPr>
        <w:spacing w:after="180"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Para</w:t>
      </w:r>
      <w:r w:rsidR="00727943">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 xml:space="preserve">esta </w:t>
      </w:r>
      <w:r w:rsidR="00727943">
        <w:rPr>
          <w:rFonts w:ascii="Times New Roman" w:eastAsiaTheme="minorEastAsia" w:hAnsi="Times New Roman" w:cs="Times New Roman"/>
          <w:iCs/>
          <w:sz w:val="24"/>
          <w:szCs w:val="24"/>
        </w:rPr>
        <w:t>ecuación</w:t>
      </w:r>
      <w:r>
        <w:rPr>
          <w:rFonts w:ascii="Times New Roman" w:eastAsiaTheme="minorEastAsia" w:hAnsi="Times New Roman" w:cs="Times New Roman"/>
          <w:iCs/>
          <w:sz w:val="24"/>
          <w:szCs w:val="24"/>
        </w:rPr>
        <w:t>,</w:t>
      </w:r>
      <w:r w:rsidR="00C92AB7">
        <w:rPr>
          <w:rFonts w:ascii="Times New Roman" w:eastAsiaTheme="minorEastAsia" w:hAnsi="Times New Roman" w:cs="Times New Roman"/>
          <w:iCs/>
          <w:sz w:val="24"/>
          <w:szCs w:val="24"/>
        </w:rPr>
        <w:t xml:space="preserve"> s</w:t>
      </w:r>
      <w:r w:rsidR="006F01A1" w:rsidRPr="00DC671C">
        <w:rPr>
          <w:rFonts w:ascii="Times New Roman" w:eastAsiaTheme="minorEastAsia" w:hAnsi="Times New Roman" w:cs="Times New Roman"/>
          <w:iCs/>
          <w:sz w:val="24"/>
          <w:szCs w:val="24"/>
        </w:rPr>
        <w:t>egún</w:t>
      </w:r>
      <w:r w:rsidR="00360EF7" w:rsidRPr="00DC671C">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 xml:space="preserve">indica </w:t>
      </w:r>
      <w:r w:rsidR="00727943" w:rsidRPr="00DC671C">
        <w:rPr>
          <w:rFonts w:ascii="Times New Roman" w:eastAsiaTheme="minorEastAsia" w:hAnsi="Times New Roman" w:cs="Times New Roman"/>
          <w:iCs/>
          <w:sz w:val="24"/>
          <w:szCs w:val="24"/>
        </w:rPr>
        <w:fldChar w:fldCharType="begin" w:fldLock="1"/>
      </w:r>
      <w:r w:rsidR="00727943" w:rsidRPr="00DC671C">
        <w:rPr>
          <w:rFonts w:ascii="Times New Roman" w:eastAsiaTheme="minorEastAsia" w:hAnsi="Times New Roman" w:cs="Times New Roman"/>
          <w:iCs/>
          <w:sz w:val="24"/>
          <w:szCs w:val="24"/>
        </w:rPr>
        <w:instrText>ADDIN CSL_CITATION {"citationItems":[{"id":"ITEM-1","itemData":{"DOI":"10.1016/j.jjie.2015.12.001","ISSN":"08891583","abstract":"Utilizing a panel dataset of firms for the period 1999-2008, we estimated the prevalence of zombies among Japanese Small- and Medium-sized enterprises (SMEs) and their borrowing and investment behaviors. We observe that 4-13% of SMEs were zombie firms during the period 1999-2008. The estimation of the borrowing function reveals that SME zombie firms did not change their loans in response to a change in land values due to evergreening. We also observe that the profitability of investment, measured by marginal q, did not have positive effects on investments of zombie firms. This indicates that investment increase resulting from evergreen loans was not necessarily productive or profitable.","author":[{"dropping-particle":"","family":"Imai","given":"Kentaro","non-dropping-particle":"","parse-names":false,"suffix":""}],"container-title":"Journal of the Japanese and International Economies","id":"ITEM-1","issued":{"date-parts":[["2016"]]},"page":"91-107","publisher":"Elsevier Inc.","title":"A panel study of zombie SMEs in Japan: Identification, borrowing and investment behavior","type":"article-journal","volume":"39"},"uris":["http://www.mendeley.com/documents/?uuid=5ed42baf-ad54-45ba-9b8d-916bc8d28d16"]}],"mendeley":{"formattedCitation":"(Imai, 2016)","manualFormatting":"Imai (2016)","plainTextFormattedCitation":"(Imai, 2016)","previouslyFormattedCitation":"(Imai, 2016)"},"properties":{"noteIndex":0},"schema":"https://github.com/citation-style-language/schema/raw/master/csl-citation.json"}</w:instrText>
      </w:r>
      <w:r w:rsidR="00727943" w:rsidRPr="00DC671C">
        <w:rPr>
          <w:rFonts w:ascii="Times New Roman" w:eastAsiaTheme="minorEastAsia" w:hAnsi="Times New Roman" w:cs="Times New Roman"/>
          <w:iCs/>
          <w:sz w:val="24"/>
          <w:szCs w:val="24"/>
        </w:rPr>
        <w:fldChar w:fldCharType="separate"/>
      </w:r>
      <w:r w:rsidR="00727943" w:rsidRPr="00DC671C">
        <w:rPr>
          <w:rFonts w:ascii="Times New Roman" w:eastAsiaTheme="minorEastAsia" w:hAnsi="Times New Roman" w:cs="Times New Roman"/>
          <w:iCs/>
          <w:noProof/>
          <w:sz w:val="24"/>
          <w:szCs w:val="24"/>
        </w:rPr>
        <w:t>Imai (2016)</w:t>
      </w:r>
      <w:r w:rsidR="00727943" w:rsidRPr="00DC671C">
        <w:rPr>
          <w:rFonts w:ascii="Times New Roman" w:eastAsiaTheme="minorEastAsia" w:hAnsi="Times New Roman" w:cs="Times New Roman"/>
          <w:iCs/>
          <w:sz w:val="24"/>
          <w:szCs w:val="24"/>
        </w:rPr>
        <w:fldChar w:fldCharType="end"/>
      </w:r>
      <w:r w:rsidR="006F01A1" w:rsidRPr="00DC671C">
        <w:rPr>
          <w:rFonts w:ascii="Times New Roman" w:eastAsiaTheme="minorEastAsia" w:hAnsi="Times New Roman" w:cs="Times New Roman"/>
          <w:iCs/>
          <w:sz w:val="24"/>
          <w:szCs w:val="24"/>
        </w:rPr>
        <w:t xml:space="preserve">, el límite de </w:t>
      </w:r>
      <w:r w:rsidR="001C3861" w:rsidRPr="00DC671C">
        <w:rPr>
          <w:rFonts w:ascii="Times New Roman" w:eastAsiaTheme="minorEastAsia" w:hAnsi="Times New Roman" w:cs="Times New Roman"/>
          <w:iCs/>
          <w:sz w:val="24"/>
          <w:szCs w:val="24"/>
        </w:rPr>
        <w:t>tres</w:t>
      </w:r>
      <w:r w:rsidR="006F01A1" w:rsidRPr="00DC671C">
        <w:rPr>
          <w:rFonts w:ascii="Times New Roman" w:eastAsiaTheme="minorEastAsia" w:hAnsi="Times New Roman" w:cs="Times New Roman"/>
          <w:iCs/>
          <w:sz w:val="24"/>
          <w:szCs w:val="24"/>
        </w:rPr>
        <w:t xml:space="preserve"> años</w:t>
      </w:r>
      <w:r w:rsidR="001C3861" w:rsidRPr="00DC671C">
        <w:rPr>
          <w:rFonts w:ascii="Times New Roman" w:eastAsiaTheme="minorEastAsia" w:hAnsi="Times New Roman" w:cs="Times New Roman"/>
          <w:iCs/>
          <w:sz w:val="24"/>
          <w:szCs w:val="24"/>
        </w:rPr>
        <w:t xml:space="preserve"> (T</w:t>
      </w:r>
      <w:r w:rsidR="00E1407C" w:rsidRPr="00DC671C">
        <w:rPr>
          <w:rFonts w:ascii="Times New Roman" w:eastAsiaTheme="minorEastAsia" w:hAnsi="Times New Roman" w:cs="Times New Roman"/>
          <w:iCs/>
          <w:sz w:val="24"/>
          <w:szCs w:val="24"/>
        </w:rPr>
        <w:t>=3</w:t>
      </w:r>
      <w:r w:rsidR="001C3861" w:rsidRPr="00DC671C">
        <w:rPr>
          <w:rFonts w:ascii="Times New Roman" w:eastAsiaTheme="minorEastAsia" w:hAnsi="Times New Roman" w:cs="Times New Roman"/>
          <w:iCs/>
          <w:sz w:val="24"/>
          <w:szCs w:val="24"/>
        </w:rPr>
        <w:t>)</w:t>
      </w:r>
      <w:r w:rsidR="006F01A1" w:rsidRPr="00DC671C">
        <w:rPr>
          <w:rFonts w:ascii="Times New Roman" w:eastAsiaTheme="minorEastAsia" w:hAnsi="Times New Roman" w:cs="Times New Roman"/>
          <w:iCs/>
          <w:sz w:val="24"/>
          <w:szCs w:val="24"/>
        </w:rPr>
        <w:t xml:space="preserve"> </w:t>
      </w:r>
      <w:r w:rsidR="00C92AB7">
        <w:rPr>
          <w:rFonts w:ascii="Times New Roman" w:eastAsiaTheme="minorEastAsia" w:hAnsi="Times New Roman" w:cs="Times New Roman"/>
          <w:iCs/>
          <w:sz w:val="24"/>
          <w:szCs w:val="24"/>
        </w:rPr>
        <w:t xml:space="preserve">se considera </w:t>
      </w:r>
      <w:r w:rsidR="006F01A1" w:rsidRPr="00DC671C">
        <w:rPr>
          <w:rFonts w:ascii="Times New Roman" w:eastAsiaTheme="minorEastAsia" w:hAnsi="Times New Roman" w:cs="Times New Roman"/>
          <w:iCs/>
          <w:sz w:val="24"/>
          <w:szCs w:val="24"/>
        </w:rPr>
        <w:t xml:space="preserve">una norma relativamente estable </w:t>
      </w:r>
      <w:r w:rsidR="00C92AB7">
        <w:rPr>
          <w:rFonts w:ascii="Times New Roman" w:eastAsiaTheme="minorEastAsia" w:hAnsi="Times New Roman" w:cs="Times New Roman"/>
          <w:iCs/>
          <w:sz w:val="24"/>
          <w:szCs w:val="24"/>
        </w:rPr>
        <w:t xml:space="preserve">para </w:t>
      </w:r>
      <w:r w:rsidR="006F01A1" w:rsidRPr="00DC671C">
        <w:rPr>
          <w:rFonts w:ascii="Times New Roman" w:eastAsiaTheme="minorEastAsia" w:hAnsi="Times New Roman" w:cs="Times New Roman"/>
          <w:iCs/>
          <w:sz w:val="24"/>
          <w:szCs w:val="24"/>
        </w:rPr>
        <w:t xml:space="preserve">identificar </w:t>
      </w:r>
      <w:r w:rsidR="00C92AB7">
        <w:rPr>
          <w:rFonts w:ascii="Times New Roman" w:eastAsiaTheme="minorEastAsia" w:hAnsi="Times New Roman" w:cs="Times New Roman"/>
          <w:iCs/>
          <w:sz w:val="24"/>
          <w:szCs w:val="24"/>
        </w:rPr>
        <w:t xml:space="preserve">a </w:t>
      </w:r>
      <w:r w:rsidR="006F01A1" w:rsidRPr="00DC671C">
        <w:rPr>
          <w:rFonts w:ascii="Times New Roman" w:eastAsiaTheme="minorEastAsia" w:hAnsi="Times New Roman" w:cs="Times New Roman"/>
          <w:iCs/>
          <w:sz w:val="24"/>
          <w:szCs w:val="24"/>
        </w:rPr>
        <w:t xml:space="preserve">las zombis. </w:t>
      </w:r>
      <w:r w:rsidR="00360EF7" w:rsidRPr="00DC671C">
        <w:rPr>
          <w:rFonts w:ascii="Times New Roman" w:eastAsiaTheme="minorEastAsia" w:hAnsi="Times New Roman" w:cs="Times New Roman"/>
          <w:iCs/>
          <w:sz w:val="24"/>
          <w:szCs w:val="24"/>
        </w:rPr>
        <w:t xml:space="preserve">De </w:t>
      </w:r>
      <w:r w:rsidR="00C92AB7">
        <w:rPr>
          <w:rFonts w:ascii="Times New Roman" w:eastAsiaTheme="minorEastAsia" w:hAnsi="Times New Roman" w:cs="Times New Roman"/>
          <w:iCs/>
          <w:sz w:val="24"/>
          <w:szCs w:val="24"/>
        </w:rPr>
        <w:t xml:space="preserve">esta </w:t>
      </w:r>
      <w:r>
        <w:rPr>
          <w:rFonts w:ascii="Times New Roman" w:eastAsiaTheme="minorEastAsia" w:hAnsi="Times New Roman" w:cs="Times New Roman"/>
          <w:iCs/>
          <w:sz w:val="24"/>
          <w:szCs w:val="24"/>
        </w:rPr>
        <w:t>manera</w:t>
      </w:r>
      <w:r w:rsidR="005D6769" w:rsidRPr="00DC671C">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 xml:space="preserve">todas aquellas </w:t>
      </w:r>
      <w:r w:rsidR="005D6769" w:rsidRPr="00DC671C">
        <w:rPr>
          <w:rFonts w:ascii="Times New Roman" w:eastAsiaTheme="minorEastAsia" w:hAnsi="Times New Roman" w:cs="Times New Roman"/>
          <w:iCs/>
          <w:sz w:val="24"/>
          <w:szCs w:val="24"/>
        </w:rPr>
        <w:t xml:space="preserve">empresas </w:t>
      </w:r>
      <w:r w:rsidR="00287E53" w:rsidRPr="00DC671C">
        <w:rPr>
          <w:rFonts w:ascii="Times New Roman" w:eastAsiaTheme="minorEastAsia" w:hAnsi="Times New Roman" w:cs="Times New Roman"/>
          <w:iCs/>
          <w:sz w:val="24"/>
          <w:szCs w:val="24"/>
        </w:rPr>
        <w:t xml:space="preserve">que </w:t>
      </w:r>
      <w:r>
        <w:rPr>
          <w:rFonts w:ascii="Times New Roman" w:eastAsiaTheme="minorEastAsia" w:hAnsi="Times New Roman" w:cs="Times New Roman"/>
          <w:iCs/>
          <w:sz w:val="24"/>
          <w:szCs w:val="24"/>
        </w:rPr>
        <w:t xml:space="preserve">satisfacen la </w:t>
      </w:r>
      <w:r w:rsidR="005D6769" w:rsidRPr="00DC671C">
        <w:rPr>
          <w:rFonts w:ascii="Times New Roman" w:eastAsiaTheme="minorEastAsia" w:hAnsi="Times New Roman" w:cs="Times New Roman"/>
          <w:iCs/>
          <w:sz w:val="24"/>
          <w:szCs w:val="24"/>
        </w:rPr>
        <w:t>condición dinámica</w:t>
      </w:r>
      <w:r w:rsidR="00D62D29" w:rsidRPr="00DC671C">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 xml:space="preserve">recogida en la </w:t>
      </w:r>
      <w:hyperlink w:anchor="ecuación_3" w:history="1">
        <w:r w:rsidR="008013C2" w:rsidRPr="008013C2">
          <w:rPr>
            <w:rStyle w:val="Hipervnculo"/>
            <w:rFonts w:ascii="Times New Roman" w:eastAsiaTheme="minorEastAsia" w:hAnsi="Times New Roman" w:cs="Times New Roman"/>
            <w:iCs/>
            <w:sz w:val="24"/>
            <w:szCs w:val="24"/>
          </w:rPr>
          <w:t>ecuación 3</w:t>
        </w:r>
      </w:hyperlink>
      <w:r w:rsidR="008013C2">
        <w:rPr>
          <w:rFonts w:ascii="Times New Roman" w:eastAsiaTheme="minorEastAsia" w:hAnsi="Times New Roman" w:cs="Times New Roman"/>
          <w:iCs/>
          <w:sz w:val="24"/>
          <w:szCs w:val="24"/>
        </w:rPr>
        <w:t xml:space="preserve"> </w:t>
      </w:r>
      <w:r w:rsidR="00D62D29" w:rsidRPr="00DC671C">
        <w:rPr>
          <w:rFonts w:ascii="Times New Roman" w:eastAsiaTheme="minorEastAsia" w:hAnsi="Times New Roman" w:cs="Times New Roman"/>
          <w:iCs/>
          <w:sz w:val="24"/>
          <w:szCs w:val="24"/>
        </w:rPr>
        <w:t xml:space="preserve">para tres años </w:t>
      </w:r>
      <w:r w:rsidR="001C3861" w:rsidRPr="00DC671C">
        <w:rPr>
          <w:rFonts w:ascii="Times New Roman" w:eastAsiaTheme="minorEastAsia" w:hAnsi="Times New Roman" w:cs="Times New Roman"/>
          <w:iCs/>
          <w:sz w:val="24"/>
          <w:szCs w:val="24"/>
        </w:rPr>
        <w:t>consecutivos</w:t>
      </w:r>
      <w:r>
        <w:rPr>
          <w:rFonts w:ascii="Times New Roman" w:eastAsiaTheme="minorEastAsia" w:hAnsi="Times New Roman" w:cs="Times New Roman"/>
          <w:iCs/>
          <w:sz w:val="24"/>
          <w:szCs w:val="24"/>
        </w:rPr>
        <w:t>,</w:t>
      </w:r>
      <w:r w:rsidR="005D6769" w:rsidRPr="00DC671C">
        <w:rPr>
          <w:rFonts w:ascii="Times New Roman" w:eastAsiaTheme="minorEastAsia" w:hAnsi="Times New Roman" w:cs="Times New Roman"/>
          <w:iCs/>
          <w:sz w:val="24"/>
          <w:szCs w:val="24"/>
        </w:rPr>
        <w:t xml:space="preserve"> </w:t>
      </w:r>
      <w:r w:rsidR="00D62D29" w:rsidRPr="00DC671C">
        <w:rPr>
          <w:rFonts w:ascii="Times New Roman" w:eastAsiaTheme="minorEastAsia" w:hAnsi="Times New Roman" w:cs="Times New Roman"/>
          <w:iCs/>
          <w:sz w:val="24"/>
          <w:szCs w:val="24"/>
        </w:rPr>
        <w:t>cumplen con</w:t>
      </w:r>
      <w:r w:rsidR="005D6769" w:rsidRPr="00DC671C">
        <w:rPr>
          <w:rFonts w:ascii="Times New Roman" w:eastAsiaTheme="minorEastAsia" w:hAnsi="Times New Roman" w:cs="Times New Roman"/>
          <w:iCs/>
          <w:sz w:val="24"/>
          <w:szCs w:val="24"/>
        </w:rPr>
        <w:t xml:space="preserve"> el criterio de </w:t>
      </w:r>
      <w:r w:rsidR="00D62D29" w:rsidRPr="00DC671C">
        <w:rPr>
          <w:rFonts w:ascii="Times New Roman" w:eastAsiaTheme="minorEastAsia" w:hAnsi="Times New Roman" w:cs="Times New Roman"/>
          <w:iCs/>
          <w:sz w:val="24"/>
          <w:szCs w:val="24"/>
        </w:rPr>
        <w:t xml:space="preserve">rentabilidad modificado de </w:t>
      </w:r>
      <w:r w:rsidR="005D6769" w:rsidRPr="00DC671C">
        <w:rPr>
          <w:rFonts w:ascii="Times New Roman" w:eastAsiaTheme="minorEastAsia" w:hAnsi="Times New Roman" w:cs="Times New Roman"/>
          <w:iCs/>
          <w:sz w:val="24"/>
          <w:szCs w:val="24"/>
        </w:rPr>
        <w:t>FN</w:t>
      </w:r>
      <w:r w:rsidR="00D62D29" w:rsidRPr="00DC671C">
        <w:rPr>
          <w:rFonts w:ascii="Times New Roman" w:eastAsiaTheme="minorEastAsia" w:hAnsi="Times New Roman" w:cs="Times New Roman"/>
          <w:iCs/>
          <w:sz w:val="24"/>
          <w:szCs w:val="24"/>
        </w:rPr>
        <w:t>.</w:t>
      </w:r>
    </w:p>
    <w:p w14:paraId="126EF263" w14:textId="6CCF8504" w:rsidR="005D6769" w:rsidRPr="00DC671C" w:rsidRDefault="00360EF7" w:rsidP="00EC0E6E">
      <w:pPr>
        <w:spacing w:after="180" w:line="360" w:lineRule="auto"/>
        <w:jc w:val="both"/>
        <w:rPr>
          <w:rFonts w:ascii="Times New Roman" w:eastAsiaTheme="minorEastAsia" w:hAnsi="Times New Roman" w:cs="Times New Roman"/>
          <w:iCs/>
          <w:sz w:val="24"/>
          <w:szCs w:val="24"/>
        </w:rPr>
      </w:pPr>
      <w:r w:rsidRPr="00DC671C">
        <w:rPr>
          <w:rFonts w:ascii="Times New Roman" w:eastAsiaTheme="minorEastAsia" w:hAnsi="Times New Roman" w:cs="Times New Roman"/>
          <w:iCs/>
          <w:sz w:val="24"/>
          <w:szCs w:val="24"/>
        </w:rPr>
        <w:lastRenderedPageBreak/>
        <w:t xml:space="preserve">Por lo tanto el criterio de </w:t>
      </w:r>
      <w:r w:rsidR="00991158" w:rsidRPr="00DC671C">
        <w:rPr>
          <w:rFonts w:ascii="Times New Roman" w:eastAsiaTheme="minorEastAsia" w:hAnsi="Times New Roman" w:cs="Times New Roman"/>
          <w:iCs/>
          <w:sz w:val="24"/>
          <w:szCs w:val="24"/>
        </w:rPr>
        <w:fldChar w:fldCharType="begin" w:fldLock="1"/>
      </w:r>
      <w:r w:rsidR="00991158" w:rsidRPr="00DC671C">
        <w:rPr>
          <w:rFonts w:ascii="Times New Roman" w:eastAsiaTheme="minorEastAsia" w:hAnsi="Times New Roman" w:cs="Times New Roman"/>
          <w:iCs/>
          <w:sz w:val="24"/>
          <w:szCs w:val="24"/>
        </w:rPr>
        <w:instrText>ADDIN CSL_CITATION {"citationItems":[{"id":"ITEM-1","itemData":{"DOI":"10.1016/j.jjie.2015.12.001","ISSN":"08891583","abstract":"Utilizing a panel dataset of firms for the period 1999-2008, we estimated the prevalence of zombies among Japanese Small- and Medium-sized enterprises (SMEs) and their borrowing and investment behaviors. We observe that 4-13% of SMEs were zombie firms during the period 1999-2008. The estimation of the borrowing function reveals that SME zombie firms did not change their loans in response to a change in land values due to evergreening. We also observe that the profitability of investment, measured by marginal q, did not have positive effects on investments of zombie firms. This indicates that investment increase resulting from evergreen loans was not necessarily productive or profitable.","author":[{"dropping-particle":"","family":"Imai","given":"Kentaro","non-dropping-particle":"","parse-names":false,"suffix":""}],"container-title":"Journal of the Japanese and International Economies","id":"ITEM-1","issued":{"date-parts":[["2016"]]},"page":"91-107","publisher":"Elsevier Inc.","title":"A panel study of zombie SMEs in Japan: Identification, borrowing and investment behavior","type":"article-journal","volume":"39"},"uris":["http://www.mendeley.com/documents/?uuid=5ed42baf-ad54-45ba-9b8d-916bc8d28d16"]}],"mendeley":{"formattedCitation":"(Imai, 2016)","manualFormatting":"Imai (2016)","plainTextFormattedCitation":"(Imai, 2016)","previouslyFormattedCitation":"(Imai, 2016)"},"properties":{"noteIndex":0},"schema":"https://github.com/citation-style-language/schema/raw/master/csl-citation.json"}</w:instrText>
      </w:r>
      <w:r w:rsidR="00991158" w:rsidRPr="00DC671C">
        <w:rPr>
          <w:rFonts w:ascii="Times New Roman" w:eastAsiaTheme="minorEastAsia" w:hAnsi="Times New Roman" w:cs="Times New Roman"/>
          <w:iCs/>
          <w:sz w:val="24"/>
          <w:szCs w:val="24"/>
        </w:rPr>
        <w:fldChar w:fldCharType="separate"/>
      </w:r>
      <w:r w:rsidR="00991158" w:rsidRPr="00DC671C">
        <w:rPr>
          <w:rFonts w:ascii="Times New Roman" w:eastAsiaTheme="minorEastAsia" w:hAnsi="Times New Roman" w:cs="Times New Roman"/>
          <w:iCs/>
          <w:noProof/>
          <w:sz w:val="24"/>
          <w:szCs w:val="24"/>
        </w:rPr>
        <w:t>Imai (2016)</w:t>
      </w:r>
      <w:r w:rsidR="00991158" w:rsidRPr="00DC671C">
        <w:rPr>
          <w:rFonts w:ascii="Times New Roman" w:eastAsiaTheme="minorEastAsia" w:hAnsi="Times New Roman" w:cs="Times New Roman"/>
          <w:iCs/>
          <w:sz w:val="24"/>
          <w:szCs w:val="24"/>
        </w:rPr>
        <w:fldChar w:fldCharType="end"/>
      </w:r>
      <w:r w:rsidR="00991158">
        <w:rPr>
          <w:rFonts w:ascii="Times New Roman" w:eastAsiaTheme="minorEastAsia" w:hAnsi="Times New Roman" w:cs="Times New Roman"/>
          <w:iCs/>
          <w:sz w:val="24"/>
          <w:szCs w:val="24"/>
        </w:rPr>
        <w:t xml:space="preserve"> </w:t>
      </w:r>
      <w:r w:rsidR="00991158" w:rsidRPr="00991158">
        <w:rPr>
          <w:rFonts w:ascii="Times New Roman" w:eastAsiaTheme="minorEastAsia" w:hAnsi="Times New Roman" w:cs="Times New Roman"/>
          <w:iCs/>
          <w:sz w:val="24"/>
          <w:szCs w:val="24"/>
        </w:rPr>
        <w:t>cuya metodología es la tercera más citada</w:t>
      </w:r>
      <w:r w:rsidR="00227D01" w:rsidRPr="00DC671C">
        <w:rPr>
          <w:rFonts w:ascii="Times New Roman" w:eastAsiaTheme="minorEastAsia" w:hAnsi="Times New Roman" w:cs="Times New Roman"/>
          <w:iCs/>
          <w:sz w:val="24"/>
          <w:szCs w:val="24"/>
        </w:rPr>
        <w:t xml:space="preserve">, </w:t>
      </w:r>
      <w:r w:rsidRPr="00DC671C">
        <w:rPr>
          <w:rFonts w:ascii="Times New Roman" w:eastAsiaTheme="minorEastAsia" w:hAnsi="Times New Roman" w:cs="Times New Roman"/>
          <w:iCs/>
          <w:sz w:val="24"/>
          <w:szCs w:val="24"/>
        </w:rPr>
        <w:t xml:space="preserve">indica que, </w:t>
      </w:r>
      <w:r w:rsidR="00176644" w:rsidRPr="00DC671C">
        <w:rPr>
          <w:rFonts w:ascii="Times New Roman" w:eastAsiaTheme="minorEastAsia" w:hAnsi="Times New Roman" w:cs="Times New Roman"/>
          <w:iCs/>
          <w:sz w:val="24"/>
          <w:szCs w:val="24"/>
        </w:rPr>
        <w:t xml:space="preserve">todas </w:t>
      </w:r>
      <w:r w:rsidR="004B6742">
        <w:rPr>
          <w:rFonts w:ascii="Times New Roman" w:eastAsiaTheme="minorEastAsia" w:hAnsi="Times New Roman" w:cs="Times New Roman"/>
          <w:iCs/>
          <w:sz w:val="24"/>
          <w:szCs w:val="24"/>
        </w:rPr>
        <w:t>aquellas</w:t>
      </w:r>
      <w:r w:rsidR="00843F8F" w:rsidRPr="00DC671C">
        <w:rPr>
          <w:rFonts w:ascii="Times New Roman" w:eastAsiaTheme="minorEastAsia" w:hAnsi="Times New Roman" w:cs="Times New Roman"/>
          <w:iCs/>
          <w:sz w:val="24"/>
          <w:szCs w:val="24"/>
        </w:rPr>
        <w:t xml:space="preserve"> pymes</w:t>
      </w:r>
      <w:r w:rsidR="00D62D29" w:rsidRPr="00DC671C">
        <w:rPr>
          <w:rFonts w:ascii="Times New Roman" w:eastAsiaTheme="minorEastAsia" w:hAnsi="Times New Roman" w:cs="Times New Roman"/>
          <w:iCs/>
          <w:sz w:val="24"/>
          <w:szCs w:val="24"/>
        </w:rPr>
        <w:t xml:space="preserve"> </w:t>
      </w:r>
      <w:r w:rsidR="00136809" w:rsidRPr="00DC671C">
        <w:rPr>
          <w:rFonts w:ascii="Times New Roman" w:eastAsiaTheme="minorEastAsia" w:hAnsi="Times New Roman" w:cs="Times New Roman"/>
          <w:iCs/>
          <w:sz w:val="24"/>
          <w:szCs w:val="24"/>
        </w:rPr>
        <w:t xml:space="preserve">que </w:t>
      </w:r>
      <w:r w:rsidR="00874DF6">
        <w:rPr>
          <w:rFonts w:ascii="Times New Roman" w:eastAsiaTheme="minorEastAsia" w:hAnsi="Times New Roman" w:cs="Times New Roman"/>
          <w:iCs/>
          <w:sz w:val="24"/>
          <w:szCs w:val="24"/>
        </w:rPr>
        <w:t xml:space="preserve">cumplen </w:t>
      </w:r>
      <w:r w:rsidR="00C92AB7">
        <w:rPr>
          <w:rFonts w:ascii="Times New Roman" w:eastAsiaTheme="minorEastAsia" w:hAnsi="Times New Roman" w:cs="Times New Roman"/>
          <w:iCs/>
          <w:sz w:val="24"/>
          <w:szCs w:val="24"/>
        </w:rPr>
        <w:t xml:space="preserve">con </w:t>
      </w:r>
      <w:r w:rsidR="00136809" w:rsidRPr="00DC671C">
        <w:rPr>
          <w:rFonts w:ascii="Times New Roman" w:eastAsiaTheme="minorEastAsia" w:hAnsi="Times New Roman" w:cs="Times New Roman"/>
          <w:iCs/>
          <w:sz w:val="24"/>
          <w:szCs w:val="24"/>
        </w:rPr>
        <w:t>el</w:t>
      </w:r>
      <w:r w:rsidR="00843F8F" w:rsidRPr="00DC671C">
        <w:rPr>
          <w:rFonts w:ascii="Times New Roman" w:eastAsiaTheme="minorEastAsia" w:hAnsi="Times New Roman" w:cs="Times New Roman"/>
          <w:iCs/>
          <w:sz w:val="24"/>
          <w:szCs w:val="24"/>
        </w:rPr>
        <w:t xml:space="preserve"> criterio </w:t>
      </w:r>
      <w:r w:rsidR="00D62D29" w:rsidRPr="00DC671C">
        <w:rPr>
          <w:rFonts w:ascii="Times New Roman" w:eastAsiaTheme="minorEastAsia" w:hAnsi="Times New Roman" w:cs="Times New Roman"/>
          <w:iCs/>
          <w:sz w:val="24"/>
          <w:szCs w:val="24"/>
        </w:rPr>
        <w:t>de rentabilidad</w:t>
      </w:r>
      <w:r w:rsidR="001E2960" w:rsidRPr="00DC671C">
        <w:rPr>
          <w:rFonts w:ascii="Times New Roman" w:eastAsiaTheme="minorEastAsia" w:hAnsi="Times New Roman" w:cs="Times New Roman"/>
          <w:iCs/>
          <w:sz w:val="24"/>
          <w:szCs w:val="24"/>
        </w:rPr>
        <w:t xml:space="preserve"> modificado de FN</w:t>
      </w:r>
      <w:r w:rsidR="00944E86" w:rsidRPr="00DC671C">
        <w:rPr>
          <w:rFonts w:ascii="Times New Roman" w:eastAsiaTheme="minorEastAsia" w:hAnsi="Times New Roman" w:cs="Times New Roman"/>
          <w:iCs/>
          <w:sz w:val="24"/>
          <w:szCs w:val="24"/>
        </w:rPr>
        <w:t xml:space="preserve"> </w:t>
      </w:r>
      <w:r w:rsidR="00D62D29" w:rsidRPr="00DC671C">
        <w:rPr>
          <w:rFonts w:ascii="Times New Roman" w:eastAsiaTheme="minorEastAsia" w:hAnsi="Times New Roman" w:cs="Times New Roman"/>
          <w:iCs/>
          <w:sz w:val="24"/>
          <w:szCs w:val="24"/>
        </w:rPr>
        <w:t xml:space="preserve">y </w:t>
      </w:r>
      <w:r w:rsidR="0019035B">
        <w:rPr>
          <w:rFonts w:ascii="Times New Roman" w:eastAsiaTheme="minorEastAsia" w:hAnsi="Times New Roman" w:cs="Times New Roman"/>
          <w:iCs/>
          <w:sz w:val="24"/>
          <w:szCs w:val="24"/>
        </w:rPr>
        <w:t xml:space="preserve">cuyos R </w:t>
      </w:r>
      <w:r w:rsidR="00874DF6">
        <w:rPr>
          <w:rFonts w:ascii="Times New Roman" w:eastAsiaTheme="minorEastAsia" w:hAnsi="Times New Roman" w:cs="Times New Roman"/>
          <w:iCs/>
          <w:sz w:val="24"/>
          <w:szCs w:val="24"/>
        </w:rPr>
        <w:t xml:space="preserve">son </w:t>
      </w:r>
      <w:r w:rsidR="0019035B">
        <w:rPr>
          <w:rFonts w:ascii="Times New Roman" w:eastAsiaTheme="minorEastAsia" w:hAnsi="Times New Roman" w:cs="Times New Roman"/>
          <w:iCs/>
          <w:sz w:val="24"/>
          <w:szCs w:val="24"/>
        </w:rPr>
        <w:t>inferiores a R*</w:t>
      </w:r>
      <w:r w:rsidR="004B6742">
        <w:rPr>
          <w:rFonts w:ascii="Times New Roman" w:eastAsiaTheme="minorEastAsia" w:hAnsi="Times New Roman" w:cs="Times New Roman"/>
          <w:iCs/>
          <w:sz w:val="24"/>
          <w:szCs w:val="24"/>
        </w:rPr>
        <w:t>,</w:t>
      </w:r>
      <w:r w:rsidR="0019035B">
        <w:rPr>
          <w:rFonts w:ascii="Times New Roman" w:eastAsiaTheme="minorEastAsia" w:hAnsi="Times New Roman" w:cs="Times New Roman"/>
          <w:iCs/>
          <w:sz w:val="24"/>
          <w:szCs w:val="24"/>
        </w:rPr>
        <w:t xml:space="preserve"> </w:t>
      </w:r>
      <w:r w:rsidR="00D62D29" w:rsidRPr="00DC671C">
        <w:rPr>
          <w:rFonts w:ascii="Times New Roman" w:eastAsiaTheme="minorEastAsia" w:hAnsi="Times New Roman" w:cs="Times New Roman"/>
          <w:iCs/>
          <w:sz w:val="24"/>
          <w:szCs w:val="24"/>
        </w:rPr>
        <w:t>o que pueda</w:t>
      </w:r>
      <w:r w:rsidR="004B6742">
        <w:rPr>
          <w:rFonts w:ascii="Times New Roman" w:eastAsiaTheme="minorEastAsia" w:hAnsi="Times New Roman" w:cs="Times New Roman"/>
          <w:iCs/>
          <w:sz w:val="24"/>
          <w:szCs w:val="24"/>
        </w:rPr>
        <w:t>n</w:t>
      </w:r>
      <w:r w:rsidR="00D62D29" w:rsidRPr="00DC671C">
        <w:rPr>
          <w:rFonts w:ascii="Times New Roman" w:eastAsiaTheme="minorEastAsia" w:hAnsi="Times New Roman" w:cs="Times New Roman"/>
          <w:iCs/>
          <w:sz w:val="24"/>
          <w:szCs w:val="24"/>
        </w:rPr>
        <w:t xml:space="preserve"> obtener un nuevo préstamo, </w:t>
      </w:r>
      <w:r w:rsidR="004B6742">
        <w:rPr>
          <w:rFonts w:ascii="Times New Roman" w:eastAsiaTheme="minorEastAsia" w:hAnsi="Times New Roman" w:cs="Times New Roman"/>
          <w:iCs/>
          <w:sz w:val="24"/>
          <w:szCs w:val="24"/>
        </w:rPr>
        <w:t xml:space="preserve">son consideradas </w:t>
      </w:r>
      <w:r w:rsidR="00D62D29" w:rsidRPr="00DC671C">
        <w:rPr>
          <w:rFonts w:ascii="Times New Roman" w:eastAsiaTheme="minorEastAsia" w:hAnsi="Times New Roman" w:cs="Times New Roman"/>
          <w:iCs/>
          <w:sz w:val="24"/>
          <w:szCs w:val="24"/>
        </w:rPr>
        <w:t>como zombis.</w:t>
      </w:r>
    </w:p>
    <w:p w14:paraId="3AFCE244" w14:textId="7653C007" w:rsidR="00FE24B5" w:rsidRPr="00DC671C" w:rsidRDefault="00C929C9" w:rsidP="00EC0E6E">
      <w:pPr>
        <w:spacing w:after="180" w:line="360" w:lineRule="auto"/>
        <w:jc w:val="both"/>
        <w:rPr>
          <w:rFonts w:ascii="Times New Roman" w:eastAsiaTheme="minorEastAsia" w:hAnsi="Times New Roman" w:cs="Times New Roman"/>
          <w:iCs/>
          <w:sz w:val="24"/>
          <w:szCs w:val="24"/>
        </w:rPr>
      </w:pPr>
      <w:r w:rsidRPr="00DC671C">
        <w:rPr>
          <w:rFonts w:ascii="Times New Roman" w:eastAsiaTheme="minorEastAsia" w:hAnsi="Times New Roman" w:cs="Times New Roman"/>
          <w:iCs/>
          <w:sz w:val="24"/>
          <w:szCs w:val="24"/>
        </w:rPr>
        <w:t>O</w:t>
      </w:r>
      <w:r w:rsidR="00287E53" w:rsidRPr="00DC671C">
        <w:rPr>
          <w:rFonts w:ascii="Times New Roman" w:eastAsiaTheme="minorEastAsia" w:hAnsi="Times New Roman" w:cs="Times New Roman"/>
          <w:iCs/>
          <w:sz w:val="24"/>
          <w:szCs w:val="24"/>
        </w:rPr>
        <w:t xml:space="preserve">tros criterios </w:t>
      </w:r>
      <w:r w:rsidR="00A173E9">
        <w:rPr>
          <w:rFonts w:ascii="Times New Roman" w:eastAsiaTheme="minorEastAsia" w:hAnsi="Times New Roman" w:cs="Times New Roman"/>
          <w:iCs/>
          <w:sz w:val="24"/>
          <w:szCs w:val="24"/>
        </w:rPr>
        <w:t>citados</w:t>
      </w:r>
      <w:r w:rsidR="00287E53" w:rsidRPr="00DC671C">
        <w:rPr>
          <w:rFonts w:ascii="Times New Roman" w:eastAsiaTheme="minorEastAsia" w:hAnsi="Times New Roman" w:cs="Times New Roman"/>
          <w:iCs/>
          <w:sz w:val="24"/>
          <w:szCs w:val="24"/>
        </w:rPr>
        <w:t xml:space="preserve"> en la literatura académica revisada, aunque en menor medida que los anteriores, son los de</w:t>
      </w:r>
      <w:r w:rsidR="000D45FA" w:rsidRPr="00DC671C">
        <w:rPr>
          <w:rFonts w:ascii="Times New Roman" w:eastAsiaTheme="minorEastAsia" w:hAnsi="Times New Roman" w:cs="Times New Roman"/>
          <w:iCs/>
          <w:sz w:val="24"/>
          <w:szCs w:val="24"/>
        </w:rPr>
        <w:t xml:space="preserve"> </w:t>
      </w:r>
      <w:r w:rsidR="000D45FA" w:rsidRPr="00DC671C">
        <w:rPr>
          <w:rFonts w:ascii="Times New Roman" w:eastAsiaTheme="minorEastAsia" w:hAnsi="Times New Roman" w:cs="Times New Roman"/>
          <w:iCs/>
          <w:sz w:val="24"/>
          <w:szCs w:val="24"/>
        </w:rPr>
        <w:fldChar w:fldCharType="begin" w:fldLock="1"/>
      </w:r>
      <w:r w:rsidRPr="00DC671C">
        <w:rPr>
          <w:rFonts w:ascii="Times New Roman" w:eastAsiaTheme="minorEastAsia" w:hAnsi="Times New Roman" w:cs="Times New Roman"/>
          <w:iCs/>
          <w:sz w:val="24"/>
          <w:szCs w:val="24"/>
        </w:rPr>
        <w:instrText>ADDIN CSL_CITATION {"citationItems":[{"id":"ITEM-1","itemData":{"DOI":"10.1093/epolic/eiy012","ISSN":"0266-4658","abstract":"This paper explores the extent to which ‘zombie’ firms – defined as old firms that have persistent problems meeting their interest payments – are stifling labour productivity performance. The results show that the prevalence of and resources sunk in zombie firms have risen since the mid-2000s and that the increasing survival of these low productivity firms at the margins of exit congests markets and constrains the growth of more productive firms. Controlling for cyclical effects, cross-country analysis shows that within-industries over the period 2003–13, a higher share of industry capital sunk in zombie firms is associated with lower investment and employment growth of the typical non-zombie firm and less productivity-enhancing capital reallocation. Besides limiting the expansion possibilities of healthy incumbent firms, market congestion generated by zombie firms can also create barriers to entry and constrain the post-entry growth of young firms. Finally, we link the rise of zombie firms to the decline in OECD potential output growth through two key channels: business investment and multi-factor productivity growth.","author":[{"dropping-particle":"","family":"Adalet McGowan","given":"Müge","non-dropping-particle":"","parse-names":false,"suffix":""},{"dropping-particle":"","family":"Andrews","given":"Dan","non-dropping-particle":"","parse-names":false,"suffix":""},{"dropping-particle":"","family":"Millot","given":"Valentine","non-dropping-particle":"","parse-names":false,"suffix":""}],"container-title":"Economic Policy","id":"ITEM-1","issue":"96","issued":{"date-parts":[["2018"]]},"page":"685-736","title":"The walking dead? Zombie firms and productivity performance in OECD countries","type":"article-journal","volume":"33"},"uris":["http://www.mendeley.com/documents/?uuid=3c377dad-c83d-4829-9090-13595393f927"]},{"id":"ITEM-2","itemData":{"abstract":"Using the financial data of China's listed companies during the years from 2007 to 2015,this paper measures an overall quantity of zombie firms in China with 7 identification methods respectively. On that basis,from three dimensions such as regional distribution,industrial distribution and ownership,the zombie firms are identified and characterized analytically. The research conclusions show that: during the years from 2007 to 2015,the quantity of China's zombie firms increased after an initial decrease; in the provinces with single industrial structure and more stated-owned enterprises( SOEs),they were more likely to experience a high ratio of zombie firms; there was a higher proportion of zombie firms in labour-intensive and overcapacity industries; and the SOEs were more inclined to become zombie firms. In addition,in order to make clear the root of zombie firms,this paper makes both theoretical and practical analyses on the relationship between zombie firms and overcapacity. Moreover,combined with the empirical conclusion,it puts forward three suggestions to deal with the zombie firms.","author":[{"dropping-particle":"","family":"Zhu","given":"He","non-dropping-particle":"","parse-names":false,"suffix":""},{"dropping-particle":"","family":"Fan","given":"H E","non-dropping-particle":"","parse-names":false,"suffix":""}],"container-title":"Journal of Beijing Technology &amp; Business University","id":"ITEM-2","issue":"2016","issued":{"date-parts":[["2016"]]},"page":"2021","title":"Quantity and Characteristics of Zombie Firms in China","type":"article-journal","volume":"31"},"uris":["http://www.mendeley.com/documents/?uuid=a82f7e99-17ba-4cd6-9bd3-05d6e4f9e137"]},{"id":"ITEM-3","itemData":{"DOI":"10.2139/ssrn.3051189","ISSN":"1556-5068","abstract":"Do banks with low capital extend excessive credit to weak firms, and does this matter for aggregate efficiency? Using a unique dataset that covers almost all bank-firm relationships in Italy in the period 2004-2013, we find that during the Eurozone financial crisis (i) under-capitalized banks were less likely to cut credit to non-viable firms; (ii) credit misallocation increased the failure rate of healthy firms and reduced the failure rate of non-viable firms; and (iii) nevertheless, the adverse effects of credit misallocation on the growth rate of healthier firms were negligible, as were the effects on TFP dispersion. This goes against previous influential findings, which, we argue, face serious identification problems. Thus, while banks with low capital can be an important source of aggregate inefficiency in the long run, their contribution to the severity of the great recession via capital misallocation was modest.","author":[{"dropping-particle":"","family":"Schivardi","given":"Fabiano","non-dropping-particle":"","parse-names":false,"suffix":""},{"dropping-particle":"","family":"Sette","given":"Enrico","non-dropping-particle":"","parse-names":false,"suffix":""},{"dropping-particle":"","family":"Tabellini","given":"Guido","non-dropping-particle":"","parse-names":false,"suffix":""}],"container-title":"SSRN Electronic Journal","id":"ITEM-3","issue":"66","issued":{"date-parts":[["2017"]]},"title":"Credit Misallocation During the European Financial Crisis","type":"article-journal"},"uris":["http://www.mendeley.com/documents/?uuid=8a752688-37e2-416d-99c6-58011207350f"]}],"mendeley":{"formattedCitation":"(Adalet McGowan et al., 2018; Schivardi et al., 2017; Zhu &amp; Fan, 2016)","manualFormatting":"Adalet McGowan et al. (2018) y Zhu &amp; Fan, (2016)","plainTextFormattedCitation":"(Adalet McGowan et al., 2018; Schivardi et al., 2017; Zhu &amp; Fan, 2016)","previouslyFormattedCitation":"(Adalet McGowan et al., 2018; Schivardi et al., 2017; Zhu &amp; Fan, 2016)"},"properties":{"noteIndex":0},"schema":"https://github.com/citation-style-language/schema/raw/master/csl-citation.json"}</w:instrText>
      </w:r>
      <w:r w:rsidR="000D45FA" w:rsidRPr="00DC671C">
        <w:rPr>
          <w:rFonts w:ascii="Times New Roman" w:eastAsiaTheme="minorEastAsia" w:hAnsi="Times New Roman" w:cs="Times New Roman"/>
          <w:iCs/>
          <w:sz w:val="24"/>
          <w:szCs w:val="24"/>
        </w:rPr>
        <w:fldChar w:fldCharType="separate"/>
      </w:r>
      <w:r w:rsidR="00227D01" w:rsidRPr="00DC671C">
        <w:rPr>
          <w:rFonts w:ascii="Times New Roman" w:eastAsiaTheme="minorEastAsia" w:hAnsi="Times New Roman" w:cs="Times New Roman"/>
          <w:iCs/>
          <w:noProof/>
          <w:sz w:val="24"/>
          <w:szCs w:val="24"/>
        </w:rPr>
        <w:t xml:space="preserve">Adalet McGowan </w:t>
      </w:r>
      <w:r w:rsidR="00A01770" w:rsidRPr="00A01770">
        <w:rPr>
          <w:rFonts w:ascii="Times New Roman" w:eastAsiaTheme="minorEastAsia" w:hAnsi="Times New Roman" w:cs="Times New Roman"/>
          <w:i/>
          <w:iCs/>
          <w:noProof/>
          <w:sz w:val="24"/>
          <w:szCs w:val="24"/>
        </w:rPr>
        <w:t>et al</w:t>
      </w:r>
      <w:r w:rsidR="00227D01" w:rsidRPr="00DC671C">
        <w:rPr>
          <w:rFonts w:ascii="Times New Roman" w:eastAsiaTheme="minorEastAsia" w:hAnsi="Times New Roman" w:cs="Times New Roman"/>
          <w:iCs/>
          <w:noProof/>
          <w:sz w:val="24"/>
          <w:szCs w:val="24"/>
        </w:rPr>
        <w:t xml:space="preserve">. </w:t>
      </w:r>
      <w:r w:rsidR="005027AB" w:rsidRPr="00DC671C">
        <w:rPr>
          <w:rFonts w:ascii="Times New Roman" w:eastAsiaTheme="minorEastAsia" w:hAnsi="Times New Roman" w:cs="Times New Roman"/>
          <w:iCs/>
          <w:noProof/>
          <w:sz w:val="24"/>
          <w:szCs w:val="24"/>
        </w:rPr>
        <w:t>(</w:t>
      </w:r>
      <w:r w:rsidR="00227D01" w:rsidRPr="00DC671C">
        <w:rPr>
          <w:rFonts w:ascii="Times New Roman" w:eastAsiaTheme="minorEastAsia" w:hAnsi="Times New Roman" w:cs="Times New Roman"/>
          <w:iCs/>
          <w:noProof/>
          <w:sz w:val="24"/>
          <w:szCs w:val="24"/>
        </w:rPr>
        <w:t>2018</w:t>
      </w:r>
      <w:r w:rsidR="005027AB" w:rsidRPr="00DC671C">
        <w:rPr>
          <w:rFonts w:ascii="Times New Roman" w:eastAsiaTheme="minorEastAsia" w:hAnsi="Times New Roman" w:cs="Times New Roman"/>
          <w:iCs/>
          <w:noProof/>
          <w:sz w:val="24"/>
          <w:szCs w:val="24"/>
        </w:rPr>
        <w:t>)</w:t>
      </w:r>
      <w:r w:rsidRPr="00DC671C">
        <w:rPr>
          <w:rFonts w:ascii="Times New Roman" w:eastAsiaTheme="minorEastAsia" w:hAnsi="Times New Roman" w:cs="Times New Roman"/>
          <w:iCs/>
          <w:noProof/>
          <w:sz w:val="24"/>
          <w:szCs w:val="24"/>
        </w:rPr>
        <w:t xml:space="preserve"> </w:t>
      </w:r>
      <w:r w:rsidR="005027AB" w:rsidRPr="00DC671C">
        <w:rPr>
          <w:rFonts w:ascii="Times New Roman" w:eastAsiaTheme="minorEastAsia" w:hAnsi="Times New Roman" w:cs="Times New Roman"/>
          <w:iCs/>
          <w:noProof/>
          <w:sz w:val="24"/>
          <w:szCs w:val="24"/>
        </w:rPr>
        <w:t>y</w:t>
      </w:r>
      <w:r w:rsidR="00227D01" w:rsidRPr="00DC671C">
        <w:rPr>
          <w:rFonts w:ascii="Times New Roman" w:eastAsiaTheme="minorEastAsia" w:hAnsi="Times New Roman" w:cs="Times New Roman"/>
          <w:iCs/>
          <w:noProof/>
          <w:sz w:val="24"/>
          <w:szCs w:val="24"/>
        </w:rPr>
        <w:t xml:space="preserve"> Zhu &amp; Fan, </w:t>
      </w:r>
      <w:r w:rsidR="005027AB" w:rsidRPr="00DC671C">
        <w:rPr>
          <w:rFonts w:ascii="Times New Roman" w:eastAsiaTheme="minorEastAsia" w:hAnsi="Times New Roman" w:cs="Times New Roman"/>
          <w:iCs/>
          <w:noProof/>
          <w:sz w:val="24"/>
          <w:szCs w:val="24"/>
        </w:rPr>
        <w:t>(</w:t>
      </w:r>
      <w:r w:rsidR="00227D01" w:rsidRPr="00DC671C">
        <w:rPr>
          <w:rFonts w:ascii="Times New Roman" w:eastAsiaTheme="minorEastAsia" w:hAnsi="Times New Roman" w:cs="Times New Roman"/>
          <w:iCs/>
          <w:noProof/>
          <w:sz w:val="24"/>
          <w:szCs w:val="24"/>
        </w:rPr>
        <w:t>2016)</w:t>
      </w:r>
      <w:r w:rsidR="000D45FA" w:rsidRPr="00DC671C">
        <w:rPr>
          <w:rFonts w:ascii="Times New Roman" w:eastAsiaTheme="minorEastAsia" w:hAnsi="Times New Roman" w:cs="Times New Roman"/>
          <w:iCs/>
          <w:sz w:val="24"/>
          <w:szCs w:val="24"/>
        </w:rPr>
        <w:fldChar w:fldCharType="end"/>
      </w:r>
      <w:r w:rsidR="001C3861" w:rsidRPr="00DC671C">
        <w:rPr>
          <w:rFonts w:ascii="Times New Roman" w:eastAsiaTheme="minorEastAsia" w:hAnsi="Times New Roman" w:cs="Times New Roman"/>
          <w:iCs/>
          <w:sz w:val="24"/>
          <w:szCs w:val="24"/>
        </w:rPr>
        <w:t>.</w:t>
      </w:r>
      <w:r w:rsidR="002409D0" w:rsidRPr="00DC671C">
        <w:rPr>
          <w:rFonts w:ascii="Times New Roman" w:eastAsiaTheme="minorEastAsia" w:hAnsi="Times New Roman" w:cs="Times New Roman"/>
          <w:iCs/>
          <w:sz w:val="24"/>
          <w:szCs w:val="24"/>
        </w:rPr>
        <w:t xml:space="preserve"> </w:t>
      </w:r>
      <w:r w:rsidR="000D4ED7" w:rsidRPr="00DC671C">
        <w:rPr>
          <w:rFonts w:ascii="Times New Roman" w:eastAsiaTheme="minorEastAsia" w:hAnsi="Times New Roman" w:cs="Times New Roman"/>
          <w:iCs/>
          <w:sz w:val="24"/>
          <w:szCs w:val="24"/>
        </w:rPr>
        <w:t>Por un lado</w:t>
      </w:r>
      <w:r w:rsidR="0037143D" w:rsidRPr="00DC671C">
        <w:rPr>
          <w:rFonts w:ascii="Times New Roman" w:eastAsiaTheme="minorEastAsia" w:hAnsi="Times New Roman" w:cs="Times New Roman"/>
          <w:iCs/>
          <w:sz w:val="24"/>
          <w:szCs w:val="24"/>
        </w:rPr>
        <w:t xml:space="preserve">, </w:t>
      </w:r>
      <w:r w:rsidR="0037143D" w:rsidRPr="00DC671C">
        <w:rPr>
          <w:rFonts w:ascii="Times New Roman" w:eastAsiaTheme="minorEastAsia" w:hAnsi="Times New Roman" w:cs="Times New Roman"/>
          <w:iCs/>
          <w:sz w:val="24"/>
          <w:szCs w:val="24"/>
        </w:rPr>
        <w:fldChar w:fldCharType="begin" w:fldLock="1"/>
      </w:r>
      <w:r w:rsidR="00B82DD3" w:rsidRPr="00DC671C">
        <w:rPr>
          <w:rFonts w:ascii="Times New Roman" w:eastAsiaTheme="minorEastAsia" w:hAnsi="Times New Roman" w:cs="Times New Roman"/>
          <w:iCs/>
          <w:sz w:val="24"/>
          <w:szCs w:val="24"/>
        </w:rPr>
        <w:instrText>ADDIN CSL_CITATION {"citationItems":[{"id":"ITEM-1","itemData":{"DOI":"10.1093/epolic/eiy012","ISSN":"0266-4658","abstract":"This paper explores the extent to which ‘zombie’ firms – defined as old firms that have persistent problems meeting their interest payments – are stifling labour productivity performance. The results show that the prevalence of and resources sunk in zombie firms have risen since the mid-2000s and that the increasing survival of these low productivity firms at the margins of exit congests markets and constrains the growth of more productive firms. Controlling for cyclical effects, cross-country analysis shows that within-industries over the period 2003–13, a higher share of industry capital sunk in zombie firms is associated with lower investment and employment growth of the typical non-zombie firm and less productivity-enhancing capital reallocation. Besides limiting the expansion possibilities of healthy incumbent firms, market congestion generated by zombie firms can also create barriers to entry and constrain the post-entry growth of young firms. Finally, we link the rise of zombie firms to the decline in OECD potential output growth through two key channels: business investment and multi-factor productivity growth.","author":[{"dropping-particle":"","family":"Adalet McGowan","given":"Müge","non-dropping-particle":"","parse-names":false,"suffix":""},{"dropping-particle":"","family":"Andrews","given":"Dan","non-dropping-particle":"","parse-names":false,"suffix":""},{"dropping-particle":"","family":"Millot","given":"Valentine","non-dropping-particle":"","parse-names":false,"suffix":""}],"container-title":"Economic Policy","id":"ITEM-1","issue":"96","issued":{"date-parts":[["2018"]]},"page":"685-736","title":"The walking dead? Zombie firms and productivity performance in OECD countries","type":"article-journal","volume":"33"},"uris":["http://www.mendeley.com/documents/?uuid=3c377dad-c83d-4829-9090-13595393f927"]}],"mendeley":{"formattedCitation":"(Adalet McGowan et al., 2018)","manualFormatting":"Adalet McGowan et al. (2018)","plainTextFormattedCitation":"(Adalet McGowan et al., 2018)","previouslyFormattedCitation":"(Adalet McGowan et al., 2018)"},"properties":{"noteIndex":0},"schema":"https://github.com/citation-style-language/schema/raw/master/csl-citation.json"}</w:instrText>
      </w:r>
      <w:r w:rsidR="0037143D" w:rsidRPr="00DC671C">
        <w:rPr>
          <w:rFonts w:ascii="Times New Roman" w:eastAsiaTheme="minorEastAsia" w:hAnsi="Times New Roman" w:cs="Times New Roman"/>
          <w:iCs/>
          <w:sz w:val="24"/>
          <w:szCs w:val="24"/>
        </w:rPr>
        <w:fldChar w:fldCharType="separate"/>
      </w:r>
      <w:r w:rsidR="0037143D" w:rsidRPr="00DC671C">
        <w:rPr>
          <w:rFonts w:ascii="Times New Roman" w:eastAsiaTheme="minorEastAsia" w:hAnsi="Times New Roman" w:cs="Times New Roman"/>
          <w:iCs/>
          <w:noProof/>
          <w:sz w:val="24"/>
          <w:szCs w:val="24"/>
        </w:rPr>
        <w:t xml:space="preserve">Adalet McGowan </w:t>
      </w:r>
      <w:r w:rsidR="00A01770" w:rsidRPr="00A01770">
        <w:rPr>
          <w:rFonts w:ascii="Times New Roman" w:eastAsiaTheme="minorEastAsia" w:hAnsi="Times New Roman" w:cs="Times New Roman"/>
          <w:i/>
          <w:iCs/>
          <w:noProof/>
          <w:sz w:val="24"/>
          <w:szCs w:val="24"/>
        </w:rPr>
        <w:t>et al</w:t>
      </w:r>
      <w:r w:rsidR="0037143D" w:rsidRPr="00DC671C">
        <w:rPr>
          <w:rFonts w:ascii="Times New Roman" w:eastAsiaTheme="minorEastAsia" w:hAnsi="Times New Roman" w:cs="Times New Roman"/>
          <w:iCs/>
          <w:noProof/>
          <w:sz w:val="24"/>
          <w:szCs w:val="24"/>
        </w:rPr>
        <w:t>. (2018)</w:t>
      </w:r>
      <w:r w:rsidR="0037143D" w:rsidRPr="00DC671C">
        <w:rPr>
          <w:rFonts w:ascii="Times New Roman" w:eastAsiaTheme="minorEastAsia" w:hAnsi="Times New Roman" w:cs="Times New Roman"/>
          <w:iCs/>
          <w:sz w:val="24"/>
          <w:szCs w:val="24"/>
        </w:rPr>
        <w:fldChar w:fldCharType="end"/>
      </w:r>
      <w:r w:rsidR="0037143D" w:rsidRPr="00DC671C">
        <w:rPr>
          <w:rFonts w:ascii="Times New Roman" w:eastAsiaTheme="minorEastAsia" w:hAnsi="Times New Roman" w:cs="Times New Roman"/>
          <w:iCs/>
          <w:sz w:val="24"/>
          <w:szCs w:val="24"/>
        </w:rPr>
        <w:t xml:space="preserve"> investigan hasta </w:t>
      </w:r>
      <w:r w:rsidR="00932F93" w:rsidRPr="00DC671C">
        <w:rPr>
          <w:rFonts w:ascii="Times New Roman" w:eastAsiaTheme="minorEastAsia" w:hAnsi="Times New Roman" w:cs="Times New Roman"/>
          <w:iCs/>
          <w:sz w:val="24"/>
          <w:szCs w:val="24"/>
        </w:rPr>
        <w:t>qué</w:t>
      </w:r>
      <w:r w:rsidR="0037143D" w:rsidRPr="00DC671C">
        <w:rPr>
          <w:rFonts w:ascii="Times New Roman" w:eastAsiaTheme="minorEastAsia" w:hAnsi="Times New Roman" w:cs="Times New Roman"/>
          <w:iCs/>
          <w:sz w:val="24"/>
          <w:szCs w:val="24"/>
        </w:rPr>
        <w:t xml:space="preserve"> punto las zombis </w:t>
      </w:r>
      <w:r w:rsidR="00136809" w:rsidRPr="00DC671C">
        <w:rPr>
          <w:rFonts w:ascii="Times New Roman" w:eastAsiaTheme="minorEastAsia" w:hAnsi="Times New Roman" w:cs="Times New Roman"/>
          <w:iCs/>
          <w:sz w:val="24"/>
          <w:szCs w:val="24"/>
        </w:rPr>
        <w:t>estaban</w:t>
      </w:r>
      <w:r w:rsidR="009D09AC" w:rsidRPr="00DC671C">
        <w:rPr>
          <w:rFonts w:ascii="Times New Roman" w:eastAsiaTheme="minorEastAsia" w:hAnsi="Times New Roman" w:cs="Times New Roman"/>
          <w:iCs/>
          <w:sz w:val="24"/>
          <w:szCs w:val="24"/>
        </w:rPr>
        <w:t xml:space="preserve"> reprimiendo los resultados de la productividad laboral</w:t>
      </w:r>
      <w:r w:rsidR="00932F93" w:rsidRPr="00DC671C">
        <w:rPr>
          <w:rFonts w:ascii="Times New Roman" w:eastAsiaTheme="minorEastAsia" w:hAnsi="Times New Roman" w:cs="Times New Roman"/>
          <w:iCs/>
          <w:sz w:val="24"/>
          <w:szCs w:val="24"/>
        </w:rPr>
        <w:t xml:space="preserve"> </w:t>
      </w:r>
      <w:r w:rsidR="00932F93" w:rsidRPr="00DC671C">
        <w:rPr>
          <w:rFonts w:ascii="Times New Roman" w:hAnsi="Times New Roman" w:cs="Times New Roman"/>
          <w:sz w:val="24"/>
          <w:szCs w:val="24"/>
        </w:rPr>
        <w:t>en países miembros de la OECD</w:t>
      </w:r>
      <w:r w:rsidR="009D09AC" w:rsidRPr="00DC671C">
        <w:rPr>
          <w:rFonts w:ascii="Times New Roman" w:eastAsiaTheme="minorEastAsia" w:hAnsi="Times New Roman" w:cs="Times New Roman"/>
          <w:iCs/>
          <w:sz w:val="24"/>
          <w:szCs w:val="24"/>
        </w:rPr>
        <w:t xml:space="preserve">. </w:t>
      </w:r>
      <w:r w:rsidR="003A73C5" w:rsidRPr="00DC671C">
        <w:rPr>
          <w:rFonts w:ascii="Times New Roman" w:eastAsiaTheme="minorEastAsia" w:hAnsi="Times New Roman" w:cs="Times New Roman"/>
          <w:iCs/>
          <w:sz w:val="24"/>
          <w:szCs w:val="24"/>
        </w:rPr>
        <w:t xml:space="preserve">Para ello, definen a </w:t>
      </w:r>
      <w:r w:rsidR="00EA4F0C" w:rsidRPr="00DC671C">
        <w:rPr>
          <w:rFonts w:ascii="Times New Roman" w:eastAsiaTheme="minorEastAsia" w:hAnsi="Times New Roman" w:cs="Times New Roman"/>
          <w:iCs/>
          <w:sz w:val="24"/>
          <w:szCs w:val="24"/>
        </w:rPr>
        <w:t xml:space="preserve">estas </w:t>
      </w:r>
      <w:r w:rsidR="003A73C5" w:rsidRPr="00DC671C">
        <w:rPr>
          <w:rFonts w:ascii="Times New Roman" w:eastAsiaTheme="minorEastAsia" w:hAnsi="Times New Roman" w:cs="Times New Roman"/>
          <w:iCs/>
          <w:sz w:val="24"/>
          <w:szCs w:val="24"/>
        </w:rPr>
        <w:t>como</w:t>
      </w:r>
      <w:r w:rsidR="00A525E3" w:rsidRPr="00DC671C">
        <w:rPr>
          <w:rFonts w:ascii="Times New Roman" w:eastAsiaTheme="minorEastAsia" w:hAnsi="Times New Roman" w:cs="Times New Roman"/>
          <w:iCs/>
          <w:sz w:val="24"/>
          <w:szCs w:val="24"/>
        </w:rPr>
        <w:t xml:space="preserve">: </w:t>
      </w:r>
      <w:r w:rsidR="003A73C5" w:rsidRPr="00DC671C">
        <w:rPr>
          <w:rFonts w:ascii="Times New Roman" w:eastAsiaTheme="minorEastAsia" w:hAnsi="Times New Roman" w:cs="Times New Roman"/>
          <w:iCs/>
          <w:sz w:val="24"/>
          <w:szCs w:val="24"/>
        </w:rPr>
        <w:t xml:space="preserve">empresas que </w:t>
      </w:r>
      <w:r w:rsidR="00932F93" w:rsidRPr="00DC671C">
        <w:rPr>
          <w:rFonts w:ascii="Times New Roman" w:eastAsiaTheme="minorEastAsia" w:hAnsi="Times New Roman" w:cs="Times New Roman"/>
          <w:iCs/>
          <w:sz w:val="24"/>
          <w:szCs w:val="24"/>
        </w:rPr>
        <w:t xml:space="preserve">tienen </w:t>
      </w:r>
      <w:r w:rsidR="003A73C5" w:rsidRPr="00DC671C">
        <w:rPr>
          <w:rFonts w:ascii="Times New Roman" w:eastAsiaTheme="minorEastAsia" w:hAnsi="Times New Roman" w:cs="Times New Roman"/>
          <w:iCs/>
          <w:sz w:val="24"/>
          <w:szCs w:val="24"/>
        </w:rPr>
        <w:t>diez o más años y su ratio de cobertura de intereses (ICR) es inferior a uno</w:t>
      </w:r>
      <w:r w:rsidR="0089387E">
        <w:rPr>
          <w:rFonts w:ascii="Times New Roman" w:eastAsiaTheme="minorEastAsia" w:hAnsi="Times New Roman" w:cs="Times New Roman"/>
          <w:iCs/>
          <w:sz w:val="24"/>
          <w:szCs w:val="24"/>
        </w:rPr>
        <w:t xml:space="preserve"> para </w:t>
      </w:r>
      <w:r w:rsidR="003A73C5" w:rsidRPr="00DC671C">
        <w:rPr>
          <w:rFonts w:ascii="Times New Roman" w:eastAsiaTheme="minorEastAsia" w:hAnsi="Times New Roman" w:cs="Times New Roman"/>
          <w:iCs/>
          <w:sz w:val="24"/>
          <w:szCs w:val="24"/>
        </w:rPr>
        <w:t xml:space="preserve">tres </w:t>
      </w:r>
      <w:r w:rsidR="0089387E">
        <w:rPr>
          <w:rFonts w:ascii="Times New Roman" w:eastAsiaTheme="minorEastAsia" w:hAnsi="Times New Roman" w:cs="Times New Roman"/>
          <w:iCs/>
          <w:sz w:val="24"/>
          <w:szCs w:val="24"/>
        </w:rPr>
        <w:t>periodos</w:t>
      </w:r>
      <w:r w:rsidR="003A73C5" w:rsidRPr="00DC671C">
        <w:rPr>
          <w:rFonts w:ascii="Times New Roman" w:eastAsiaTheme="minorEastAsia" w:hAnsi="Times New Roman" w:cs="Times New Roman"/>
          <w:iCs/>
          <w:sz w:val="24"/>
          <w:szCs w:val="24"/>
        </w:rPr>
        <w:t xml:space="preserve"> consecutivos. </w:t>
      </w:r>
      <w:r w:rsidR="0089387E">
        <w:rPr>
          <w:rFonts w:ascii="Times New Roman" w:eastAsiaTheme="minorEastAsia" w:hAnsi="Times New Roman" w:cs="Times New Roman"/>
          <w:iCs/>
          <w:sz w:val="24"/>
          <w:szCs w:val="24"/>
        </w:rPr>
        <w:t>Así, d</w:t>
      </w:r>
      <w:r w:rsidR="003A73C5" w:rsidRPr="00DC671C">
        <w:rPr>
          <w:rFonts w:ascii="Times New Roman" w:eastAsiaTheme="minorEastAsia" w:hAnsi="Times New Roman" w:cs="Times New Roman"/>
          <w:iCs/>
          <w:sz w:val="24"/>
          <w:szCs w:val="24"/>
        </w:rPr>
        <w:t>icha ratio</w:t>
      </w:r>
      <w:r w:rsidR="00932F93" w:rsidRPr="00DC671C">
        <w:rPr>
          <w:rFonts w:ascii="Times New Roman" w:eastAsiaTheme="minorEastAsia" w:hAnsi="Times New Roman" w:cs="Times New Roman"/>
          <w:iCs/>
          <w:sz w:val="24"/>
          <w:szCs w:val="24"/>
        </w:rPr>
        <w:t xml:space="preserve"> </w:t>
      </w:r>
      <w:r w:rsidR="003A73C5" w:rsidRPr="00DC671C">
        <w:rPr>
          <w:rFonts w:ascii="Times New Roman" w:eastAsiaTheme="minorEastAsia" w:hAnsi="Times New Roman" w:cs="Times New Roman"/>
          <w:iCs/>
          <w:sz w:val="24"/>
          <w:szCs w:val="24"/>
        </w:rPr>
        <w:t xml:space="preserve">la </w:t>
      </w:r>
      <w:r w:rsidR="00E633F2" w:rsidRPr="00DC671C">
        <w:rPr>
          <w:rFonts w:ascii="Times New Roman" w:eastAsiaTheme="minorEastAsia" w:hAnsi="Times New Roman" w:cs="Times New Roman"/>
          <w:iCs/>
          <w:sz w:val="24"/>
          <w:szCs w:val="24"/>
        </w:rPr>
        <w:t xml:space="preserve">calculan de la </w:t>
      </w:r>
      <w:r w:rsidR="003A73C5" w:rsidRPr="00DC671C">
        <w:rPr>
          <w:rFonts w:ascii="Times New Roman" w:eastAsiaTheme="minorEastAsia" w:hAnsi="Times New Roman" w:cs="Times New Roman"/>
          <w:iCs/>
          <w:sz w:val="24"/>
          <w:szCs w:val="24"/>
        </w:rPr>
        <w:t>siguiente manera:</w:t>
      </w:r>
    </w:p>
    <w:p w14:paraId="3A984128" w14:textId="54D2012A" w:rsidR="003A73C5" w:rsidRPr="00DC671C" w:rsidRDefault="00FB545D" w:rsidP="00FB545D">
      <w:pPr>
        <w:spacing w:after="180" w:line="360" w:lineRule="auto"/>
        <w:ind w:firstLine="708"/>
        <w:jc w:val="both"/>
        <w:rPr>
          <w:rFonts w:ascii="Times New Roman" w:eastAsiaTheme="minorEastAsia" w:hAnsi="Times New Roman" w:cs="Times New Roman"/>
          <w:iCs/>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bookmarkStart w:id="73" w:name="ecuación_4"/>
      <m:oMath>
        <m:r>
          <m:rPr>
            <m:sty m:val="p"/>
          </m:rPr>
          <w:rPr>
            <w:rFonts w:ascii="Cambria Math" w:hAnsi="Cambria Math" w:cs="Times New Roman"/>
            <w:sz w:val="24"/>
            <w:szCs w:val="24"/>
          </w:rPr>
          <m:t>ICR</m:t>
        </m:r>
        <m:d>
          <m:dPr>
            <m:ctrlPr>
              <w:rPr>
                <w:rFonts w:ascii="Cambria Math" w:hAnsi="Cambria Math" w:cs="Times New Roman"/>
                <w:iCs/>
                <w:sz w:val="24"/>
                <w:szCs w:val="24"/>
              </w:rPr>
            </m:ctrlPr>
          </m:dPr>
          <m:e>
            <m:r>
              <m:rPr>
                <m:sty m:val="p"/>
              </m:rPr>
              <w:rPr>
                <w:rFonts w:ascii="Cambria Math" w:hAnsi="Cambria Math" w:cs="Times New Roman"/>
                <w:sz w:val="24"/>
                <w:szCs w:val="24"/>
              </w:rPr>
              <m:t>3</m:t>
            </m:r>
          </m:e>
        </m:d>
        <m:r>
          <m:rPr>
            <m:sty m:val="p"/>
          </m:rPr>
          <w:rPr>
            <w:rFonts w:ascii="Cambria Math" w:hAnsi="Cambria Math" w:cs="Times New Roman"/>
            <w:sz w:val="24"/>
            <w:szCs w:val="24"/>
          </w:rPr>
          <m:t>=</m:t>
        </m:r>
        <m:f>
          <m:fPr>
            <m:ctrlPr>
              <w:rPr>
                <w:rFonts w:ascii="Cambria Math" w:hAnsi="Cambria Math" w:cs="Times New Roman"/>
                <w:iCs/>
                <w:sz w:val="24"/>
                <w:szCs w:val="24"/>
              </w:rPr>
            </m:ctrlPr>
          </m:fPr>
          <m:num>
            <m:r>
              <m:rPr>
                <m:sty m:val="p"/>
              </m:rPr>
              <w:rPr>
                <w:rFonts w:ascii="Cambria Math" w:hAnsi="Cambria Math" w:cs="Times New Roman"/>
                <w:sz w:val="24"/>
                <w:szCs w:val="24"/>
              </w:rPr>
              <m:t>EBIT</m:t>
            </m:r>
          </m:num>
          <m:den>
            <m:r>
              <m:rPr>
                <m:sty m:val="p"/>
              </m:rPr>
              <w:rPr>
                <w:rFonts w:ascii="Cambria Math" w:hAnsi="Cambria Math" w:cs="Times New Roman"/>
                <w:sz w:val="24"/>
                <w:szCs w:val="24"/>
              </w:rPr>
              <m:t>Gastos de intereses</m:t>
            </m:r>
          </m:den>
        </m:f>
        <m:r>
          <m:rPr>
            <m:sty m:val="p"/>
          </m:rPr>
          <w:rPr>
            <w:rFonts w:ascii="Cambria Math" w:hAnsi="Cambria Math" w:cs="Times New Roman"/>
            <w:sz w:val="24"/>
            <w:szCs w:val="24"/>
          </w:rPr>
          <m:t>&lt;1</m:t>
        </m:r>
      </m:oMath>
      <w:bookmarkEnd w:id="73"/>
      <w:r w:rsidR="00FE24B5" w:rsidRPr="00DC671C">
        <w:rPr>
          <w:rFonts w:ascii="Times New Roman" w:eastAsiaTheme="minorEastAsia" w:hAnsi="Times New Roman" w:cs="Times New Roman"/>
          <w:iCs/>
          <w:sz w:val="24"/>
          <w:szCs w:val="24"/>
        </w:rPr>
        <w:tab/>
      </w:r>
      <w:r w:rsidR="00FE24B5" w:rsidRPr="00DC671C">
        <w:rPr>
          <w:rFonts w:ascii="Times New Roman" w:eastAsiaTheme="minorEastAsia" w:hAnsi="Times New Roman" w:cs="Times New Roman"/>
          <w:iCs/>
          <w:sz w:val="24"/>
          <w:szCs w:val="24"/>
        </w:rPr>
        <w:tab/>
      </w:r>
      <w:r w:rsidR="00FE24B5" w:rsidRPr="00DC671C">
        <w:rPr>
          <w:rFonts w:ascii="Times New Roman" w:eastAsiaTheme="minorEastAsia" w:hAnsi="Times New Roman" w:cs="Times New Roman"/>
          <w:iCs/>
          <w:sz w:val="24"/>
          <w:szCs w:val="24"/>
        </w:rPr>
        <w:tab/>
      </w:r>
      <w:r w:rsidR="00AA4D83" w:rsidRPr="00DC671C">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 xml:space="preserve">            </w:t>
      </w:r>
      <w:r w:rsidR="00FE24B5" w:rsidRPr="00DC671C">
        <w:rPr>
          <w:rFonts w:ascii="Times New Roman" w:eastAsiaTheme="minorEastAsia" w:hAnsi="Times New Roman" w:cs="Times New Roman"/>
          <w:iCs/>
          <w:sz w:val="24"/>
          <w:szCs w:val="24"/>
        </w:rPr>
        <w:t>(4)</w:t>
      </w:r>
    </w:p>
    <w:p w14:paraId="449EC5E7" w14:textId="705B6870" w:rsidR="002464E2" w:rsidRPr="00DC671C" w:rsidRDefault="00C929C9" w:rsidP="00FB545D">
      <w:pPr>
        <w:spacing w:after="180" w:line="360" w:lineRule="auto"/>
        <w:jc w:val="both"/>
        <w:rPr>
          <w:rFonts w:ascii="Times New Roman" w:eastAsiaTheme="minorEastAsia" w:hAnsi="Times New Roman" w:cs="Times New Roman"/>
          <w:iCs/>
          <w:sz w:val="24"/>
          <w:szCs w:val="24"/>
        </w:rPr>
      </w:pPr>
      <w:r w:rsidRPr="00DC671C">
        <w:rPr>
          <w:rFonts w:ascii="Times New Roman" w:eastAsiaTheme="minorEastAsia" w:hAnsi="Times New Roman" w:cs="Times New Roman"/>
          <w:iCs/>
          <w:sz w:val="24"/>
          <w:szCs w:val="24"/>
        </w:rPr>
        <w:t>Además</w:t>
      </w:r>
      <w:r w:rsidR="00EA4F0C" w:rsidRPr="00DC671C">
        <w:rPr>
          <w:rFonts w:ascii="Times New Roman" w:eastAsiaTheme="minorEastAsia" w:hAnsi="Times New Roman" w:cs="Times New Roman"/>
          <w:iCs/>
          <w:sz w:val="24"/>
          <w:szCs w:val="24"/>
        </w:rPr>
        <w:t>, los autores señalan que</w:t>
      </w:r>
      <w:r w:rsidR="003E6AEC" w:rsidRPr="00DC671C">
        <w:rPr>
          <w:rFonts w:ascii="Times New Roman" w:eastAsiaTheme="minorEastAsia" w:hAnsi="Times New Roman" w:cs="Times New Roman"/>
          <w:iCs/>
          <w:sz w:val="24"/>
          <w:szCs w:val="24"/>
        </w:rPr>
        <w:t xml:space="preserve"> la restricción de la edad se </w:t>
      </w:r>
      <w:r w:rsidR="00A525E3" w:rsidRPr="00DC671C">
        <w:rPr>
          <w:rFonts w:ascii="Times New Roman" w:eastAsiaTheme="minorEastAsia" w:hAnsi="Times New Roman" w:cs="Times New Roman"/>
          <w:iCs/>
          <w:sz w:val="24"/>
          <w:szCs w:val="24"/>
        </w:rPr>
        <w:t>postula</w:t>
      </w:r>
      <w:r w:rsidR="003E6AEC" w:rsidRPr="00DC671C">
        <w:rPr>
          <w:rFonts w:ascii="Times New Roman" w:eastAsiaTheme="minorEastAsia" w:hAnsi="Times New Roman" w:cs="Times New Roman"/>
          <w:iCs/>
          <w:sz w:val="24"/>
          <w:szCs w:val="24"/>
        </w:rPr>
        <w:t xml:space="preserve"> </w:t>
      </w:r>
      <w:r w:rsidR="0089387E">
        <w:rPr>
          <w:rFonts w:ascii="Times New Roman" w:eastAsiaTheme="minorEastAsia" w:hAnsi="Times New Roman" w:cs="Times New Roman"/>
          <w:iCs/>
          <w:sz w:val="24"/>
          <w:szCs w:val="24"/>
        </w:rPr>
        <w:t xml:space="preserve">para </w:t>
      </w:r>
      <w:r w:rsidR="003E6AEC" w:rsidRPr="00DC671C">
        <w:rPr>
          <w:rFonts w:ascii="Times New Roman" w:eastAsiaTheme="minorEastAsia" w:hAnsi="Times New Roman" w:cs="Times New Roman"/>
          <w:iCs/>
          <w:sz w:val="24"/>
          <w:szCs w:val="24"/>
        </w:rPr>
        <w:t>distinguir las verdaderas empresas zombis de las</w:t>
      </w:r>
      <w:r w:rsidR="003E6AEC" w:rsidRPr="00DC671C">
        <w:rPr>
          <w:rFonts w:ascii="Times New Roman" w:hAnsi="Times New Roman" w:cs="Times New Roman"/>
          <w:color w:val="000000"/>
          <w:sz w:val="24"/>
          <w:szCs w:val="24"/>
          <w:shd w:val="clear" w:color="auto" w:fill="FFFFFF"/>
        </w:rPr>
        <w:t xml:space="preserve"> </w:t>
      </w:r>
      <w:r w:rsidR="003E6AEC" w:rsidRPr="00DC671C">
        <w:rPr>
          <w:rFonts w:ascii="Times New Roman" w:eastAsiaTheme="minorEastAsia" w:hAnsi="Times New Roman" w:cs="Times New Roman"/>
          <w:iCs/>
          <w:sz w:val="24"/>
          <w:szCs w:val="24"/>
        </w:rPr>
        <w:t>jóvenes start-ups innovadoras.</w:t>
      </w:r>
      <w:r w:rsidR="00EA4F0C" w:rsidRPr="00DC671C">
        <w:rPr>
          <w:rFonts w:ascii="Times New Roman" w:eastAsiaTheme="minorEastAsia" w:hAnsi="Times New Roman" w:cs="Times New Roman"/>
          <w:iCs/>
          <w:sz w:val="24"/>
          <w:szCs w:val="24"/>
        </w:rPr>
        <w:t xml:space="preserve"> </w:t>
      </w:r>
      <w:r w:rsidR="000D4ED7" w:rsidRPr="00DC671C">
        <w:rPr>
          <w:rFonts w:ascii="Times New Roman" w:eastAsiaTheme="minorEastAsia" w:hAnsi="Times New Roman" w:cs="Times New Roman"/>
          <w:iCs/>
          <w:sz w:val="24"/>
          <w:szCs w:val="24"/>
        </w:rPr>
        <w:t>Por o</w:t>
      </w:r>
      <w:r w:rsidR="00642131" w:rsidRPr="00DC671C">
        <w:rPr>
          <w:rFonts w:ascii="Times New Roman" w:eastAsiaTheme="minorEastAsia" w:hAnsi="Times New Roman" w:cs="Times New Roman"/>
          <w:iCs/>
          <w:sz w:val="24"/>
          <w:szCs w:val="24"/>
        </w:rPr>
        <w:t xml:space="preserve">tro lado, </w:t>
      </w:r>
      <w:r w:rsidR="007147B1" w:rsidRPr="00DC671C">
        <w:rPr>
          <w:rFonts w:ascii="Times New Roman" w:eastAsiaTheme="minorEastAsia" w:hAnsi="Times New Roman" w:cs="Times New Roman"/>
          <w:iCs/>
          <w:sz w:val="24"/>
          <w:szCs w:val="24"/>
        </w:rPr>
        <w:fldChar w:fldCharType="begin" w:fldLock="1"/>
      </w:r>
      <w:r w:rsidR="00DD6905" w:rsidRPr="00DC671C">
        <w:rPr>
          <w:rFonts w:ascii="Times New Roman" w:eastAsiaTheme="minorEastAsia" w:hAnsi="Times New Roman" w:cs="Times New Roman"/>
          <w:iCs/>
          <w:sz w:val="24"/>
          <w:szCs w:val="24"/>
        </w:rPr>
        <w:instrText>ADDIN CSL_CITATION {"citationItems":[{"id":"ITEM-1","itemData":{"abstract":"Using the financial data of China's listed companies during the years from 2007 to 2015,this paper measures an overall quantity of zombie firms in China with 7 identification methods respectively. On that basis,from three dimensions such as regional distribution,industrial distribution and ownership,the zombie firms are identified and characterized analytically. The research conclusions show that: during the years from 2007 to 2015,the quantity of China's zombie firms increased after an initial decrease; in the provinces with single industrial structure and more stated-owned enterprises( SOEs),they were more likely to experience a high ratio of zombie firms; there was a higher proportion of zombie firms in labour-intensive and overcapacity industries; and the SOEs were more inclined to become zombie firms. In addition,in order to make clear the root of zombie firms,this paper makes both theoretical and practical analyses on the relationship between zombie firms and overcapacity. Moreover,combined with the empirical conclusion,it puts forward three suggestions to deal with the zombie firms.","author":[{"dropping-particle":"","family":"Zhu","given":"He","non-dropping-particle":"","parse-names":false,"suffix":""},{"dropping-particle":"","family":"Fan","given":"H E","non-dropping-particle":"","parse-names":false,"suffix":""}],"container-title":"Journal of Beijing Technology &amp; Business University","id":"ITEM-1","issue":"2016","issued":{"date-parts":[["2016"]]},"page":"2021","title":"Quantity and Characteristics of Zombie Firms in China","type":"article-journal","volume":"31"},"uris":["http://www.mendeley.com/documents/?uuid=a82f7e99-17ba-4cd6-9bd3-05d6e4f9e137"]}],"mendeley":{"formattedCitation":"(Zhu &amp; Fan, 2016)","manualFormatting":"Zhu &amp; Fan (2016)","plainTextFormattedCitation":"(Zhu &amp; Fan, 2016)","previouslyFormattedCitation":"(Zhu &amp; Fan, 2016)"},"properties":{"noteIndex":0},"schema":"https://github.com/citation-style-language/schema/raw/master/csl-citation.json"}</w:instrText>
      </w:r>
      <w:r w:rsidR="007147B1" w:rsidRPr="00DC671C">
        <w:rPr>
          <w:rFonts w:ascii="Times New Roman" w:eastAsiaTheme="minorEastAsia" w:hAnsi="Times New Roman" w:cs="Times New Roman"/>
          <w:iCs/>
          <w:sz w:val="24"/>
          <w:szCs w:val="24"/>
        </w:rPr>
        <w:fldChar w:fldCharType="separate"/>
      </w:r>
      <w:r w:rsidR="007147B1" w:rsidRPr="00DC671C">
        <w:rPr>
          <w:rFonts w:ascii="Times New Roman" w:eastAsiaTheme="minorEastAsia" w:hAnsi="Times New Roman" w:cs="Times New Roman"/>
          <w:iCs/>
          <w:noProof/>
          <w:sz w:val="24"/>
          <w:szCs w:val="24"/>
        </w:rPr>
        <w:t>Zhu &amp; Fan (2016)</w:t>
      </w:r>
      <w:r w:rsidR="007147B1" w:rsidRPr="00DC671C">
        <w:rPr>
          <w:rFonts w:ascii="Times New Roman" w:eastAsiaTheme="minorEastAsia" w:hAnsi="Times New Roman" w:cs="Times New Roman"/>
          <w:iCs/>
          <w:sz w:val="24"/>
          <w:szCs w:val="24"/>
        </w:rPr>
        <w:fldChar w:fldCharType="end"/>
      </w:r>
      <w:r w:rsidR="007147B1" w:rsidRPr="00DC671C">
        <w:rPr>
          <w:rFonts w:ascii="Times New Roman" w:eastAsiaTheme="minorEastAsia" w:hAnsi="Times New Roman" w:cs="Times New Roman"/>
          <w:iCs/>
          <w:sz w:val="24"/>
          <w:szCs w:val="24"/>
        </w:rPr>
        <w:t xml:space="preserve"> </w:t>
      </w:r>
      <w:r w:rsidR="00E633F2" w:rsidRPr="00DC671C">
        <w:rPr>
          <w:rFonts w:ascii="Times New Roman" w:eastAsiaTheme="minorEastAsia" w:hAnsi="Times New Roman" w:cs="Times New Roman"/>
          <w:iCs/>
          <w:sz w:val="24"/>
          <w:szCs w:val="24"/>
        </w:rPr>
        <w:t>proponen</w:t>
      </w:r>
      <w:r w:rsidR="00642131" w:rsidRPr="00DC671C">
        <w:rPr>
          <w:rFonts w:ascii="Times New Roman" w:eastAsiaTheme="minorEastAsia" w:hAnsi="Times New Roman" w:cs="Times New Roman"/>
          <w:iCs/>
          <w:sz w:val="24"/>
          <w:szCs w:val="24"/>
        </w:rPr>
        <w:t xml:space="preserve"> el </w:t>
      </w:r>
      <w:r w:rsidR="00F65A57" w:rsidRPr="00DC671C">
        <w:rPr>
          <w:rFonts w:ascii="Times New Roman" w:eastAsiaTheme="minorEastAsia" w:hAnsi="Times New Roman" w:cs="Times New Roman"/>
          <w:iCs/>
          <w:sz w:val="24"/>
          <w:szCs w:val="24"/>
        </w:rPr>
        <w:t>criterio</w:t>
      </w:r>
      <w:r w:rsidR="00642131" w:rsidRPr="00DC671C">
        <w:rPr>
          <w:rFonts w:ascii="Times New Roman" w:eastAsiaTheme="minorEastAsia" w:hAnsi="Times New Roman" w:cs="Times New Roman"/>
          <w:iCs/>
          <w:sz w:val="24"/>
          <w:szCs w:val="24"/>
        </w:rPr>
        <w:t xml:space="preserve"> de </w:t>
      </w:r>
      <w:r w:rsidR="004301C5" w:rsidRPr="00DC671C">
        <w:rPr>
          <w:rFonts w:ascii="Times New Roman" w:eastAsiaTheme="minorEastAsia" w:hAnsi="Times New Roman" w:cs="Times New Roman"/>
          <w:iCs/>
          <w:sz w:val="24"/>
          <w:szCs w:val="24"/>
        </w:rPr>
        <w:t xml:space="preserve">los </w:t>
      </w:r>
      <w:r w:rsidR="00642131" w:rsidRPr="00DC671C">
        <w:rPr>
          <w:rFonts w:ascii="Times New Roman" w:eastAsiaTheme="minorEastAsia" w:hAnsi="Times New Roman" w:cs="Times New Roman"/>
          <w:iCs/>
          <w:sz w:val="24"/>
          <w:szCs w:val="24"/>
        </w:rPr>
        <w:t>beneficio</w:t>
      </w:r>
      <w:r w:rsidR="00F65A57" w:rsidRPr="00DC671C">
        <w:rPr>
          <w:rFonts w:ascii="Times New Roman" w:eastAsiaTheme="minorEastAsia" w:hAnsi="Times New Roman" w:cs="Times New Roman"/>
          <w:iCs/>
          <w:sz w:val="24"/>
          <w:szCs w:val="24"/>
        </w:rPr>
        <w:t>s</w:t>
      </w:r>
      <w:r w:rsidR="00642131" w:rsidRPr="00DC671C">
        <w:rPr>
          <w:rFonts w:ascii="Times New Roman" w:eastAsiaTheme="minorEastAsia" w:hAnsi="Times New Roman" w:cs="Times New Roman"/>
          <w:iCs/>
          <w:sz w:val="24"/>
          <w:szCs w:val="24"/>
        </w:rPr>
        <w:t xml:space="preserve"> real</w:t>
      </w:r>
      <w:r w:rsidR="00F65A57" w:rsidRPr="00DC671C">
        <w:rPr>
          <w:rFonts w:ascii="Times New Roman" w:eastAsiaTheme="minorEastAsia" w:hAnsi="Times New Roman" w:cs="Times New Roman"/>
          <w:iCs/>
          <w:sz w:val="24"/>
          <w:szCs w:val="24"/>
        </w:rPr>
        <w:t>es</w:t>
      </w:r>
      <w:r w:rsidR="00642131" w:rsidRPr="00DC671C">
        <w:rPr>
          <w:rFonts w:ascii="Times New Roman" w:eastAsiaTheme="minorEastAsia" w:hAnsi="Times New Roman" w:cs="Times New Roman"/>
          <w:iCs/>
          <w:sz w:val="24"/>
          <w:szCs w:val="24"/>
        </w:rPr>
        <w:t xml:space="preserve"> para identificar a </w:t>
      </w:r>
      <w:r w:rsidR="00E633F2" w:rsidRPr="00DC671C">
        <w:rPr>
          <w:rFonts w:ascii="Times New Roman" w:eastAsiaTheme="minorEastAsia" w:hAnsi="Times New Roman" w:cs="Times New Roman"/>
          <w:iCs/>
          <w:sz w:val="24"/>
          <w:szCs w:val="24"/>
        </w:rPr>
        <w:t>estas empresas ineficientes</w:t>
      </w:r>
      <w:r w:rsidRPr="00DC671C">
        <w:rPr>
          <w:rFonts w:ascii="Times New Roman" w:eastAsiaTheme="minorEastAsia" w:hAnsi="Times New Roman" w:cs="Times New Roman"/>
          <w:iCs/>
          <w:sz w:val="24"/>
          <w:szCs w:val="24"/>
        </w:rPr>
        <w:t xml:space="preserve"> en China</w:t>
      </w:r>
      <w:r w:rsidR="00642131" w:rsidRPr="00DC671C">
        <w:rPr>
          <w:rFonts w:ascii="Times New Roman" w:eastAsiaTheme="minorEastAsia" w:hAnsi="Times New Roman" w:cs="Times New Roman"/>
          <w:iCs/>
          <w:sz w:val="24"/>
          <w:szCs w:val="24"/>
        </w:rPr>
        <w:t xml:space="preserve">. </w:t>
      </w:r>
      <w:r w:rsidR="004301C5" w:rsidRPr="00DC671C">
        <w:rPr>
          <w:rFonts w:ascii="Times New Roman" w:eastAsiaTheme="minorEastAsia" w:hAnsi="Times New Roman" w:cs="Times New Roman"/>
          <w:iCs/>
          <w:sz w:val="24"/>
          <w:szCs w:val="24"/>
        </w:rPr>
        <w:t>Según</w:t>
      </w:r>
      <w:r w:rsidR="00B13744" w:rsidRPr="00DC671C">
        <w:rPr>
          <w:rFonts w:ascii="Times New Roman" w:eastAsiaTheme="minorEastAsia" w:hAnsi="Times New Roman" w:cs="Times New Roman"/>
          <w:iCs/>
          <w:sz w:val="24"/>
          <w:szCs w:val="24"/>
        </w:rPr>
        <w:t xml:space="preserve"> </w:t>
      </w:r>
      <w:r w:rsidR="0089387E">
        <w:rPr>
          <w:rFonts w:ascii="Times New Roman" w:eastAsiaTheme="minorEastAsia" w:hAnsi="Times New Roman" w:cs="Times New Roman"/>
          <w:iCs/>
          <w:sz w:val="24"/>
          <w:szCs w:val="24"/>
        </w:rPr>
        <w:t>su</w:t>
      </w:r>
      <w:r w:rsidR="00B13744" w:rsidRPr="00DC671C">
        <w:rPr>
          <w:rFonts w:ascii="Times New Roman" w:eastAsiaTheme="minorEastAsia" w:hAnsi="Times New Roman" w:cs="Times New Roman"/>
          <w:iCs/>
          <w:sz w:val="24"/>
          <w:szCs w:val="24"/>
        </w:rPr>
        <w:t xml:space="preserve"> método,</w:t>
      </w:r>
      <w:r w:rsidR="00E633F2" w:rsidRPr="00DC671C">
        <w:rPr>
          <w:rFonts w:ascii="Times New Roman" w:eastAsiaTheme="minorEastAsia" w:hAnsi="Times New Roman" w:cs="Times New Roman"/>
          <w:iCs/>
          <w:sz w:val="24"/>
          <w:szCs w:val="24"/>
        </w:rPr>
        <w:t xml:space="preserve"> </w:t>
      </w:r>
      <w:r w:rsidR="00B13744" w:rsidRPr="00DC671C">
        <w:rPr>
          <w:rFonts w:ascii="Times New Roman" w:eastAsiaTheme="minorEastAsia" w:hAnsi="Times New Roman" w:cs="Times New Roman"/>
          <w:iCs/>
          <w:sz w:val="24"/>
          <w:szCs w:val="24"/>
        </w:rPr>
        <w:t xml:space="preserve">si la diferencia entre el beneficio neto de la empresa y el beneficio no recurrente es inferior a cero, la empresa </w:t>
      </w:r>
      <w:r w:rsidR="004301C5" w:rsidRPr="00DC671C">
        <w:rPr>
          <w:rFonts w:ascii="Times New Roman" w:eastAsiaTheme="minorEastAsia" w:hAnsi="Times New Roman" w:cs="Times New Roman"/>
          <w:iCs/>
          <w:sz w:val="24"/>
          <w:szCs w:val="24"/>
        </w:rPr>
        <w:t>es categorizada</w:t>
      </w:r>
      <w:r w:rsidR="00B13744" w:rsidRPr="00DC671C">
        <w:rPr>
          <w:rFonts w:ascii="Times New Roman" w:eastAsiaTheme="minorEastAsia" w:hAnsi="Times New Roman" w:cs="Times New Roman"/>
          <w:iCs/>
          <w:sz w:val="24"/>
          <w:szCs w:val="24"/>
        </w:rPr>
        <w:t xml:space="preserve"> como </w:t>
      </w:r>
      <w:r w:rsidR="004301C5" w:rsidRPr="00DC671C">
        <w:rPr>
          <w:rFonts w:ascii="Times New Roman" w:eastAsiaTheme="minorEastAsia" w:hAnsi="Times New Roman" w:cs="Times New Roman"/>
          <w:iCs/>
          <w:sz w:val="24"/>
          <w:szCs w:val="24"/>
        </w:rPr>
        <w:t xml:space="preserve">una </w:t>
      </w:r>
      <w:r w:rsidR="00B13744" w:rsidRPr="00DC671C">
        <w:rPr>
          <w:rFonts w:ascii="Times New Roman" w:eastAsiaTheme="minorEastAsia" w:hAnsi="Times New Roman" w:cs="Times New Roman"/>
          <w:iCs/>
          <w:sz w:val="24"/>
          <w:szCs w:val="24"/>
        </w:rPr>
        <w:t>zombi.</w:t>
      </w:r>
    </w:p>
    <w:p w14:paraId="03EA1C83" w14:textId="26DCCB1A" w:rsidR="005D33F3" w:rsidRPr="00DC671C" w:rsidRDefault="00B82DD3" w:rsidP="00FB545D">
      <w:pPr>
        <w:spacing w:after="180" w:line="360" w:lineRule="auto"/>
        <w:jc w:val="both"/>
        <w:rPr>
          <w:rFonts w:ascii="Times New Roman" w:hAnsi="Times New Roman" w:cs="Times New Roman"/>
          <w:sz w:val="24"/>
          <w:szCs w:val="24"/>
        </w:rPr>
      </w:pPr>
      <w:r w:rsidRPr="00DC671C">
        <w:rPr>
          <w:rFonts w:ascii="Times New Roman" w:eastAsiaTheme="minorEastAsia" w:hAnsi="Times New Roman" w:cs="Times New Roman"/>
          <w:iCs/>
          <w:sz w:val="24"/>
          <w:szCs w:val="24"/>
        </w:rPr>
        <w:t xml:space="preserve">Por último, </w:t>
      </w:r>
      <w:r w:rsidR="00210222" w:rsidRPr="00DC671C">
        <w:rPr>
          <w:rFonts w:ascii="Times New Roman" w:eastAsiaTheme="minorEastAsia" w:hAnsi="Times New Roman" w:cs="Times New Roman"/>
          <w:iCs/>
          <w:sz w:val="24"/>
          <w:szCs w:val="24"/>
        </w:rPr>
        <w:t>centrándonos en el contexto</w:t>
      </w:r>
      <w:r w:rsidR="00AE1383">
        <w:rPr>
          <w:rFonts w:ascii="Times New Roman" w:eastAsiaTheme="minorEastAsia" w:hAnsi="Times New Roman" w:cs="Times New Roman"/>
          <w:iCs/>
          <w:sz w:val="24"/>
          <w:szCs w:val="24"/>
        </w:rPr>
        <w:t xml:space="preserve"> español</w:t>
      </w:r>
      <w:r w:rsidR="00210222" w:rsidRPr="00DC671C">
        <w:rPr>
          <w:rFonts w:ascii="Times New Roman" w:eastAsiaTheme="minorEastAsia" w:hAnsi="Times New Roman" w:cs="Times New Roman"/>
          <w:iCs/>
          <w:sz w:val="24"/>
          <w:szCs w:val="24"/>
        </w:rPr>
        <w:t xml:space="preserve">, es de destacar el trabajo </w:t>
      </w:r>
      <w:r w:rsidR="003D4B47">
        <w:rPr>
          <w:rFonts w:ascii="Times New Roman" w:eastAsiaTheme="minorEastAsia" w:hAnsi="Times New Roman" w:cs="Times New Roman"/>
          <w:iCs/>
          <w:sz w:val="24"/>
          <w:szCs w:val="24"/>
        </w:rPr>
        <w:t xml:space="preserve">de </w:t>
      </w:r>
      <w:r w:rsidR="00210222" w:rsidRPr="00DC671C">
        <w:rPr>
          <w:rFonts w:ascii="Times New Roman" w:eastAsiaTheme="minorEastAsia" w:hAnsi="Times New Roman" w:cs="Times New Roman"/>
          <w:iCs/>
          <w:sz w:val="24"/>
          <w:szCs w:val="24"/>
        </w:rPr>
        <w:t xml:space="preserve">los autores </w:t>
      </w:r>
      <w:r w:rsidR="00210222" w:rsidRPr="00DC671C">
        <w:rPr>
          <w:rFonts w:ascii="Times New Roman" w:eastAsiaTheme="minorEastAsia" w:hAnsi="Times New Roman" w:cs="Times New Roman"/>
          <w:iCs/>
          <w:sz w:val="24"/>
          <w:szCs w:val="24"/>
        </w:rPr>
        <w:fldChar w:fldCharType="begin" w:fldLock="1"/>
      </w:r>
      <w:r w:rsidR="00210222" w:rsidRPr="00DC671C">
        <w:rPr>
          <w:rFonts w:ascii="Times New Roman" w:eastAsiaTheme="minorEastAsia" w:hAnsi="Times New Roman" w:cs="Times New Roman"/>
          <w:iCs/>
          <w:sz w:val="24"/>
          <w:szCs w:val="24"/>
        </w:rPr>
        <w:instrText>ADDIN CSL_CITATION {"citationItems":[{"id":"ITEM-1","itemData":{"DOI":"10.1016/j.emj.2017.05.005","ISSN":"02632373","abstract":"This paper shows the existence of extreme types of zombie firm, i.e. companies with negative equity that continue to do business despite having lost their entire equity. We explain how these firms are measured and how the riskier ones are defined with different determinants. Using a Spanish sample from 2010 to 2014 an index called the EZIndex is developed that includes four dimensions of the extreme zombie problem: extension, contagion, recovery signs and immediacy. The paper contributes to zombie theory on the one hand by developing a method for ranking zombie firms based on risks and changes over time, and on the other hand by using a log-linear model to detect the riskiest corporate profiles out of all these risky firms. It demonstrates significant implications that need to be considered by the competent authorities not only in terms of their impact as a whole but also in regard to the particular profile of extreme zombie firms: they are less regulated, large and located in regions with large business fabrics.","author":[{"dropping-particle":"","family":"Urionabarrenetxea","given":"Sara","non-dropping-particle":"","parse-names":false,"suffix":""},{"dropping-particle":"","family":"Garcia-Merino","given":"Jose Domingo","non-dropping-particle":"","parse-names":false,"suffix":""},{"dropping-particle":"","family":"San-Jose","given":"Leire","non-dropping-particle":"","parse-names":false,"suffix":""},{"dropping-particle":"","family":"Retolaza","given":"Jose Luis","non-dropping-particle":"","parse-names":false,"suffix":""}],"container-title":"European Management Journal","id":"ITEM-1","issue":"3","issued":{"date-parts":[["2018"]]},"page":"408-420","publisher":"Elsevier Ltd","title":"Living with zombie companies: Do we know where the threat lies?","type":"article-journal","volume":"36"},"uris":["http://www.mendeley.com/documents/?uuid=a6966ab0-9317-40ac-93ff-b6d2a2b7b98b"]}],"mendeley":{"formattedCitation":"(Urionabarrenetxea et al., 2018)","manualFormatting":"Urionabarrenetxea et al. (2018)","plainTextFormattedCitation":"(Urionabarrenetxea et al., 2018)","previouslyFormattedCitation":"(Urionabarrenetxea et al., 2018)"},"properties":{"noteIndex":0},"schema":"https://github.com/citation-style-language/schema/raw/master/csl-citation.json"}</w:instrText>
      </w:r>
      <w:r w:rsidR="00210222" w:rsidRPr="00DC671C">
        <w:rPr>
          <w:rFonts w:ascii="Times New Roman" w:eastAsiaTheme="minorEastAsia" w:hAnsi="Times New Roman" w:cs="Times New Roman"/>
          <w:iCs/>
          <w:sz w:val="24"/>
          <w:szCs w:val="24"/>
        </w:rPr>
        <w:fldChar w:fldCharType="separate"/>
      </w:r>
      <w:r w:rsidR="00210222" w:rsidRPr="00DC671C">
        <w:rPr>
          <w:rFonts w:ascii="Times New Roman" w:eastAsiaTheme="minorEastAsia" w:hAnsi="Times New Roman" w:cs="Times New Roman"/>
          <w:iCs/>
          <w:noProof/>
          <w:sz w:val="24"/>
          <w:szCs w:val="24"/>
        </w:rPr>
        <w:t xml:space="preserve">Urionabarrenetxea </w:t>
      </w:r>
      <w:r w:rsidR="00A01770" w:rsidRPr="00A01770">
        <w:rPr>
          <w:rFonts w:ascii="Times New Roman" w:eastAsiaTheme="minorEastAsia" w:hAnsi="Times New Roman" w:cs="Times New Roman"/>
          <w:i/>
          <w:iCs/>
          <w:noProof/>
          <w:sz w:val="24"/>
          <w:szCs w:val="24"/>
        </w:rPr>
        <w:t>et al</w:t>
      </w:r>
      <w:r w:rsidR="00210222" w:rsidRPr="00DC671C">
        <w:rPr>
          <w:rFonts w:ascii="Times New Roman" w:eastAsiaTheme="minorEastAsia" w:hAnsi="Times New Roman" w:cs="Times New Roman"/>
          <w:iCs/>
          <w:noProof/>
          <w:sz w:val="24"/>
          <w:szCs w:val="24"/>
        </w:rPr>
        <w:t>. (2018)</w:t>
      </w:r>
      <w:r w:rsidR="00210222" w:rsidRPr="00DC671C">
        <w:rPr>
          <w:rFonts w:ascii="Times New Roman" w:eastAsiaTheme="minorEastAsia" w:hAnsi="Times New Roman" w:cs="Times New Roman"/>
          <w:iCs/>
          <w:sz w:val="24"/>
          <w:szCs w:val="24"/>
        </w:rPr>
        <w:fldChar w:fldCharType="end"/>
      </w:r>
      <w:r w:rsidR="00AE1383">
        <w:rPr>
          <w:rFonts w:ascii="Times New Roman" w:eastAsiaTheme="minorEastAsia" w:hAnsi="Times New Roman" w:cs="Times New Roman"/>
          <w:iCs/>
          <w:sz w:val="24"/>
          <w:szCs w:val="24"/>
        </w:rPr>
        <w:t xml:space="preserve">, los cuales </w:t>
      </w:r>
      <w:r w:rsidR="003D4B47">
        <w:rPr>
          <w:rFonts w:ascii="Times New Roman" w:eastAsiaTheme="minorEastAsia" w:hAnsi="Times New Roman" w:cs="Times New Roman"/>
          <w:iCs/>
          <w:sz w:val="24"/>
          <w:szCs w:val="24"/>
        </w:rPr>
        <w:t xml:space="preserve">identifican </w:t>
      </w:r>
      <w:r w:rsidR="000C45C9" w:rsidRPr="00DC671C">
        <w:rPr>
          <w:rFonts w:ascii="Times New Roman" w:eastAsiaTheme="minorEastAsia" w:hAnsi="Times New Roman" w:cs="Times New Roman"/>
          <w:iCs/>
          <w:sz w:val="24"/>
          <w:szCs w:val="24"/>
        </w:rPr>
        <w:t>las empresas zombis con mayores riesgos (empresas con patrimonio neto negativo). Para ello, proponen</w:t>
      </w:r>
      <w:r w:rsidR="005F3A81" w:rsidRPr="00DC671C">
        <w:rPr>
          <w:rFonts w:ascii="Times New Roman" w:eastAsiaTheme="minorEastAsia" w:hAnsi="Times New Roman" w:cs="Times New Roman"/>
          <w:iCs/>
          <w:sz w:val="24"/>
          <w:szCs w:val="24"/>
        </w:rPr>
        <w:t xml:space="preserve"> </w:t>
      </w:r>
      <w:r w:rsidR="00A33662">
        <w:rPr>
          <w:rFonts w:ascii="Times New Roman" w:eastAsiaTheme="minorEastAsia" w:hAnsi="Times New Roman" w:cs="Times New Roman"/>
          <w:iCs/>
          <w:sz w:val="24"/>
          <w:szCs w:val="24"/>
        </w:rPr>
        <w:t>el</w:t>
      </w:r>
      <w:r w:rsidR="005F3A81" w:rsidRPr="00DC671C">
        <w:rPr>
          <w:rFonts w:ascii="Times New Roman" w:eastAsiaTheme="minorEastAsia" w:hAnsi="Times New Roman" w:cs="Times New Roman"/>
          <w:iCs/>
          <w:sz w:val="24"/>
          <w:szCs w:val="24"/>
        </w:rPr>
        <w:t xml:space="preserve"> </w:t>
      </w:r>
      <w:r w:rsidR="00005E5D" w:rsidRPr="00DC671C">
        <w:rPr>
          <w:rFonts w:ascii="Times New Roman" w:eastAsiaTheme="minorEastAsia" w:hAnsi="Times New Roman" w:cs="Times New Roman"/>
          <w:iCs/>
          <w:sz w:val="24"/>
          <w:szCs w:val="24"/>
        </w:rPr>
        <w:t>índice</w:t>
      </w:r>
      <w:r w:rsidR="000C45C9" w:rsidRPr="00DC671C">
        <w:rPr>
          <w:rFonts w:ascii="Times New Roman" w:eastAsiaTheme="minorEastAsia" w:hAnsi="Times New Roman" w:cs="Times New Roman"/>
          <w:iCs/>
          <w:sz w:val="24"/>
          <w:szCs w:val="24"/>
        </w:rPr>
        <w:t xml:space="preserve"> EZ (índice de zombis extremos),</w:t>
      </w:r>
      <w:r w:rsidR="005F3A81" w:rsidRPr="00DC671C">
        <w:rPr>
          <w:rFonts w:ascii="Times New Roman" w:eastAsiaTheme="minorEastAsia" w:hAnsi="Times New Roman" w:cs="Times New Roman"/>
          <w:iCs/>
          <w:sz w:val="24"/>
          <w:szCs w:val="24"/>
        </w:rPr>
        <w:t xml:space="preserve"> </w:t>
      </w:r>
      <w:r w:rsidR="000C45C9" w:rsidRPr="00DC671C">
        <w:rPr>
          <w:rFonts w:ascii="Times New Roman" w:eastAsiaTheme="minorEastAsia" w:hAnsi="Times New Roman" w:cs="Times New Roman"/>
          <w:iCs/>
          <w:sz w:val="24"/>
          <w:szCs w:val="24"/>
        </w:rPr>
        <w:t xml:space="preserve">que permite </w:t>
      </w:r>
      <w:r w:rsidR="005F3A81" w:rsidRPr="00DC671C">
        <w:rPr>
          <w:rFonts w:ascii="Times New Roman" w:eastAsiaTheme="minorEastAsia" w:hAnsi="Times New Roman" w:cs="Times New Roman"/>
          <w:iCs/>
          <w:sz w:val="24"/>
          <w:szCs w:val="24"/>
        </w:rPr>
        <w:t xml:space="preserve">la clasificación de </w:t>
      </w:r>
      <w:r w:rsidR="00E04038">
        <w:rPr>
          <w:rFonts w:ascii="Times New Roman" w:eastAsiaTheme="minorEastAsia" w:hAnsi="Times New Roman" w:cs="Times New Roman"/>
          <w:iCs/>
          <w:sz w:val="24"/>
          <w:szCs w:val="24"/>
        </w:rPr>
        <w:t xml:space="preserve">estas </w:t>
      </w:r>
      <w:r w:rsidR="005F3A81" w:rsidRPr="00DC671C">
        <w:rPr>
          <w:rFonts w:ascii="Times New Roman" w:eastAsiaTheme="minorEastAsia" w:hAnsi="Times New Roman" w:cs="Times New Roman"/>
          <w:iCs/>
          <w:sz w:val="24"/>
          <w:szCs w:val="24"/>
        </w:rPr>
        <w:t>en función de los riesgos y cambios en el tiempo.</w:t>
      </w:r>
      <w:r w:rsidR="00F57FAA" w:rsidRPr="00DC671C">
        <w:rPr>
          <w:rFonts w:ascii="Times New Roman" w:eastAsiaTheme="minorEastAsia" w:hAnsi="Times New Roman" w:cs="Times New Roman"/>
          <w:iCs/>
          <w:sz w:val="24"/>
          <w:szCs w:val="24"/>
        </w:rPr>
        <w:t xml:space="preserve"> </w:t>
      </w:r>
      <w:r w:rsidR="005D33F3" w:rsidRPr="00DC671C">
        <w:rPr>
          <w:rFonts w:ascii="Times New Roman" w:eastAsiaTheme="minorEastAsia" w:hAnsi="Times New Roman" w:cs="Times New Roman"/>
          <w:iCs/>
          <w:sz w:val="24"/>
          <w:szCs w:val="24"/>
        </w:rPr>
        <w:t xml:space="preserve">Además </w:t>
      </w:r>
      <w:r w:rsidR="00A33662">
        <w:rPr>
          <w:rFonts w:ascii="Times New Roman" w:eastAsiaTheme="minorEastAsia" w:hAnsi="Times New Roman" w:cs="Times New Roman"/>
          <w:iCs/>
          <w:sz w:val="24"/>
          <w:szCs w:val="24"/>
        </w:rPr>
        <w:t xml:space="preserve">dicho </w:t>
      </w:r>
      <w:r w:rsidR="005D33F3" w:rsidRPr="00DC671C">
        <w:rPr>
          <w:rFonts w:ascii="Times New Roman" w:eastAsiaTheme="minorEastAsia" w:hAnsi="Times New Roman" w:cs="Times New Roman"/>
          <w:iCs/>
          <w:sz w:val="24"/>
          <w:szCs w:val="24"/>
        </w:rPr>
        <w:t>índice</w:t>
      </w:r>
      <w:r w:rsidR="000C45C9" w:rsidRPr="00DC671C">
        <w:rPr>
          <w:rFonts w:ascii="Times New Roman" w:hAnsi="Times New Roman" w:cs="Times New Roman"/>
          <w:sz w:val="24"/>
          <w:szCs w:val="24"/>
        </w:rPr>
        <w:t xml:space="preserve">, se </w:t>
      </w:r>
      <w:r w:rsidR="00A33662">
        <w:rPr>
          <w:rFonts w:ascii="Times New Roman" w:hAnsi="Times New Roman" w:cs="Times New Roman"/>
          <w:sz w:val="24"/>
          <w:szCs w:val="24"/>
        </w:rPr>
        <w:t>formula</w:t>
      </w:r>
      <w:r w:rsidR="000C45C9" w:rsidRPr="00DC671C">
        <w:rPr>
          <w:rFonts w:ascii="Times New Roman" w:hAnsi="Times New Roman" w:cs="Times New Roman"/>
          <w:sz w:val="24"/>
          <w:szCs w:val="24"/>
        </w:rPr>
        <w:t xml:space="preserve"> teniendo en </w:t>
      </w:r>
      <w:r w:rsidR="00DC2B3F" w:rsidRPr="00DC671C">
        <w:rPr>
          <w:rFonts w:ascii="Times New Roman" w:hAnsi="Times New Roman" w:cs="Times New Roman"/>
          <w:sz w:val="24"/>
          <w:szCs w:val="24"/>
        </w:rPr>
        <w:t>cuenta</w:t>
      </w:r>
      <w:r w:rsidR="000C45C9" w:rsidRPr="00DC671C">
        <w:rPr>
          <w:rFonts w:ascii="Times New Roman" w:hAnsi="Times New Roman" w:cs="Times New Roman"/>
          <w:sz w:val="24"/>
          <w:szCs w:val="24"/>
        </w:rPr>
        <w:t xml:space="preserve"> </w:t>
      </w:r>
      <w:r w:rsidR="00DC2B3F" w:rsidRPr="00DC671C">
        <w:rPr>
          <w:rFonts w:ascii="Times New Roman" w:hAnsi="Times New Roman" w:cs="Times New Roman"/>
          <w:sz w:val="24"/>
          <w:szCs w:val="24"/>
        </w:rPr>
        <w:t xml:space="preserve">las </w:t>
      </w:r>
      <w:r w:rsidR="000C45C9" w:rsidRPr="00DC671C">
        <w:rPr>
          <w:rFonts w:ascii="Times New Roman" w:hAnsi="Times New Roman" w:cs="Times New Roman"/>
          <w:sz w:val="24"/>
          <w:szCs w:val="24"/>
        </w:rPr>
        <w:t>cuatro dimensiones del problema de los zombis extremos:</w:t>
      </w:r>
      <w:r w:rsidR="005D33F3" w:rsidRPr="00DC671C">
        <w:rPr>
          <w:rFonts w:ascii="Times New Roman" w:hAnsi="Times New Roman" w:cs="Times New Roman"/>
          <w:sz w:val="24"/>
          <w:szCs w:val="24"/>
        </w:rPr>
        <w:t xml:space="preserve"> </w:t>
      </w:r>
      <w:r w:rsidR="000C45C9" w:rsidRPr="00DC671C">
        <w:rPr>
          <w:rFonts w:ascii="Times New Roman" w:hAnsi="Times New Roman" w:cs="Times New Roman"/>
          <w:sz w:val="24"/>
          <w:szCs w:val="24"/>
        </w:rPr>
        <w:t>extensión, contagio, signos de recuperación e inmediatez.</w:t>
      </w:r>
      <w:r w:rsidR="00886A17" w:rsidRPr="00DC671C">
        <w:rPr>
          <w:rFonts w:ascii="Times New Roman" w:hAnsi="Times New Roman" w:cs="Times New Roman"/>
          <w:sz w:val="24"/>
          <w:szCs w:val="24"/>
        </w:rPr>
        <w:t xml:space="preserve"> </w:t>
      </w:r>
      <w:r w:rsidR="005D33F3" w:rsidRPr="00DC671C">
        <w:rPr>
          <w:rFonts w:ascii="Times New Roman" w:hAnsi="Times New Roman" w:cs="Times New Roman"/>
          <w:sz w:val="24"/>
          <w:szCs w:val="24"/>
        </w:rPr>
        <w:t xml:space="preserve">De </w:t>
      </w:r>
      <w:r w:rsidR="00E04038">
        <w:rPr>
          <w:rFonts w:ascii="Times New Roman" w:hAnsi="Times New Roman" w:cs="Times New Roman"/>
          <w:sz w:val="24"/>
          <w:szCs w:val="24"/>
        </w:rPr>
        <w:t>este modo</w:t>
      </w:r>
      <w:r w:rsidR="00A33662">
        <w:rPr>
          <w:rFonts w:ascii="Times New Roman" w:hAnsi="Times New Roman" w:cs="Times New Roman"/>
          <w:sz w:val="24"/>
          <w:szCs w:val="24"/>
        </w:rPr>
        <w:t>,</w:t>
      </w:r>
      <w:r w:rsidR="00E04038">
        <w:rPr>
          <w:rFonts w:ascii="Times New Roman" w:hAnsi="Times New Roman" w:cs="Times New Roman"/>
          <w:sz w:val="24"/>
          <w:szCs w:val="24"/>
        </w:rPr>
        <w:t xml:space="preserve"> </w:t>
      </w:r>
      <w:r w:rsidR="005D33F3" w:rsidRPr="00DC671C">
        <w:rPr>
          <w:rFonts w:ascii="Times New Roman" w:hAnsi="Times New Roman" w:cs="Times New Roman"/>
          <w:sz w:val="24"/>
          <w:szCs w:val="24"/>
        </w:rPr>
        <w:t>con el índice EZ</w:t>
      </w:r>
      <w:r w:rsidR="00A33662">
        <w:rPr>
          <w:rFonts w:ascii="Times New Roman" w:hAnsi="Times New Roman" w:cs="Times New Roman"/>
          <w:sz w:val="24"/>
          <w:szCs w:val="24"/>
        </w:rPr>
        <w:t>,</w:t>
      </w:r>
      <w:r w:rsidR="005D33F3" w:rsidRPr="00DC671C">
        <w:rPr>
          <w:rFonts w:ascii="Times New Roman" w:hAnsi="Times New Roman" w:cs="Times New Roman"/>
          <w:sz w:val="24"/>
          <w:szCs w:val="24"/>
        </w:rPr>
        <w:t xml:space="preserve"> los autores tratan de explicar la persistencia de las empresas zombis en el tiempo, el efecto que tienen sobre otras empresas sanas, la posibilidad de que se recuperen y la urgencia del problema.</w:t>
      </w:r>
    </w:p>
    <w:p w14:paraId="3C6109E0" w14:textId="510F633B" w:rsidR="00151C97" w:rsidRDefault="001200E7" w:rsidP="00FB545D">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Así</w:t>
      </w:r>
      <w:r w:rsidR="00183828">
        <w:rPr>
          <w:rFonts w:ascii="Times New Roman" w:hAnsi="Times New Roman" w:cs="Times New Roman"/>
          <w:sz w:val="24"/>
          <w:szCs w:val="24"/>
        </w:rPr>
        <w:t>,</w:t>
      </w:r>
      <w:r w:rsidRPr="00DC671C">
        <w:rPr>
          <w:rFonts w:ascii="Times New Roman" w:hAnsi="Times New Roman" w:cs="Times New Roman"/>
          <w:sz w:val="24"/>
          <w:szCs w:val="24"/>
        </w:rPr>
        <w:t xml:space="preserve"> y e</w:t>
      </w:r>
      <w:r w:rsidR="00C929C9" w:rsidRPr="00DC671C">
        <w:rPr>
          <w:rFonts w:ascii="Times New Roman" w:hAnsi="Times New Roman" w:cs="Times New Roman"/>
          <w:sz w:val="24"/>
          <w:szCs w:val="24"/>
        </w:rPr>
        <w:t xml:space="preserve">n resumen de lo </w:t>
      </w:r>
      <w:r w:rsidR="00151C97" w:rsidRPr="00DC671C">
        <w:rPr>
          <w:rFonts w:ascii="Times New Roman" w:hAnsi="Times New Roman" w:cs="Times New Roman"/>
          <w:sz w:val="24"/>
          <w:szCs w:val="24"/>
        </w:rPr>
        <w:t>visto</w:t>
      </w:r>
      <w:r w:rsidR="009D06EA" w:rsidRPr="00DC671C">
        <w:rPr>
          <w:rFonts w:ascii="Times New Roman" w:hAnsi="Times New Roman" w:cs="Times New Roman"/>
          <w:sz w:val="24"/>
          <w:szCs w:val="24"/>
        </w:rPr>
        <w:t>,</w:t>
      </w:r>
      <w:r w:rsidR="00C929C9" w:rsidRPr="00DC671C">
        <w:rPr>
          <w:rFonts w:ascii="Times New Roman" w:hAnsi="Times New Roman" w:cs="Times New Roman"/>
          <w:sz w:val="24"/>
          <w:szCs w:val="24"/>
        </w:rPr>
        <w:t xml:space="preserve"> podemos concluir que</w:t>
      </w:r>
      <w:r w:rsidR="009D06EA" w:rsidRPr="00DC671C">
        <w:rPr>
          <w:rFonts w:ascii="Times New Roman" w:hAnsi="Times New Roman" w:cs="Times New Roman"/>
          <w:sz w:val="24"/>
          <w:szCs w:val="24"/>
        </w:rPr>
        <w:t xml:space="preserve"> los estudios más </w:t>
      </w:r>
      <w:r w:rsidR="00B8701B">
        <w:rPr>
          <w:rFonts w:ascii="Times New Roman" w:hAnsi="Times New Roman" w:cs="Times New Roman"/>
          <w:sz w:val="24"/>
          <w:szCs w:val="24"/>
        </w:rPr>
        <w:t>destacados</w:t>
      </w:r>
      <w:r w:rsidR="009D06EA" w:rsidRPr="00DC671C">
        <w:rPr>
          <w:rFonts w:ascii="Times New Roman" w:hAnsi="Times New Roman" w:cs="Times New Roman"/>
          <w:sz w:val="24"/>
          <w:szCs w:val="24"/>
        </w:rPr>
        <w:t xml:space="preserve"> para la identificación de las zombis </w:t>
      </w:r>
      <w:r w:rsidR="00C929C9" w:rsidRPr="00DC671C">
        <w:rPr>
          <w:rFonts w:ascii="Times New Roman" w:hAnsi="Times New Roman" w:cs="Times New Roman"/>
          <w:sz w:val="24"/>
          <w:szCs w:val="24"/>
        </w:rPr>
        <w:t xml:space="preserve">son </w:t>
      </w:r>
      <w:r w:rsidR="009D06EA" w:rsidRPr="00DC671C">
        <w:rPr>
          <w:rFonts w:ascii="Times New Roman" w:hAnsi="Times New Roman" w:cs="Times New Roman"/>
          <w:sz w:val="24"/>
          <w:szCs w:val="24"/>
        </w:rPr>
        <w:t xml:space="preserve">los </w:t>
      </w:r>
      <w:r w:rsidR="00A33662">
        <w:rPr>
          <w:rFonts w:ascii="Times New Roman" w:hAnsi="Times New Roman" w:cs="Times New Roman"/>
          <w:sz w:val="24"/>
          <w:szCs w:val="24"/>
        </w:rPr>
        <w:t>citados</w:t>
      </w:r>
      <w:r w:rsidR="00105EEA" w:rsidRPr="00DC671C">
        <w:rPr>
          <w:rFonts w:ascii="Times New Roman" w:hAnsi="Times New Roman" w:cs="Times New Roman"/>
          <w:sz w:val="24"/>
          <w:szCs w:val="24"/>
        </w:rPr>
        <w:t xml:space="preserve"> en la</w:t>
      </w:r>
      <w:r w:rsidR="00A33662">
        <w:rPr>
          <w:rFonts w:ascii="Times New Roman" w:hAnsi="Times New Roman" w:cs="Times New Roman"/>
          <w:sz w:val="24"/>
          <w:szCs w:val="24"/>
        </w:rPr>
        <w:t xml:space="preserve"> </w:t>
      </w:r>
      <w:r w:rsidR="00A33662" w:rsidRPr="00E110EE">
        <w:rPr>
          <w:rFonts w:ascii="Times New Roman" w:eastAsiaTheme="minorEastAsia" w:hAnsi="Times New Roman" w:cs="Times New Roman"/>
          <w:iCs/>
          <w:color w:val="2E74B5" w:themeColor="accent5" w:themeShade="BF"/>
          <w:sz w:val="24"/>
          <w:szCs w:val="24"/>
          <w:u w:val="single"/>
        </w:rPr>
        <w:fldChar w:fldCharType="begin"/>
      </w:r>
      <w:r w:rsidR="00A33662" w:rsidRPr="00E110EE">
        <w:rPr>
          <w:rFonts w:ascii="Times New Roman" w:eastAsiaTheme="minorEastAsia" w:hAnsi="Times New Roman" w:cs="Times New Roman"/>
          <w:iCs/>
          <w:color w:val="2E74B5" w:themeColor="accent5" w:themeShade="BF"/>
          <w:sz w:val="24"/>
          <w:szCs w:val="24"/>
          <w:u w:val="single"/>
        </w:rPr>
        <w:instrText xml:space="preserve"> REF _Ref88605015 \h  \* MERGEFORMAT </w:instrText>
      </w:r>
      <w:r w:rsidR="00A33662" w:rsidRPr="00E110EE">
        <w:rPr>
          <w:rFonts w:ascii="Times New Roman" w:eastAsiaTheme="minorEastAsia" w:hAnsi="Times New Roman" w:cs="Times New Roman"/>
          <w:iCs/>
          <w:color w:val="2E74B5" w:themeColor="accent5" w:themeShade="BF"/>
          <w:sz w:val="24"/>
          <w:szCs w:val="24"/>
          <w:u w:val="single"/>
        </w:rPr>
      </w:r>
      <w:r w:rsidR="00A33662" w:rsidRPr="00E110EE">
        <w:rPr>
          <w:rFonts w:ascii="Times New Roman" w:eastAsiaTheme="minorEastAsia" w:hAnsi="Times New Roman" w:cs="Times New Roman"/>
          <w:iCs/>
          <w:color w:val="2E74B5" w:themeColor="accent5" w:themeShade="BF"/>
          <w:sz w:val="24"/>
          <w:szCs w:val="24"/>
          <w:u w:val="single"/>
        </w:rPr>
        <w:fldChar w:fldCharType="separate"/>
      </w:r>
      <w:ins w:id="74" w:author="sumit kumar" w:date="2022-01-28T00:52:00Z">
        <w:r w:rsidR="00A55E47" w:rsidRPr="00A55E47">
          <w:rPr>
            <w:rFonts w:ascii="Times New Roman" w:hAnsi="Times New Roman" w:cs="Times New Roman"/>
            <w:color w:val="2E74B5" w:themeColor="accent5" w:themeShade="BF"/>
            <w:sz w:val="24"/>
            <w:szCs w:val="24"/>
            <w:u w:val="single"/>
            <w:rPrChange w:id="75" w:author="sumit kumar" w:date="2022-01-28T00:52:00Z">
              <w:rPr/>
            </w:rPrChange>
          </w:rPr>
          <w:t xml:space="preserve">Tabla </w:t>
        </w:r>
        <w:r w:rsidR="00A55E47" w:rsidRPr="00A55E47">
          <w:rPr>
            <w:rFonts w:ascii="Times New Roman" w:hAnsi="Times New Roman" w:cs="Times New Roman"/>
            <w:noProof/>
            <w:color w:val="2E74B5" w:themeColor="accent5" w:themeShade="BF"/>
            <w:sz w:val="24"/>
            <w:szCs w:val="24"/>
            <w:u w:val="single"/>
            <w:rPrChange w:id="76" w:author="sumit kumar" w:date="2022-01-28T00:52:00Z">
              <w:rPr>
                <w:noProof/>
              </w:rPr>
            </w:rPrChange>
          </w:rPr>
          <w:t>3</w:t>
        </w:r>
      </w:ins>
      <w:del w:id="77"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Tabla </w:delText>
        </w:r>
        <w:r w:rsidR="00614ADD" w:rsidRPr="00614ADD" w:rsidDel="00A55E47">
          <w:rPr>
            <w:rFonts w:ascii="Times New Roman" w:hAnsi="Times New Roman" w:cs="Times New Roman"/>
            <w:noProof/>
            <w:color w:val="2E74B5" w:themeColor="accent5" w:themeShade="BF"/>
            <w:sz w:val="24"/>
            <w:szCs w:val="24"/>
            <w:u w:val="single"/>
          </w:rPr>
          <w:delText>3</w:delText>
        </w:r>
      </w:del>
      <w:r w:rsidR="00A33662" w:rsidRPr="00E110EE">
        <w:rPr>
          <w:rFonts w:ascii="Times New Roman" w:eastAsiaTheme="minorEastAsia" w:hAnsi="Times New Roman" w:cs="Times New Roman"/>
          <w:iCs/>
          <w:color w:val="2E74B5" w:themeColor="accent5" w:themeShade="BF"/>
          <w:sz w:val="24"/>
          <w:szCs w:val="24"/>
          <w:u w:val="single"/>
        </w:rPr>
        <w:fldChar w:fldCharType="end"/>
      </w:r>
      <w:r w:rsidR="00105EEA" w:rsidRPr="00DC671C">
        <w:rPr>
          <w:rFonts w:ascii="Times New Roman" w:hAnsi="Times New Roman" w:cs="Times New Roman"/>
          <w:sz w:val="24"/>
          <w:szCs w:val="24"/>
        </w:rPr>
        <w:t>.</w:t>
      </w:r>
      <w:r w:rsidR="00151C97" w:rsidRPr="00DC671C">
        <w:rPr>
          <w:rFonts w:ascii="Times New Roman" w:hAnsi="Times New Roman" w:cs="Times New Roman"/>
          <w:sz w:val="24"/>
          <w:szCs w:val="24"/>
        </w:rPr>
        <w:t xml:space="preserve"> Además</w:t>
      </w:r>
      <w:r w:rsidR="00106C43" w:rsidRPr="00DC671C">
        <w:rPr>
          <w:rFonts w:ascii="Times New Roman" w:hAnsi="Times New Roman" w:cs="Times New Roman"/>
          <w:sz w:val="24"/>
          <w:szCs w:val="24"/>
        </w:rPr>
        <w:t xml:space="preserve">, en la literatura académica revisada, </w:t>
      </w:r>
      <w:r w:rsidR="00151C97" w:rsidRPr="00DC671C">
        <w:rPr>
          <w:rFonts w:ascii="Times New Roman" w:hAnsi="Times New Roman" w:cs="Times New Roman"/>
          <w:sz w:val="24"/>
          <w:szCs w:val="24"/>
        </w:rPr>
        <w:t xml:space="preserve">la </w:t>
      </w:r>
      <w:r w:rsidR="00F74686">
        <w:rPr>
          <w:rFonts w:ascii="Times New Roman" w:hAnsi="Times New Roman" w:cs="Times New Roman"/>
          <w:sz w:val="24"/>
          <w:szCs w:val="24"/>
        </w:rPr>
        <w:t xml:space="preserve">gran </w:t>
      </w:r>
      <w:r w:rsidR="00151C97" w:rsidRPr="00DC671C">
        <w:rPr>
          <w:rFonts w:ascii="Times New Roman" w:hAnsi="Times New Roman" w:cs="Times New Roman"/>
          <w:sz w:val="24"/>
          <w:szCs w:val="24"/>
        </w:rPr>
        <w:t xml:space="preserve">mayoría de los trabajos que </w:t>
      </w:r>
      <w:r w:rsidR="00A33662">
        <w:rPr>
          <w:rFonts w:ascii="Times New Roman" w:hAnsi="Times New Roman" w:cs="Times New Roman"/>
          <w:sz w:val="24"/>
          <w:szCs w:val="24"/>
        </w:rPr>
        <w:t>proponen</w:t>
      </w:r>
      <w:r w:rsidR="00151C97" w:rsidRPr="00DC671C">
        <w:rPr>
          <w:rFonts w:ascii="Times New Roman" w:hAnsi="Times New Roman" w:cs="Times New Roman"/>
          <w:sz w:val="24"/>
          <w:szCs w:val="24"/>
        </w:rPr>
        <w:t xml:space="preserve"> la identificación de estas empresas</w:t>
      </w:r>
      <w:r w:rsidR="00A33662">
        <w:rPr>
          <w:rFonts w:ascii="Times New Roman" w:hAnsi="Times New Roman" w:cs="Times New Roman"/>
          <w:sz w:val="24"/>
          <w:szCs w:val="24"/>
        </w:rPr>
        <w:t>,</w:t>
      </w:r>
      <w:r w:rsidR="00151C97" w:rsidRPr="00DC671C">
        <w:rPr>
          <w:rFonts w:ascii="Times New Roman" w:hAnsi="Times New Roman" w:cs="Times New Roman"/>
          <w:sz w:val="24"/>
          <w:szCs w:val="24"/>
        </w:rPr>
        <w:t xml:space="preserve"> emplean como criterios </w:t>
      </w:r>
      <w:r w:rsidR="00AE1383">
        <w:rPr>
          <w:rFonts w:ascii="Times New Roman" w:hAnsi="Times New Roman" w:cs="Times New Roman"/>
          <w:sz w:val="24"/>
          <w:szCs w:val="24"/>
        </w:rPr>
        <w:t xml:space="preserve">los utilizados por </w:t>
      </w:r>
      <w:r w:rsidR="00106C43" w:rsidRPr="00DC671C">
        <w:rPr>
          <w:rFonts w:ascii="Times New Roman" w:hAnsi="Times New Roman" w:cs="Times New Roman"/>
          <w:sz w:val="24"/>
          <w:szCs w:val="24"/>
        </w:rPr>
        <w:t>CHK</w:t>
      </w:r>
      <w:r w:rsidR="00FC0A0B">
        <w:rPr>
          <w:rFonts w:ascii="Times New Roman" w:hAnsi="Times New Roman" w:cs="Times New Roman"/>
          <w:sz w:val="24"/>
          <w:szCs w:val="24"/>
        </w:rPr>
        <w:t>,</w:t>
      </w:r>
      <w:r w:rsidR="00106C43" w:rsidRPr="00DC671C">
        <w:rPr>
          <w:rFonts w:ascii="Times New Roman" w:hAnsi="Times New Roman" w:cs="Times New Roman"/>
          <w:sz w:val="24"/>
          <w:szCs w:val="24"/>
        </w:rPr>
        <w:t xml:space="preserve"> FN</w:t>
      </w:r>
      <w:r w:rsidR="00FC0A0B">
        <w:rPr>
          <w:rFonts w:ascii="Times New Roman" w:hAnsi="Times New Roman" w:cs="Times New Roman"/>
          <w:sz w:val="24"/>
          <w:szCs w:val="24"/>
        </w:rPr>
        <w:t xml:space="preserve"> y Imai,</w:t>
      </w:r>
      <w:r w:rsidR="00106C43" w:rsidRPr="00DC671C">
        <w:rPr>
          <w:rFonts w:ascii="Times New Roman" w:hAnsi="Times New Roman" w:cs="Times New Roman"/>
          <w:sz w:val="24"/>
          <w:szCs w:val="24"/>
        </w:rPr>
        <w:t xml:space="preserve"> bien sean en su versión original</w:t>
      </w:r>
      <w:r w:rsidR="009E44A5">
        <w:rPr>
          <w:rFonts w:ascii="Times New Roman" w:hAnsi="Times New Roman" w:cs="Times New Roman"/>
          <w:sz w:val="24"/>
          <w:szCs w:val="24"/>
        </w:rPr>
        <w:t xml:space="preserve"> o una</w:t>
      </w:r>
      <w:r w:rsidR="00106C43" w:rsidRPr="00DC671C">
        <w:rPr>
          <w:rFonts w:ascii="Times New Roman" w:hAnsi="Times New Roman" w:cs="Times New Roman"/>
          <w:sz w:val="24"/>
          <w:szCs w:val="24"/>
        </w:rPr>
        <w:t xml:space="preserve"> </w:t>
      </w:r>
      <w:r w:rsidR="009E44A5">
        <w:rPr>
          <w:rFonts w:ascii="Times New Roman" w:hAnsi="Times New Roman" w:cs="Times New Roman"/>
          <w:sz w:val="24"/>
          <w:szCs w:val="24"/>
        </w:rPr>
        <w:t xml:space="preserve">combinación </w:t>
      </w:r>
      <w:r w:rsidR="00106C43" w:rsidRPr="00DC671C">
        <w:rPr>
          <w:rFonts w:ascii="Times New Roman" w:hAnsi="Times New Roman" w:cs="Times New Roman"/>
          <w:sz w:val="24"/>
          <w:szCs w:val="24"/>
        </w:rPr>
        <w:t xml:space="preserve">de </w:t>
      </w:r>
      <w:r w:rsidR="00FC0A0B">
        <w:rPr>
          <w:rFonts w:ascii="Times New Roman" w:hAnsi="Times New Roman" w:cs="Times New Roman"/>
          <w:sz w:val="24"/>
          <w:szCs w:val="24"/>
        </w:rPr>
        <w:t>estos</w:t>
      </w:r>
      <w:r w:rsidR="00B8701B">
        <w:rPr>
          <w:rFonts w:ascii="Times New Roman" w:hAnsi="Times New Roman" w:cs="Times New Roman"/>
          <w:sz w:val="24"/>
          <w:szCs w:val="24"/>
        </w:rPr>
        <w:t xml:space="preserve"> (</w:t>
      </w:r>
      <w:r w:rsidR="00183828">
        <w:rPr>
          <w:rFonts w:ascii="Times New Roman" w:hAnsi="Times New Roman" w:cs="Times New Roman"/>
          <w:sz w:val="24"/>
          <w:szCs w:val="24"/>
        </w:rPr>
        <w:t xml:space="preserve">véanse </w:t>
      </w:r>
      <w:r w:rsidR="009E44A5">
        <w:rPr>
          <w:rFonts w:ascii="Times New Roman" w:hAnsi="Times New Roman" w:cs="Times New Roman"/>
          <w:sz w:val="24"/>
          <w:szCs w:val="24"/>
        </w:rPr>
        <w:t>Tabla</w:t>
      </w:r>
      <w:r w:rsidR="00183828">
        <w:rPr>
          <w:rFonts w:ascii="Times New Roman" w:hAnsi="Times New Roman" w:cs="Times New Roman"/>
          <w:sz w:val="24"/>
          <w:szCs w:val="24"/>
        </w:rPr>
        <w:t>s</w:t>
      </w:r>
      <w:r w:rsidR="00B8701B">
        <w:rPr>
          <w:rFonts w:ascii="Times New Roman" w:hAnsi="Times New Roman" w:cs="Times New Roman"/>
          <w:sz w:val="24"/>
          <w:szCs w:val="24"/>
        </w:rPr>
        <w:t xml:space="preserve"> </w:t>
      </w:r>
      <w:hyperlink w:anchor="tabla_A1" w:history="1">
        <w:r w:rsidR="00DC18C1" w:rsidRPr="00DC7D3C">
          <w:rPr>
            <w:rStyle w:val="Hipervnculo"/>
            <w:rFonts w:ascii="Times New Roman" w:hAnsi="Times New Roman" w:cs="Times New Roman"/>
            <w:sz w:val="24"/>
            <w:szCs w:val="24"/>
          </w:rPr>
          <w:t>A1</w:t>
        </w:r>
      </w:hyperlink>
      <w:r w:rsidR="00DC18C1">
        <w:rPr>
          <w:rFonts w:ascii="Times New Roman" w:hAnsi="Times New Roman" w:cs="Times New Roman"/>
          <w:sz w:val="24"/>
          <w:szCs w:val="24"/>
        </w:rPr>
        <w:t xml:space="preserve">, </w:t>
      </w:r>
      <w:hyperlink w:anchor="tabla_A2" w:history="1">
        <w:r w:rsidR="00B8701B" w:rsidRPr="00DC7D3C">
          <w:rPr>
            <w:rStyle w:val="Hipervnculo"/>
            <w:rFonts w:ascii="Times New Roman" w:hAnsi="Times New Roman" w:cs="Times New Roman"/>
            <w:sz w:val="24"/>
            <w:szCs w:val="24"/>
          </w:rPr>
          <w:t>A</w:t>
        </w:r>
        <w:r w:rsidR="00DB436B" w:rsidRPr="00DC7D3C">
          <w:rPr>
            <w:rStyle w:val="Hipervnculo"/>
            <w:rFonts w:ascii="Times New Roman" w:hAnsi="Times New Roman" w:cs="Times New Roman"/>
            <w:sz w:val="24"/>
            <w:szCs w:val="24"/>
          </w:rPr>
          <w:t>2</w:t>
        </w:r>
      </w:hyperlink>
      <w:r w:rsidR="00B8701B">
        <w:rPr>
          <w:rFonts w:ascii="Times New Roman" w:hAnsi="Times New Roman" w:cs="Times New Roman"/>
          <w:sz w:val="24"/>
          <w:szCs w:val="24"/>
        </w:rPr>
        <w:t xml:space="preserve"> y </w:t>
      </w:r>
      <w:hyperlink w:anchor="tabla_A3" w:history="1">
        <w:r w:rsidR="00B8701B" w:rsidRPr="00DC7D3C">
          <w:rPr>
            <w:rStyle w:val="Hipervnculo"/>
            <w:rFonts w:ascii="Times New Roman" w:hAnsi="Times New Roman" w:cs="Times New Roman"/>
            <w:sz w:val="24"/>
            <w:szCs w:val="24"/>
          </w:rPr>
          <w:t>A</w:t>
        </w:r>
        <w:r w:rsidR="00DB436B" w:rsidRPr="00DC7D3C">
          <w:rPr>
            <w:rStyle w:val="Hipervnculo"/>
            <w:rFonts w:ascii="Times New Roman" w:hAnsi="Times New Roman" w:cs="Times New Roman"/>
            <w:sz w:val="24"/>
            <w:szCs w:val="24"/>
          </w:rPr>
          <w:t>3</w:t>
        </w:r>
      </w:hyperlink>
      <w:r w:rsidR="00B8701B">
        <w:rPr>
          <w:rFonts w:ascii="Times New Roman" w:hAnsi="Times New Roman" w:cs="Times New Roman"/>
          <w:sz w:val="24"/>
          <w:szCs w:val="24"/>
        </w:rPr>
        <w:t>)</w:t>
      </w:r>
      <w:r w:rsidR="00106C43" w:rsidRPr="00DC671C">
        <w:rPr>
          <w:rFonts w:ascii="Times New Roman" w:hAnsi="Times New Roman" w:cs="Times New Roman"/>
          <w:sz w:val="24"/>
          <w:szCs w:val="24"/>
        </w:rPr>
        <w:t>.</w:t>
      </w:r>
    </w:p>
    <w:p w14:paraId="1D63C44B" w14:textId="7E8AA874" w:rsidR="00856BB9" w:rsidRPr="00856BB9" w:rsidRDefault="00856BB9" w:rsidP="00FB545D">
      <w:pPr>
        <w:pStyle w:val="Ttulo3"/>
        <w:numPr>
          <w:ilvl w:val="2"/>
          <w:numId w:val="5"/>
        </w:numPr>
        <w:spacing w:before="0" w:after="180" w:line="360" w:lineRule="auto"/>
        <w:ind w:left="504"/>
        <w:jc w:val="both"/>
        <w:rPr>
          <w:rFonts w:ascii="Times New Roman" w:hAnsi="Times New Roman" w:cs="Times New Roman"/>
          <w:b/>
          <w:bCs/>
          <w:color w:val="auto"/>
        </w:rPr>
      </w:pPr>
      <w:bookmarkStart w:id="78" w:name="_Criterios_seleccionados_para"/>
      <w:bookmarkStart w:id="79" w:name="_Criterios_para_la"/>
      <w:bookmarkStart w:id="80" w:name="_Ref91955317"/>
      <w:bookmarkStart w:id="81" w:name="_Toc94027278"/>
      <w:bookmarkEnd w:id="78"/>
      <w:bookmarkEnd w:id="79"/>
      <w:r>
        <w:rPr>
          <w:rFonts w:ascii="Times New Roman" w:hAnsi="Times New Roman" w:cs="Times New Roman"/>
          <w:b/>
          <w:bCs/>
          <w:color w:val="auto"/>
        </w:rPr>
        <w:lastRenderedPageBreak/>
        <w:t>Criterio</w:t>
      </w:r>
      <w:r w:rsidR="00684C87">
        <w:rPr>
          <w:rFonts w:ascii="Times New Roman" w:hAnsi="Times New Roman" w:cs="Times New Roman"/>
          <w:b/>
          <w:bCs/>
          <w:color w:val="auto"/>
        </w:rPr>
        <w:t>s</w:t>
      </w:r>
      <w:r>
        <w:rPr>
          <w:rFonts w:ascii="Times New Roman" w:hAnsi="Times New Roman" w:cs="Times New Roman"/>
          <w:b/>
          <w:bCs/>
          <w:color w:val="auto"/>
        </w:rPr>
        <w:t xml:space="preserve"> </w:t>
      </w:r>
      <w:r w:rsidR="00684C87">
        <w:rPr>
          <w:rFonts w:ascii="Times New Roman" w:hAnsi="Times New Roman" w:cs="Times New Roman"/>
          <w:b/>
          <w:bCs/>
          <w:color w:val="auto"/>
        </w:rPr>
        <w:t xml:space="preserve">para la </w:t>
      </w:r>
      <w:bookmarkStart w:id="82" w:name="_Hlk91955835"/>
      <w:r w:rsidR="00684C87">
        <w:rPr>
          <w:rFonts w:ascii="Times New Roman" w:hAnsi="Times New Roman" w:cs="Times New Roman"/>
          <w:b/>
          <w:bCs/>
          <w:color w:val="auto"/>
        </w:rPr>
        <w:t xml:space="preserve">identificación de pymes zombis </w:t>
      </w:r>
      <w:bookmarkEnd w:id="80"/>
      <w:bookmarkEnd w:id="82"/>
      <w:r w:rsidR="004056FE">
        <w:rPr>
          <w:rFonts w:ascii="Times New Roman" w:hAnsi="Times New Roman" w:cs="Times New Roman"/>
          <w:b/>
          <w:bCs/>
          <w:color w:val="auto"/>
        </w:rPr>
        <w:t>en España</w:t>
      </w:r>
      <w:bookmarkEnd w:id="81"/>
    </w:p>
    <w:p w14:paraId="7A0AB8D5" w14:textId="2FD7917D" w:rsidR="0026053D" w:rsidRDefault="009629B4" w:rsidP="00FB545D">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En vista de </w:t>
      </w:r>
      <w:r w:rsidR="00856BB9">
        <w:rPr>
          <w:rFonts w:ascii="Times New Roman" w:hAnsi="Times New Roman" w:cs="Times New Roman"/>
          <w:sz w:val="24"/>
          <w:szCs w:val="24"/>
        </w:rPr>
        <w:t xml:space="preserve">las definiciones, características y </w:t>
      </w:r>
      <w:r w:rsidR="002909C3">
        <w:rPr>
          <w:rFonts w:ascii="Times New Roman" w:hAnsi="Times New Roman" w:cs="Times New Roman"/>
          <w:sz w:val="24"/>
          <w:szCs w:val="24"/>
        </w:rPr>
        <w:t>las distintas medidas</w:t>
      </w:r>
      <w:r w:rsidR="00856BB9">
        <w:rPr>
          <w:rFonts w:ascii="Times New Roman" w:hAnsi="Times New Roman" w:cs="Times New Roman"/>
          <w:sz w:val="24"/>
          <w:szCs w:val="24"/>
        </w:rPr>
        <w:t xml:space="preserve"> </w:t>
      </w:r>
      <w:r w:rsidR="0021537D">
        <w:rPr>
          <w:rFonts w:ascii="Times New Roman" w:hAnsi="Times New Roman" w:cs="Times New Roman"/>
          <w:sz w:val="24"/>
          <w:szCs w:val="24"/>
        </w:rPr>
        <w:t>utilizadas</w:t>
      </w:r>
      <w:r>
        <w:rPr>
          <w:rFonts w:ascii="Times New Roman" w:hAnsi="Times New Roman" w:cs="Times New Roman"/>
          <w:sz w:val="24"/>
          <w:szCs w:val="24"/>
        </w:rPr>
        <w:t xml:space="preserve"> </w:t>
      </w:r>
      <w:r w:rsidR="00856BB9">
        <w:rPr>
          <w:rFonts w:ascii="Times New Roman" w:hAnsi="Times New Roman" w:cs="Times New Roman"/>
          <w:sz w:val="24"/>
          <w:szCs w:val="24"/>
        </w:rPr>
        <w:t xml:space="preserve">en la literatura </w:t>
      </w:r>
      <w:r w:rsidR="00CB2E28">
        <w:rPr>
          <w:rFonts w:ascii="Times New Roman" w:hAnsi="Times New Roman" w:cs="Times New Roman"/>
          <w:sz w:val="24"/>
          <w:szCs w:val="24"/>
        </w:rPr>
        <w:t>de</w:t>
      </w:r>
      <w:r w:rsidR="0021537D">
        <w:rPr>
          <w:rFonts w:ascii="Times New Roman" w:hAnsi="Times New Roman" w:cs="Times New Roman"/>
          <w:sz w:val="24"/>
          <w:szCs w:val="24"/>
        </w:rPr>
        <w:t xml:space="preserve"> las </w:t>
      </w:r>
      <w:r w:rsidR="00CB2E28">
        <w:rPr>
          <w:rFonts w:ascii="Times New Roman" w:hAnsi="Times New Roman" w:cs="Times New Roman"/>
          <w:sz w:val="24"/>
          <w:szCs w:val="24"/>
        </w:rPr>
        <w:t xml:space="preserve">empresas </w:t>
      </w:r>
      <w:r w:rsidR="00856BB9">
        <w:rPr>
          <w:rFonts w:ascii="Times New Roman" w:hAnsi="Times New Roman" w:cs="Times New Roman"/>
          <w:sz w:val="24"/>
          <w:szCs w:val="24"/>
        </w:rPr>
        <w:t xml:space="preserve">zombis, </w:t>
      </w:r>
      <w:r w:rsidR="00BB7327">
        <w:rPr>
          <w:rFonts w:ascii="Times New Roman" w:hAnsi="Times New Roman" w:cs="Times New Roman"/>
          <w:sz w:val="24"/>
          <w:szCs w:val="24"/>
        </w:rPr>
        <w:t xml:space="preserve">esta sección </w:t>
      </w:r>
      <w:r w:rsidR="000B10CA">
        <w:rPr>
          <w:rFonts w:ascii="Times New Roman" w:hAnsi="Times New Roman" w:cs="Times New Roman"/>
          <w:sz w:val="24"/>
          <w:szCs w:val="24"/>
        </w:rPr>
        <w:t>explica</w:t>
      </w:r>
      <w:r w:rsidR="00BB7327">
        <w:rPr>
          <w:rFonts w:ascii="Times New Roman" w:hAnsi="Times New Roman" w:cs="Times New Roman"/>
          <w:sz w:val="24"/>
          <w:szCs w:val="24"/>
        </w:rPr>
        <w:t xml:space="preserve"> los criterios</w:t>
      </w:r>
      <w:r w:rsidR="00C6521C">
        <w:rPr>
          <w:rFonts w:ascii="Times New Roman" w:hAnsi="Times New Roman" w:cs="Times New Roman"/>
          <w:sz w:val="24"/>
          <w:szCs w:val="24"/>
        </w:rPr>
        <w:t xml:space="preserve"> </w:t>
      </w:r>
      <w:r w:rsidR="00E42950">
        <w:rPr>
          <w:rFonts w:ascii="Times New Roman" w:hAnsi="Times New Roman" w:cs="Times New Roman"/>
          <w:sz w:val="24"/>
          <w:szCs w:val="24"/>
        </w:rPr>
        <w:t xml:space="preserve">finalmente </w:t>
      </w:r>
      <w:r w:rsidR="00BB519F">
        <w:rPr>
          <w:rFonts w:ascii="Times New Roman" w:hAnsi="Times New Roman" w:cs="Times New Roman"/>
          <w:sz w:val="24"/>
          <w:szCs w:val="24"/>
        </w:rPr>
        <w:t xml:space="preserve">seleccionados </w:t>
      </w:r>
      <w:r w:rsidR="000B10CA">
        <w:rPr>
          <w:rFonts w:ascii="Times New Roman" w:hAnsi="Times New Roman" w:cs="Times New Roman"/>
          <w:sz w:val="24"/>
          <w:szCs w:val="24"/>
        </w:rPr>
        <w:t xml:space="preserve">para la identificación de las pymes zombis </w:t>
      </w:r>
      <w:r w:rsidR="0021537D">
        <w:rPr>
          <w:rFonts w:ascii="Times New Roman" w:hAnsi="Times New Roman" w:cs="Times New Roman"/>
          <w:sz w:val="24"/>
          <w:szCs w:val="24"/>
        </w:rPr>
        <w:t>en España</w:t>
      </w:r>
      <w:r w:rsidR="00BB7327">
        <w:rPr>
          <w:rFonts w:ascii="Times New Roman" w:hAnsi="Times New Roman" w:cs="Times New Roman"/>
          <w:sz w:val="24"/>
          <w:szCs w:val="24"/>
        </w:rPr>
        <w:t>.</w:t>
      </w:r>
    </w:p>
    <w:p w14:paraId="4120A89E" w14:textId="2C62821A" w:rsidR="00E424F7" w:rsidRDefault="0026053D" w:rsidP="00FB545D">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De </w:t>
      </w:r>
      <w:r w:rsidR="00CB2E28">
        <w:rPr>
          <w:rFonts w:ascii="Times New Roman" w:hAnsi="Times New Roman" w:cs="Times New Roman"/>
          <w:sz w:val="24"/>
          <w:szCs w:val="24"/>
        </w:rPr>
        <w:t>este modo</w:t>
      </w:r>
      <w:r w:rsidR="000B10CA">
        <w:rPr>
          <w:rFonts w:ascii="Times New Roman" w:hAnsi="Times New Roman" w:cs="Times New Roman"/>
          <w:sz w:val="24"/>
          <w:szCs w:val="24"/>
        </w:rPr>
        <w:t xml:space="preserve">, el presente estudio se basa en el </w:t>
      </w:r>
      <w:r w:rsidR="00D82E3E">
        <w:rPr>
          <w:rFonts w:ascii="Times New Roman" w:hAnsi="Times New Roman" w:cs="Times New Roman"/>
          <w:sz w:val="24"/>
          <w:szCs w:val="24"/>
        </w:rPr>
        <w:t xml:space="preserve">criterio </w:t>
      </w:r>
      <w:r w:rsidR="00E424F7">
        <w:rPr>
          <w:rFonts w:ascii="Times New Roman" w:hAnsi="Times New Roman" w:cs="Times New Roman"/>
          <w:sz w:val="24"/>
          <w:szCs w:val="24"/>
        </w:rPr>
        <w:t xml:space="preserve">propuesto </w:t>
      </w:r>
      <w:r w:rsidR="00D82E3E">
        <w:rPr>
          <w:rFonts w:ascii="Times New Roman" w:hAnsi="Times New Roman" w:cs="Times New Roman"/>
          <w:sz w:val="24"/>
          <w:szCs w:val="24"/>
        </w:rPr>
        <w:t xml:space="preserve">por </w:t>
      </w:r>
      <w:r w:rsidR="00D82E3E">
        <w:rPr>
          <w:rFonts w:ascii="Times New Roman" w:hAnsi="Times New Roman" w:cs="Times New Roman"/>
          <w:sz w:val="24"/>
          <w:szCs w:val="24"/>
        </w:rPr>
        <w:fldChar w:fldCharType="begin" w:fldLock="1"/>
      </w:r>
      <w:r w:rsidR="003D04D0">
        <w:rPr>
          <w:rFonts w:ascii="Times New Roman" w:hAnsi="Times New Roman" w:cs="Times New Roman"/>
          <w:sz w:val="24"/>
          <w:szCs w:val="24"/>
        </w:rPr>
        <w:instrText>ADDIN CSL_CITATION {"citationItems":[{"id":"ITEM-1","itemData":{"DOI":"10.1016/j.jjie.2015.12.001","ISSN":"08891583","abstract":"Utilizing a panel dataset of firms for the period 1999-2008, we estimated the prevalence of zombies among Japanese Small- and Medium-sized enterprises (SMEs) and their borrowing and investment behaviors. We observe that 4-13% of SMEs were zombie firms during the period 1999-2008. The estimation of the borrowing function reveals that SME zombie firms did not change their loans in response to a change in land values due to evergreening. We also observe that the profitability of investment, measured by marginal q, did not have positive effects on investments of zombie firms. This indicates that investment increase resulting from evergreen loans was not necessarily productive or profitable.","author":[{"dropping-particle":"","family":"Imai","given":"Kentaro","non-dropping-particle":"","parse-names":false,"suffix":""}],"container-title":"Journal of the Japanese and International Economies","id":"ITEM-1","issued":{"date-parts":[["2016"]]},"page":"91-107","publisher":"Elsevier Inc.","title":"A panel study of zombie SMEs in Japan: Identification, borrowing and investment behavior","type":"article-journal","volume":"39"},"uris":["http://www.mendeley.com/documents/?uuid=5ed42baf-ad54-45ba-9b8d-916bc8d28d16"]}],"mendeley":{"formattedCitation":"(Imai, 2016)","manualFormatting":"Imai (2016)","plainTextFormattedCitation":"(Imai, 2016)","previouslyFormattedCitation":"(Imai, 2016)"},"properties":{"noteIndex":0},"schema":"https://github.com/citation-style-language/schema/raw/master/csl-citation.json"}</w:instrText>
      </w:r>
      <w:r w:rsidR="00D82E3E">
        <w:rPr>
          <w:rFonts w:ascii="Times New Roman" w:hAnsi="Times New Roman" w:cs="Times New Roman"/>
          <w:sz w:val="24"/>
          <w:szCs w:val="24"/>
        </w:rPr>
        <w:fldChar w:fldCharType="separate"/>
      </w:r>
      <w:r w:rsidR="00D82E3E" w:rsidRPr="00D82E3E">
        <w:rPr>
          <w:rFonts w:ascii="Times New Roman" w:hAnsi="Times New Roman" w:cs="Times New Roman"/>
          <w:noProof/>
          <w:sz w:val="24"/>
          <w:szCs w:val="24"/>
        </w:rPr>
        <w:t xml:space="preserve">Imai </w:t>
      </w:r>
      <w:r w:rsidR="00E424F7">
        <w:rPr>
          <w:rFonts w:ascii="Times New Roman" w:hAnsi="Times New Roman" w:cs="Times New Roman"/>
          <w:noProof/>
          <w:sz w:val="24"/>
          <w:szCs w:val="24"/>
        </w:rPr>
        <w:t>(</w:t>
      </w:r>
      <w:r w:rsidR="00D82E3E" w:rsidRPr="00D82E3E">
        <w:rPr>
          <w:rFonts w:ascii="Times New Roman" w:hAnsi="Times New Roman" w:cs="Times New Roman"/>
          <w:noProof/>
          <w:sz w:val="24"/>
          <w:szCs w:val="24"/>
        </w:rPr>
        <w:t>2016)</w:t>
      </w:r>
      <w:r w:rsidR="00D82E3E">
        <w:rPr>
          <w:rFonts w:ascii="Times New Roman" w:hAnsi="Times New Roman" w:cs="Times New Roman"/>
          <w:sz w:val="24"/>
          <w:szCs w:val="24"/>
        </w:rPr>
        <w:fldChar w:fldCharType="end"/>
      </w:r>
      <w:r w:rsidR="00E424F7">
        <w:rPr>
          <w:rFonts w:ascii="Times New Roman" w:hAnsi="Times New Roman" w:cs="Times New Roman"/>
          <w:sz w:val="24"/>
          <w:szCs w:val="24"/>
        </w:rPr>
        <w:t xml:space="preserve"> debido a las siguientes razones:</w:t>
      </w:r>
    </w:p>
    <w:p w14:paraId="651D34E7" w14:textId="4DBE4EFD" w:rsidR="00CB2E28" w:rsidRDefault="00BB519F" w:rsidP="00EA7835">
      <w:pPr>
        <w:pStyle w:val="Prrafodelista"/>
        <w:numPr>
          <w:ilvl w:val="0"/>
          <w:numId w:val="42"/>
        </w:numPr>
        <w:spacing w:after="180" w:line="360" w:lineRule="auto"/>
        <w:ind w:left="927"/>
        <w:jc w:val="both"/>
        <w:rPr>
          <w:rFonts w:ascii="Times New Roman" w:hAnsi="Times New Roman" w:cs="Times New Roman"/>
          <w:sz w:val="24"/>
          <w:szCs w:val="24"/>
        </w:rPr>
      </w:pPr>
      <w:r>
        <w:rPr>
          <w:rFonts w:ascii="Times New Roman" w:hAnsi="Times New Roman" w:cs="Times New Roman"/>
          <w:sz w:val="24"/>
          <w:szCs w:val="24"/>
        </w:rPr>
        <w:t>C</w:t>
      </w:r>
      <w:r w:rsidR="00CB619F">
        <w:rPr>
          <w:rFonts w:ascii="Times New Roman" w:hAnsi="Times New Roman" w:cs="Times New Roman"/>
          <w:sz w:val="24"/>
          <w:szCs w:val="24"/>
        </w:rPr>
        <w:t xml:space="preserve">onsiste en uno de los primeros en </w:t>
      </w:r>
      <w:r>
        <w:rPr>
          <w:rFonts w:ascii="Times New Roman" w:hAnsi="Times New Roman" w:cs="Times New Roman"/>
          <w:sz w:val="24"/>
          <w:szCs w:val="24"/>
        </w:rPr>
        <w:t>plantear</w:t>
      </w:r>
      <w:r w:rsidR="00CB619F">
        <w:rPr>
          <w:rFonts w:ascii="Times New Roman" w:hAnsi="Times New Roman" w:cs="Times New Roman"/>
          <w:sz w:val="24"/>
          <w:szCs w:val="24"/>
        </w:rPr>
        <w:t xml:space="preserve"> y lograr la identificación </w:t>
      </w:r>
      <w:r w:rsidR="004056FE">
        <w:rPr>
          <w:rFonts w:ascii="Times New Roman" w:hAnsi="Times New Roman" w:cs="Times New Roman"/>
          <w:sz w:val="24"/>
          <w:szCs w:val="24"/>
        </w:rPr>
        <w:t xml:space="preserve">de </w:t>
      </w:r>
      <w:r w:rsidR="00CB619F">
        <w:rPr>
          <w:rFonts w:ascii="Times New Roman" w:hAnsi="Times New Roman" w:cs="Times New Roman"/>
          <w:sz w:val="24"/>
          <w:szCs w:val="24"/>
        </w:rPr>
        <w:t>zombi</w:t>
      </w:r>
      <w:r w:rsidR="00F62957">
        <w:rPr>
          <w:rFonts w:ascii="Times New Roman" w:hAnsi="Times New Roman" w:cs="Times New Roman"/>
          <w:sz w:val="24"/>
          <w:szCs w:val="24"/>
        </w:rPr>
        <w:t>s</w:t>
      </w:r>
      <w:r w:rsidR="004056FE">
        <w:rPr>
          <w:rFonts w:ascii="Times New Roman" w:hAnsi="Times New Roman" w:cs="Times New Roman"/>
          <w:sz w:val="24"/>
          <w:szCs w:val="24"/>
        </w:rPr>
        <w:t xml:space="preserve"> en su formato pyme</w:t>
      </w:r>
      <w:r w:rsidR="00CB2E28">
        <w:rPr>
          <w:rFonts w:ascii="Times New Roman" w:hAnsi="Times New Roman" w:cs="Times New Roman"/>
          <w:sz w:val="24"/>
          <w:szCs w:val="24"/>
        </w:rPr>
        <w:t xml:space="preserve">, </w:t>
      </w:r>
      <w:r w:rsidR="00A87E95">
        <w:rPr>
          <w:rFonts w:ascii="Times New Roman" w:hAnsi="Times New Roman" w:cs="Times New Roman"/>
          <w:sz w:val="24"/>
          <w:szCs w:val="24"/>
        </w:rPr>
        <w:t>logro</w:t>
      </w:r>
      <w:r w:rsidR="0069483F">
        <w:rPr>
          <w:rFonts w:ascii="Times New Roman" w:hAnsi="Times New Roman" w:cs="Times New Roman"/>
          <w:sz w:val="24"/>
          <w:szCs w:val="24"/>
        </w:rPr>
        <w:t xml:space="preserve"> </w:t>
      </w:r>
      <w:r w:rsidR="00A87E95">
        <w:rPr>
          <w:rFonts w:ascii="Times New Roman" w:hAnsi="Times New Roman" w:cs="Times New Roman"/>
          <w:sz w:val="24"/>
          <w:szCs w:val="24"/>
        </w:rPr>
        <w:t xml:space="preserve">que </w:t>
      </w:r>
      <w:r w:rsidR="00CB2E28">
        <w:rPr>
          <w:rFonts w:ascii="Times New Roman" w:hAnsi="Times New Roman" w:cs="Times New Roman"/>
          <w:sz w:val="24"/>
          <w:szCs w:val="24"/>
        </w:rPr>
        <w:t xml:space="preserve">justamente </w:t>
      </w:r>
      <w:r w:rsidR="0069483F">
        <w:rPr>
          <w:rFonts w:ascii="Times New Roman" w:hAnsi="Times New Roman" w:cs="Times New Roman"/>
          <w:sz w:val="24"/>
          <w:szCs w:val="24"/>
        </w:rPr>
        <w:t xml:space="preserve">pretende </w:t>
      </w:r>
      <w:r w:rsidR="00DB5C5B">
        <w:rPr>
          <w:rFonts w:ascii="Times New Roman" w:hAnsi="Times New Roman" w:cs="Times New Roman"/>
          <w:sz w:val="24"/>
          <w:szCs w:val="24"/>
        </w:rPr>
        <w:t>alcanzar</w:t>
      </w:r>
      <w:r w:rsidR="00527EB8">
        <w:rPr>
          <w:rFonts w:ascii="Times New Roman" w:hAnsi="Times New Roman" w:cs="Times New Roman"/>
          <w:sz w:val="24"/>
          <w:szCs w:val="24"/>
        </w:rPr>
        <w:t xml:space="preserve"> </w:t>
      </w:r>
      <w:r w:rsidR="008A5319">
        <w:rPr>
          <w:rFonts w:ascii="Times New Roman" w:hAnsi="Times New Roman" w:cs="Times New Roman"/>
          <w:sz w:val="24"/>
          <w:szCs w:val="24"/>
        </w:rPr>
        <w:t xml:space="preserve">este </w:t>
      </w:r>
      <w:r w:rsidR="00CB2E28">
        <w:rPr>
          <w:rFonts w:ascii="Times New Roman" w:hAnsi="Times New Roman" w:cs="Times New Roman"/>
          <w:sz w:val="24"/>
          <w:szCs w:val="24"/>
        </w:rPr>
        <w:t>estudio.</w:t>
      </w:r>
    </w:p>
    <w:p w14:paraId="5859F211" w14:textId="2D019866" w:rsidR="00BB519F" w:rsidRDefault="009629C6" w:rsidP="00BB519F">
      <w:pPr>
        <w:pStyle w:val="Prrafodelista"/>
        <w:numPr>
          <w:ilvl w:val="0"/>
          <w:numId w:val="42"/>
        </w:numPr>
        <w:spacing w:after="180" w:line="360" w:lineRule="auto"/>
        <w:ind w:left="927"/>
        <w:jc w:val="both"/>
        <w:rPr>
          <w:rFonts w:ascii="Times New Roman" w:hAnsi="Times New Roman" w:cs="Times New Roman"/>
          <w:sz w:val="24"/>
          <w:szCs w:val="24"/>
        </w:rPr>
      </w:pPr>
      <w:r>
        <w:rPr>
          <w:rFonts w:ascii="Times New Roman" w:hAnsi="Times New Roman" w:cs="Times New Roman"/>
          <w:sz w:val="24"/>
          <w:szCs w:val="24"/>
        </w:rPr>
        <w:t xml:space="preserve">Corrige los errores de los criterios CHK y FN </w:t>
      </w:r>
      <w:r w:rsidR="00527EB8">
        <w:rPr>
          <w:rFonts w:ascii="Times New Roman" w:hAnsi="Times New Roman" w:cs="Times New Roman"/>
          <w:sz w:val="24"/>
          <w:szCs w:val="24"/>
        </w:rPr>
        <w:t xml:space="preserve">utilizando </w:t>
      </w:r>
      <w:r>
        <w:rPr>
          <w:rFonts w:ascii="Times New Roman" w:hAnsi="Times New Roman" w:cs="Times New Roman"/>
          <w:sz w:val="24"/>
          <w:szCs w:val="24"/>
        </w:rPr>
        <w:t xml:space="preserve">un periodo más </w:t>
      </w:r>
      <w:r w:rsidR="004056FE">
        <w:rPr>
          <w:rFonts w:ascii="Times New Roman" w:hAnsi="Times New Roman" w:cs="Times New Roman"/>
          <w:sz w:val="24"/>
          <w:szCs w:val="24"/>
        </w:rPr>
        <w:t>amplio</w:t>
      </w:r>
      <w:r w:rsidR="003D04D0">
        <w:rPr>
          <w:rFonts w:ascii="Times New Roman" w:hAnsi="Times New Roman" w:cs="Times New Roman"/>
          <w:sz w:val="24"/>
          <w:szCs w:val="24"/>
        </w:rPr>
        <w:t xml:space="preserve"> para la identificación de estas empresas</w:t>
      </w:r>
      <w:r>
        <w:rPr>
          <w:rFonts w:ascii="Times New Roman" w:hAnsi="Times New Roman" w:cs="Times New Roman"/>
          <w:sz w:val="24"/>
          <w:szCs w:val="24"/>
        </w:rPr>
        <w:t>.</w:t>
      </w:r>
      <w:r w:rsidR="00D84D12">
        <w:rPr>
          <w:rFonts w:ascii="Times New Roman" w:hAnsi="Times New Roman" w:cs="Times New Roman"/>
          <w:sz w:val="24"/>
          <w:szCs w:val="24"/>
        </w:rPr>
        <w:t xml:space="preserve"> </w:t>
      </w:r>
      <w:r w:rsidR="005F114E">
        <w:rPr>
          <w:rFonts w:ascii="Times New Roman" w:hAnsi="Times New Roman" w:cs="Times New Roman"/>
          <w:sz w:val="24"/>
          <w:szCs w:val="24"/>
        </w:rPr>
        <w:t>Así</w:t>
      </w:r>
      <w:r w:rsidR="00BB519F">
        <w:rPr>
          <w:rFonts w:ascii="Times New Roman" w:hAnsi="Times New Roman" w:cs="Times New Roman"/>
          <w:sz w:val="24"/>
          <w:szCs w:val="24"/>
        </w:rPr>
        <w:t xml:space="preserve">, </w:t>
      </w:r>
      <w:r w:rsidR="00A87E95">
        <w:rPr>
          <w:rFonts w:ascii="Times New Roman" w:hAnsi="Times New Roman" w:cs="Times New Roman"/>
          <w:sz w:val="24"/>
          <w:szCs w:val="24"/>
        </w:rPr>
        <w:t xml:space="preserve">dicha </w:t>
      </w:r>
      <w:r w:rsidR="00D84D12" w:rsidRPr="00D84D12">
        <w:rPr>
          <w:rFonts w:ascii="Times New Roman" w:hAnsi="Times New Roman" w:cs="Times New Roman"/>
          <w:sz w:val="24"/>
          <w:szCs w:val="24"/>
        </w:rPr>
        <w:t>modificación</w:t>
      </w:r>
      <w:r w:rsidR="00BB519F">
        <w:rPr>
          <w:rFonts w:ascii="Times New Roman" w:hAnsi="Times New Roman" w:cs="Times New Roman"/>
          <w:sz w:val="24"/>
          <w:szCs w:val="24"/>
        </w:rPr>
        <w:t xml:space="preserve"> </w:t>
      </w:r>
      <w:r w:rsidR="00D84D12" w:rsidRPr="00D84D12">
        <w:rPr>
          <w:rFonts w:ascii="Times New Roman" w:hAnsi="Times New Roman" w:cs="Times New Roman"/>
          <w:sz w:val="24"/>
          <w:szCs w:val="24"/>
        </w:rPr>
        <w:t xml:space="preserve">ayuda </w:t>
      </w:r>
      <w:r w:rsidR="00D84D12">
        <w:rPr>
          <w:rFonts w:ascii="Times New Roman" w:hAnsi="Times New Roman" w:cs="Times New Roman"/>
          <w:sz w:val="24"/>
          <w:szCs w:val="24"/>
        </w:rPr>
        <w:t xml:space="preserve">al criterio </w:t>
      </w:r>
      <w:r w:rsidR="002B7CC4">
        <w:rPr>
          <w:rFonts w:ascii="Times New Roman" w:hAnsi="Times New Roman" w:cs="Times New Roman"/>
          <w:sz w:val="24"/>
          <w:szCs w:val="24"/>
        </w:rPr>
        <w:t xml:space="preserve">eludir </w:t>
      </w:r>
      <w:r w:rsidR="00A87E95">
        <w:rPr>
          <w:rFonts w:ascii="Times New Roman" w:hAnsi="Times New Roman" w:cs="Times New Roman"/>
          <w:sz w:val="24"/>
          <w:szCs w:val="24"/>
        </w:rPr>
        <w:t xml:space="preserve">el problema </w:t>
      </w:r>
      <w:r w:rsidR="00D84D12" w:rsidRPr="00D84D12">
        <w:rPr>
          <w:rFonts w:ascii="Times New Roman" w:hAnsi="Times New Roman" w:cs="Times New Roman"/>
          <w:sz w:val="24"/>
          <w:szCs w:val="24"/>
        </w:rPr>
        <w:t xml:space="preserve">de identificar erróneamente </w:t>
      </w:r>
      <w:r w:rsidR="00BB519F">
        <w:rPr>
          <w:rFonts w:ascii="Times New Roman" w:hAnsi="Times New Roman" w:cs="Times New Roman"/>
          <w:sz w:val="24"/>
          <w:szCs w:val="24"/>
        </w:rPr>
        <w:t xml:space="preserve">a </w:t>
      </w:r>
      <w:r w:rsidR="00D84D12" w:rsidRPr="00D84D12">
        <w:rPr>
          <w:rFonts w:ascii="Times New Roman" w:hAnsi="Times New Roman" w:cs="Times New Roman"/>
          <w:sz w:val="24"/>
          <w:szCs w:val="24"/>
        </w:rPr>
        <w:t>las empresas sanas como zombi</w:t>
      </w:r>
      <w:r w:rsidR="00527EB8">
        <w:rPr>
          <w:rFonts w:ascii="Times New Roman" w:hAnsi="Times New Roman" w:cs="Times New Roman"/>
          <w:sz w:val="24"/>
          <w:szCs w:val="24"/>
        </w:rPr>
        <w:t>s</w:t>
      </w:r>
      <w:r w:rsidR="00D84D12" w:rsidRPr="00D84D12">
        <w:rPr>
          <w:rFonts w:ascii="Times New Roman" w:hAnsi="Times New Roman" w:cs="Times New Roman"/>
          <w:sz w:val="24"/>
          <w:szCs w:val="24"/>
        </w:rPr>
        <w:t xml:space="preserve"> si </w:t>
      </w:r>
      <w:r w:rsidR="00527EB8">
        <w:rPr>
          <w:rFonts w:ascii="Times New Roman" w:hAnsi="Times New Roman" w:cs="Times New Roman"/>
          <w:sz w:val="24"/>
          <w:szCs w:val="24"/>
        </w:rPr>
        <w:t xml:space="preserve">estas </w:t>
      </w:r>
      <w:r w:rsidR="00D84D12" w:rsidRPr="00D84D12">
        <w:rPr>
          <w:rFonts w:ascii="Times New Roman" w:hAnsi="Times New Roman" w:cs="Times New Roman"/>
          <w:sz w:val="24"/>
          <w:szCs w:val="24"/>
        </w:rPr>
        <w:t xml:space="preserve">experimentan descensos temporales </w:t>
      </w:r>
      <w:r w:rsidR="00527EB8">
        <w:rPr>
          <w:rFonts w:ascii="Times New Roman" w:hAnsi="Times New Roman" w:cs="Times New Roman"/>
          <w:sz w:val="24"/>
          <w:szCs w:val="24"/>
        </w:rPr>
        <w:t xml:space="preserve">en sus </w:t>
      </w:r>
      <w:r w:rsidR="00D84D12" w:rsidRPr="00D84D12">
        <w:rPr>
          <w:rFonts w:ascii="Times New Roman" w:hAnsi="Times New Roman" w:cs="Times New Roman"/>
          <w:sz w:val="24"/>
          <w:szCs w:val="24"/>
        </w:rPr>
        <w:t xml:space="preserve">beneficios, y </w:t>
      </w:r>
      <w:r w:rsidR="00527EB8">
        <w:rPr>
          <w:rFonts w:ascii="Times New Roman" w:hAnsi="Times New Roman" w:cs="Times New Roman"/>
          <w:sz w:val="24"/>
          <w:szCs w:val="24"/>
        </w:rPr>
        <w:t xml:space="preserve">viceversa </w:t>
      </w:r>
      <w:r w:rsidR="003D04D0">
        <w:rPr>
          <w:rFonts w:ascii="Times New Roman" w:hAnsi="Times New Roman" w:cs="Times New Roman"/>
          <w:sz w:val="24"/>
          <w:szCs w:val="24"/>
        </w:rPr>
        <w:fldChar w:fldCharType="begin" w:fldLock="1"/>
      </w:r>
      <w:r w:rsidR="001361B5">
        <w:rPr>
          <w:rFonts w:ascii="Times New Roman" w:hAnsi="Times New Roman" w:cs="Times New Roman"/>
          <w:sz w:val="24"/>
          <w:szCs w:val="24"/>
        </w:rPr>
        <w:instrText>ADDIN CSL_CITATION {"citationItems":[{"id":"ITEM-1","itemData":{"DOI":"10.1016/j.jjie.2015.12.001","ISSN":"08891583","abstract":"Utilizing a panel dataset of firms for the period 1999-2008, we estimated the prevalence of zombies among Japanese Small- and Medium-sized enterprises (SMEs) and their borrowing and investment behaviors. We observe that 4-13% of SMEs were zombie firms during the period 1999-2008. The estimation of the borrowing function reveals that SME zombie firms did not change their loans in response to a change in land values due to evergreening. We also observe that the profitability of investment, measured by marginal q, did not have positive effects on investments of zombie firms. This indicates that investment increase resulting from evergreen loans was not necessarily productive or profitable.","author":[{"dropping-particle":"","family":"Imai","given":"Kentaro","non-dropping-particle":"","parse-names":false,"suffix":""}],"container-title":"Journal of the Japanese and International Economies","id":"ITEM-1","issued":{"date-parts":[["2016"]]},"page":"91-107","publisher":"Elsevier Inc.","title":"A panel study of zombie SMEs in Japan: Identification, borrowing and investment behavior","type":"article-journal","volume":"39"},"uris":["http://www.mendeley.com/documents/?uuid=5ed42baf-ad54-45ba-9b8d-916bc8d28d16"]}],"mendeley":{"formattedCitation":"(Imai, 2016)","plainTextFormattedCitation":"(Imai, 2016)","previouslyFormattedCitation":"(Imai, 2016)"},"properties":{"noteIndex":0},"schema":"https://github.com/citation-style-language/schema/raw/master/csl-citation.json"}</w:instrText>
      </w:r>
      <w:r w:rsidR="003D04D0">
        <w:rPr>
          <w:rFonts w:ascii="Times New Roman" w:hAnsi="Times New Roman" w:cs="Times New Roman"/>
          <w:sz w:val="24"/>
          <w:szCs w:val="24"/>
        </w:rPr>
        <w:fldChar w:fldCharType="separate"/>
      </w:r>
      <w:r w:rsidR="003D04D0" w:rsidRPr="003D04D0">
        <w:rPr>
          <w:rFonts w:ascii="Times New Roman" w:hAnsi="Times New Roman" w:cs="Times New Roman"/>
          <w:noProof/>
          <w:sz w:val="24"/>
          <w:szCs w:val="24"/>
        </w:rPr>
        <w:t>(Imai, 2016)</w:t>
      </w:r>
      <w:r w:rsidR="003D04D0">
        <w:rPr>
          <w:rFonts w:ascii="Times New Roman" w:hAnsi="Times New Roman" w:cs="Times New Roman"/>
          <w:sz w:val="24"/>
          <w:szCs w:val="24"/>
        </w:rPr>
        <w:fldChar w:fldCharType="end"/>
      </w:r>
      <w:r w:rsidR="00D84D12">
        <w:rPr>
          <w:rFonts w:ascii="Times New Roman" w:hAnsi="Times New Roman" w:cs="Times New Roman"/>
          <w:sz w:val="24"/>
          <w:szCs w:val="24"/>
        </w:rPr>
        <w:t>.</w:t>
      </w:r>
      <w:r w:rsidR="003D04D0">
        <w:rPr>
          <w:rFonts w:ascii="Times New Roman" w:hAnsi="Times New Roman" w:cs="Times New Roman"/>
          <w:sz w:val="24"/>
          <w:szCs w:val="24"/>
        </w:rPr>
        <w:t xml:space="preserve"> </w:t>
      </w:r>
      <w:r w:rsidR="002B7CC4">
        <w:rPr>
          <w:rFonts w:ascii="Times New Roman" w:hAnsi="Times New Roman" w:cs="Times New Roman"/>
          <w:sz w:val="24"/>
          <w:szCs w:val="24"/>
        </w:rPr>
        <w:t>Además</w:t>
      </w:r>
      <w:r w:rsidR="003D04D0">
        <w:rPr>
          <w:rFonts w:ascii="Times New Roman" w:hAnsi="Times New Roman" w:cs="Times New Roman"/>
          <w:sz w:val="24"/>
          <w:szCs w:val="24"/>
        </w:rPr>
        <w:t xml:space="preserve">, </w:t>
      </w:r>
      <w:r w:rsidR="005F114E">
        <w:rPr>
          <w:rFonts w:ascii="Times New Roman" w:hAnsi="Times New Roman" w:cs="Times New Roman"/>
          <w:sz w:val="24"/>
          <w:szCs w:val="24"/>
        </w:rPr>
        <w:t xml:space="preserve">este </w:t>
      </w:r>
      <w:r w:rsidR="00BB519F">
        <w:rPr>
          <w:rFonts w:ascii="Times New Roman" w:hAnsi="Times New Roman" w:cs="Times New Roman"/>
          <w:sz w:val="24"/>
          <w:szCs w:val="24"/>
        </w:rPr>
        <w:t xml:space="preserve">criterio </w:t>
      </w:r>
      <w:r w:rsidR="000661AC">
        <w:rPr>
          <w:rFonts w:ascii="Times New Roman" w:hAnsi="Times New Roman" w:cs="Times New Roman"/>
          <w:sz w:val="24"/>
          <w:szCs w:val="24"/>
        </w:rPr>
        <w:t xml:space="preserve">presenta </w:t>
      </w:r>
      <w:r w:rsidR="00BB519F">
        <w:rPr>
          <w:rFonts w:ascii="Times New Roman" w:hAnsi="Times New Roman" w:cs="Times New Roman"/>
          <w:sz w:val="24"/>
          <w:szCs w:val="24"/>
        </w:rPr>
        <w:t>mayor</w:t>
      </w:r>
      <w:r w:rsidR="00CD0D22">
        <w:rPr>
          <w:rFonts w:ascii="Times New Roman" w:hAnsi="Times New Roman" w:cs="Times New Roman"/>
          <w:sz w:val="24"/>
          <w:szCs w:val="24"/>
        </w:rPr>
        <w:t>es</w:t>
      </w:r>
      <w:r w:rsidR="00BB519F">
        <w:rPr>
          <w:rFonts w:ascii="Times New Roman" w:hAnsi="Times New Roman" w:cs="Times New Roman"/>
          <w:sz w:val="24"/>
          <w:szCs w:val="24"/>
        </w:rPr>
        <w:t xml:space="preserve"> nivel</w:t>
      </w:r>
      <w:r w:rsidR="00CD0D22">
        <w:rPr>
          <w:rFonts w:ascii="Times New Roman" w:hAnsi="Times New Roman" w:cs="Times New Roman"/>
          <w:sz w:val="24"/>
          <w:szCs w:val="24"/>
        </w:rPr>
        <w:t>es</w:t>
      </w:r>
      <w:r w:rsidR="00BB519F">
        <w:rPr>
          <w:rFonts w:ascii="Times New Roman" w:hAnsi="Times New Roman" w:cs="Times New Roman"/>
          <w:sz w:val="24"/>
          <w:szCs w:val="24"/>
        </w:rPr>
        <w:t xml:space="preserve"> de precisión que los de CHK y FN.</w:t>
      </w:r>
    </w:p>
    <w:p w14:paraId="103A5411" w14:textId="06E25C1E" w:rsidR="00D25C36" w:rsidRDefault="00D25C36" w:rsidP="00EA7835">
      <w:pPr>
        <w:pStyle w:val="Prrafodelista"/>
        <w:numPr>
          <w:ilvl w:val="0"/>
          <w:numId w:val="42"/>
        </w:numPr>
        <w:spacing w:after="180" w:line="360" w:lineRule="auto"/>
        <w:ind w:left="927"/>
        <w:jc w:val="both"/>
        <w:rPr>
          <w:rFonts w:ascii="Times New Roman" w:hAnsi="Times New Roman" w:cs="Times New Roman"/>
          <w:sz w:val="24"/>
          <w:szCs w:val="24"/>
        </w:rPr>
      </w:pPr>
      <w:r w:rsidRPr="007A44A0">
        <w:rPr>
          <w:rFonts w:ascii="Times New Roman" w:hAnsi="Times New Roman" w:cs="Times New Roman"/>
          <w:sz w:val="24"/>
          <w:szCs w:val="24"/>
        </w:rPr>
        <w:t xml:space="preserve">Por último, consiste </w:t>
      </w:r>
      <w:r w:rsidR="001361B5">
        <w:rPr>
          <w:rFonts w:ascii="Times New Roman" w:hAnsi="Times New Roman" w:cs="Times New Roman"/>
          <w:sz w:val="24"/>
          <w:szCs w:val="24"/>
        </w:rPr>
        <w:t xml:space="preserve">en uno de los criterios </w:t>
      </w:r>
      <w:r w:rsidR="007402BA">
        <w:rPr>
          <w:rFonts w:ascii="Times New Roman" w:hAnsi="Times New Roman" w:cs="Times New Roman"/>
          <w:sz w:val="24"/>
          <w:szCs w:val="24"/>
        </w:rPr>
        <w:t xml:space="preserve">con mayor </w:t>
      </w:r>
      <w:r w:rsidR="003934EB">
        <w:rPr>
          <w:rFonts w:ascii="Times New Roman" w:hAnsi="Times New Roman" w:cs="Times New Roman"/>
          <w:sz w:val="24"/>
          <w:szCs w:val="24"/>
        </w:rPr>
        <w:t xml:space="preserve">número de citas </w:t>
      </w:r>
      <w:r w:rsidRPr="007A44A0">
        <w:rPr>
          <w:rFonts w:ascii="Times New Roman" w:hAnsi="Times New Roman" w:cs="Times New Roman"/>
          <w:sz w:val="24"/>
          <w:szCs w:val="24"/>
        </w:rPr>
        <w:t xml:space="preserve">en </w:t>
      </w:r>
      <w:r w:rsidRPr="007A44A0">
        <w:rPr>
          <w:rFonts w:ascii="Times New Roman" w:hAnsi="Times New Roman" w:cs="Times New Roman"/>
          <w:i/>
          <w:iCs/>
          <w:sz w:val="24"/>
          <w:szCs w:val="24"/>
        </w:rPr>
        <w:t>Scopus</w:t>
      </w:r>
      <w:r w:rsidR="000661AC">
        <w:rPr>
          <w:rFonts w:ascii="Times New Roman" w:hAnsi="Times New Roman" w:cs="Times New Roman"/>
          <w:sz w:val="24"/>
          <w:szCs w:val="24"/>
        </w:rPr>
        <w:t xml:space="preserve"> (</w:t>
      </w:r>
      <w:r w:rsidR="000661AC" w:rsidRPr="00E110EE">
        <w:rPr>
          <w:rFonts w:ascii="Times New Roman" w:eastAsiaTheme="minorEastAsia" w:hAnsi="Times New Roman" w:cs="Times New Roman"/>
          <w:iCs/>
          <w:color w:val="2E74B5" w:themeColor="accent5" w:themeShade="BF"/>
          <w:sz w:val="24"/>
          <w:szCs w:val="24"/>
          <w:u w:val="single"/>
        </w:rPr>
        <w:fldChar w:fldCharType="begin"/>
      </w:r>
      <w:r w:rsidR="000661AC" w:rsidRPr="00E110EE">
        <w:rPr>
          <w:rFonts w:ascii="Times New Roman" w:eastAsiaTheme="minorEastAsia" w:hAnsi="Times New Roman" w:cs="Times New Roman"/>
          <w:iCs/>
          <w:color w:val="2E74B5" w:themeColor="accent5" w:themeShade="BF"/>
          <w:sz w:val="24"/>
          <w:szCs w:val="24"/>
          <w:u w:val="single"/>
        </w:rPr>
        <w:instrText xml:space="preserve"> REF _Ref88605015 \h  \* MERGEFORMAT </w:instrText>
      </w:r>
      <w:r w:rsidR="000661AC" w:rsidRPr="00E110EE">
        <w:rPr>
          <w:rFonts w:ascii="Times New Roman" w:eastAsiaTheme="minorEastAsia" w:hAnsi="Times New Roman" w:cs="Times New Roman"/>
          <w:iCs/>
          <w:color w:val="2E74B5" w:themeColor="accent5" w:themeShade="BF"/>
          <w:sz w:val="24"/>
          <w:szCs w:val="24"/>
          <w:u w:val="single"/>
        </w:rPr>
      </w:r>
      <w:r w:rsidR="000661AC" w:rsidRPr="00E110EE">
        <w:rPr>
          <w:rFonts w:ascii="Times New Roman" w:eastAsiaTheme="minorEastAsia" w:hAnsi="Times New Roman" w:cs="Times New Roman"/>
          <w:iCs/>
          <w:color w:val="2E74B5" w:themeColor="accent5" w:themeShade="BF"/>
          <w:sz w:val="24"/>
          <w:szCs w:val="24"/>
          <w:u w:val="single"/>
        </w:rPr>
        <w:fldChar w:fldCharType="separate"/>
      </w:r>
      <w:ins w:id="83" w:author="sumit kumar" w:date="2022-01-28T00:52:00Z">
        <w:r w:rsidR="00A55E47" w:rsidRPr="00A55E47">
          <w:rPr>
            <w:rFonts w:ascii="Times New Roman" w:hAnsi="Times New Roman" w:cs="Times New Roman"/>
            <w:color w:val="2E74B5" w:themeColor="accent5" w:themeShade="BF"/>
            <w:sz w:val="24"/>
            <w:szCs w:val="24"/>
            <w:u w:val="single"/>
            <w:rPrChange w:id="84" w:author="sumit kumar" w:date="2022-01-28T00:52:00Z">
              <w:rPr/>
            </w:rPrChange>
          </w:rPr>
          <w:t xml:space="preserve">Tabla </w:t>
        </w:r>
        <w:r w:rsidR="00A55E47" w:rsidRPr="00A55E47">
          <w:rPr>
            <w:rFonts w:ascii="Times New Roman" w:hAnsi="Times New Roman" w:cs="Times New Roman"/>
            <w:noProof/>
            <w:color w:val="2E74B5" w:themeColor="accent5" w:themeShade="BF"/>
            <w:sz w:val="24"/>
            <w:szCs w:val="24"/>
            <w:u w:val="single"/>
            <w:rPrChange w:id="85" w:author="sumit kumar" w:date="2022-01-28T00:52:00Z">
              <w:rPr>
                <w:noProof/>
              </w:rPr>
            </w:rPrChange>
          </w:rPr>
          <w:t>3</w:t>
        </w:r>
      </w:ins>
      <w:del w:id="86"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Tabla </w:delText>
        </w:r>
        <w:r w:rsidR="00614ADD" w:rsidRPr="00614ADD" w:rsidDel="00A55E47">
          <w:rPr>
            <w:rFonts w:ascii="Times New Roman" w:hAnsi="Times New Roman" w:cs="Times New Roman"/>
            <w:noProof/>
            <w:color w:val="2E74B5" w:themeColor="accent5" w:themeShade="BF"/>
            <w:sz w:val="24"/>
            <w:szCs w:val="24"/>
            <w:u w:val="single"/>
          </w:rPr>
          <w:delText>3</w:delText>
        </w:r>
      </w:del>
      <w:r w:rsidR="000661AC" w:rsidRPr="00E110EE">
        <w:rPr>
          <w:rFonts w:ascii="Times New Roman" w:eastAsiaTheme="minorEastAsia" w:hAnsi="Times New Roman" w:cs="Times New Roman"/>
          <w:iCs/>
          <w:color w:val="2E74B5" w:themeColor="accent5" w:themeShade="BF"/>
          <w:sz w:val="24"/>
          <w:szCs w:val="24"/>
          <w:u w:val="single"/>
        </w:rPr>
        <w:fldChar w:fldCharType="end"/>
      </w:r>
      <w:r w:rsidR="000661AC">
        <w:rPr>
          <w:rFonts w:ascii="Times New Roman" w:hAnsi="Times New Roman" w:cs="Times New Roman"/>
          <w:sz w:val="24"/>
          <w:szCs w:val="24"/>
        </w:rPr>
        <w:t>)</w:t>
      </w:r>
      <w:r w:rsidR="007402BA">
        <w:rPr>
          <w:rFonts w:ascii="Times New Roman" w:hAnsi="Times New Roman" w:cs="Times New Roman"/>
          <w:sz w:val="24"/>
          <w:szCs w:val="24"/>
        </w:rPr>
        <w:t>,</w:t>
      </w:r>
      <w:r w:rsidRPr="007A44A0">
        <w:rPr>
          <w:rFonts w:ascii="Times New Roman" w:hAnsi="Times New Roman" w:cs="Times New Roman"/>
          <w:sz w:val="24"/>
          <w:szCs w:val="24"/>
        </w:rPr>
        <w:t xml:space="preserve"> cuando se </w:t>
      </w:r>
      <w:r w:rsidR="00F31EE7">
        <w:rPr>
          <w:rFonts w:ascii="Times New Roman" w:hAnsi="Times New Roman" w:cs="Times New Roman"/>
          <w:sz w:val="24"/>
          <w:szCs w:val="24"/>
        </w:rPr>
        <w:t xml:space="preserve">realizan búsquedas </w:t>
      </w:r>
      <w:r w:rsidRPr="007A44A0">
        <w:rPr>
          <w:rFonts w:ascii="Times New Roman" w:hAnsi="Times New Roman" w:cs="Times New Roman"/>
          <w:sz w:val="24"/>
          <w:szCs w:val="24"/>
        </w:rPr>
        <w:t xml:space="preserve">relacionados con la identificación de </w:t>
      </w:r>
      <w:r w:rsidR="00F31EE7">
        <w:rPr>
          <w:rFonts w:ascii="Times New Roman" w:hAnsi="Times New Roman" w:cs="Times New Roman"/>
          <w:sz w:val="24"/>
          <w:szCs w:val="24"/>
        </w:rPr>
        <w:t xml:space="preserve">las </w:t>
      </w:r>
      <w:r w:rsidR="005F114E">
        <w:rPr>
          <w:rFonts w:ascii="Times New Roman" w:hAnsi="Times New Roman" w:cs="Times New Roman"/>
          <w:sz w:val="24"/>
          <w:szCs w:val="24"/>
        </w:rPr>
        <w:t xml:space="preserve">empresas </w:t>
      </w:r>
      <w:r w:rsidR="00F31EE7">
        <w:rPr>
          <w:rFonts w:ascii="Times New Roman" w:hAnsi="Times New Roman" w:cs="Times New Roman"/>
          <w:sz w:val="24"/>
          <w:szCs w:val="24"/>
        </w:rPr>
        <w:t>zombis</w:t>
      </w:r>
      <w:r w:rsidRPr="007A44A0">
        <w:rPr>
          <w:rFonts w:ascii="Times New Roman" w:hAnsi="Times New Roman" w:cs="Times New Roman"/>
          <w:sz w:val="24"/>
          <w:szCs w:val="24"/>
        </w:rPr>
        <w:t xml:space="preserve">. </w:t>
      </w:r>
      <w:r w:rsidR="005F114E">
        <w:rPr>
          <w:rFonts w:ascii="Times New Roman" w:hAnsi="Times New Roman" w:cs="Times New Roman"/>
          <w:sz w:val="24"/>
          <w:szCs w:val="24"/>
        </w:rPr>
        <w:t>Adicionalmente</w:t>
      </w:r>
      <w:r w:rsidR="007A44A0" w:rsidRPr="007A44A0">
        <w:rPr>
          <w:rFonts w:ascii="Times New Roman" w:hAnsi="Times New Roman" w:cs="Times New Roman"/>
          <w:sz w:val="24"/>
          <w:szCs w:val="24"/>
        </w:rPr>
        <w:t>, es de destacar que</w:t>
      </w:r>
      <w:r w:rsidRPr="007A44A0">
        <w:rPr>
          <w:rFonts w:ascii="Times New Roman" w:hAnsi="Times New Roman" w:cs="Times New Roman"/>
          <w:sz w:val="24"/>
          <w:szCs w:val="24"/>
        </w:rPr>
        <w:t xml:space="preserve"> </w:t>
      </w:r>
      <w:r w:rsidR="007A44A0" w:rsidRPr="007A44A0">
        <w:rPr>
          <w:rFonts w:ascii="Times New Roman" w:hAnsi="Times New Roman" w:cs="Times New Roman"/>
          <w:sz w:val="24"/>
          <w:szCs w:val="24"/>
        </w:rPr>
        <w:t>el</w:t>
      </w:r>
      <w:r w:rsidRPr="007A44A0">
        <w:rPr>
          <w:rFonts w:ascii="Times New Roman" w:hAnsi="Times New Roman" w:cs="Times New Roman"/>
          <w:sz w:val="24"/>
          <w:szCs w:val="24"/>
        </w:rPr>
        <w:t xml:space="preserve"> criterio </w:t>
      </w:r>
      <w:r w:rsidR="000661AC">
        <w:rPr>
          <w:rFonts w:ascii="Times New Roman" w:hAnsi="Times New Roman" w:cs="Times New Roman"/>
          <w:sz w:val="24"/>
          <w:szCs w:val="24"/>
        </w:rPr>
        <w:t>seleccionado</w:t>
      </w:r>
      <w:r w:rsidRPr="007A44A0">
        <w:rPr>
          <w:rFonts w:ascii="Times New Roman" w:hAnsi="Times New Roman" w:cs="Times New Roman"/>
          <w:sz w:val="24"/>
          <w:szCs w:val="24"/>
        </w:rPr>
        <w:t xml:space="preserve"> ha sido </w:t>
      </w:r>
      <w:r w:rsidR="00BB0F33">
        <w:rPr>
          <w:rFonts w:ascii="Times New Roman" w:hAnsi="Times New Roman" w:cs="Times New Roman"/>
          <w:sz w:val="24"/>
          <w:szCs w:val="24"/>
        </w:rPr>
        <w:t>empleado</w:t>
      </w:r>
      <w:r w:rsidR="007A44A0" w:rsidRPr="007A44A0">
        <w:rPr>
          <w:rFonts w:ascii="Times New Roman" w:hAnsi="Times New Roman" w:cs="Times New Roman"/>
          <w:sz w:val="24"/>
          <w:szCs w:val="24"/>
        </w:rPr>
        <w:t xml:space="preserve"> </w:t>
      </w:r>
      <w:r w:rsidR="001361B5">
        <w:rPr>
          <w:rFonts w:ascii="Times New Roman" w:hAnsi="Times New Roman" w:cs="Times New Roman"/>
          <w:sz w:val="24"/>
          <w:szCs w:val="24"/>
        </w:rPr>
        <w:t>por</w:t>
      </w:r>
      <w:r w:rsidR="007A44A0" w:rsidRPr="007A44A0">
        <w:rPr>
          <w:rFonts w:ascii="Times New Roman" w:hAnsi="Times New Roman" w:cs="Times New Roman"/>
          <w:sz w:val="24"/>
          <w:szCs w:val="24"/>
        </w:rPr>
        <w:t xml:space="preserve"> </w:t>
      </w:r>
      <w:r w:rsidR="005F114E">
        <w:rPr>
          <w:rFonts w:ascii="Times New Roman" w:hAnsi="Times New Roman" w:cs="Times New Roman"/>
          <w:sz w:val="24"/>
          <w:szCs w:val="24"/>
        </w:rPr>
        <w:t>varios</w:t>
      </w:r>
      <w:r w:rsidR="007A44A0" w:rsidRPr="007A44A0">
        <w:rPr>
          <w:rFonts w:ascii="Times New Roman" w:hAnsi="Times New Roman" w:cs="Times New Roman"/>
          <w:sz w:val="24"/>
          <w:szCs w:val="24"/>
        </w:rPr>
        <w:t xml:space="preserve"> </w:t>
      </w:r>
      <w:r w:rsidR="001361B5">
        <w:rPr>
          <w:rFonts w:ascii="Times New Roman" w:hAnsi="Times New Roman" w:cs="Times New Roman"/>
          <w:sz w:val="24"/>
          <w:szCs w:val="24"/>
        </w:rPr>
        <w:t xml:space="preserve">autores </w:t>
      </w:r>
      <w:r w:rsidR="00F31EE7">
        <w:rPr>
          <w:rFonts w:ascii="Times New Roman" w:hAnsi="Times New Roman" w:cs="Times New Roman"/>
          <w:sz w:val="24"/>
          <w:szCs w:val="24"/>
        </w:rPr>
        <w:t xml:space="preserve">de </w:t>
      </w:r>
      <w:r w:rsidR="007A44A0" w:rsidRPr="007A44A0">
        <w:rPr>
          <w:rFonts w:ascii="Times New Roman" w:hAnsi="Times New Roman" w:cs="Times New Roman"/>
          <w:sz w:val="24"/>
          <w:szCs w:val="24"/>
        </w:rPr>
        <w:t xml:space="preserve">la literatura </w:t>
      </w:r>
      <w:r w:rsidR="005F114E">
        <w:rPr>
          <w:rFonts w:ascii="Times New Roman" w:hAnsi="Times New Roman" w:cs="Times New Roman"/>
          <w:sz w:val="24"/>
          <w:szCs w:val="24"/>
        </w:rPr>
        <w:t xml:space="preserve">de las empresas zombis </w:t>
      </w:r>
      <w:r w:rsidR="001361B5">
        <w:rPr>
          <w:rFonts w:ascii="Times New Roman" w:hAnsi="Times New Roman" w:cs="Times New Roman"/>
          <w:sz w:val="24"/>
          <w:szCs w:val="24"/>
        </w:rPr>
        <w:fldChar w:fldCharType="begin" w:fldLock="1"/>
      </w:r>
      <w:r w:rsidR="00CC7C23">
        <w:rPr>
          <w:rFonts w:ascii="Times New Roman" w:hAnsi="Times New Roman" w:cs="Times New Roman"/>
          <w:sz w:val="24"/>
          <w:szCs w:val="24"/>
        </w:rPr>
        <w:instrText>ADDIN CSL_CITATION {"citationItems":[{"id":"ITEM-1","itemData":{"DOI":"10.1016/j.jclepro.2018.09.267","ISSN":"09596526","abstract":"Zombie enterprises, which seriously impede the sustainable development of China's economy and have become a major obstacle to the structural reform of China's supply side, exist throughout the Chinese traditional economy. Based on Chinese industrial enterprise data, this paper identifies zombie enterprises in the energy industries with a modified method used by Fukuda and Nakamura (2011) and uses the survival analysis model to test the impact of environmental regulation on the market exit of zombie enterprises. The empirical results show that environmental regulation can speed up the exit of zombie enterprises to achieve the governance of excess capacity for energy enterprises. Moreover, the effect of environmental regulation is influenced by the regional institutional environment. With the increase in the degree of decentralization and the corruption of officials, the influence of environmental regulation on the overcapacity of energy enterprises is weakened. Finally, the mediating effect model reveals that environmental regulation has a “following cost effect” and “innovation compensation effect” in the energy industry, and the “innovation compensation effect” is dominant.","author":[{"dropping-particle":"","family":"Du","given":"Weijian","non-dropping-particle":"","parse-names":false,"suffix":""},{"dropping-particle":"","family":"Li","given":"Mengjie","non-dropping-particle":"","parse-names":false,"suffix":""}],"container-title":"Journal of Cleaner Production","id":"ITEM-1","issued":{"date-parts":[["2019"]]},"page":"306-316","publisher":"Elsevier Ltd","title":"Can environmental regulation promote the governance of excess capacity in China's energy sector? The market exit of zombie enterprises","type":"article-journal","volume":"207"},"uris":["http://www.mendeley.com/documents/?uuid=2c3bd0ed-37c1-41a3-8e78-033372ff6c71"]},{"id":"ITEM-2","itemData":{"DOI":"10.1016/j.japwor.2018.09.007","ISSN":"09221425","abstract":"The “soft budget problem,” by which banks loosen their lending stances toward long-term client firms despite worsening business conditions, has been widely discussed in the field of financial studies. In Japan, this problem has attracted attention particularly in connection to so-called “zombie firms,” financially weak firms sustained by discounted interest rates and evergreen lending which have become a major research and political interest in recent years. In this article, we focus on zombie firms among small and medium-sized enterprises (SME), a corporate category that has hitherto received less consideration in the discussion about Japan's zombie firms. We find that: (1) many zombie firms exist among SME and that the zombie firm ratio increases as firm size decreases; and (2) some zombie firms eventually emerge from zombie status among SME. In other words, zombie firms are likely problematic from the view of the efficiency of the industries to which they belong. But when one considers that many zombie firms achieve revival, it would seem inappropriate to uniformly promote their elimination. Since ending zombie status seems to directly imply market exit for many SME, it is important to conduct preliminary screening to prevent the creation of zombie firms in the first place.","author":[{"dropping-particle":"","family":"Goto","given":"Yasuo","non-dropping-particle":"","parse-names":false,"suffix":""},{"dropping-particle":"","family":"Wilbur","given":"Scott","non-dropping-particle":"","parse-names":false,"suffix":""}],"container-title":"Japan and the World Economy","id":"ITEM-2","issue":"December 2017","issued":{"date-parts":[["2019"]]},"page":"105-112","publisher":"Elsevier","title":"Unfinished business: Zombie firms among SME in Japan's lost decades","type":"article-journal","volume":"49"},"uris":["http://www.mendeley.com/documents/?uuid=e69f5137-a4a2-4430-b943-d54e72593483"]},{"id":"ITEM-3","itemData":{"DOI":"10.1016/j.econmod.2021.01.010","ISSN":"02649993","abstract":"Industrial upgrading to create a new growth engine for China's economic development is crucial. Using data from the Chinese Annual Survey of Industrial Firms, we demonstrate that zombie firms have hindered industrial upgrading in China. We employ the Bartik method to construct instrumental variable to control for endogeneity, and find that when the proportion of an industry's zombie firm assets increases by 1%, the level of industrial upgrading reduces by approximately 0.85%. Two mechanisms are identified. The first is resource mismatch at the industry and firm levels. The second is the suppression of innovation effects. Study results demonstrate why China's industrial upgrading is weak from the perspective of firm structure. Our ﬁndings suggest that the government should make better use of market-oriented policies and the “creative destruction” mechanism to deal with zombie firms, in order to promote industrial upgrading.","author":[{"dropping-particle":"","family":"Geng","given":"Yong","non-dropping-particle":"","parse-names":false,"suffix":""},{"dropping-particle":"","family":"Liu","given":"Wei","non-dropping-particle":"","parse-names":false,"suffix":""},{"dropping-particle":"","family":"Wu","given":"Yuzhao","non-dropping-particle":"","parse-names":false,"suffix":""}],"container-title":"Economic Modelling","id":"ITEM-3","issue":"January","issued":{"date-parts":[["2021"]]},"page":"79-94","publisher":"Elsevier Ltd","title":"How do zombie firms affect China's industrial upgrading?","type":"article-journal","volume":"97"},"uris":["http://www.mendeley.com/documents/?uuid=2966474e-76bb-4bd1-a5dc-84a437703d7b"]},{"id":"ITEM-4","itemData":{"DOI":"10.1016/j.cjar.2021.05.003","ISSN":"17553091","abstract":"This paper investigates whether zombie firms demonstrate a tendency to invest in the financial sector, a practice we term financialization strategy. Unlike those in the United States, Japan, and Europe, we find that zombie firms in China are not necessarily small and that they rely heavily on government subsidies in addition to bank loans for survival. In addition, we document that zombie firms in China experience limited investment opportunities in their core businesses. This combination of readily available funding and limited investment opportunities jointly motivate the financialization of firms with zombie status. We further find that financialization is preferred by non-state-owned firms and by those located in regions with less developed markets. Finally, we suggest that a contagion effect can occur in terms of financialization in provinces that have a high percentage of zombie firms. This research sheds light on the effects of a triangular relationship among firms, government agencies, and financial institutions on both the operations of individual firms and overall market efficiency.","author":[{"dropping-particle":"","family":"Wu","given":"Haomin","non-dropping-particle":"","parse-names":false,"suffix":""},{"dropping-particle":"","family":"Yang","given":"Meng","non-dropping-particle":"","parse-names":false,"suffix":""},{"dropping-particle":"","family":"Gu","given":"Jun","non-dropping-particle":"","parse-names":false,"suffix":""}],"container-title":"China Journal of Accounting Research","id":"ITEM-4","issued":{"date-parts":[["2021"]]},"page":"100199","publisher":"Sun Yat-sen University","title":"Are zombie firms more incentivized to financialize?","type":"article-journal"},"uris":["http://www.mendeley.com/documents/?uuid=b2c64481-65b6-4080-a93d-5221b37a3631"]}],"mendeley":{"formattedCitation":"(Du &amp; Li, 2019; Geng et al., 2021; Goto &amp; Wilbur, 2019; Wu et al., 2021)","manualFormatting":"(e.g. Du &amp; Li, 2019; Geng et al., 2021; Goto &amp; Wilbur, 2019; Wu et al., 2021)","plainTextFormattedCitation":"(Du &amp; Li, 2019; Geng et al., 2021; Goto &amp; Wilbur, 2019; Wu et al., 2021)","previouslyFormattedCitation":"(Du &amp; Li, 2019; Geng et al., 2021; Goto &amp; Wilbur, 2019; Wu et al., 2021)"},"properties":{"noteIndex":0},"schema":"https://github.com/citation-style-language/schema/raw/master/csl-citation.json"}</w:instrText>
      </w:r>
      <w:r w:rsidR="001361B5">
        <w:rPr>
          <w:rFonts w:ascii="Times New Roman" w:hAnsi="Times New Roman" w:cs="Times New Roman"/>
          <w:sz w:val="24"/>
          <w:szCs w:val="24"/>
        </w:rPr>
        <w:fldChar w:fldCharType="separate"/>
      </w:r>
      <w:r w:rsidR="001361B5" w:rsidRPr="001361B5">
        <w:rPr>
          <w:rFonts w:ascii="Times New Roman" w:hAnsi="Times New Roman" w:cs="Times New Roman"/>
          <w:noProof/>
          <w:sz w:val="24"/>
          <w:szCs w:val="24"/>
        </w:rPr>
        <w:t>(</w:t>
      </w:r>
      <w:r w:rsidR="001361B5" w:rsidRPr="001361B5">
        <w:rPr>
          <w:rFonts w:ascii="Times New Roman" w:hAnsi="Times New Roman" w:cs="Times New Roman"/>
          <w:i/>
          <w:iCs/>
          <w:noProof/>
          <w:sz w:val="24"/>
          <w:szCs w:val="24"/>
        </w:rPr>
        <w:t>e.g.</w:t>
      </w:r>
      <w:r w:rsidR="001361B5">
        <w:rPr>
          <w:rFonts w:ascii="Times New Roman" w:hAnsi="Times New Roman" w:cs="Times New Roman"/>
          <w:noProof/>
          <w:sz w:val="24"/>
          <w:szCs w:val="24"/>
        </w:rPr>
        <w:t xml:space="preserve"> </w:t>
      </w:r>
      <w:r w:rsidR="001361B5" w:rsidRPr="001361B5">
        <w:rPr>
          <w:rFonts w:ascii="Times New Roman" w:hAnsi="Times New Roman" w:cs="Times New Roman"/>
          <w:noProof/>
          <w:sz w:val="24"/>
          <w:szCs w:val="24"/>
        </w:rPr>
        <w:t xml:space="preserve">Du &amp; Li, 2019; Geng </w:t>
      </w:r>
      <w:r w:rsidR="00A01770" w:rsidRPr="00A01770">
        <w:rPr>
          <w:rFonts w:ascii="Times New Roman" w:hAnsi="Times New Roman" w:cs="Times New Roman"/>
          <w:i/>
          <w:iCs/>
          <w:noProof/>
          <w:sz w:val="24"/>
          <w:szCs w:val="24"/>
        </w:rPr>
        <w:t>et al</w:t>
      </w:r>
      <w:r w:rsidR="001361B5" w:rsidRPr="001361B5">
        <w:rPr>
          <w:rFonts w:ascii="Times New Roman" w:hAnsi="Times New Roman" w:cs="Times New Roman"/>
          <w:noProof/>
          <w:sz w:val="24"/>
          <w:szCs w:val="24"/>
        </w:rPr>
        <w:t xml:space="preserve">., 2021; Goto &amp; Wilbur, 2019; Wu </w:t>
      </w:r>
      <w:r w:rsidR="00A01770" w:rsidRPr="00A01770">
        <w:rPr>
          <w:rFonts w:ascii="Times New Roman" w:hAnsi="Times New Roman" w:cs="Times New Roman"/>
          <w:i/>
          <w:iCs/>
          <w:noProof/>
          <w:sz w:val="24"/>
          <w:szCs w:val="24"/>
        </w:rPr>
        <w:t>et al</w:t>
      </w:r>
      <w:r w:rsidR="001361B5" w:rsidRPr="001361B5">
        <w:rPr>
          <w:rFonts w:ascii="Times New Roman" w:hAnsi="Times New Roman" w:cs="Times New Roman"/>
          <w:noProof/>
          <w:sz w:val="24"/>
          <w:szCs w:val="24"/>
        </w:rPr>
        <w:t>., 2021)</w:t>
      </w:r>
      <w:r w:rsidR="001361B5">
        <w:rPr>
          <w:rFonts w:ascii="Times New Roman" w:hAnsi="Times New Roman" w:cs="Times New Roman"/>
          <w:sz w:val="24"/>
          <w:szCs w:val="24"/>
        </w:rPr>
        <w:fldChar w:fldCharType="end"/>
      </w:r>
      <w:r w:rsidR="007A44A0" w:rsidRPr="007A44A0">
        <w:rPr>
          <w:rFonts w:ascii="Times New Roman" w:hAnsi="Times New Roman" w:cs="Times New Roman"/>
          <w:sz w:val="24"/>
          <w:szCs w:val="24"/>
        </w:rPr>
        <w:t>.</w:t>
      </w:r>
    </w:p>
    <w:p w14:paraId="6255675C" w14:textId="44D25F89" w:rsidR="00E72873" w:rsidRDefault="00F31EE7" w:rsidP="005961DD">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Por dichas razones</w:t>
      </w:r>
      <w:r w:rsidR="0013227A">
        <w:rPr>
          <w:rFonts w:ascii="Times New Roman" w:hAnsi="Times New Roman" w:cs="Times New Roman"/>
          <w:sz w:val="24"/>
          <w:szCs w:val="24"/>
        </w:rPr>
        <w:t xml:space="preserve">, </w:t>
      </w:r>
      <w:r w:rsidR="00E72873">
        <w:rPr>
          <w:rFonts w:ascii="Times New Roman" w:hAnsi="Times New Roman" w:cs="Times New Roman"/>
          <w:sz w:val="24"/>
          <w:szCs w:val="24"/>
        </w:rPr>
        <w:t xml:space="preserve">a continuación </w:t>
      </w:r>
      <w:r w:rsidR="0013227A">
        <w:rPr>
          <w:rFonts w:ascii="Times New Roman" w:hAnsi="Times New Roman" w:cs="Times New Roman"/>
          <w:sz w:val="24"/>
          <w:szCs w:val="24"/>
        </w:rPr>
        <w:t xml:space="preserve">se </w:t>
      </w:r>
      <w:r w:rsidR="005F114E">
        <w:rPr>
          <w:rFonts w:ascii="Times New Roman" w:hAnsi="Times New Roman" w:cs="Times New Roman"/>
          <w:sz w:val="24"/>
          <w:szCs w:val="24"/>
        </w:rPr>
        <w:t>plantean</w:t>
      </w:r>
      <w:r w:rsidR="0013227A">
        <w:rPr>
          <w:rFonts w:ascii="Times New Roman" w:hAnsi="Times New Roman" w:cs="Times New Roman"/>
          <w:sz w:val="24"/>
          <w:szCs w:val="24"/>
        </w:rPr>
        <w:t xml:space="preserve"> </w:t>
      </w:r>
      <w:r w:rsidR="00E72873">
        <w:rPr>
          <w:rFonts w:ascii="Times New Roman" w:hAnsi="Times New Roman" w:cs="Times New Roman"/>
          <w:sz w:val="24"/>
          <w:szCs w:val="24"/>
        </w:rPr>
        <w:t xml:space="preserve">los </w:t>
      </w:r>
      <w:r w:rsidR="0013227A">
        <w:rPr>
          <w:rFonts w:ascii="Times New Roman" w:hAnsi="Times New Roman" w:cs="Times New Roman"/>
          <w:sz w:val="24"/>
          <w:szCs w:val="24"/>
        </w:rPr>
        <w:t xml:space="preserve">dos criterios </w:t>
      </w:r>
      <w:r w:rsidR="00C91AA1">
        <w:rPr>
          <w:rFonts w:ascii="Times New Roman" w:hAnsi="Times New Roman" w:cs="Times New Roman"/>
          <w:sz w:val="24"/>
          <w:szCs w:val="24"/>
        </w:rPr>
        <w:t xml:space="preserve">que se utilizarán en </w:t>
      </w:r>
      <w:r w:rsidR="006463C7">
        <w:rPr>
          <w:rFonts w:ascii="Times New Roman" w:hAnsi="Times New Roman" w:cs="Times New Roman"/>
          <w:sz w:val="24"/>
          <w:szCs w:val="24"/>
        </w:rPr>
        <w:t xml:space="preserve">este </w:t>
      </w:r>
      <w:r w:rsidR="00C91AA1">
        <w:rPr>
          <w:rFonts w:ascii="Times New Roman" w:hAnsi="Times New Roman" w:cs="Times New Roman"/>
          <w:sz w:val="24"/>
          <w:szCs w:val="24"/>
        </w:rPr>
        <w:t xml:space="preserve">estudio para </w:t>
      </w:r>
      <w:r w:rsidR="0013227A">
        <w:rPr>
          <w:rFonts w:ascii="Times New Roman" w:hAnsi="Times New Roman" w:cs="Times New Roman"/>
          <w:sz w:val="24"/>
          <w:szCs w:val="24"/>
        </w:rPr>
        <w:t xml:space="preserve">la identificación de las pymes zombis </w:t>
      </w:r>
      <w:r w:rsidR="00C91AA1">
        <w:rPr>
          <w:rFonts w:ascii="Times New Roman" w:hAnsi="Times New Roman" w:cs="Times New Roman"/>
          <w:sz w:val="24"/>
          <w:szCs w:val="24"/>
        </w:rPr>
        <w:t>españolas</w:t>
      </w:r>
      <w:r w:rsidR="0013227A">
        <w:rPr>
          <w:rFonts w:ascii="Times New Roman" w:hAnsi="Times New Roman" w:cs="Times New Roman"/>
          <w:sz w:val="24"/>
          <w:szCs w:val="24"/>
        </w:rPr>
        <w:t>.</w:t>
      </w:r>
    </w:p>
    <w:p w14:paraId="2DA062E2" w14:textId="59C82DE1" w:rsidR="005961DD" w:rsidRDefault="005F114E" w:rsidP="005961DD">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E</w:t>
      </w:r>
      <w:r w:rsidR="005961DD">
        <w:rPr>
          <w:rFonts w:ascii="Times New Roman" w:hAnsi="Times New Roman" w:cs="Times New Roman"/>
          <w:sz w:val="24"/>
          <w:szCs w:val="24"/>
        </w:rPr>
        <w:t xml:space="preserve">l </w:t>
      </w:r>
      <w:r w:rsidR="00E60C34">
        <w:rPr>
          <w:rFonts w:ascii="Times New Roman" w:hAnsi="Times New Roman" w:cs="Times New Roman"/>
          <w:sz w:val="24"/>
          <w:szCs w:val="24"/>
        </w:rPr>
        <w:t>primer</w:t>
      </w:r>
      <w:r w:rsidR="005961DD">
        <w:rPr>
          <w:rFonts w:ascii="Times New Roman" w:hAnsi="Times New Roman" w:cs="Times New Roman"/>
          <w:sz w:val="24"/>
          <w:szCs w:val="24"/>
        </w:rPr>
        <w:t xml:space="preserve"> </w:t>
      </w:r>
      <w:r w:rsidR="00E60C34">
        <w:rPr>
          <w:rFonts w:ascii="Times New Roman" w:hAnsi="Times New Roman" w:cs="Times New Roman"/>
          <w:sz w:val="24"/>
          <w:szCs w:val="24"/>
        </w:rPr>
        <w:t>criterio</w:t>
      </w:r>
      <w:r w:rsidR="001E7998">
        <w:rPr>
          <w:rFonts w:ascii="Times New Roman" w:hAnsi="Times New Roman" w:cs="Times New Roman"/>
          <w:sz w:val="24"/>
          <w:szCs w:val="24"/>
        </w:rPr>
        <w:t xml:space="preserve">, </w:t>
      </w:r>
      <w:r w:rsidR="005E1582">
        <w:rPr>
          <w:rFonts w:ascii="Times New Roman" w:hAnsi="Times New Roman" w:cs="Times New Roman"/>
          <w:sz w:val="24"/>
          <w:szCs w:val="24"/>
        </w:rPr>
        <w:t xml:space="preserve">y </w:t>
      </w:r>
      <w:r w:rsidR="001E7998">
        <w:rPr>
          <w:rFonts w:ascii="Times New Roman" w:hAnsi="Times New Roman" w:cs="Times New Roman"/>
          <w:sz w:val="24"/>
          <w:szCs w:val="24"/>
        </w:rPr>
        <w:t xml:space="preserve">el que se </w:t>
      </w:r>
      <w:r w:rsidR="00E72873">
        <w:rPr>
          <w:rFonts w:ascii="Times New Roman" w:hAnsi="Times New Roman" w:cs="Times New Roman"/>
          <w:sz w:val="24"/>
          <w:szCs w:val="24"/>
        </w:rPr>
        <w:t xml:space="preserve">considera </w:t>
      </w:r>
      <w:r w:rsidR="006C7CD2">
        <w:rPr>
          <w:rFonts w:ascii="Times New Roman" w:hAnsi="Times New Roman" w:cs="Times New Roman"/>
          <w:sz w:val="24"/>
          <w:szCs w:val="24"/>
        </w:rPr>
        <w:t>como principal de</w:t>
      </w:r>
      <w:r w:rsidR="006463C7">
        <w:rPr>
          <w:rFonts w:ascii="Times New Roman" w:hAnsi="Times New Roman" w:cs="Times New Roman"/>
          <w:sz w:val="24"/>
          <w:szCs w:val="24"/>
        </w:rPr>
        <w:t xml:space="preserve">l </w:t>
      </w:r>
      <w:r w:rsidR="006C7CD2">
        <w:rPr>
          <w:rFonts w:ascii="Times New Roman" w:hAnsi="Times New Roman" w:cs="Times New Roman"/>
          <w:sz w:val="24"/>
          <w:szCs w:val="24"/>
        </w:rPr>
        <w:t>estudio</w:t>
      </w:r>
      <w:r w:rsidR="001E7998">
        <w:rPr>
          <w:rFonts w:ascii="Times New Roman" w:hAnsi="Times New Roman" w:cs="Times New Roman"/>
          <w:sz w:val="24"/>
          <w:szCs w:val="24"/>
        </w:rPr>
        <w:t>,</w:t>
      </w:r>
      <w:r w:rsidR="005961DD">
        <w:rPr>
          <w:rFonts w:ascii="Times New Roman" w:hAnsi="Times New Roman" w:cs="Times New Roman"/>
          <w:sz w:val="24"/>
          <w:szCs w:val="24"/>
        </w:rPr>
        <w:t xml:space="preserve"> </w:t>
      </w:r>
      <w:r w:rsidR="00204EB3">
        <w:rPr>
          <w:rFonts w:ascii="Times New Roman" w:hAnsi="Times New Roman" w:cs="Times New Roman"/>
          <w:sz w:val="24"/>
          <w:szCs w:val="24"/>
        </w:rPr>
        <w:t>consiste</w:t>
      </w:r>
      <w:r w:rsidR="006463C7">
        <w:rPr>
          <w:rFonts w:ascii="Times New Roman" w:hAnsi="Times New Roman" w:cs="Times New Roman"/>
          <w:sz w:val="24"/>
          <w:szCs w:val="24"/>
        </w:rPr>
        <w:t xml:space="preserve"> </w:t>
      </w:r>
      <w:r w:rsidR="00EE37CF">
        <w:rPr>
          <w:rFonts w:ascii="Times New Roman" w:hAnsi="Times New Roman" w:cs="Times New Roman"/>
          <w:sz w:val="24"/>
          <w:szCs w:val="24"/>
        </w:rPr>
        <w:t xml:space="preserve">en </w:t>
      </w:r>
      <w:r w:rsidR="006D25DA">
        <w:rPr>
          <w:rFonts w:ascii="Times New Roman" w:hAnsi="Times New Roman" w:cs="Times New Roman"/>
          <w:sz w:val="24"/>
          <w:szCs w:val="24"/>
        </w:rPr>
        <w:t xml:space="preserve">cumplir </w:t>
      </w:r>
      <w:r w:rsidR="00EE37CF">
        <w:rPr>
          <w:rFonts w:ascii="Times New Roman" w:hAnsi="Times New Roman" w:cs="Times New Roman"/>
          <w:sz w:val="24"/>
          <w:szCs w:val="24"/>
        </w:rPr>
        <w:t xml:space="preserve">las </w:t>
      </w:r>
      <w:r w:rsidR="00E60C34">
        <w:rPr>
          <w:rFonts w:ascii="Times New Roman" w:hAnsi="Times New Roman" w:cs="Times New Roman"/>
          <w:sz w:val="24"/>
          <w:szCs w:val="24"/>
        </w:rPr>
        <w:t xml:space="preserve">siguientes </w:t>
      </w:r>
      <w:r w:rsidR="006D25DA">
        <w:rPr>
          <w:rFonts w:ascii="Times New Roman" w:hAnsi="Times New Roman" w:cs="Times New Roman"/>
          <w:sz w:val="24"/>
          <w:szCs w:val="24"/>
        </w:rPr>
        <w:t xml:space="preserve">dos </w:t>
      </w:r>
      <w:r w:rsidR="00EE37CF">
        <w:rPr>
          <w:rFonts w:ascii="Times New Roman" w:hAnsi="Times New Roman" w:cs="Times New Roman"/>
          <w:sz w:val="24"/>
          <w:szCs w:val="24"/>
        </w:rPr>
        <w:t>condiciones</w:t>
      </w:r>
      <w:r w:rsidR="001E7998">
        <w:rPr>
          <w:rFonts w:ascii="Times New Roman" w:hAnsi="Times New Roman" w:cs="Times New Roman"/>
          <w:sz w:val="24"/>
          <w:szCs w:val="24"/>
        </w:rPr>
        <w:t xml:space="preserve"> de </w:t>
      </w:r>
      <w:r w:rsidR="001E7998">
        <w:rPr>
          <w:rFonts w:ascii="Times New Roman" w:hAnsi="Times New Roman" w:cs="Times New Roman"/>
          <w:sz w:val="24"/>
          <w:szCs w:val="24"/>
        </w:rPr>
        <w:fldChar w:fldCharType="begin" w:fldLock="1"/>
      </w:r>
      <w:r w:rsidR="00EE6BCB">
        <w:rPr>
          <w:rFonts w:ascii="Times New Roman" w:hAnsi="Times New Roman" w:cs="Times New Roman"/>
          <w:sz w:val="24"/>
          <w:szCs w:val="24"/>
        </w:rPr>
        <w:instrText>ADDIN CSL_CITATION {"citationItems":[{"id":"ITEM-1","itemData":{"DOI":"10.1016/j.jjie.2015.12.001","ISSN":"08891583","abstract":"Utilizing a panel dataset of firms for the period 1999-2008, we estimated the prevalence of zombies among Japanese Small- and Medium-sized enterprises (SMEs) and their borrowing and investment behaviors. We observe that 4-13% of SMEs were zombie firms during the period 1999-2008. The estimation of the borrowing function reveals that SME zombie firms did not change their loans in response to a change in land values due to evergreening. We also observe that the profitability of investment, measured by marginal q, did not have positive effects on investments of zombie firms. This indicates that investment increase resulting from evergreen loans was not necessarily productive or profitable.","author":[{"dropping-particle":"","family":"Imai","given":"Kentaro","non-dropping-particle":"","parse-names":false,"suffix":""}],"container-title":"Journal of the Japanese and International Economies","id":"ITEM-1","issued":{"date-parts":[["2016"]]},"page":"91-107","publisher":"Elsevier Inc.","title":"A panel study of zombie SMEs in Japan: Identification, borrowing and investment behavior","type":"article-journal","volume":"39"},"uris":["http://www.mendeley.com/documents/?uuid=5ed42baf-ad54-45ba-9b8d-916bc8d28d16"]}],"mendeley":{"formattedCitation":"(Imai, 2016)","manualFormatting":"Imai (2016)","plainTextFormattedCitation":"(Imai, 2016)","previouslyFormattedCitation":"(Imai, 2016)"},"properties":{"noteIndex":0},"schema":"https://github.com/citation-style-language/schema/raw/master/csl-citation.json"}</w:instrText>
      </w:r>
      <w:r w:rsidR="001E7998">
        <w:rPr>
          <w:rFonts w:ascii="Times New Roman" w:hAnsi="Times New Roman" w:cs="Times New Roman"/>
          <w:sz w:val="24"/>
          <w:szCs w:val="24"/>
        </w:rPr>
        <w:fldChar w:fldCharType="separate"/>
      </w:r>
      <w:r w:rsidR="001E7998" w:rsidRPr="001E7998">
        <w:rPr>
          <w:rFonts w:ascii="Times New Roman" w:hAnsi="Times New Roman" w:cs="Times New Roman"/>
          <w:noProof/>
          <w:sz w:val="24"/>
          <w:szCs w:val="24"/>
        </w:rPr>
        <w:t>Imai</w:t>
      </w:r>
      <w:r w:rsidR="001E7998">
        <w:rPr>
          <w:rFonts w:ascii="Times New Roman" w:hAnsi="Times New Roman" w:cs="Times New Roman"/>
          <w:noProof/>
          <w:sz w:val="24"/>
          <w:szCs w:val="24"/>
        </w:rPr>
        <w:t xml:space="preserve"> (</w:t>
      </w:r>
      <w:r w:rsidR="001E7998" w:rsidRPr="001E7998">
        <w:rPr>
          <w:rFonts w:ascii="Times New Roman" w:hAnsi="Times New Roman" w:cs="Times New Roman"/>
          <w:noProof/>
          <w:sz w:val="24"/>
          <w:szCs w:val="24"/>
        </w:rPr>
        <w:t>2016)</w:t>
      </w:r>
      <w:r w:rsidR="001E7998">
        <w:rPr>
          <w:rFonts w:ascii="Times New Roman" w:hAnsi="Times New Roman" w:cs="Times New Roman"/>
          <w:sz w:val="24"/>
          <w:szCs w:val="24"/>
        </w:rPr>
        <w:fldChar w:fldCharType="end"/>
      </w:r>
      <w:r w:rsidR="003D21EB">
        <w:rPr>
          <w:rFonts w:ascii="Times New Roman" w:hAnsi="Times New Roman" w:cs="Times New Roman"/>
          <w:sz w:val="24"/>
          <w:szCs w:val="24"/>
        </w:rPr>
        <w:t>, ligeramente modificadas,</w:t>
      </w:r>
      <w:r w:rsidR="001E7998">
        <w:rPr>
          <w:rFonts w:ascii="Times New Roman" w:hAnsi="Times New Roman" w:cs="Times New Roman"/>
          <w:sz w:val="24"/>
          <w:szCs w:val="24"/>
        </w:rPr>
        <w:t xml:space="preserve"> </w:t>
      </w:r>
      <w:r w:rsidR="00EE37CF">
        <w:rPr>
          <w:rFonts w:ascii="Times New Roman" w:hAnsi="Times New Roman" w:cs="Times New Roman"/>
          <w:sz w:val="24"/>
          <w:szCs w:val="24"/>
        </w:rPr>
        <w:t>para que la empresa sea considerada zombi</w:t>
      </w:r>
      <w:r w:rsidR="001E7998">
        <w:rPr>
          <w:rFonts w:ascii="Times New Roman" w:hAnsi="Times New Roman" w:cs="Times New Roman"/>
          <w:sz w:val="24"/>
          <w:szCs w:val="24"/>
        </w:rPr>
        <w:t xml:space="preserve"> en el periodo </w:t>
      </w:r>
      <w:r w:rsidR="001E7998" w:rsidRPr="001E7998">
        <w:rPr>
          <w:rFonts w:ascii="Times New Roman" w:hAnsi="Times New Roman" w:cs="Times New Roman"/>
          <w:i/>
          <w:iCs/>
          <w:sz w:val="24"/>
          <w:szCs w:val="24"/>
        </w:rPr>
        <w:t>t</w:t>
      </w:r>
      <w:r w:rsidR="00EE37CF">
        <w:rPr>
          <w:rFonts w:ascii="Times New Roman" w:hAnsi="Times New Roman" w:cs="Times New Roman"/>
          <w:sz w:val="24"/>
          <w:szCs w:val="24"/>
        </w:rPr>
        <w:t>:</w:t>
      </w:r>
    </w:p>
    <w:p w14:paraId="2AE4B5D7" w14:textId="431A8598" w:rsidR="00EE37CF" w:rsidRPr="00EE37CF" w:rsidRDefault="00EE37CF" w:rsidP="00EA7835">
      <w:pPr>
        <w:pStyle w:val="Prrafodelista"/>
        <w:numPr>
          <w:ilvl w:val="0"/>
          <w:numId w:val="43"/>
        </w:numPr>
        <w:spacing w:after="180" w:line="360" w:lineRule="auto"/>
        <w:ind w:left="927"/>
        <w:jc w:val="both"/>
        <w:rPr>
          <w:rFonts w:ascii="Times New Roman" w:hAnsi="Times New Roman" w:cs="Times New Roman"/>
          <w:sz w:val="24"/>
          <w:szCs w:val="24"/>
        </w:rPr>
      </w:pPr>
      <w:r w:rsidRPr="001E7998">
        <w:rPr>
          <w:rFonts w:ascii="Times New Roman" w:hAnsi="Times New Roman" w:cs="Times New Roman"/>
          <w:b/>
          <w:bCs/>
          <w:sz w:val="24"/>
          <w:szCs w:val="24"/>
        </w:rPr>
        <w:t>Condición 1:</w:t>
      </w:r>
      <w:r>
        <w:rPr>
          <w:rFonts w:ascii="Times New Roman" w:hAnsi="Times New Roman" w:cs="Times New Roman"/>
          <w:sz w:val="24"/>
          <w:szCs w:val="24"/>
        </w:rPr>
        <w:t xml:space="preserve"> </w:t>
      </w:r>
      <w:r w:rsidR="000A6B7D">
        <w:rPr>
          <w:rFonts w:ascii="Times New Roman" w:eastAsiaTheme="minorEastAsia" w:hAnsi="Times New Roman" w:cs="Times New Roman"/>
          <w:sz w:val="24"/>
          <w:szCs w:val="24"/>
        </w:rPr>
        <w:tab/>
      </w:r>
      <w:r w:rsidR="000A6B7D">
        <w:rPr>
          <w:rFonts w:ascii="Times New Roman" w:eastAsiaTheme="minorEastAsia" w:hAnsi="Times New Roman" w:cs="Times New Roman"/>
          <w:sz w:val="24"/>
          <w:szCs w:val="24"/>
        </w:rPr>
        <w:tab/>
      </w:r>
      <m:oMath>
        <m:nary>
          <m:naryPr>
            <m:chr m:val="∑"/>
            <m:limLoc m:val="undOvr"/>
            <m:ctrlPr>
              <w:rPr>
                <w:rFonts w:ascii="Cambria Math" w:hAnsi="Cambria Math" w:cs="Times New Roman"/>
                <w:iCs/>
                <w:sz w:val="24"/>
                <w:szCs w:val="24"/>
              </w:rPr>
            </m:ctrlPr>
          </m:naryPr>
          <m:sub>
            <m:r>
              <m:rPr>
                <m:sty m:val="p"/>
              </m:rPr>
              <w:rPr>
                <w:rFonts w:ascii="Cambria Math" w:hAnsi="Cambria Math" w:cs="Times New Roman"/>
                <w:sz w:val="24"/>
                <w:szCs w:val="24"/>
              </w:rPr>
              <m:t>m=0</m:t>
            </m:r>
          </m:sub>
          <m:sup>
            <m:r>
              <m:rPr>
                <m:sty m:val="p"/>
              </m:rPr>
              <w:rPr>
                <w:rFonts w:ascii="Cambria Math" w:hAnsi="Cambria Math" w:cs="Times New Roman"/>
                <w:sz w:val="24"/>
                <w:szCs w:val="24"/>
              </w:rPr>
              <m:t>T=2</m:t>
            </m:r>
          </m:sup>
          <m:e>
            <m:sSub>
              <m:sSubPr>
                <m:ctrlPr>
                  <w:rPr>
                    <w:rFonts w:ascii="Cambria Math" w:hAnsi="Cambria Math" w:cs="Times New Roman"/>
                    <w:iCs/>
                    <w:sz w:val="24"/>
                    <w:szCs w:val="24"/>
                  </w:rPr>
                </m:ctrlPr>
              </m:sSubPr>
              <m:e>
                <m:r>
                  <m:rPr>
                    <m:sty m:val="p"/>
                  </m:rPr>
                  <w:rPr>
                    <w:rFonts w:ascii="Cambria Math" w:hAnsi="Cambria Math" w:cs="Times New Roman"/>
                    <w:sz w:val="24"/>
                    <w:szCs w:val="24"/>
                  </w:rPr>
                  <m:t>EBIT</m:t>
                </m:r>
              </m:e>
              <m:sub>
                <m:r>
                  <m:rPr>
                    <m:sty m:val="p"/>
                  </m:rPr>
                  <w:rPr>
                    <w:rFonts w:ascii="Cambria Math" w:hAnsi="Cambria Math" w:cs="Times New Roman"/>
                    <w:sz w:val="24"/>
                    <w:szCs w:val="24"/>
                  </w:rPr>
                  <m:t>i,t-m</m:t>
                </m:r>
              </m:sub>
            </m:sSub>
            <m:r>
              <m:rPr>
                <m:sty m:val="p"/>
              </m:rPr>
              <w:rPr>
                <w:rFonts w:ascii="Cambria Math" w:hAnsi="Cambria Math" w:cs="Times New Roman"/>
                <w:sz w:val="24"/>
                <w:szCs w:val="24"/>
              </w:rPr>
              <m:t xml:space="preserve">- </m:t>
            </m:r>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R</m:t>
                </m:r>
              </m:e>
              <m:sub>
                <m:r>
                  <m:rPr>
                    <m:sty m:val="p"/>
                  </m:rPr>
                  <w:rPr>
                    <w:rFonts w:ascii="Cambria Math" w:hAnsi="Cambria Math" w:cs="Times New Roman"/>
                    <w:sz w:val="24"/>
                    <w:szCs w:val="24"/>
                  </w:rPr>
                  <m:t>i,t-m</m:t>
                </m:r>
              </m:sub>
              <m:sup>
                <m:r>
                  <m:rPr>
                    <m:sty m:val="p"/>
                  </m:rPr>
                  <w:rPr>
                    <w:rFonts w:ascii="Cambria Math" w:hAnsi="Cambria Math" w:cs="Times New Roman"/>
                    <w:sz w:val="24"/>
                    <w:szCs w:val="24"/>
                  </w:rPr>
                  <m:t>*</m:t>
                </m:r>
              </m:sup>
            </m:sSubSup>
          </m:e>
        </m:nary>
      </m:oMath>
      <w:r w:rsidRPr="00EE37CF">
        <w:rPr>
          <w:rFonts w:ascii="Times New Roman" w:eastAsiaTheme="minorEastAsia" w:hAnsi="Times New Roman" w:cs="Times New Roman"/>
          <w:iCs/>
          <w:sz w:val="24"/>
          <w:szCs w:val="24"/>
        </w:rPr>
        <w:t xml:space="preserve"> &lt; 0</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bookmarkStart w:id="87" w:name="ecuación_5"/>
      <w:r w:rsidR="000A6B7D">
        <w:rPr>
          <w:rFonts w:ascii="Times New Roman" w:eastAsiaTheme="minorEastAsia" w:hAnsi="Times New Roman" w:cs="Times New Roman"/>
          <w:sz w:val="24"/>
          <w:szCs w:val="24"/>
        </w:rPr>
        <w:t xml:space="preserve">    </w:t>
      </w:r>
      <w:r w:rsidR="00103753">
        <w:rPr>
          <w:rFonts w:ascii="Times New Roman" w:eastAsiaTheme="minorEastAsia" w:hAnsi="Times New Roman" w:cs="Times New Roman"/>
          <w:sz w:val="24"/>
          <w:szCs w:val="24"/>
        </w:rPr>
        <w:tab/>
        <w:t xml:space="preserve">    </w:t>
      </w:r>
      <w:r>
        <w:rPr>
          <w:rFonts w:ascii="Times New Roman" w:eastAsiaTheme="minorEastAsia" w:hAnsi="Times New Roman" w:cs="Times New Roman"/>
          <w:sz w:val="24"/>
          <w:szCs w:val="24"/>
        </w:rPr>
        <w:t>(5)</w:t>
      </w:r>
      <w:bookmarkEnd w:id="87"/>
    </w:p>
    <w:p w14:paraId="1E01060C" w14:textId="4413C141" w:rsidR="001E7998" w:rsidRDefault="00EE37CF" w:rsidP="00EA7835">
      <w:pPr>
        <w:pStyle w:val="Prrafodelista"/>
        <w:numPr>
          <w:ilvl w:val="0"/>
          <w:numId w:val="43"/>
        </w:numPr>
        <w:spacing w:after="180" w:line="360" w:lineRule="auto"/>
        <w:ind w:left="927"/>
        <w:jc w:val="both"/>
        <w:rPr>
          <w:rFonts w:ascii="Times New Roman" w:hAnsi="Times New Roman" w:cs="Times New Roman"/>
          <w:sz w:val="24"/>
          <w:szCs w:val="24"/>
        </w:rPr>
      </w:pPr>
      <w:r w:rsidRPr="001E7998">
        <w:rPr>
          <w:rFonts w:ascii="Times New Roman" w:eastAsiaTheme="minorEastAsia" w:hAnsi="Times New Roman" w:cs="Times New Roman"/>
          <w:b/>
          <w:bCs/>
          <w:sz w:val="24"/>
          <w:szCs w:val="24"/>
        </w:rPr>
        <w:t>Condición 2:</w:t>
      </w:r>
      <w:r>
        <w:rPr>
          <w:rFonts w:ascii="Times New Roman" w:eastAsiaTheme="minorEastAsia" w:hAnsi="Times New Roman" w:cs="Times New Roman"/>
          <w:sz w:val="24"/>
          <w:szCs w:val="24"/>
        </w:rPr>
        <w:t xml:space="preserve"> </w:t>
      </w:r>
      <w:r w:rsidR="000A6B7D">
        <w:rPr>
          <w:rFonts w:ascii="Times New Roman" w:eastAsiaTheme="minorEastAsia" w:hAnsi="Times New Roman" w:cs="Times New Roman"/>
          <w:sz w:val="24"/>
          <w:szCs w:val="24"/>
        </w:rPr>
        <w:tab/>
      </w:r>
      <w:r w:rsidR="000A6B7D">
        <w:rPr>
          <w:rFonts w:ascii="Times New Roman" w:eastAsiaTheme="minorEastAsia" w:hAnsi="Times New Roman" w:cs="Times New Roman"/>
          <w:sz w:val="24"/>
          <w:szCs w:val="24"/>
        </w:rPr>
        <w:tab/>
      </w:r>
      <m:oMath>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DRT</m:t>
            </m:r>
          </m:e>
          <m:sub>
            <m:r>
              <m:rPr>
                <m:sty m:val="p"/>
              </m:rPr>
              <w:rPr>
                <w:rFonts w:ascii="Cambria Math" w:eastAsiaTheme="minorEastAsia" w:hAnsi="Cambria Math" w:cs="Times New Roman"/>
                <w:sz w:val="24"/>
                <w:szCs w:val="24"/>
              </w:rPr>
              <m:t>i,t</m:t>
            </m:r>
          </m:sub>
        </m:sSub>
        <m:r>
          <m:rPr>
            <m:sty m:val="p"/>
          </m:rPr>
          <w:rPr>
            <w:rFonts w:ascii="Cambria Math" w:eastAsiaTheme="minorEastAsia" w:hAnsi="Cambria Math" w:cs="Times New Roman"/>
            <w:sz w:val="24"/>
            <w:szCs w:val="24"/>
          </w:rPr>
          <m:t>&gt;</m:t>
        </m:r>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DRT</m:t>
            </m:r>
          </m:e>
          <m:sub>
            <m:r>
              <m:rPr>
                <m:sty m:val="p"/>
              </m:rPr>
              <w:rPr>
                <w:rFonts w:ascii="Cambria Math" w:eastAsiaTheme="minorEastAsia" w:hAnsi="Cambria Math" w:cs="Times New Roman"/>
                <w:sz w:val="24"/>
                <w:szCs w:val="24"/>
              </w:rPr>
              <m:t>i,t-1</m:t>
            </m:r>
          </m:sub>
        </m:sSub>
      </m:oMath>
      <w:r w:rsidR="001E7998">
        <w:rPr>
          <w:rFonts w:ascii="Times New Roman" w:eastAsiaTheme="minorEastAsia" w:hAnsi="Times New Roman" w:cs="Times New Roman"/>
          <w:sz w:val="24"/>
          <w:szCs w:val="24"/>
        </w:rPr>
        <w:t xml:space="preserve"> </w:t>
      </w:r>
      <w:r w:rsidR="001E7998" w:rsidRPr="001E7998">
        <w:rPr>
          <w:rFonts w:ascii="Times New Roman" w:eastAsiaTheme="minorEastAsia" w:hAnsi="Times New Roman" w:cs="Times New Roman"/>
          <w:b/>
          <w:bCs/>
          <w:sz w:val="24"/>
          <w:szCs w:val="24"/>
        </w:rPr>
        <w:t>O</w:t>
      </w:r>
      <w:r w:rsidR="001E7998">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R</m:t>
            </m:r>
          </m:e>
          <m:sub>
            <m:r>
              <m:rPr>
                <m:sty m:val="p"/>
              </m:rPr>
              <w:rPr>
                <w:rFonts w:ascii="Cambria Math" w:eastAsiaTheme="minorEastAsia" w:hAnsi="Cambria Math" w:cs="Times New Roman"/>
                <w:sz w:val="24"/>
                <w:szCs w:val="24"/>
              </w:rPr>
              <m:t>i,t</m:t>
            </m:r>
          </m:sub>
        </m:sSub>
        <m:r>
          <m:rPr>
            <m:sty m:val="p"/>
          </m:rPr>
          <w:rPr>
            <w:rFonts w:ascii="Cambria Math" w:eastAsiaTheme="minorEastAsia" w:hAnsi="Cambria Math" w:cs="Times New Roman"/>
            <w:sz w:val="24"/>
            <w:szCs w:val="24"/>
          </w:rPr>
          <m:t xml:space="preserve">&lt; </m:t>
        </m:r>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R</m:t>
            </m:r>
          </m:e>
          <m:sub>
            <m:r>
              <m:rPr>
                <m:sty m:val="p"/>
              </m:rPr>
              <w:rPr>
                <w:rFonts w:ascii="Cambria Math" w:hAnsi="Cambria Math" w:cs="Times New Roman"/>
                <w:sz w:val="24"/>
                <w:szCs w:val="24"/>
              </w:rPr>
              <m:t>i,t</m:t>
            </m:r>
          </m:sub>
          <m:sup>
            <m:r>
              <m:rPr>
                <m:sty m:val="p"/>
              </m:rPr>
              <w:rPr>
                <w:rFonts w:ascii="Cambria Math" w:hAnsi="Cambria Math" w:cs="Times New Roman"/>
                <w:sz w:val="24"/>
                <w:szCs w:val="24"/>
              </w:rPr>
              <m:t>*</m:t>
            </m:r>
          </m:sup>
        </m:sSubSup>
      </m:oMath>
      <w:r w:rsidR="001E7998">
        <w:rPr>
          <w:rFonts w:ascii="Times New Roman" w:eastAsiaTheme="minorEastAsia" w:hAnsi="Times New Roman" w:cs="Times New Roman"/>
          <w:iCs/>
          <w:sz w:val="24"/>
          <w:szCs w:val="24"/>
        </w:rPr>
        <w:tab/>
      </w:r>
      <w:r w:rsidR="001E7998">
        <w:rPr>
          <w:rFonts w:ascii="Times New Roman" w:eastAsiaTheme="minorEastAsia" w:hAnsi="Times New Roman" w:cs="Times New Roman"/>
          <w:iCs/>
          <w:sz w:val="24"/>
          <w:szCs w:val="24"/>
        </w:rPr>
        <w:tab/>
      </w:r>
      <w:r w:rsidR="000A6B7D">
        <w:rPr>
          <w:rFonts w:ascii="Times New Roman" w:eastAsiaTheme="minorEastAsia" w:hAnsi="Times New Roman" w:cs="Times New Roman"/>
          <w:iCs/>
          <w:sz w:val="24"/>
          <w:szCs w:val="24"/>
        </w:rPr>
        <w:t xml:space="preserve">   </w:t>
      </w:r>
      <w:r w:rsidR="001E7998">
        <w:rPr>
          <w:rFonts w:ascii="Times New Roman" w:eastAsiaTheme="minorEastAsia" w:hAnsi="Times New Roman" w:cs="Times New Roman"/>
          <w:iCs/>
          <w:sz w:val="24"/>
          <w:szCs w:val="24"/>
        </w:rPr>
        <w:t xml:space="preserve"> </w:t>
      </w:r>
      <w:bookmarkStart w:id="88" w:name="ecuación_6"/>
      <w:r w:rsidR="00103753">
        <w:rPr>
          <w:rFonts w:ascii="Times New Roman" w:eastAsiaTheme="minorEastAsia" w:hAnsi="Times New Roman" w:cs="Times New Roman"/>
          <w:iCs/>
          <w:sz w:val="24"/>
          <w:szCs w:val="24"/>
        </w:rPr>
        <w:tab/>
        <w:t xml:space="preserve">    </w:t>
      </w:r>
      <w:r w:rsidR="001E7998">
        <w:rPr>
          <w:rFonts w:ascii="Times New Roman" w:eastAsiaTheme="minorEastAsia" w:hAnsi="Times New Roman" w:cs="Times New Roman"/>
          <w:sz w:val="24"/>
          <w:szCs w:val="24"/>
        </w:rPr>
        <w:t>(6)</w:t>
      </w:r>
      <w:bookmarkEnd w:id="88"/>
    </w:p>
    <w:p w14:paraId="77FFFB32" w14:textId="099507E4" w:rsidR="001E7998" w:rsidRDefault="006A5D6B" w:rsidP="001E7998">
      <w:pPr>
        <w:spacing w:after="180" w:line="360" w:lineRule="auto"/>
        <w:jc w:val="both"/>
        <w:rPr>
          <w:rFonts w:ascii="Times New Roman" w:eastAsiaTheme="minorEastAsia" w:hAnsi="Times New Roman" w:cs="Times New Roman"/>
          <w:iCs/>
          <w:sz w:val="24"/>
          <w:szCs w:val="24"/>
        </w:rPr>
      </w:pPr>
      <w:r>
        <w:rPr>
          <w:rFonts w:ascii="Times New Roman" w:hAnsi="Times New Roman" w:cs="Times New Roman"/>
          <w:sz w:val="24"/>
          <w:szCs w:val="24"/>
        </w:rPr>
        <w:t xml:space="preserve">Donde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EBIT</m:t>
            </m:r>
          </m:e>
          <m:sub>
            <m:r>
              <m:rPr>
                <m:sty m:val="p"/>
              </m:rPr>
              <w:rPr>
                <w:rFonts w:ascii="Cambria Math" w:hAnsi="Cambria Math" w:cs="Times New Roman"/>
                <w:sz w:val="24"/>
                <w:szCs w:val="24"/>
              </w:rPr>
              <m:t>i,t</m:t>
            </m:r>
          </m:sub>
        </m:sSub>
      </m:oMath>
      <w:r w:rsidR="00573407">
        <w:rPr>
          <w:rFonts w:ascii="Times New Roman" w:eastAsiaTheme="minorEastAsia" w:hAnsi="Times New Roman" w:cs="Times New Roman"/>
          <w:iCs/>
          <w:sz w:val="24"/>
          <w:szCs w:val="24"/>
        </w:rPr>
        <w:t xml:space="preserve">, </w:t>
      </w:r>
      <m:oMath>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R</m:t>
            </m:r>
          </m:e>
          <m:sub>
            <m:r>
              <m:rPr>
                <m:sty m:val="p"/>
              </m:rPr>
              <w:rPr>
                <w:rFonts w:ascii="Cambria Math" w:eastAsiaTheme="minorEastAsia" w:hAnsi="Cambria Math" w:cs="Times New Roman"/>
                <w:sz w:val="24"/>
                <w:szCs w:val="24"/>
              </w:rPr>
              <m:t>i,t</m:t>
            </m:r>
          </m:sub>
        </m:sSub>
      </m:oMath>
      <w:r w:rsidR="00573407">
        <w:rPr>
          <w:rFonts w:ascii="Times New Roman" w:eastAsiaTheme="minorEastAsia" w:hAnsi="Times New Roman" w:cs="Times New Roman"/>
          <w:iCs/>
          <w:sz w:val="24"/>
          <w:szCs w:val="24"/>
        </w:rPr>
        <w:t xml:space="preserve">, </w:t>
      </w:r>
      <m:oMath>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R</m:t>
            </m:r>
          </m:e>
          <m:sub>
            <m:r>
              <m:rPr>
                <m:sty m:val="p"/>
              </m:rPr>
              <w:rPr>
                <w:rFonts w:ascii="Cambria Math" w:hAnsi="Cambria Math" w:cs="Times New Roman"/>
                <w:sz w:val="24"/>
                <w:szCs w:val="24"/>
              </w:rPr>
              <m:t>i,t</m:t>
            </m:r>
          </m:sub>
          <m:sup>
            <m:r>
              <m:rPr>
                <m:sty m:val="p"/>
              </m:rPr>
              <w:rPr>
                <w:rFonts w:ascii="Cambria Math" w:hAnsi="Cambria Math" w:cs="Times New Roman"/>
                <w:sz w:val="24"/>
                <w:szCs w:val="24"/>
              </w:rPr>
              <m:t>*</m:t>
            </m:r>
          </m:sup>
        </m:sSubSup>
      </m:oMath>
      <w:r w:rsidR="00573407">
        <w:rPr>
          <w:rFonts w:ascii="Times New Roman" w:eastAsiaTheme="minorEastAsia" w:hAnsi="Times New Roman" w:cs="Times New Roman"/>
          <w:iCs/>
          <w:sz w:val="24"/>
          <w:szCs w:val="24"/>
        </w:rPr>
        <w:t xml:space="preserve"> y </w:t>
      </w:r>
      <m:oMath>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DRT</m:t>
            </m:r>
          </m:e>
          <m:sub>
            <m:r>
              <m:rPr>
                <m:sty m:val="p"/>
              </m:rPr>
              <w:rPr>
                <w:rFonts w:ascii="Cambria Math" w:eastAsiaTheme="minorEastAsia" w:hAnsi="Cambria Math" w:cs="Times New Roman"/>
                <w:sz w:val="24"/>
                <w:szCs w:val="24"/>
              </w:rPr>
              <m:t>i,t</m:t>
            </m:r>
          </m:sub>
        </m:sSub>
      </m:oMath>
      <w:r w:rsidR="00573407">
        <w:rPr>
          <w:rFonts w:ascii="Times New Roman" w:eastAsiaTheme="minorEastAsia" w:hAnsi="Times New Roman" w:cs="Times New Roman"/>
          <w:iCs/>
          <w:sz w:val="24"/>
          <w:szCs w:val="24"/>
        </w:rPr>
        <w:t xml:space="preserve"> </w:t>
      </w:r>
      <w:r w:rsidR="003D21EB">
        <w:rPr>
          <w:rFonts w:ascii="Times New Roman" w:hAnsi="Times New Roman" w:cs="Times New Roman"/>
          <w:sz w:val="24"/>
          <w:szCs w:val="24"/>
        </w:rPr>
        <w:t>son</w:t>
      </w:r>
      <w:r w:rsidR="00573407">
        <w:rPr>
          <w:rFonts w:ascii="Times New Roman" w:hAnsi="Times New Roman" w:cs="Times New Roman"/>
          <w:sz w:val="24"/>
          <w:szCs w:val="24"/>
        </w:rPr>
        <w:t xml:space="preserve">, </w:t>
      </w:r>
      <w:r w:rsidR="006463C7">
        <w:rPr>
          <w:rFonts w:ascii="Times New Roman" w:hAnsi="Times New Roman" w:cs="Times New Roman"/>
          <w:sz w:val="24"/>
          <w:szCs w:val="24"/>
        </w:rPr>
        <w:t xml:space="preserve">los </w:t>
      </w:r>
      <w:r>
        <w:rPr>
          <w:rFonts w:ascii="Times New Roman" w:hAnsi="Times New Roman" w:cs="Times New Roman"/>
          <w:sz w:val="24"/>
          <w:szCs w:val="24"/>
        </w:rPr>
        <w:t>beneficio</w:t>
      </w:r>
      <w:r w:rsidR="006463C7">
        <w:rPr>
          <w:rFonts w:ascii="Times New Roman" w:hAnsi="Times New Roman" w:cs="Times New Roman"/>
          <w:sz w:val="24"/>
          <w:szCs w:val="24"/>
        </w:rPr>
        <w:t>s</w:t>
      </w:r>
      <w:r>
        <w:rPr>
          <w:rFonts w:ascii="Times New Roman" w:hAnsi="Times New Roman" w:cs="Times New Roman"/>
          <w:sz w:val="24"/>
          <w:szCs w:val="24"/>
        </w:rPr>
        <w:t xml:space="preserve"> antes de intereses e impuestos de la empresa i,</w:t>
      </w:r>
      <w:r w:rsidR="00573407">
        <w:rPr>
          <w:rFonts w:ascii="Times New Roman" w:hAnsi="Times New Roman" w:cs="Times New Roman"/>
          <w:sz w:val="24"/>
          <w:szCs w:val="24"/>
        </w:rPr>
        <w:t xml:space="preserve"> el tipo de interés </w:t>
      </w:r>
      <w:r w:rsidR="00E605E4">
        <w:rPr>
          <w:rFonts w:ascii="Times New Roman" w:hAnsi="Times New Roman" w:cs="Times New Roman"/>
          <w:sz w:val="24"/>
          <w:szCs w:val="24"/>
        </w:rPr>
        <w:t xml:space="preserve">efectivo </w:t>
      </w:r>
      <w:r w:rsidR="00573407">
        <w:rPr>
          <w:rFonts w:ascii="Times New Roman" w:hAnsi="Times New Roman" w:cs="Times New Roman"/>
          <w:sz w:val="24"/>
          <w:szCs w:val="24"/>
        </w:rPr>
        <w:t xml:space="preserve">pagado por la empresa, el </w:t>
      </w:r>
      <w:r>
        <w:rPr>
          <w:rFonts w:ascii="Times New Roman" w:eastAsiaTheme="minorEastAsia" w:hAnsi="Times New Roman" w:cs="Times New Roman"/>
          <w:iCs/>
          <w:sz w:val="24"/>
          <w:szCs w:val="24"/>
        </w:rPr>
        <w:t xml:space="preserve">pago mínimo de intereses exigido a la empresa </w:t>
      </w:r>
      <w:r w:rsidR="00573407">
        <w:rPr>
          <w:rFonts w:ascii="Times New Roman" w:eastAsiaTheme="minorEastAsia" w:hAnsi="Times New Roman" w:cs="Times New Roman"/>
          <w:iCs/>
          <w:sz w:val="24"/>
          <w:szCs w:val="24"/>
        </w:rPr>
        <w:t xml:space="preserve">y </w:t>
      </w:r>
      <w:r>
        <w:rPr>
          <w:rFonts w:ascii="Times New Roman" w:eastAsiaTheme="minorEastAsia" w:hAnsi="Times New Roman" w:cs="Times New Roman"/>
          <w:iCs/>
          <w:sz w:val="24"/>
          <w:szCs w:val="24"/>
        </w:rPr>
        <w:t>la deuda remunerada total de la empresa</w:t>
      </w:r>
      <w:r w:rsidR="00573407">
        <w:rPr>
          <w:rFonts w:ascii="Times New Roman" w:eastAsiaTheme="minorEastAsia" w:hAnsi="Times New Roman" w:cs="Times New Roman"/>
          <w:iCs/>
          <w:sz w:val="24"/>
          <w:szCs w:val="24"/>
        </w:rPr>
        <w:t>, respectivamente</w:t>
      </w:r>
      <w:r w:rsidR="00C17A6E">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rPr>
        <w:t xml:space="preserve"> al final del periodo t</w:t>
      </w:r>
      <w:r w:rsidR="00573407">
        <w:rPr>
          <w:rFonts w:ascii="Times New Roman" w:eastAsiaTheme="minorEastAsia" w:hAnsi="Times New Roman" w:cs="Times New Roman"/>
          <w:iCs/>
          <w:sz w:val="24"/>
          <w:szCs w:val="24"/>
        </w:rPr>
        <w:t>.</w:t>
      </w:r>
    </w:p>
    <w:p w14:paraId="4634560A" w14:textId="3B35441D" w:rsidR="00B52691" w:rsidRDefault="007254A0" w:rsidP="00B52691">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Tal y como se puede </w:t>
      </w:r>
      <w:r w:rsidR="00E60C34">
        <w:rPr>
          <w:rFonts w:ascii="Times New Roman" w:hAnsi="Times New Roman" w:cs="Times New Roman"/>
          <w:sz w:val="24"/>
          <w:szCs w:val="24"/>
        </w:rPr>
        <w:t>observar</w:t>
      </w:r>
      <w:r w:rsidR="00C17A6E">
        <w:rPr>
          <w:rFonts w:ascii="Times New Roman" w:hAnsi="Times New Roman" w:cs="Times New Roman"/>
          <w:sz w:val="24"/>
          <w:szCs w:val="24"/>
        </w:rPr>
        <w:t>,</w:t>
      </w:r>
      <w:r>
        <w:rPr>
          <w:rFonts w:ascii="Times New Roman" w:hAnsi="Times New Roman" w:cs="Times New Roman"/>
          <w:sz w:val="24"/>
          <w:szCs w:val="24"/>
        </w:rPr>
        <w:t xml:space="preserve"> las </w:t>
      </w:r>
      <w:hyperlink w:anchor="ecuación_5" w:history="1">
        <w:r w:rsidRPr="00204EB3">
          <w:rPr>
            <w:rStyle w:val="Hipervnculo"/>
            <w:rFonts w:ascii="Times New Roman" w:hAnsi="Times New Roman" w:cs="Times New Roman"/>
            <w:sz w:val="24"/>
            <w:szCs w:val="24"/>
          </w:rPr>
          <w:t xml:space="preserve">ecuaciones </w:t>
        </w:r>
        <w:r w:rsidR="00204EB3" w:rsidRPr="00204EB3">
          <w:rPr>
            <w:rStyle w:val="Hipervnculo"/>
            <w:rFonts w:ascii="Times New Roman" w:hAnsi="Times New Roman" w:cs="Times New Roman"/>
            <w:sz w:val="24"/>
            <w:szCs w:val="24"/>
          </w:rPr>
          <w:t>5</w:t>
        </w:r>
      </w:hyperlink>
      <w:r>
        <w:rPr>
          <w:rFonts w:ascii="Times New Roman" w:hAnsi="Times New Roman" w:cs="Times New Roman"/>
          <w:sz w:val="24"/>
          <w:szCs w:val="24"/>
        </w:rPr>
        <w:t xml:space="preserve"> y </w:t>
      </w:r>
      <w:hyperlink w:anchor="ecuación_6" w:history="1">
        <w:r w:rsidR="00204EB3" w:rsidRPr="00204EB3">
          <w:rPr>
            <w:rStyle w:val="Hipervnculo"/>
            <w:rFonts w:ascii="Times New Roman" w:hAnsi="Times New Roman" w:cs="Times New Roman"/>
            <w:sz w:val="24"/>
            <w:szCs w:val="24"/>
          </w:rPr>
          <w:t>6</w:t>
        </w:r>
      </w:hyperlink>
      <w:r w:rsidR="00EE6BCB">
        <w:rPr>
          <w:rFonts w:ascii="Times New Roman" w:hAnsi="Times New Roman" w:cs="Times New Roman"/>
          <w:sz w:val="24"/>
          <w:szCs w:val="24"/>
        </w:rPr>
        <w:t xml:space="preserve"> se asemejan bastante al criterio </w:t>
      </w:r>
      <w:r w:rsidR="006D25DA">
        <w:rPr>
          <w:rFonts w:ascii="Times New Roman" w:hAnsi="Times New Roman" w:cs="Times New Roman"/>
          <w:sz w:val="24"/>
          <w:szCs w:val="24"/>
        </w:rPr>
        <w:t xml:space="preserve">original </w:t>
      </w:r>
      <w:r w:rsidR="00C17A6E">
        <w:rPr>
          <w:rFonts w:ascii="Times New Roman" w:hAnsi="Times New Roman" w:cs="Times New Roman"/>
          <w:sz w:val="24"/>
          <w:szCs w:val="24"/>
        </w:rPr>
        <w:t>de</w:t>
      </w:r>
      <w:r w:rsidR="00EE6BCB">
        <w:rPr>
          <w:rFonts w:ascii="Times New Roman" w:hAnsi="Times New Roman" w:cs="Times New Roman"/>
          <w:sz w:val="24"/>
          <w:szCs w:val="24"/>
        </w:rPr>
        <w:t xml:space="preserve"> </w:t>
      </w:r>
      <w:r w:rsidR="00EE6BCB">
        <w:rPr>
          <w:rFonts w:ascii="Times New Roman" w:hAnsi="Times New Roman" w:cs="Times New Roman"/>
          <w:sz w:val="24"/>
          <w:szCs w:val="24"/>
        </w:rPr>
        <w:fldChar w:fldCharType="begin" w:fldLock="1"/>
      </w:r>
      <w:r w:rsidR="004359BF">
        <w:rPr>
          <w:rFonts w:ascii="Times New Roman" w:hAnsi="Times New Roman" w:cs="Times New Roman"/>
          <w:sz w:val="24"/>
          <w:szCs w:val="24"/>
        </w:rPr>
        <w:instrText>ADDIN CSL_CITATION {"citationItems":[{"id":"ITEM-1","itemData":{"DOI":"10.1016/j.jjie.2015.12.001","ISSN":"08891583","abstract":"Utilizing a panel dataset of firms for the period 1999-2008, we estimated the prevalence of zombies among Japanese Small- and Medium-sized enterprises (SMEs) and their borrowing and investment behaviors. We observe that 4-13% of SMEs were zombie firms during the period 1999-2008. The estimation of the borrowing function reveals that SME zombie firms did not change their loans in response to a change in land values due to evergreening. We also observe that the profitability of investment, measured by marginal q, did not have positive effects on investments of zombie firms. This indicates that investment increase resulting from evergreen loans was not necessarily productive or profitable.","author":[{"dropping-particle":"","family":"Imai","given":"Kentaro","non-dropping-particle":"","parse-names":false,"suffix":""}],"container-title":"Journal of the Japanese and International Economies","id":"ITEM-1","issued":{"date-parts":[["2016"]]},"page":"91-107","publisher":"Elsevier Inc.","title":"A panel study of zombie SMEs in Japan: Identification, borrowing and investment behavior","type":"article-journal","volume":"39"},"uris":["http://www.mendeley.com/documents/?uuid=5ed42baf-ad54-45ba-9b8d-916bc8d28d16"]}],"mendeley":{"formattedCitation":"(Imai, 2016)","manualFormatting":"Imai (2016)","plainTextFormattedCitation":"(Imai, 2016)","previouslyFormattedCitation":"(Imai, 2016)"},"properties":{"noteIndex":0},"schema":"https://github.com/citation-style-language/schema/raw/master/csl-citation.json"}</w:instrText>
      </w:r>
      <w:r w:rsidR="00EE6BCB">
        <w:rPr>
          <w:rFonts w:ascii="Times New Roman" w:hAnsi="Times New Roman" w:cs="Times New Roman"/>
          <w:sz w:val="24"/>
          <w:szCs w:val="24"/>
        </w:rPr>
        <w:fldChar w:fldCharType="separate"/>
      </w:r>
      <w:r w:rsidR="00EE6BCB" w:rsidRPr="00EE6BCB">
        <w:rPr>
          <w:rFonts w:ascii="Times New Roman" w:hAnsi="Times New Roman" w:cs="Times New Roman"/>
          <w:noProof/>
          <w:sz w:val="24"/>
          <w:szCs w:val="24"/>
        </w:rPr>
        <w:t xml:space="preserve">Imai </w:t>
      </w:r>
      <w:r w:rsidR="00EE6BCB">
        <w:rPr>
          <w:rFonts w:ascii="Times New Roman" w:hAnsi="Times New Roman" w:cs="Times New Roman"/>
          <w:noProof/>
          <w:sz w:val="24"/>
          <w:szCs w:val="24"/>
        </w:rPr>
        <w:t>(</w:t>
      </w:r>
      <w:r w:rsidR="00EE6BCB" w:rsidRPr="00EE6BCB">
        <w:rPr>
          <w:rFonts w:ascii="Times New Roman" w:hAnsi="Times New Roman" w:cs="Times New Roman"/>
          <w:noProof/>
          <w:sz w:val="24"/>
          <w:szCs w:val="24"/>
        </w:rPr>
        <w:t>2016)</w:t>
      </w:r>
      <w:r w:rsidR="00EE6BCB">
        <w:rPr>
          <w:rFonts w:ascii="Times New Roman" w:hAnsi="Times New Roman" w:cs="Times New Roman"/>
          <w:sz w:val="24"/>
          <w:szCs w:val="24"/>
        </w:rPr>
        <w:fldChar w:fldCharType="end"/>
      </w:r>
      <w:r w:rsidR="00EE6BCB">
        <w:rPr>
          <w:rFonts w:ascii="Times New Roman" w:hAnsi="Times New Roman" w:cs="Times New Roman"/>
          <w:sz w:val="24"/>
          <w:szCs w:val="24"/>
        </w:rPr>
        <w:t xml:space="preserve"> </w:t>
      </w:r>
      <w:r w:rsidR="00C17A6E">
        <w:rPr>
          <w:rFonts w:ascii="Times New Roman" w:hAnsi="Times New Roman" w:cs="Times New Roman"/>
          <w:sz w:val="24"/>
          <w:szCs w:val="24"/>
        </w:rPr>
        <w:t xml:space="preserve">explicado </w:t>
      </w:r>
      <w:r w:rsidR="00EE6BCB">
        <w:rPr>
          <w:rFonts w:ascii="Times New Roman" w:hAnsi="Times New Roman" w:cs="Times New Roman"/>
          <w:sz w:val="24"/>
          <w:szCs w:val="24"/>
        </w:rPr>
        <w:t xml:space="preserve">en la sección </w:t>
      </w:r>
      <w:hyperlink w:anchor="_Identificación" w:history="1">
        <w:r w:rsidR="00EE6BCB" w:rsidRPr="00A468AC">
          <w:rPr>
            <w:rStyle w:val="Hipervnculo"/>
            <w:rFonts w:ascii="Times New Roman" w:hAnsi="Times New Roman" w:cs="Times New Roman"/>
            <w:sz w:val="24"/>
            <w:szCs w:val="24"/>
          </w:rPr>
          <w:t>4.1.3</w:t>
        </w:r>
      </w:hyperlink>
      <w:r w:rsidR="00EE6BCB">
        <w:rPr>
          <w:rFonts w:ascii="Times New Roman" w:hAnsi="Times New Roman" w:cs="Times New Roman"/>
          <w:sz w:val="24"/>
          <w:szCs w:val="24"/>
        </w:rPr>
        <w:t>.</w:t>
      </w:r>
      <w:r w:rsidR="00B52691">
        <w:rPr>
          <w:rFonts w:ascii="Times New Roman" w:hAnsi="Times New Roman" w:cs="Times New Roman"/>
          <w:sz w:val="24"/>
          <w:szCs w:val="24"/>
        </w:rPr>
        <w:t xml:space="preserve"> Así, con la primera condición, </w:t>
      </w:r>
      <w:r w:rsidR="0014752C">
        <w:rPr>
          <w:rFonts w:ascii="Times New Roman" w:hAnsi="Times New Roman" w:cs="Times New Roman"/>
          <w:sz w:val="24"/>
          <w:szCs w:val="24"/>
        </w:rPr>
        <w:t xml:space="preserve">la cual no es más que </w:t>
      </w:r>
      <w:r w:rsidR="0014752C">
        <w:rPr>
          <w:rFonts w:ascii="Times New Roman" w:hAnsi="Times New Roman" w:cs="Times New Roman"/>
          <w:sz w:val="24"/>
          <w:szCs w:val="24"/>
        </w:rPr>
        <w:lastRenderedPageBreak/>
        <w:t xml:space="preserve">el criterio de rentabilidad de FN adaptado para tres años, </w:t>
      </w:r>
      <w:r w:rsidR="00E60C34">
        <w:rPr>
          <w:rFonts w:ascii="Times New Roman" w:hAnsi="Times New Roman" w:cs="Times New Roman"/>
          <w:sz w:val="24"/>
          <w:szCs w:val="24"/>
        </w:rPr>
        <w:t xml:space="preserve">se </w:t>
      </w:r>
      <w:r w:rsidR="00C17A6E">
        <w:rPr>
          <w:rFonts w:ascii="Times New Roman" w:hAnsi="Times New Roman" w:cs="Times New Roman"/>
          <w:sz w:val="24"/>
          <w:szCs w:val="24"/>
        </w:rPr>
        <w:t xml:space="preserve">evita </w:t>
      </w:r>
      <w:r w:rsidR="0014752C">
        <w:rPr>
          <w:rFonts w:ascii="Times New Roman" w:hAnsi="Times New Roman" w:cs="Times New Roman"/>
          <w:sz w:val="24"/>
          <w:szCs w:val="24"/>
        </w:rPr>
        <w:t xml:space="preserve">el problema de identificar </w:t>
      </w:r>
      <w:r w:rsidR="00B52691">
        <w:rPr>
          <w:rFonts w:ascii="Times New Roman" w:hAnsi="Times New Roman" w:cs="Times New Roman"/>
          <w:sz w:val="24"/>
          <w:szCs w:val="24"/>
        </w:rPr>
        <w:t xml:space="preserve">a </w:t>
      </w:r>
      <w:r w:rsidR="0014752C" w:rsidRPr="00D84D12">
        <w:rPr>
          <w:rFonts w:ascii="Times New Roman" w:hAnsi="Times New Roman" w:cs="Times New Roman"/>
          <w:sz w:val="24"/>
          <w:szCs w:val="24"/>
        </w:rPr>
        <w:t>las empresas sanas como zombi</w:t>
      </w:r>
      <w:r w:rsidR="00B52691">
        <w:rPr>
          <w:rFonts w:ascii="Times New Roman" w:hAnsi="Times New Roman" w:cs="Times New Roman"/>
          <w:sz w:val="24"/>
          <w:szCs w:val="24"/>
        </w:rPr>
        <w:t>s</w:t>
      </w:r>
      <w:r w:rsidR="0014752C" w:rsidRPr="00D84D12">
        <w:rPr>
          <w:rFonts w:ascii="Times New Roman" w:hAnsi="Times New Roman" w:cs="Times New Roman"/>
          <w:sz w:val="24"/>
          <w:szCs w:val="24"/>
        </w:rPr>
        <w:t xml:space="preserve"> si </w:t>
      </w:r>
      <w:r w:rsidR="0014752C">
        <w:rPr>
          <w:rFonts w:ascii="Times New Roman" w:hAnsi="Times New Roman" w:cs="Times New Roman"/>
          <w:sz w:val="24"/>
          <w:szCs w:val="24"/>
        </w:rPr>
        <w:t xml:space="preserve">estas </w:t>
      </w:r>
      <w:r w:rsidR="0014752C" w:rsidRPr="00D84D12">
        <w:rPr>
          <w:rFonts w:ascii="Times New Roman" w:hAnsi="Times New Roman" w:cs="Times New Roman"/>
          <w:sz w:val="24"/>
          <w:szCs w:val="24"/>
        </w:rPr>
        <w:t xml:space="preserve">experimentan descensos temporales </w:t>
      </w:r>
      <w:r w:rsidR="00B52691">
        <w:rPr>
          <w:rFonts w:ascii="Times New Roman" w:hAnsi="Times New Roman" w:cs="Times New Roman"/>
          <w:sz w:val="24"/>
          <w:szCs w:val="24"/>
        </w:rPr>
        <w:t xml:space="preserve">en sus </w:t>
      </w:r>
      <w:r w:rsidR="0014752C" w:rsidRPr="00D84D12">
        <w:rPr>
          <w:rFonts w:ascii="Times New Roman" w:hAnsi="Times New Roman" w:cs="Times New Roman"/>
          <w:sz w:val="24"/>
          <w:szCs w:val="24"/>
        </w:rPr>
        <w:t>beneficios</w:t>
      </w:r>
      <w:r w:rsidR="0014752C">
        <w:rPr>
          <w:rFonts w:ascii="Times New Roman" w:hAnsi="Times New Roman" w:cs="Times New Roman"/>
          <w:sz w:val="24"/>
          <w:szCs w:val="24"/>
        </w:rPr>
        <w:t xml:space="preserve"> y viceversa.</w:t>
      </w:r>
      <w:r w:rsidR="00B52691">
        <w:rPr>
          <w:rFonts w:ascii="Times New Roman" w:hAnsi="Times New Roman" w:cs="Times New Roman"/>
          <w:sz w:val="24"/>
          <w:szCs w:val="24"/>
        </w:rPr>
        <w:t xml:space="preserve"> </w:t>
      </w:r>
      <w:r w:rsidR="0014752C">
        <w:rPr>
          <w:rFonts w:ascii="Times New Roman" w:hAnsi="Times New Roman" w:cs="Times New Roman"/>
          <w:sz w:val="24"/>
          <w:szCs w:val="24"/>
        </w:rPr>
        <w:t>Mientras que con</w:t>
      </w:r>
      <w:r w:rsidR="004359BF">
        <w:rPr>
          <w:rFonts w:ascii="Times New Roman" w:hAnsi="Times New Roman" w:cs="Times New Roman"/>
          <w:sz w:val="24"/>
          <w:szCs w:val="24"/>
        </w:rPr>
        <w:t xml:space="preserve"> la segunda, </w:t>
      </w:r>
      <w:r w:rsidR="000D77E1">
        <w:rPr>
          <w:rFonts w:ascii="Times New Roman" w:hAnsi="Times New Roman" w:cs="Times New Roman"/>
          <w:sz w:val="24"/>
          <w:szCs w:val="24"/>
        </w:rPr>
        <w:t>se logra</w:t>
      </w:r>
      <w:r w:rsidR="004359BF">
        <w:rPr>
          <w:rFonts w:ascii="Times New Roman" w:hAnsi="Times New Roman" w:cs="Times New Roman"/>
          <w:sz w:val="24"/>
          <w:szCs w:val="24"/>
        </w:rPr>
        <w:t xml:space="preserve"> mantener el criterio de </w:t>
      </w:r>
      <w:r w:rsidR="00B52691">
        <w:rPr>
          <w:rFonts w:ascii="Times New Roman" w:hAnsi="Times New Roman" w:cs="Times New Roman"/>
          <w:sz w:val="24"/>
          <w:szCs w:val="24"/>
        </w:rPr>
        <w:t xml:space="preserve">los </w:t>
      </w:r>
      <w:r w:rsidR="004359BF">
        <w:rPr>
          <w:rFonts w:ascii="Times New Roman" w:hAnsi="Times New Roman" w:cs="Times New Roman"/>
          <w:sz w:val="24"/>
          <w:szCs w:val="24"/>
        </w:rPr>
        <w:t>préstamos “</w:t>
      </w:r>
      <w:r w:rsidR="004359BF" w:rsidRPr="004359BF">
        <w:rPr>
          <w:rFonts w:ascii="Times New Roman" w:hAnsi="Times New Roman" w:cs="Times New Roman"/>
          <w:i/>
          <w:iCs/>
          <w:sz w:val="24"/>
          <w:szCs w:val="24"/>
        </w:rPr>
        <w:t>evergreen</w:t>
      </w:r>
      <w:r w:rsidR="004359BF">
        <w:rPr>
          <w:rFonts w:ascii="Times New Roman" w:hAnsi="Times New Roman" w:cs="Times New Roman"/>
          <w:sz w:val="24"/>
          <w:szCs w:val="24"/>
        </w:rPr>
        <w:t xml:space="preserve">”, para </w:t>
      </w:r>
      <w:r w:rsidR="00E60C34">
        <w:rPr>
          <w:rFonts w:ascii="Times New Roman" w:hAnsi="Times New Roman" w:cs="Times New Roman"/>
          <w:sz w:val="24"/>
          <w:szCs w:val="24"/>
        </w:rPr>
        <w:t>no incurrir en</w:t>
      </w:r>
      <w:r w:rsidR="004359BF">
        <w:rPr>
          <w:rFonts w:ascii="Times New Roman" w:hAnsi="Times New Roman" w:cs="Times New Roman"/>
          <w:sz w:val="24"/>
          <w:szCs w:val="24"/>
        </w:rPr>
        <w:t xml:space="preserve"> los problemas del criterio CHK </w:t>
      </w:r>
      <w:r w:rsidR="00E60C34">
        <w:rPr>
          <w:rFonts w:ascii="Times New Roman" w:hAnsi="Times New Roman" w:cs="Times New Roman"/>
          <w:sz w:val="24"/>
          <w:szCs w:val="24"/>
        </w:rPr>
        <w:t>mencionados</w:t>
      </w:r>
      <w:r w:rsidR="004359BF">
        <w:rPr>
          <w:rFonts w:ascii="Times New Roman" w:hAnsi="Times New Roman" w:cs="Times New Roman"/>
          <w:sz w:val="24"/>
          <w:szCs w:val="24"/>
        </w:rPr>
        <w:t xml:space="preserve"> en la </w:t>
      </w:r>
      <w:r w:rsidR="00B52691">
        <w:rPr>
          <w:rFonts w:ascii="Times New Roman" w:hAnsi="Times New Roman" w:cs="Times New Roman"/>
          <w:sz w:val="24"/>
          <w:szCs w:val="24"/>
        </w:rPr>
        <w:t xml:space="preserve">misma </w:t>
      </w:r>
      <w:r w:rsidR="004359BF">
        <w:rPr>
          <w:rFonts w:ascii="Times New Roman" w:hAnsi="Times New Roman" w:cs="Times New Roman"/>
          <w:sz w:val="24"/>
          <w:szCs w:val="24"/>
        </w:rPr>
        <w:t>sección</w:t>
      </w:r>
      <w:r w:rsidR="00B52691">
        <w:rPr>
          <w:rFonts w:ascii="Times New Roman" w:hAnsi="Times New Roman" w:cs="Times New Roman"/>
          <w:sz w:val="24"/>
          <w:szCs w:val="24"/>
        </w:rPr>
        <w:t>.</w:t>
      </w:r>
    </w:p>
    <w:p w14:paraId="5588C60C" w14:textId="1401047C" w:rsidR="00C17A6E" w:rsidRDefault="00C048C4" w:rsidP="00B52691">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De </w:t>
      </w:r>
      <w:r w:rsidR="00D61655">
        <w:rPr>
          <w:rFonts w:ascii="Times New Roman" w:hAnsi="Times New Roman" w:cs="Times New Roman"/>
          <w:sz w:val="24"/>
          <w:szCs w:val="24"/>
        </w:rPr>
        <w:t>esta manera</w:t>
      </w:r>
      <w:r>
        <w:rPr>
          <w:rFonts w:ascii="Times New Roman" w:hAnsi="Times New Roman" w:cs="Times New Roman"/>
          <w:sz w:val="24"/>
          <w:szCs w:val="24"/>
        </w:rPr>
        <w:t xml:space="preserve">, </w:t>
      </w:r>
      <w:r w:rsidR="00D61655">
        <w:rPr>
          <w:rFonts w:ascii="Times New Roman" w:hAnsi="Times New Roman" w:cs="Times New Roman"/>
          <w:sz w:val="24"/>
          <w:szCs w:val="24"/>
        </w:rPr>
        <w:t xml:space="preserve">en </w:t>
      </w:r>
      <w:r>
        <w:rPr>
          <w:rFonts w:ascii="Times New Roman" w:hAnsi="Times New Roman" w:cs="Times New Roman"/>
          <w:sz w:val="24"/>
          <w:szCs w:val="24"/>
        </w:rPr>
        <w:t xml:space="preserve">el </w:t>
      </w:r>
      <w:r w:rsidR="00B52691">
        <w:rPr>
          <w:rFonts w:ascii="Times New Roman" w:hAnsi="Times New Roman" w:cs="Times New Roman"/>
          <w:sz w:val="24"/>
          <w:szCs w:val="24"/>
        </w:rPr>
        <w:t xml:space="preserve">presente </w:t>
      </w:r>
      <w:r>
        <w:rPr>
          <w:rFonts w:ascii="Times New Roman" w:hAnsi="Times New Roman" w:cs="Times New Roman"/>
          <w:sz w:val="24"/>
          <w:szCs w:val="24"/>
        </w:rPr>
        <w:t xml:space="preserve">estudio </w:t>
      </w:r>
      <w:r w:rsidR="00D61655" w:rsidRPr="00D333D3">
        <w:rPr>
          <w:rFonts w:ascii="Times New Roman" w:hAnsi="Times New Roman" w:cs="Times New Roman"/>
          <w:b/>
          <w:bCs/>
          <w:sz w:val="24"/>
          <w:szCs w:val="24"/>
        </w:rPr>
        <w:t xml:space="preserve">se </w:t>
      </w:r>
      <w:r w:rsidRPr="00D333D3">
        <w:rPr>
          <w:rFonts w:ascii="Times New Roman" w:hAnsi="Times New Roman" w:cs="Times New Roman"/>
          <w:b/>
          <w:bCs/>
          <w:sz w:val="24"/>
          <w:szCs w:val="24"/>
        </w:rPr>
        <w:t>identifica</w:t>
      </w:r>
      <w:r w:rsidR="00D61655" w:rsidRPr="00D333D3">
        <w:rPr>
          <w:rFonts w:ascii="Times New Roman" w:hAnsi="Times New Roman" w:cs="Times New Roman"/>
          <w:b/>
          <w:bCs/>
          <w:sz w:val="24"/>
          <w:szCs w:val="24"/>
        </w:rPr>
        <w:t>n</w:t>
      </w:r>
      <w:r w:rsidRPr="00D333D3">
        <w:rPr>
          <w:rFonts w:ascii="Times New Roman" w:hAnsi="Times New Roman" w:cs="Times New Roman"/>
          <w:b/>
          <w:bCs/>
          <w:sz w:val="24"/>
          <w:szCs w:val="24"/>
        </w:rPr>
        <w:t xml:space="preserve"> como pymes zombis todas aquellas </w:t>
      </w:r>
      <w:r w:rsidR="00D61655" w:rsidRPr="00D333D3">
        <w:rPr>
          <w:rFonts w:ascii="Times New Roman" w:hAnsi="Times New Roman" w:cs="Times New Roman"/>
          <w:b/>
          <w:bCs/>
          <w:sz w:val="24"/>
          <w:szCs w:val="24"/>
        </w:rPr>
        <w:t xml:space="preserve">empresas </w:t>
      </w:r>
      <w:r w:rsidRPr="00D333D3">
        <w:rPr>
          <w:rFonts w:ascii="Times New Roman" w:hAnsi="Times New Roman" w:cs="Times New Roman"/>
          <w:b/>
          <w:bCs/>
          <w:sz w:val="24"/>
          <w:szCs w:val="24"/>
        </w:rPr>
        <w:t xml:space="preserve">cuyo EBIT sea menor que </w:t>
      </w:r>
      <w:r w:rsidR="004E4D9B" w:rsidRPr="00D333D3">
        <w:rPr>
          <w:rFonts w:ascii="Times New Roman" w:hAnsi="Times New Roman" w:cs="Times New Roman"/>
          <w:b/>
          <w:bCs/>
          <w:sz w:val="24"/>
          <w:szCs w:val="24"/>
        </w:rPr>
        <w:t>R*</w:t>
      </w:r>
      <w:r w:rsidR="000D77E1" w:rsidRPr="00D333D3">
        <w:rPr>
          <w:rFonts w:ascii="Times New Roman" w:hAnsi="Times New Roman" w:cs="Times New Roman"/>
          <w:b/>
          <w:bCs/>
          <w:sz w:val="24"/>
          <w:szCs w:val="24"/>
        </w:rPr>
        <w:t xml:space="preserve"> </w:t>
      </w:r>
      <w:r w:rsidR="009E769E" w:rsidRPr="00D333D3">
        <w:rPr>
          <w:rFonts w:ascii="Times New Roman" w:hAnsi="Times New Roman" w:cs="Times New Roman"/>
          <w:b/>
          <w:bCs/>
          <w:sz w:val="24"/>
          <w:szCs w:val="24"/>
        </w:rPr>
        <w:t>por</w:t>
      </w:r>
      <w:r w:rsidR="004E4D9B" w:rsidRPr="00D333D3">
        <w:rPr>
          <w:rFonts w:ascii="Times New Roman" w:hAnsi="Times New Roman" w:cs="Times New Roman"/>
          <w:b/>
          <w:bCs/>
          <w:sz w:val="24"/>
          <w:szCs w:val="24"/>
        </w:rPr>
        <w:t xml:space="preserve"> </w:t>
      </w:r>
      <w:r w:rsidR="000D77E1" w:rsidRPr="00D333D3">
        <w:rPr>
          <w:rFonts w:ascii="Times New Roman" w:hAnsi="Times New Roman" w:cs="Times New Roman"/>
          <w:b/>
          <w:bCs/>
          <w:sz w:val="24"/>
          <w:szCs w:val="24"/>
        </w:rPr>
        <w:t xml:space="preserve">tres </w:t>
      </w:r>
      <w:r w:rsidR="004E4D9B" w:rsidRPr="00D333D3">
        <w:rPr>
          <w:rFonts w:ascii="Times New Roman" w:hAnsi="Times New Roman" w:cs="Times New Roman"/>
          <w:b/>
          <w:bCs/>
          <w:sz w:val="24"/>
          <w:szCs w:val="24"/>
        </w:rPr>
        <w:t xml:space="preserve">periodos </w:t>
      </w:r>
      <w:r w:rsidR="000D77E1" w:rsidRPr="00D333D3">
        <w:rPr>
          <w:rFonts w:ascii="Times New Roman" w:hAnsi="Times New Roman" w:cs="Times New Roman"/>
          <w:b/>
          <w:bCs/>
          <w:sz w:val="24"/>
          <w:szCs w:val="24"/>
        </w:rPr>
        <w:t>consecutivos</w:t>
      </w:r>
      <w:r w:rsidRPr="00D333D3">
        <w:rPr>
          <w:rFonts w:ascii="Times New Roman" w:hAnsi="Times New Roman" w:cs="Times New Roman"/>
          <w:b/>
          <w:bCs/>
          <w:sz w:val="24"/>
          <w:szCs w:val="24"/>
        </w:rPr>
        <w:t xml:space="preserve"> y que </w:t>
      </w:r>
      <w:r w:rsidR="00D61655" w:rsidRPr="00D333D3">
        <w:rPr>
          <w:rFonts w:ascii="Times New Roman" w:hAnsi="Times New Roman" w:cs="Times New Roman"/>
          <w:b/>
          <w:bCs/>
          <w:sz w:val="24"/>
          <w:szCs w:val="24"/>
        </w:rPr>
        <w:t>satisfagan</w:t>
      </w:r>
      <w:r w:rsidRPr="00D333D3">
        <w:rPr>
          <w:rFonts w:ascii="Times New Roman" w:hAnsi="Times New Roman" w:cs="Times New Roman"/>
          <w:b/>
          <w:bCs/>
          <w:sz w:val="24"/>
          <w:szCs w:val="24"/>
        </w:rPr>
        <w:t xml:space="preserve"> </w:t>
      </w:r>
      <w:r w:rsidR="00D61655" w:rsidRPr="00D333D3">
        <w:rPr>
          <w:rFonts w:ascii="Times New Roman" w:hAnsi="Times New Roman" w:cs="Times New Roman"/>
          <w:b/>
          <w:bCs/>
          <w:sz w:val="24"/>
          <w:szCs w:val="24"/>
        </w:rPr>
        <w:t xml:space="preserve">con al menos </w:t>
      </w:r>
      <w:r w:rsidR="005E1582" w:rsidRPr="00D333D3">
        <w:rPr>
          <w:rFonts w:ascii="Times New Roman" w:hAnsi="Times New Roman" w:cs="Times New Roman"/>
          <w:b/>
          <w:bCs/>
          <w:sz w:val="24"/>
          <w:szCs w:val="24"/>
        </w:rPr>
        <w:t>un</w:t>
      </w:r>
      <w:r w:rsidR="004E4D9B" w:rsidRPr="00D333D3">
        <w:rPr>
          <w:rFonts w:ascii="Times New Roman" w:hAnsi="Times New Roman" w:cs="Times New Roman"/>
          <w:b/>
          <w:bCs/>
          <w:sz w:val="24"/>
          <w:szCs w:val="24"/>
        </w:rPr>
        <w:t>a</w:t>
      </w:r>
      <w:r w:rsidR="005E1582" w:rsidRPr="00D333D3">
        <w:rPr>
          <w:rFonts w:ascii="Times New Roman" w:hAnsi="Times New Roman" w:cs="Times New Roman"/>
          <w:b/>
          <w:bCs/>
          <w:sz w:val="24"/>
          <w:szCs w:val="24"/>
        </w:rPr>
        <w:t xml:space="preserve"> de </w:t>
      </w:r>
      <w:r w:rsidR="004E4D9B" w:rsidRPr="00D333D3">
        <w:rPr>
          <w:rFonts w:ascii="Times New Roman" w:hAnsi="Times New Roman" w:cs="Times New Roman"/>
          <w:b/>
          <w:bCs/>
          <w:sz w:val="24"/>
          <w:szCs w:val="24"/>
        </w:rPr>
        <w:t xml:space="preserve">las reglas de </w:t>
      </w:r>
      <w:r w:rsidRPr="00D333D3">
        <w:rPr>
          <w:rFonts w:ascii="Times New Roman" w:hAnsi="Times New Roman" w:cs="Times New Roman"/>
          <w:b/>
          <w:bCs/>
          <w:sz w:val="24"/>
          <w:szCs w:val="24"/>
        </w:rPr>
        <w:t>la segunda condición.</w:t>
      </w:r>
    </w:p>
    <w:p w14:paraId="13C28A4C" w14:textId="2BE828FA" w:rsidR="003D21EB" w:rsidRDefault="00B02D1B" w:rsidP="001E7998">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Sin embargo, debid</w:t>
      </w:r>
      <w:r w:rsidR="001A2B29">
        <w:rPr>
          <w:rFonts w:ascii="Times New Roman" w:hAnsi="Times New Roman" w:cs="Times New Roman"/>
          <w:sz w:val="24"/>
          <w:szCs w:val="24"/>
        </w:rPr>
        <w:t>a</w:t>
      </w:r>
      <w:r>
        <w:rPr>
          <w:rFonts w:ascii="Times New Roman" w:hAnsi="Times New Roman" w:cs="Times New Roman"/>
          <w:sz w:val="24"/>
          <w:szCs w:val="24"/>
        </w:rPr>
        <w:t xml:space="preserve"> a la limitación de datos</w:t>
      </w:r>
      <w:r w:rsidR="00043BC1">
        <w:rPr>
          <w:rFonts w:ascii="Times New Roman" w:hAnsi="Times New Roman" w:cs="Times New Roman"/>
          <w:sz w:val="24"/>
          <w:szCs w:val="24"/>
        </w:rPr>
        <w:t xml:space="preserve"> </w:t>
      </w:r>
      <w:r w:rsidR="001A2B29">
        <w:rPr>
          <w:rFonts w:ascii="Times New Roman" w:hAnsi="Times New Roman" w:cs="Times New Roman"/>
          <w:sz w:val="24"/>
          <w:szCs w:val="24"/>
        </w:rPr>
        <w:t>en</w:t>
      </w:r>
      <w:r>
        <w:rPr>
          <w:rFonts w:ascii="Times New Roman" w:hAnsi="Times New Roman" w:cs="Times New Roman"/>
          <w:sz w:val="24"/>
          <w:szCs w:val="24"/>
        </w:rPr>
        <w:t xml:space="preserve"> </w:t>
      </w:r>
      <w:r w:rsidR="009E769E">
        <w:rPr>
          <w:rFonts w:ascii="Times New Roman" w:hAnsi="Times New Roman" w:cs="Times New Roman"/>
          <w:sz w:val="24"/>
          <w:szCs w:val="24"/>
        </w:rPr>
        <w:t xml:space="preserve">los estados contables de </w:t>
      </w:r>
      <w:r w:rsidR="00BE1364">
        <w:rPr>
          <w:rFonts w:ascii="Times New Roman" w:hAnsi="Times New Roman" w:cs="Times New Roman"/>
          <w:sz w:val="24"/>
          <w:szCs w:val="24"/>
        </w:rPr>
        <w:t xml:space="preserve">las </w:t>
      </w:r>
      <w:r>
        <w:rPr>
          <w:rFonts w:ascii="Times New Roman" w:hAnsi="Times New Roman" w:cs="Times New Roman"/>
          <w:sz w:val="24"/>
          <w:szCs w:val="24"/>
        </w:rPr>
        <w:t>pymes españolas</w:t>
      </w:r>
      <w:r w:rsidR="00BE1364">
        <w:rPr>
          <w:rFonts w:ascii="Times New Roman" w:hAnsi="Times New Roman" w:cs="Times New Roman"/>
          <w:sz w:val="24"/>
          <w:szCs w:val="24"/>
        </w:rPr>
        <w:t>,</w:t>
      </w:r>
      <w:r>
        <w:rPr>
          <w:rFonts w:ascii="Times New Roman" w:hAnsi="Times New Roman" w:cs="Times New Roman"/>
          <w:sz w:val="24"/>
          <w:szCs w:val="24"/>
        </w:rPr>
        <w:t xml:space="preserve"> no es posible </w:t>
      </w:r>
      <w:r w:rsidR="009E769E">
        <w:rPr>
          <w:rFonts w:ascii="Times New Roman" w:hAnsi="Times New Roman" w:cs="Times New Roman"/>
          <w:sz w:val="24"/>
          <w:szCs w:val="24"/>
        </w:rPr>
        <w:t xml:space="preserve">el cálculo de </w:t>
      </w:r>
      <m:oMath>
        <m:r>
          <m:rPr>
            <m:sty m:val="p"/>
          </m:rPr>
          <w:rPr>
            <w:rFonts w:ascii="Cambria Math" w:eastAsiaTheme="minorEastAsia" w:hAnsi="Cambria Math" w:cs="Times New Roman"/>
            <w:sz w:val="24"/>
            <w:szCs w:val="24"/>
          </w:rPr>
          <m:t>R</m:t>
        </m:r>
      </m:oMath>
      <w:r w:rsidR="00A63A85">
        <w:rPr>
          <w:rFonts w:ascii="Times New Roman" w:eastAsiaTheme="minorEastAsia" w:hAnsi="Times New Roman" w:cs="Times New Roman"/>
          <w:iCs/>
          <w:sz w:val="24"/>
          <w:szCs w:val="24"/>
        </w:rPr>
        <w:t xml:space="preserve"> y </w:t>
      </w:r>
      <m:oMath>
        <m:sSup>
          <m:sSupPr>
            <m:ctrlPr>
              <w:rPr>
                <w:rFonts w:ascii="Cambria Math" w:eastAsiaTheme="minorEastAsia" w:hAnsi="Cambria Math" w:cs="Times New Roman"/>
                <w:i/>
                <w:iCs/>
                <w:sz w:val="24"/>
                <w:szCs w:val="24"/>
              </w:rPr>
            </m:ctrlPr>
          </m:sSupPr>
          <m:e>
            <m:r>
              <m:rPr>
                <m:sty m:val="p"/>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m:t>
            </m:r>
          </m:sup>
        </m:sSup>
      </m:oMath>
      <w:r w:rsidR="00A94B7C">
        <w:rPr>
          <w:rFonts w:ascii="Times New Roman" w:hAnsi="Times New Roman" w:cs="Times New Roman"/>
          <w:sz w:val="24"/>
          <w:szCs w:val="24"/>
        </w:rPr>
        <w:t xml:space="preserve">, </w:t>
      </w:r>
      <w:r w:rsidR="00E81DF7">
        <w:rPr>
          <w:rFonts w:ascii="Times New Roman" w:hAnsi="Times New Roman" w:cs="Times New Roman"/>
          <w:sz w:val="24"/>
          <w:szCs w:val="24"/>
        </w:rPr>
        <w:t xml:space="preserve">tal y como </w:t>
      </w:r>
      <w:r w:rsidR="00AA7EC8">
        <w:rPr>
          <w:rFonts w:ascii="Times New Roman" w:hAnsi="Times New Roman" w:cs="Times New Roman"/>
          <w:sz w:val="24"/>
          <w:szCs w:val="24"/>
        </w:rPr>
        <w:t xml:space="preserve">se procede </w:t>
      </w:r>
      <w:r w:rsidR="00A94B7C">
        <w:rPr>
          <w:rFonts w:ascii="Times New Roman" w:hAnsi="Times New Roman" w:cs="Times New Roman"/>
          <w:sz w:val="24"/>
          <w:szCs w:val="24"/>
        </w:rPr>
        <w:t xml:space="preserve">en </w:t>
      </w:r>
      <w:r w:rsidR="00FB0E8D">
        <w:rPr>
          <w:rFonts w:ascii="Times New Roman" w:hAnsi="Times New Roman" w:cs="Times New Roman"/>
          <w:sz w:val="24"/>
          <w:szCs w:val="24"/>
        </w:rPr>
        <w:t>la literatura</w:t>
      </w:r>
      <w:r w:rsidR="00A94B7C">
        <w:rPr>
          <w:rFonts w:ascii="Times New Roman" w:hAnsi="Times New Roman" w:cs="Times New Roman"/>
          <w:sz w:val="24"/>
          <w:szCs w:val="24"/>
        </w:rPr>
        <w:t xml:space="preserve"> de estas empresas</w:t>
      </w:r>
      <w:r w:rsidR="00E81DF7">
        <w:rPr>
          <w:rFonts w:ascii="Times New Roman" w:hAnsi="Times New Roman" w:cs="Times New Roman"/>
          <w:sz w:val="24"/>
          <w:szCs w:val="24"/>
        </w:rPr>
        <w:t>.</w:t>
      </w:r>
      <w:r w:rsidR="009E769E">
        <w:rPr>
          <w:rFonts w:ascii="Times New Roman" w:hAnsi="Times New Roman" w:cs="Times New Roman"/>
          <w:sz w:val="24"/>
          <w:szCs w:val="24"/>
        </w:rPr>
        <w:t xml:space="preserve"> </w:t>
      </w:r>
      <w:r w:rsidR="00BE1364">
        <w:rPr>
          <w:rFonts w:ascii="Times New Roman" w:hAnsi="Times New Roman" w:cs="Times New Roman"/>
          <w:sz w:val="24"/>
          <w:szCs w:val="24"/>
        </w:rPr>
        <w:t xml:space="preserve">Es por ello, que </w:t>
      </w:r>
      <w:r w:rsidR="009E769E">
        <w:rPr>
          <w:rFonts w:ascii="Times New Roman" w:hAnsi="Times New Roman" w:cs="Times New Roman"/>
          <w:sz w:val="24"/>
          <w:szCs w:val="24"/>
        </w:rPr>
        <w:t xml:space="preserve">el </w:t>
      </w:r>
      <w:r w:rsidR="00AA7EC8">
        <w:rPr>
          <w:rFonts w:ascii="Times New Roman" w:hAnsi="Times New Roman" w:cs="Times New Roman"/>
          <w:sz w:val="24"/>
          <w:szCs w:val="24"/>
        </w:rPr>
        <w:t>trabajo</w:t>
      </w:r>
      <w:r w:rsidR="00BE1364">
        <w:rPr>
          <w:rFonts w:ascii="Times New Roman" w:hAnsi="Times New Roman" w:cs="Times New Roman"/>
          <w:sz w:val="24"/>
          <w:szCs w:val="24"/>
        </w:rPr>
        <w:t xml:space="preserve"> </w:t>
      </w:r>
      <w:r w:rsidR="009E769E">
        <w:rPr>
          <w:rFonts w:ascii="Times New Roman" w:hAnsi="Times New Roman" w:cs="Times New Roman"/>
          <w:sz w:val="24"/>
          <w:szCs w:val="24"/>
        </w:rPr>
        <w:t xml:space="preserve">actual </w:t>
      </w:r>
      <w:r w:rsidR="00BE1364">
        <w:rPr>
          <w:rFonts w:ascii="Times New Roman" w:hAnsi="Times New Roman" w:cs="Times New Roman"/>
          <w:sz w:val="24"/>
          <w:szCs w:val="24"/>
        </w:rPr>
        <w:t xml:space="preserve">se basa en </w:t>
      </w:r>
      <w:r w:rsidR="009E769E">
        <w:rPr>
          <w:rFonts w:ascii="Times New Roman" w:hAnsi="Times New Roman" w:cs="Times New Roman"/>
          <w:sz w:val="24"/>
          <w:szCs w:val="24"/>
        </w:rPr>
        <w:t xml:space="preserve">el </w:t>
      </w:r>
      <w:r w:rsidR="00A94B7C">
        <w:rPr>
          <w:rFonts w:ascii="Times New Roman" w:hAnsi="Times New Roman" w:cs="Times New Roman"/>
          <w:sz w:val="24"/>
          <w:szCs w:val="24"/>
        </w:rPr>
        <w:t>empleo</w:t>
      </w:r>
      <w:r w:rsidR="009E769E">
        <w:rPr>
          <w:rFonts w:ascii="Times New Roman" w:hAnsi="Times New Roman" w:cs="Times New Roman"/>
          <w:sz w:val="24"/>
          <w:szCs w:val="24"/>
        </w:rPr>
        <w:t xml:space="preserve"> de </w:t>
      </w:r>
      <w:r w:rsidR="00BE1364">
        <w:rPr>
          <w:rFonts w:ascii="Times New Roman" w:hAnsi="Times New Roman" w:cs="Times New Roman"/>
          <w:sz w:val="24"/>
          <w:szCs w:val="24"/>
        </w:rPr>
        <w:t xml:space="preserve">medidas </w:t>
      </w:r>
      <w:r w:rsidR="00BE1364" w:rsidRPr="00BE1364">
        <w:rPr>
          <w:rFonts w:ascii="Times New Roman" w:hAnsi="Times New Roman" w:cs="Times New Roman"/>
          <w:i/>
          <w:iCs/>
          <w:sz w:val="24"/>
          <w:szCs w:val="24"/>
        </w:rPr>
        <w:t>proxys</w:t>
      </w:r>
      <w:r w:rsidR="00BE1364">
        <w:rPr>
          <w:rFonts w:ascii="Times New Roman" w:hAnsi="Times New Roman" w:cs="Times New Roman"/>
          <w:sz w:val="24"/>
          <w:szCs w:val="24"/>
        </w:rPr>
        <w:t xml:space="preserve"> para intentar </w:t>
      </w:r>
      <w:r w:rsidR="00D333D3">
        <w:rPr>
          <w:rFonts w:ascii="Times New Roman" w:hAnsi="Times New Roman" w:cs="Times New Roman"/>
          <w:sz w:val="24"/>
          <w:szCs w:val="24"/>
        </w:rPr>
        <w:t>estimar</w:t>
      </w:r>
      <w:r w:rsidR="00BE1364">
        <w:rPr>
          <w:rFonts w:ascii="Times New Roman" w:hAnsi="Times New Roman" w:cs="Times New Roman"/>
          <w:sz w:val="24"/>
          <w:szCs w:val="24"/>
        </w:rPr>
        <w:t xml:space="preserve"> </w:t>
      </w:r>
      <w:r w:rsidR="00A94B7C">
        <w:rPr>
          <w:rFonts w:ascii="Times New Roman" w:hAnsi="Times New Roman" w:cs="Times New Roman"/>
          <w:sz w:val="24"/>
          <w:szCs w:val="24"/>
        </w:rPr>
        <w:t xml:space="preserve">el valor </w:t>
      </w:r>
      <w:r w:rsidR="00BE1364">
        <w:rPr>
          <w:rFonts w:ascii="Times New Roman" w:hAnsi="Times New Roman" w:cs="Times New Roman"/>
          <w:sz w:val="24"/>
          <w:szCs w:val="24"/>
        </w:rPr>
        <w:t>original</w:t>
      </w:r>
      <w:r w:rsidR="00043BC1">
        <w:rPr>
          <w:rFonts w:ascii="Times New Roman" w:hAnsi="Times New Roman" w:cs="Times New Roman"/>
          <w:sz w:val="24"/>
          <w:szCs w:val="24"/>
        </w:rPr>
        <w:t xml:space="preserve"> de </w:t>
      </w:r>
      <w:r w:rsidR="00A94B7C">
        <w:rPr>
          <w:rFonts w:ascii="Times New Roman" w:hAnsi="Times New Roman" w:cs="Times New Roman"/>
          <w:sz w:val="24"/>
          <w:szCs w:val="24"/>
        </w:rPr>
        <w:t>dichas variables</w:t>
      </w:r>
      <w:r w:rsidR="00BE1364">
        <w:rPr>
          <w:rFonts w:ascii="Times New Roman" w:hAnsi="Times New Roman" w:cs="Times New Roman"/>
          <w:sz w:val="24"/>
          <w:szCs w:val="24"/>
        </w:rPr>
        <w:t>.</w:t>
      </w:r>
      <w:r w:rsidR="00043BC1">
        <w:rPr>
          <w:rFonts w:ascii="Times New Roman" w:hAnsi="Times New Roman" w:cs="Times New Roman"/>
          <w:sz w:val="24"/>
          <w:szCs w:val="24"/>
        </w:rPr>
        <w:t xml:space="preserve"> Así, </w:t>
      </w:r>
      <w:r w:rsidR="00A94B7C">
        <w:rPr>
          <w:rFonts w:ascii="Times New Roman" w:hAnsi="Times New Roman" w:cs="Times New Roman"/>
          <w:sz w:val="24"/>
          <w:szCs w:val="24"/>
        </w:rPr>
        <w:t>en la literatura de las zombis,</w:t>
      </w:r>
      <w:r w:rsidR="00715A76">
        <w:rPr>
          <w:rFonts w:ascii="Times New Roman" w:hAnsi="Times New Roman" w:cs="Times New Roman"/>
          <w:sz w:val="24"/>
          <w:szCs w:val="24"/>
        </w:rPr>
        <w:t xml:space="preserve"> </w:t>
      </w:r>
      <m:oMath>
        <m:r>
          <m:rPr>
            <m:sty m:val="p"/>
          </m:rPr>
          <w:rPr>
            <w:rFonts w:ascii="Cambria Math" w:eastAsiaTheme="minorEastAsia" w:hAnsi="Cambria Math" w:cs="Times New Roman"/>
            <w:sz w:val="24"/>
            <w:szCs w:val="24"/>
          </w:rPr>
          <m:t>R</m:t>
        </m:r>
      </m:oMath>
      <w:r w:rsidR="00A63A85">
        <w:rPr>
          <w:rFonts w:ascii="Times New Roman" w:eastAsiaTheme="minorEastAsia" w:hAnsi="Times New Roman" w:cs="Times New Roman"/>
          <w:iCs/>
          <w:sz w:val="24"/>
          <w:szCs w:val="24"/>
        </w:rPr>
        <w:t xml:space="preserve"> </w:t>
      </w:r>
      <w:r w:rsidR="00043BC1">
        <w:rPr>
          <w:rFonts w:ascii="Times New Roman" w:hAnsi="Times New Roman" w:cs="Times New Roman"/>
          <w:sz w:val="24"/>
          <w:szCs w:val="24"/>
        </w:rPr>
        <w:t xml:space="preserve">consiste en el pago de intereses </w:t>
      </w:r>
      <w:r w:rsidR="00A94B7C">
        <w:rPr>
          <w:rFonts w:ascii="Times New Roman" w:hAnsi="Times New Roman" w:cs="Times New Roman"/>
          <w:sz w:val="24"/>
          <w:szCs w:val="24"/>
        </w:rPr>
        <w:t xml:space="preserve">reales </w:t>
      </w:r>
      <w:r w:rsidR="00043BC1">
        <w:rPr>
          <w:rFonts w:ascii="Times New Roman" w:hAnsi="Times New Roman" w:cs="Times New Roman"/>
          <w:sz w:val="24"/>
          <w:szCs w:val="24"/>
        </w:rPr>
        <w:t xml:space="preserve">por parte de </w:t>
      </w:r>
      <w:r w:rsidR="00FB0E8D">
        <w:rPr>
          <w:rFonts w:ascii="Times New Roman" w:hAnsi="Times New Roman" w:cs="Times New Roman"/>
          <w:sz w:val="24"/>
          <w:szCs w:val="24"/>
        </w:rPr>
        <w:t xml:space="preserve">la </w:t>
      </w:r>
      <w:r w:rsidR="00043BC1">
        <w:rPr>
          <w:rFonts w:ascii="Times New Roman" w:hAnsi="Times New Roman" w:cs="Times New Roman"/>
          <w:sz w:val="24"/>
          <w:szCs w:val="24"/>
        </w:rPr>
        <w:t>empresa</w:t>
      </w:r>
      <w:r w:rsidR="00AA7EC8">
        <w:rPr>
          <w:rFonts w:ascii="Times New Roman" w:hAnsi="Times New Roman" w:cs="Times New Roman"/>
          <w:sz w:val="24"/>
          <w:szCs w:val="24"/>
        </w:rPr>
        <w:t>,</w:t>
      </w:r>
      <w:r w:rsidR="00043BC1">
        <w:rPr>
          <w:rFonts w:ascii="Times New Roman" w:hAnsi="Times New Roman" w:cs="Times New Roman"/>
          <w:sz w:val="24"/>
          <w:szCs w:val="24"/>
        </w:rPr>
        <w:t xml:space="preserve"> </w:t>
      </w:r>
      <w:r w:rsidR="00AA7EC8">
        <w:rPr>
          <w:rFonts w:ascii="Times New Roman" w:hAnsi="Times New Roman" w:cs="Times New Roman"/>
          <w:sz w:val="24"/>
          <w:szCs w:val="24"/>
        </w:rPr>
        <w:t>sin embargo,</w:t>
      </w:r>
      <w:r w:rsidR="00043BC1">
        <w:rPr>
          <w:rFonts w:ascii="Times New Roman" w:hAnsi="Times New Roman" w:cs="Times New Roman"/>
          <w:sz w:val="24"/>
          <w:szCs w:val="24"/>
        </w:rPr>
        <w:t xml:space="preserve"> en </w:t>
      </w:r>
      <w:r w:rsidR="00A91D47">
        <w:rPr>
          <w:rFonts w:ascii="Times New Roman" w:hAnsi="Times New Roman" w:cs="Times New Roman"/>
          <w:sz w:val="24"/>
          <w:szCs w:val="24"/>
        </w:rPr>
        <w:t xml:space="preserve">este </w:t>
      </w:r>
      <w:r w:rsidR="00043BC1">
        <w:rPr>
          <w:rFonts w:ascii="Times New Roman" w:hAnsi="Times New Roman" w:cs="Times New Roman"/>
          <w:sz w:val="24"/>
          <w:szCs w:val="24"/>
        </w:rPr>
        <w:t xml:space="preserve">estudio se emplea </w:t>
      </w:r>
      <w:r w:rsidR="00A63A85">
        <w:rPr>
          <w:rFonts w:ascii="Times New Roman" w:hAnsi="Times New Roman" w:cs="Times New Roman"/>
          <w:sz w:val="24"/>
          <w:szCs w:val="24"/>
        </w:rPr>
        <w:t xml:space="preserve">como </w:t>
      </w:r>
      <w:r w:rsidR="00A63A85" w:rsidRPr="00E605E4">
        <w:rPr>
          <w:rFonts w:ascii="Times New Roman" w:hAnsi="Times New Roman" w:cs="Times New Roman"/>
          <w:i/>
          <w:iCs/>
          <w:sz w:val="24"/>
          <w:szCs w:val="24"/>
        </w:rPr>
        <w:t>proxy</w:t>
      </w:r>
      <w:r w:rsidR="00A63A85">
        <w:rPr>
          <w:rFonts w:ascii="Times New Roman" w:hAnsi="Times New Roman" w:cs="Times New Roman"/>
          <w:sz w:val="24"/>
          <w:szCs w:val="24"/>
        </w:rPr>
        <w:t xml:space="preserve"> </w:t>
      </w:r>
      <w:r w:rsidR="001C5B5C">
        <w:rPr>
          <w:rFonts w:ascii="Times New Roman" w:hAnsi="Times New Roman" w:cs="Times New Roman"/>
          <w:sz w:val="24"/>
          <w:szCs w:val="24"/>
        </w:rPr>
        <w:t xml:space="preserve">el tipo de interés </w:t>
      </w:r>
      <w:r w:rsidR="00E605E4">
        <w:rPr>
          <w:rFonts w:ascii="Times New Roman" w:hAnsi="Times New Roman" w:cs="Times New Roman"/>
          <w:sz w:val="24"/>
          <w:szCs w:val="24"/>
        </w:rPr>
        <w:t>efectivo</w:t>
      </w:r>
      <w:r w:rsidR="001C5B5C">
        <w:rPr>
          <w:rFonts w:ascii="Times New Roman" w:hAnsi="Times New Roman" w:cs="Times New Roman"/>
          <w:sz w:val="24"/>
          <w:szCs w:val="24"/>
        </w:rPr>
        <w:t xml:space="preserve"> pagado por la empresa</w:t>
      </w:r>
      <w:r w:rsidR="00AC4512">
        <w:rPr>
          <w:rFonts w:ascii="Times New Roman" w:hAnsi="Times New Roman" w:cs="Times New Roman"/>
          <w:sz w:val="24"/>
          <w:szCs w:val="24"/>
        </w:rPr>
        <w:t xml:space="preserve">. Dicho tipo </w:t>
      </w:r>
      <w:r w:rsidR="00E605E4">
        <w:rPr>
          <w:rFonts w:ascii="Times New Roman" w:hAnsi="Times New Roman" w:cs="Times New Roman"/>
          <w:sz w:val="24"/>
          <w:szCs w:val="24"/>
        </w:rPr>
        <w:t xml:space="preserve">se calcula </w:t>
      </w:r>
      <w:r w:rsidR="00A63A85">
        <w:rPr>
          <w:rFonts w:ascii="Times New Roman" w:hAnsi="Times New Roman" w:cs="Times New Roman"/>
          <w:sz w:val="24"/>
          <w:szCs w:val="24"/>
        </w:rPr>
        <w:t>de la siguiente manera</w:t>
      </w:r>
      <w:r w:rsidR="001C5B5C">
        <w:rPr>
          <w:rFonts w:ascii="Times New Roman" w:hAnsi="Times New Roman" w:cs="Times New Roman"/>
          <w:sz w:val="24"/>
          <w:szCs w:val="24"/>
        </w:rPr>
        <w:t>:</w:t>
      </w:r>
    </w:p>
    <w:p w14:paraId="55AC331E" w14:textId="6844C193" w:rsidR="001C5B5C" w:rsidRDefault="001C5B5C" w:rsidP="001E7998">
      <w:pPr>
        <w:spacing w:after="180"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m:oMath>
        <m:f>
          <m:fPr>
            <m:ctrlPr>
              <w:rPr>
                <w:rFonts w:ascii="Cambria Math" w:hAnsi="Cambria Math" w:cs="Times New Roman"/>
                <w:iCs/>
                <w:sz w:val="24"/>
                <w:szCs w:val="24"/>
              </w:rPr>
            </m:ctrlPr>
          </m:fPr>
          <m:num>
            <m:sSub>
              <m:sSubPr>
                <m:ctrlPr>
                  <w:rPr>
                    <w:rFonts w:ascii="Cambria Math" w:hAnsi="Cambria Math" w:cs="Times New Roman"/>
                    <w:iCs/>
                    <w:sz w:val="24"/>
                    <w:szCs w:val="24"/>
                  </w:rPr>
                </m:ctrlPr>
              </m:sSubPr>
              <m:e>
                <m:r>
                  <m:rPr>
                    <m:sty m:val="p"/>
                  </m:rPr>
                  <w:rPr>
                    <w:rFonts w:ascii="Cambria Math" w:hAnsi="Cambria Math" w:cs="Times New Roman"/>
                    <w:sz w:val="24"/>
                    <w:szCs w:val="24"/>
                  </w:rPr>
                  <m:t>Gastos Financieros</m:t>
                </m:r>
              </m:e>
              <m:sub>
                <m:r>
                  <m:rPr>
                    <m:sty m:val="p"/>
                  </m:rPr>
                  <w:rPr>
                    <w:rFonts w:ascii="Cambria Math" w:hAnsi="Cambria Math" w:cs="Times New Roman"/>
                    <w:sz w:val="24"/>
                    <w:szCs w:val="24"/>
                  </w:rPr>
                  <m:t>i,t</m:t>
                </m:r>
              </m:sub>
            </m:sSub>
          </m:num>
          <m:den>
            <m:sSub>
              <m:sSubPr>
                <m:ctrlPr>
                  <w:rPr>
                    <w:rFonts w:ascii="Cambria Math" w:hAnsi="Cambria Math" w:cs="Times New Roman"/>
                    <w:iCs/>
                    <w:sz w:val="24"/>
                    <w:szCs w:val="24"/>
                  </w:rPr>
                </m:ctrlPr>
              </m:sSubPr>
              <m:e>
                <m:r>
                  <m:rPr>
                    <m:sty m:val="p"/>
                  </m:rPr>
                  <w:rPr>
                    <w:rFonts w:ascii="Cambria Math" w:hAnsi="Cambria Math" w:cs="Times New Roman"/>
                    <w:sz w:val="24"/>
                    <w:szCs w:val="24"/>
                  </w:rPr>
                  <m:t>DRT</m:t>
                </m:r>
              </m:e>
              <m:sub>
                <m:r>
                  <m:rPr>
                    <m:sty m:val="p"/>
                  </m:rPr>
                  <w:rPr>
                    <w:rFonts w:ascii="Cambria Math" w:hAnsi="Cambria Math" w:cs="Times New Roman"/>
                    <w:sz w:val="24"/>
                    <w:szCs w:val="24"/>
                  </w:rPr>
                  <m:t>i,t-1</m:t>
                </m:r>
              </m:sub>
            </m:sSub>
          </m:den>
        </m:f>
      </m:oMath>
      <w:r w:rsidR="00A63A85">
        <w:rPr>
          <w:rFonts w:ascii="Times New Roman" w:eastAsiaTheme="minorEastAsia" w:hAnsi="Times New Roman" w:cs="Times New Roman"/>
          <w:iCs/>
          <w:sz w:val="24"/>
          <w:szCs w:val="24"/>
        </w:rPr>
        <w:tab/>
      </w:r>
      <w:r w:rsidR="00A63A85">
        <w:rPr>
          <w:rFonts w:ascii="Times New Roman" w:eastAsiaTheme="minorEastAsia" w:hAnsi="Times New Roman" w:cs="Times New Roman"/>
          <w:iCs/>
          <w:sz w:val="24"/>
          <w:szCs w:val="24"/>
        </w:rPr>
        <w:tab/>
      </w:r>
      <w:r w:rsidR="00A63A85">
        <w:rPr>
          <w:rFonts w:ascii="Times New Roman" w:eastAsiaTheme="minorEastAsia" w:hAnsi="Times New Roman" w:cs="Times New Roman"/>
          <w:iCs/>
          <w:sz w:val="24"/>
          <w:szCs w:val="24"/>
        </w:rPr>
        <w:tab/>
      </w:r>
      <w:r w:rsidR="00A63A85">
        <w:rPr>
          <w:rFonts w:ascii="Times New Roman" w:eastAsiaTheme="minorEastAsia" w:hAnsi="Times New Roman" w:cs="Times New Roman"/>
          <w:iCs/>
          <w:sz w:val="24"/>
          <w:szCs w:val="24"/>
        </w:rPr>
        <w:tab/>
      </w:r>
      <w:r w:rsidR="00A63A85">
        <w:rPr>
          <w:rFonts w:ascii="Times New Roman" w:eastAsiaTheme="minorEastAsia" w:hAnsi="Times New Roman" w:cs="Times New Roman"/>
          <w:iCs/>
          <w:sz w:val="24"/>
          <w:szCs w:val="24"/>
        </w:rPr>
        <w:tab/>
        <w:t xml:space="preserve">    </w:t>
      </w:r>
      <w:r>
        <w:rPr>
          <w:rFonts w:ascii="Times New Roman" w:eastAsiaTheme="minorEastAsia" w:hAnsi="Times New Roman" w:cs="Times New Roman"/>
          <w:iCs/>
          <w:sz w:val="24"/>
          <w:szCs w:val="24"/>
        </w:rPr>
        <w:t>(7)</w:t>
      </w:r>
    </w:p>
    <w:p w14:paraId="6D1CF0A1" w14:textId="565B5131" w:rsidR="001C5B5C" w:rsidRDefault="00A63A85" w:rsidP="001E7998">
      <w:pPr>
        <w:spacing w:after="180" w:line="360" w:lineRule="auto"/>
        <w:jc w:val="both"/>
        <w:rPr>
          <w:rFonts w:ascii="Times New Roman" w:eastAsiaTheme="minorEastAsia" w:hAnsi="Times New Roman" w:cs="Times New Roman"/>
          <w:sz w:val="24"/>
          <w:szCs w:val="24"/>
        </w:rPr>
      </w:pPr>
      <w:r>
        <w:rPr>
          <w:rFonts w:ascii="Times New Roman" w:hAnsi="Times New Roman" w:cs="Times New Roman"/>
          <w:iCs/>
          <w:sz w:val="24"/>
          <w:szCs w:val="24"/>
        </w:rPr>
        <w:t xml:space="preserve">Donde </w:t>
      </w:r>
      <m:oMath>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DRT</m:t>
            </m:r>
          </m:e>
          <m:sub>
            <m:r>
              <m:rPr>
                <m:sty m:val="p"/>
              </m:rPr>
              <w:rPr>
                <w:rFonts w:ascii="Cambria Math" w:eastAsiaTheme="minorEastAsia" w:hAnsi="Cambria Math" w:cs="Times New Roman"/>
                <w:sz w:val="24"/>
                <w:szCs w:val="24"/>
              </w:rPr>
              <m:t>i,t</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DR</m:t>
            </m:r>
          </m:e>
          <m:sub>
            <m:r>
              <m:rPr>
                <m:sty m:val="p"/>
              </m:rPr>
              <w:rPr>
                <w:rFonts w:ascii="Cambria Math" w:eastAsiaTheme="minorEastAsia" w:hAnsi="Cambria Math" w:cs="Times New Roman"/>
                <w:sz w:val="24"/>
                <w:szCs w:val="24"/>
              </w:rPr>
              <m:t>i,t</m:t>
            </m:r>
          </m:sub>
          <m:sup>
            <m:r>
              <m:rPr>
                <m:sty m:val="p"/>
              </m:rPr>
              <w:rPr>
                <w:rFonts w:ascii="Cambria Math" w:eastAsiaTheme="minorEastAsia" w:hAnsi="Cambria Math" w:cs="Times New Roman"/>
                <w:sz w:val="24"/>
                <w:szCs w:val="24"/>
              </w:rPr>
              <m:t>c/p</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DR</m:t>
            </m:r>
          </m:e>
          <m:sub>
            <m:r>
              <m:rPr>
                <m:sty m:val="p"/>
              </m:rPr>
              <w:rPr>
                <w:rFonts w:ascii="Cambria Math" w:eastAsiaTheme="minorEastAsia" w:hAnsi="Cambria Math" w:cs="Times New Roman"/>
                <w:sz w:val="24"/>
                <w:szCs w:val="24"/>
              </w:rPr>
              <m:t>i,t</m:t>
            </m:r>
          </m:sub>
          <m:sup>
            <m:r>
              <m:rPr>
                <m:sty m:val="p"/>
              </m:rPr>
              <w:rPr>
                <w:rFonts w:ascii="Cambria Math" w:eastAsiaTheme="minorEastAsia" w:hAnsi="Cambria Math" w:cs="Times New Roman"/>
                <w:sz w:val="24"/>
                <w:szCs w:val="24"/>
              </w:rPr>
              <m:t>l/p</m:t>
            </m:r>
          </m:sup>
        </m:sSubSup>
      </m:oMath>
      <w:r w:rsidR="0033199C">
        <w:rPr>
          <w:rFonts w:ascii="Times New Roman" w:eastAsiaTheme="minorEastAsia" w:hAnsi="Times New Roman" w:cs="Times New Roman"/>
          <w:sz w:val="24"/>
          <w:szCs w:val="24"/>
        </w:rPr>
        <w:t xml:space="preserve">, y donde, </w:t>
      </w:r>
      <m:oMath>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DR</m:t>
            </m:r>
          </m:e>
          <m:sub>
            <m:r>
              <m:rPr>
                <m:sty m:val="p"/>
              </m:rPr>
              <w:rPr>
                <w:rFonts w:ascii="Cambria Math" w:eastAsiaTheme="minorEastAsia" w:hAnsi="Cambria Math" w:cs="Times New Roman"/>
                <w:sz w:val="24"/>
                <w:szCs w:val="24"/>
              </w:rPr>
              <m:t>i,t</m:t>
            </m:r>
          </m:sub>
          <m:sup>
            <m:r>
              <m:rPr>
                <m:sty m:val="p"/>
              </m:rPr>
              <w:rPr>
                <w:rFonts w:ascii="Cambria Math" w:eastAsiaTheme="minorEastAsia" w:hAnsi="Cambria Math" w:cs="Times New Roman"/>
                <w:sz w:val="24"/>
                <w:szCs w:val="24"/>
              </w:rPr>
              <m:t>c/p</m:t>
            </m:r>
          </m:sup>
        </m:sSubSup>
      </m:oMath>
      <w:r w:rsidR="0033199C">
        <w:rPr>
          <w:rFonts w:ascii="Times New Roman" w:eastAsiaTheme="minorEastAsia" w:hAnsi="Times New Roman" w:cs="Times New Roman"/>
          <w:sz w:val="24"/>
          <w:szCs w:val="24"/>
        </w:rPr>
        <w:t xml:space="preserve"> y </w:t>
      </w:r>
      <m:oMath>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DR</m:t>
            </m:r>
          </m:e>
          <m:sub>
            <m:r>
              <m:rPr>
                <m:sty m:val="p"/>
              </m:rPr>
              <w:rPr>
                <w:rFonts w:ascii="Cambria Math" w:eastAsiaTheme="minorEastAsia" w:hAnsi="Cambria Math" w:cs="Times New Roman"/>
                <w:sz w:val="24"/>
                <w:szCs w:val="24"/>
              </w:rPr>
              <m:t>i,t</m:t>
            </m:r>
          </m:sub>
          <m:sup>
            <m:r>
              <m:rPr>
                <m:sty m:val="p"/>
              </m:rPr>
              <w:rPr>
                <w:rFonts w:ascii="Cambria Math" w:eastAsiaTheme="minorEastAsia" w:hAnsi="Cambria Math" w:cs="Times New Roman"/>
                <w:sz w:val="24"/>
                <w:szCs w:val="24"/>
              </w:rPr>
              <m:t>l/p</m:t>
            </m:r>
          </m:sup>
        </m:sSubSup>
      </m:oMath>
      <w:r w:rsidR="0033199C">
        <w:rPr>
          <w:rFonts w:ascii="Times New Roman" w:eastAsiaTheme="minorEastAsia" w:hAnsi="Times New Roman" w:cs="Times New Roman"/>
          <w:sz w:val="24"/>
          <w:szCs w:val="24"/>
        </w:rPr>
        <w:t xml:space="preserve"> son la deuda remunerada a corto y largo plazo, respectivamente, a final del periodo </w:t>
      </w:r>
      <w:r w:rsidR="0033199C">
        <w:rPr>
          <w:rFonts w:ascii="Times New Roman" w:eastAsiaTheme="minorEastAsia" w:hAnsi="Times New Roman" w:cs="Times New Roman"/>
          <w:i/>
          <w:iCs/>
          <w:sz w:val="24"/>
          <w:szCs w:val="24"/>
        </w:rPr>
        <w:t>t</w:t>
      </w:r>
      <w:r w:rsidR="0033199C">
        <w:rPr>
          <w:rFonts w:ascii="Times New Roman" w:eastAsiaTheme="minorEastAsia" w:hAnsi="Times New Roman" w:cs="Times New Roman"/>
          <w:sz w:val="24"/>
          <w:szCs w:val="24"/>
        </w:rPr>
        <w:t>.</w:t>
      </w:r>
    </w:p>
    <w:p w14:paraId="04C7AEC0" w14:textId="518C6398" w:rsidR="0033199C" w:rsidRDefault="0033199C" w:rsidP="001E7998">
      <w:pPr>
        <w:spacing w:after="180"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sz w:val="24"/>
          <w:szCs w:val="24"/>
        </w:rPr>
        <w:t xml:space="preserve">Por otro lado, para el cálculo de </w:t>
      </w:r>
      <m:oMath>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R</m:t>
            </m:r>
          </m:e>
          <m:sub>
            <m:r>
              <m:rPr>
                <m:sty m:val="p"/>
              </m:rPr>
              <w:rPr>
                <w:rFonts w:ascii="Cambria Math" w:hAnsi="Cambria Math" w:cs="Times New Roman"/>
                <w:sz w:val="24"/>
                <w:szCs w:val="24"/>
              </w:rPr>
              <m:t>i,t</m:t>
            </m:r>
          </m:sub>
          <m:sup>
            <m:r>
              <m:rPr>
                <m:sty m:val="p"/>
              </m:rPr>
              <w:rPr>
                <w:rFonts w:ascii="Cambria Math" w:hAnsi="Cambria Math" w:cs="Times New Roman"/>
                <w:sz w:val="24"/>
                <w:szCs w:val="24"/>
              </w:rPr>
              <m:t>*</m:t>
            </m:r>
          </m:sup>
        </m:sSubSup>
      </m:oMath>
      <w:r>
        <w:rPr>
          <w:rFonts w:ascii="Times New Roman" w:eastAsiaTheme="minorEastAsia" w:hAnsi="Times New Roman" w:cs="Times New Roman"/>
          <w:iCs/>
          <w:sz w:val="24"/>
          <w:szCs w:val="24"/>
        </w:rPr>
        <w:t xml:space="preserve"> </w:t>
      </w:r>
      <w:r w:rsidR="005E1582">
        <w:rPr>
          <w:rFonts w:ascii="Times New Roman" w:eastAsiaTheme="minorEastAsia" w:hAnsi="Times New Roman" w:cs="Times New Roman"/>
          <w:iCs/>
          <w:sz w:val="24"/>
          <w:szCs w:val="24"/>
        </w:rPr>
        <w:t xml:space="preserve">se </w:t>
      </w:r>
      <w:r w:rsidR="00715A76">
        <w:rPr>
          <w:rFonts w:ascii="Times New Roman" w:eastAsiaTheme="minorEastAsia" w:hAnsi="Times New Roman" w:cs="Times New Roman"/>
          <w:iCs/>
          <w:sz w:val="24"/>
          <w:szCs w:val="24"/>
        </w:rPr>
        <w:t>utiliza</w:t>
      </w:r>
      <w:r w:rsidR="008828F6">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la siguiente ecuación:</w:t>
      </w:r>
    </w:p>
    <w:p w14:paraId="3F80CC39" w14:textId="04044594" w:rsidR="008828F6" w:rsidRPr="008828F6" w:rsidRDefault="00A5452E" w:rsidP="001E7998">
      <w:pPr>
        <w:spacing w:after="180"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rs</m:t>
            </m:r>
          </m:e>
          <m:sub>
            <m:r>
              <m:rPr>
                <m:sty m:val="p"/>
              </m:rPr>
              <w:rPr>
                <w:rFonts w:ascii="Cambria Math" w:hAnsi="Cambria Math" w:cs="Times New Roman"/>
                <w:sz w:val="24"/>
                <w:szCs w:val="24"/>
              </w:rPr>
              <m:t>t-1</m:t>
            </m:r>
          </m:sub>
        </m:sSub>
        <m:r>
          <m:rPr>
            <m:sty m:val="p"/>
          </m:rP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Cs/>
                <w:sz w:val="24"/>
                <w:szCs w:val="24"/>
              </w:rPr>
            </m:ctrlPr>
          </m:sSubSupPr>
          <m:e>
            <m:r>
              <m:rPr>
                <m:sty m:val="p"/>
              </m:rPr>
              <w:rPr>
                <w:rFonts w:ascii="Cambria Math" w:eastAsiaTheme="minorEastAsia" w:hAnsi="Cambria Math" w:cs="Times New Roman"/>
                <w:sz w:val="24"/>
                <w:szCs w:val="24"/>
              </w:rPr>
              <m:t>DR</m:t>
            </m:r>
          </m:e>
          <m:sub>
            <m:r>
              <m:rPr>
                <m:sty m:val="p"/>
              </m:rPr>
              <w:rPr>
                <w:rFonts w:ascii="Cambria Math" w:eastAsiaTheme="minorEastAsia" w:hAnsi="Cambria Math" w:cs="Times New Roman"/>
                <w:sz w:val="24"/>
                <w:szCs w:val="24"/>
              </w:rPr>
              <m:t>i,t-1</m:t>
            </m:r>
          </m:sub>
          <m:sup>
            <m:r>
              <m:rPr>
                <m:sty m:val="p"/>
              </m:rPr>
              <w:rPr>
                <w:rFonts w:ascii="Cambria Math" w:eastAsiaTheme="minorEastAsia" w:hAnsi="Cambria Math" w:cs="Times New Roman"/>
                <w:sz w:val="24"/>
                <w:szCs w:val="24"/>
              </w:rPr>
              <m:t>c/p</m:t>
            </m:r>
          </m:sup>
        </m:sSubSup>
        <m:r>
          <m:rPr>
            <m:sty m:val="p"/>
          </m:rPr>
          <w:rPr>
            <w:rFonts w:ascii="Cambria Math" w:hAnsi="Cambria Math" w:cs="Times New Roman"/>
            <w:sz w:val="24"/>
            <w:szCs w:val="24"/>
          </w:rPr>
          <m:t>+</m:t>
        </m:r>
        <m:d>
          <m:dPr>
            <m:ctrlPr>
              <w:rPr>
                <w:rFonts w:ascii="Cambria Math" w:hAnsi="Cambria Math" w:cs="Times New Roman"/>
                <w:iCs/>
                <w:sz w:val="24"/>
                <w:szCs w:val="24"/>
              </w:rPr>
            </m:ctrlPr>
          </m:dPr>
          <m:e>
            <m:f>
              <m:fPr>
                <m:ctrlPr>
                  <w:rPr>
                    <w:rFonts w:ascii="Cambria Math" w:hAnsi="Cambria Math" w:cs="Times New Roman"/>
                    <w:iCs/>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5</m:t>
                </m:r>
              </m:den>
            </m:f>
            <m:r>
              <m:rPr>
                <m:sty m:val="p"/>
              </m:rP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Cs/>
                    <w:sz w:val="24"/>
                    <w:szCs w:val="24"/>
                  </w:rPr>
                </m:ctrlPr>
              </m:naryPr>
              <m:sub>
                <m:r>
                  <m:rPr>
                    <m:sty m:val="p"/>
                  </m:rPr>
                  <w:rPr>
                    <w:rFonts w:ascii="Cambria Math" w:eastAsiaTheme="minorEastAsia" w:hAnsi="Cambria Math" w:cs="Times New Roman"/>
                    <w:sz w:val="24"/>
                    <w:szCs w:val="24"/>
                  </w:rPr>
                  <m:t>j=1</m:t>
                </m:r>
              </m:sub>
              <m:sup>
                <m:r>
                  <m:rPr>
                    <m:sty m:val="p"/>
                  </m:rPr>
                  <w:rPr>
                    <w:rFonts w:ascii="Cambria Math" w:eastAsiaTheme="minorEastAsia" w:hAnsi="Cambria Math" w:cs="Times New Roman"/>
                    <w:sz w:val="24"/>
                    <w:szCs w:val="24"/>
                  </w:rPr>
                  <m:t>5</m:t>
                </m:r>
              </m:sup>
              <m:e>
                <m:sSub>
                  <m:sSubPr>
                    <m:ctrlPr>
                      <w:rPr>
                        <w:rFonts w:ascii="Cambria Math" w:hAnsi="Cambria Math" w:cs="Times New Roman"/>
                        <w:iCs/>
                        <w:sz w:val="24"/>
                        <w:szCs w:val="24"/>
                      </w:rPr>
                    </m:ctrlPr>
                  </m:sSubPr>
                  <m:e>
                    <m:r>
                      <m:rPr>
                        <m:sty m:val="p"/>
                      </m:rPr>
                      <w:rPr>
                        <w:rFonts w:ascii="Cambria Math" w:hAnsi="Cambria Math" w:cs="Times New Roman"/>
                        <w:sz w:val="24"/>
                        <w:szCs w:val="24"/>
                      </w:rPr>
                      <m:t>rl</m:t>
                    </m:r>
                  </m:e>
                  <m:sub>
                    <m:r>
                      <m:rPr>
                        <m:sty m:val="p"/>
                      </m:rPr>
                      <w:rPr>
                        <w:rFonts w:ascii="Cambria Math" w:hAnsi="Cambria Math" w:cs="Times New Roman"/>
                        <w:sz w:val="24"/>
                        <w:szCs w:val="24"/>
                      </w:rPr>
                      <m:t>t-j</m:t>
                    </m:r>
                  </m:sub>
                </m:sSub>
              </m:e>
            </m:nary>
            <m:r>
              <m:rPr>
                <m:sty m:val="p"/>
              </m:rPr>
              <w:rPr>
                <w:rFonts w:ascii="Cambria Math" w:eastAsiaTheme="minorEastAsia" w:hAnsi="Cambria Math" w:cs="Times New Roman"/>
                <w:sz w:val="24"/>
                <w:szCs w:val="24"/>
              </w:rPr>
              <m:t xml:space="preserve"> </m:t>
            </m:r>
            <m:ctrlPr>
              <w:rPr>
                <w:rFonts w:ascii="Cambria Math" w:eastAsiaTheme="minorEastAsia" w:hAnsi="Cambria Math" w:cs="Times New Roman"/>
                <w:iCs/>
                <w:sz w:val="24"/>
                <w:szCs w:val="24"/>
              </w:rPr>
            </m:ctrlPr>
          </m:e>
        </m:d>
        <m:sSubSup>
          <m:sSubSupPr>
            <m:ctrlPr>
              <w:rPr>
                <w:rFonts w:ascii="Cambria Math" w:eastAsiaTheme="minorEastAsia" w:hAnsi="Cambria Math" w:cs="Times New Roman"/>
                <w:iCs/>
                <w:sz w:val="24"/>
                <w:szCs w:val="24"/>
              </w:rPr>
            </m:ctrlPr>
          </m:sSubSupPr>
          <m:e>
            <m:r>
              <m:rPr>
                <m:sty m:val="p"/>
              </m:rPr>
              <w:rPr>
                <w:rFonts w:ascii="Cambria Math" w:eastAsiaTheme="minorEastAsia" w:hAnsi="Cambria Math" w:cs="Times New Roman"/>
                <w:sz w:val="24"/>
                <w:szCs w:val="24"/>
              </w:rPr>
              <m:t>DR</m:t>
            </m:r>
          </m:e>
          <m:sub>
            <m:r>
              <m:rPr>
                <m:sty m:val="p"/>
              </m:rPr>
              <w:rPr>
                <w:rFonts w:ascii="Cambria Math" w:eastAsiaTheme="minorEastAsia" w:hAnsi="Cambria Math" w:cs="Times New Roman"/>
                <w:sz w:val="24"/>
                <w:szCs w:val="24"/>
              </w:rPr>
              <m:t>i,t-1</m:t>
            </m:r>
          </m:sub>
          <m:sup>
            <m:r>
              <m:rPr>
                <m:sty m:val="p"/>
              </m:rPr>
              <w:rPr>
                <w:rFonts w:ascii="Cambria Math" w:eastAsiaTheme="minorEastAsia" w:hAnsi="Cambria Math" w:cs="Times New Roman"/>
                <w:sz w:val="24"/>
                <w:szCs w:val="24"/>
              </w:rPr>
              <m:t>l/p</m:t>
            </m:r>
          </m:sup>
        </m:sSubSup>
      </m:oMath>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t xml:space="preserve">    </w:t>
      </w:r>
      <w:bookmarkStart w:id="89" w:name="ecuación_8"/>
      <w:r>
        <w:rPr>
          <w:rFonts w:ascii="Times New Roman" w:eastAsiaTheme="minorEastAsia" w:hAnsi="Times New Roman" w:cs="Times New Roman"/>
          <w:iCs/>
          <w:sz w:val="24"/>
          <w:szCs w:val="24"/>
        </w:rPr>
        <w:t>(8)</w:t>
      </w:r>
      <w:bookmarkEnd w:id="89"/>
    </w:p>
    <w:p w14:paraId="113E8F6C" w14:textId="264E8103" w:rsidR="0033199C" w:rsidRDefault="00B162E0" w:rsidP="001E7998">
      <w:pPr>
        <w:spacing w:after="180" w:line="360" w:lineRule="auto"/>
        <w:jc w:val="both"/>
        <w:rPr>
          <w:rFonts w:ascii="Times New Roman" w:eastAsiaTheme="minorEastAsia" w:hAnsi="Times New Roman" w:cs="Times New Roman"/>
          <w:iCs/>
          <w:sz w:val="24"/>
          <w:szCs w:val="24"/>
        </w:rPr>
      </w:pPr>
      <w:r>
        <w:rPr>
          <w:rFonts w:ascii="Times New Roman" w:hAnsi="Times New Roman" w:cs="Times New Roman"/>
          <w:sz w:val="24"/>
          <w:szCs w:val="24"/>
        </w:rPr>
        <w:t xml:space="preserve">Donde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rs</m:t>
            </m:r>
          </m:e>
          <m:sub>
            <m:r>
              <m:rPr>
                <m:sty m:val="p"/>
              </m:rPr>
              <w:rPr>
                <w:rFonts w:ascii="Cambria Math" w:hAnsi="Cambria Math" w:cs="Times New Roman"/>
                <w:sz w:val="24"/>
                <w:szCs w:val="24"/>
              </w:rPr>
              <m:t>t</m:t>
            </m:r>
          </m:sub>
        </m:sSub>
      </m:oMath>
      <w:r>
        <w:rPr>
          <w:rFonts w:ascii="Times New Roman" w:eastAsiaTheme="minorEastAsia" w:hAnsi="Times New Roman" w:cs="Times New Roman"/>
          <w:iCs/>
          <w:sz w:val="24"/>
          <w:szCs w:val="24"/>
        </w:rPr>
        <w:t xml:space="preserve"> </w:t>
      </w:r>
      <w:r w:rsidR="00B32662">
        <w:rPr>
          <w:rFonts w:ascii="Times New Roman" w:eastAsiaTheme="minorEastAsia" w:hAnsi="Times New Roman" w:cs="Times New Roman"/>
          <w:iCs/>
          <w:sz w:val="24"/>
          <w:szCs w:val="24"/>
        </w:rPr>
        <w:t xml:space="preserve">y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rl</m:t>
            </m:r>
          </m:e>
          <m:sub>
            <m:r>
              <m:rPr>
                <m:sty m:val="p"/>
              </m:rPr>
              <w:rPr>
                <w:rFonts w:ascii="Cambria Math" w:hAnsi="Cambria Math" w:cs="Times New Roman"/>
                <w:sz w:val="24"/>
                <w:szCs w:val="24"/>
              </w:rPr>
              <m:t>t</m:t>
            </m:r>
          </m:sub>
        </m:sSub>
      </m:oMath>
      <w:r w:rsidR="00B32662">
        <w:rPr>
          <w:rFonts w:ascii="Times New Roman" w:eastAsiaTheme="minorEastAsia" w:hAnsi="Times New Roman" w:cs="Times New Roman"/>
          <w:iCs/>
          <w:sz w:val="24"/>
          <w:szCs w:val="24"/>
        </w:rPr>
        <w:t xml:space="preserve"> son,</w:t>
      </w:r>
      <w:r>
        <w:rPr>
          <w:rFonts w:ascii="Times New Roman" w:eastAsiaTheme="minorEastAsia" w:hAnsi="Times New Roman" w:cs="Times New Roman"/>
          <w:iCs/>
          <w:sz w:val="24"/>
          <w:szCs w:val="24"/>
        </w:rPr>
        <w:t xml:space="preserve"> el tipo de interés</w:t>
      </w:r>
      <w:r w:rsidR="00B32662">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medio</w:t>
      </w:r>
      <w:r w:rsidR="00B32662">
        <w:rPr>
          <w:rFonts w:ascii="Times New Roman" w:eastAsiaTheme="minorEastAsia" w:hAnsi="Times New Roman" w:cs="Times New Roman"/>
          <w:iCs/>
          <w:sz w:val="24"/>
          <w:szCs w:val="24"/>
        </w:rPr>
        <w:t xml:space="preserve"> anual a corto y largo plazo</w:t>
      </w:r>
      <w:r w:rsidR="00C06DEE">
        <w:rPr>
          <w:rFonts w:ascii="Times New Roman" w:eastAsiaTheme="minorEastAsia" w:hAnsi="Times New Roman" w:cs="Times New Roman"/>
          <w:iCs/>
          <w:sz w:val="24"/>
          <w:szCs w:val="24"/>
        </w:rPr>
        <w:t>, respectivamente,</w:t>
      </w:r>
      <w:r w:rsidR="008205D8">
        <w:rPr>
          <w:rFonts w:ascii="Times New Roman" w:eastAsiaTheme="minorEastAsia" w:hAnsi="Times New Roman" w:cs="Times New Roman"/>
          <w:iCs/>
          <w:sz w:val="24"/>
          <w:szCs w:val="24"/>
        </w:rPr>
        <w:t xml:space="preserve"> aplicado por las instituciones financieras monetarias residentes en la </w:t>
      </w:r>
      <w:r w:rsidR="00C06DEE">
        <w:rPr>
          <w:rFonts w:ascii="Times New Roman" w:eastAsiaTheme="minorEastAsia" w:hAnsi="Times New Roman" w:cs="Times New Roman"/>
          <w:iCs/>
          <w:sz w:val="24"/>
          <w:szCs w:val="24"/>
        </w:rPr>
        <w:t>Unión Económica y Monetaria (UEM)</w:t>
      </w:r>
      <w:r w:rsidR="00B32662">
        <w:rPr>
          <w:rFonts w:ascii="Times New Roman" w:eastAsiaTheme="minorEastAsia" w:hAnsi="Times New Roman" w:cs="Times New Roman"/>
          <w:iCs/>
          <w:sz w:val="24"/>
          <w:szCs w:val="24"/>
        </w:rPr>
        <w:t xml:space="preserve"> </w:t>
      </w:r>
      <w:r w:rsidR="00C06DEE">
        <w:rPr>
          <w:rFonts w:ascii="Times New Roman" w:eastAsiaTheme="minorEastAsia" w:hAnsi="Times New Roman" w:cs="Times New Roman"/>
          <w:iCs/>
          <w:sz w:val="24"/>
          <w:szCs w:val="24"/>
        </w:rPr>
        <w:t xml:space="preserve">sobre </w:t>
      </w:r>
      <w:r w:rsidR="00B32662">
        <w:rPr>
          <w:rFonts w:ascii="Times New Roman" w:eastAsiaTheme="minorEastAsia" w:hAnsi="Times New Roman" w:cs="Times New Roman"/>
          <w:iCs/>
          <w:sz w:val="24"/>
          <w:szCs w:val="24"/>
        </w:rPr>
        <w:t>los préstamos y créditos concedidos a las sociedades no financieras</w:t>
      </w:r>
      <w:r w:rsidR="008205D8">
        <w:rPr>
          <w:rFonts w:ascii="Times New Roman" w:eastAsiaTheme="minorEastAsia" w:hAnsi="Times New Roman" w:cs="Times New Roman"/>
          <w:iCs/>
          <w:sz w:val="24"/>
          <w:szCs w:val="24"/>
        </w:rPr>
        <w:t xml:space="preserve">. </w:t>
      </w:r>
      <w:r w:rsidR="005E1582">
        <w:rPr>
          <w:rFonts w:ascii="Times New Roman" w:eastAsiaTheme="minorEastAsia" w:hAnsi="Times New Roman" w:cs="Times New Roman"/>
          <w:iCs/>
          <w:sz w:val="24"/>
          <w:szCs w:val="24"/>
        </w:rPr>
        <w:t>Además</w:t>
      </w:r>
      <w:r w:rsidR="008205D8">
        <w:rPr>
          <w:rFonts w:ascii="Times New Roman" w:eastAsiaTheme="minorEastAsia" w:hAnsi="Times New Roman" w:cs="Times New Roman"/>
          <w:iCs/>
          <w:sz w:val="24"/>
          <w:szCs w:val="24"/>
        </w:rPr>
        <w:t xml:space="preserve">, </w:t>
      </w:r>
      <w:r w:rsidR="00715A76">
        <w:rPr>
          <w:rFonts w:ascii="Times New Roman" w:eastAsiaTheme="minorEastAsia" w:hAnsi="Times New Roman" w:cs="Times New Roman"/>
          <w:iCs/>
          <w:sz w:val="24"/>
          <w:szCs w:val="24"/>
        </w:rPr>
        <w:t xml:space="preserve">dichos </w:t>
      </w:r>
      <w:r w:rsidR="008205D8">
        <w:rPr>
          <w:rFonts w:ascii="Times New Roman" w:eastAsiaTheme="minorEastAsia" w:hAnsi="Times New Roman" w:cs="Times New Roman"/>
          <w:iCs/>
          <w:sz w:val="24"/>
          <w:szCs w:val="24"/>
        </w:rPr>
        <w:t xml:space="preserve">tipos </w:t>
      </w:r>
      <w:r w:rsidR="001A2B29">
        <w:rPr>
          <w:rFonts w:ascii="Times New Roman" w:eastAsiaTheme="minorEastAsia" w:hAnsi="Times New Roman" w:cs="Times New Roman"/>
          <w:iCs/>
          <w:sz w:val="24"/>
          <w:szCs w:val="24"/>
        </w:rPr>
        <w:t xml:space="preserve">medios </w:t>
      </w:r>
      <w:r w:rsidR="008205D8">
        <w:rPr>
          <w:rFonts w:ascii="Times New Roman" w:eastAsiaTheme="minorEastAsia" w:hAnsi="Times New Roman" w:cs="Times New Roman"/>
          <w:iCs/>
          <w:sz w:val="24"/>
          <w:szCs w:val="24"/>
        </w:rPr>
        <w:t>se calculan</w:t>
      </w:r>
      <w:r>
        <w:rPr>
          <w:rFonts w:ascii="Times New Roman" w:eastAsiaTheme="minorEastAsia" w:hAnsi="Times New Roman" w:cs="Times New Roman"/>
          <w:iCs/>
          <w:sz w:val="24"/>
          <w:szCs w:val="24"/>
        </w:rPr>
        <w:t xml:space="preserve"> </w:t>
      </w:r>
      <w:r w:rsidR="00D333D3">
        <w:rPr>
          <w:rFonts w:ascii="Times New Roman" w:eastAsiaTheme="minorEastAsia" w:hAnsi="Times New Roman" w:cs="Times New Roman"/>
          <w:iCs/>
          <w:sz w:val="24"/>
          <w:szCs w:val="24"/>
        </w:rPr>
        <w:t>con la ayuda</w:t>
      </w:r>
      <w:r w:rsidR="00A94B7C">
        <w:rPr>
          <w:rFonts w:ascii="Times New Roman" w:eastAsiaTheme="minorEastAsia" w:hAnsi="Times New Roman" w:cs="Times New Roman"/>
          <w:iCs/>
          <w:sz w:val="24"/>
          <w:szCs w:val="24"/>
        </w:rPr>
        <w:t xml:space="preserve"> </w:t>
      </w:r>
      <w:r w:rsidR="00D333D3">
        <w:rPr>
          <w:rFonts w:ascii="Times New Roman" w:eastAsiaTheme="minorEastAsia" w:hAnsi="Times New Roman" w:cs="Times New Roman"/>
          <w:iCs/>
          <w:sz w:val="24"/>
          <w:szCs w:val="24"/>
        </w:rPr>
        <w:t xml:space="preserve">de </w:t>
      </w:r>
      <w:r w:rsidR="001A2B29">
        <w:rPr>
          <w:rFonts w:ascii="Times New Roman" w:eastAsiaTheme="minorEastAsia" w:hAnsi="Times New Roman" w:cs="Times New Roman"/>
          <w:iCs/>
          <w:sz w:val="24"/>
          <w:szCs w:val="24"/>
        </w:rPr>
        <w:t xml:space="preserve">los </w:t>
      </w:r>
      <w:r>
        <w:rPr>
          <w:rFonts w:ascii="Times New Roman" w:eastAsiaTheme="minorEastAsia" w:hAnsi="Times New Roman" w:cs="Times New Roman"/>
          <w:iCs/>
          <w:sz w:val="24"/>
          <w:szCs w:val="24"/>
        </w:rPr>
        <w:t>tipos mensuales</w:t>
      </w:r>
      <w:r w:rsidR="008205D8">
        <w:rPr>
          <w:rFonts w:ascii="Times New Roman" w:eastAsiaTheme="minorEastAsia" w:hAnsi="Times New Roman" w:cs="Times New Roman"/>
          <w:iCs/>
          <w:sz w:val="24"/>
          <w:szCs w:val="24"/>
        </w:rPr>
        <w:t xml:space="preserve"> </w:t>
      </w:r>
      <w:r w:rsidR="00C06DEE">
        <w:rPr>
          <w:rFonts w:ascii="Times New Roman" w:eastAsiaTheme="minorEastAsia" w:hAnsi="Times New Roman" w:cs="Times New Roman"/>
          <w:iCs/>
          <w:sz w:val="24"/>
          <w:szCs w:val="24"/>
        </w:rPr>
        <w:t>publicado</w:t>
      </w:r>
      <w:r w:rsidR="004F404D">
        <w:rPr>
          <w:rFonts w:ascii="Times New Roman" w:eastAsiaTheme="minorEastAsia" w:hAnsi="Times New Roman" w:cs="Times New Roman"/>
          <w:iCs/>
          <w:sz w:val="24"/>
          <w:szCs w:val="24"/>
        </w:rPr>
        <w:t>s</w:t>
      </w:r>
      <w:r w:rsidR="00C06DEE">
        <w:rPr>
          <w:rFonts w:ascii="Times New Roman" w:eastAsiaTheme="minorEastAsia" w:hAnsi="Times New Roman" w:cs="Times New Roman"/>
          <w:iCs/>
          <w:sz w:val="24"/>
          <w:szCs w:val="24"/>
        </w:rPr>
        <w:t xml:space="preserve"> en la página oficial del </w:t>
      </w:r>
      <w:r w:rsidR="008205D8">
        <w:rPr>
          <w:rFonts w:ascii="Times New Roman" w:eastAsiaTheme="minorEastAsia" w:hAnsi="Times New Roman" w:cs="Times New Roman"/>
          <w:iCs/>
          <w:sz w:val="24"/>
          <w:szCs w:val="24"/>
        </w:rPr>
        <w:t>Banco de España</w:t>
      </w:r>
      <w:r w:rsidR="00C06DEE">
        <w:rPr>
          <w:rFonts w:ascii="Times New Roman" w:eastAsiaTheme="minorEastAsia" w:hAnsi="Times New Roman" w:cs="Times New Roman"/>
          <w:iCs/>
          <w:sz w:val="24"/>
          <w:szCs w:val="24"/>
        </w:rPr>
        <w:t xml:space="preserve"> </w:t>
      </w:r>
      <w:r w:rsidR="00C06DEE">
        <w:rPr>
          <w:rFonts w:ascii="Times New Roman" w:eastAsiaTheme="minorEastAsia" w:hAnsi="Times New Roman" w:cs="Times New Roman"/>
          <w:iCs/>
          <w:sz w:val="24"/>
          <w:szCs w:val="24"/>
        </w:rPr>
        <w:fldChar w:fldCharType="begin" w:fldLock="1"/>
      </w:r>
      <w:r w:rsidR="00F123DD">
        <w:rPr>
          <w:rFonts w:ascii="Times New Roman" w:eastAsiaTheme="minorEastAsia" w:hAnsi="Times New Roman" w:cs="Times New Roman"/>
          <w:iCs/>
          <w:sz w:val="24"/>
          <w:szCs w:val="24"/>
        </w:rPr>
        <w:instrText>ADDIN CSL_CITATION {"citationItems":[{"id":"ITEM-1","itemData":{"URL":"https://www.bde.es/webbde/es/estadis/infoest/temas/sb_tiif.html","accessed":{"date-parts":[["2021","12","30"]]},"author":[{"dropping-particle":"","family":"BANCO DE ESPAÑA","given":"","non-dropping-particle":"","parse-names":false,"suffix":""}],"id":"ITEM-1","issued":{"date-parts":[["2021","10"]]},"title":"Banco de España - Estadísticas","type":"webpage"},"uris":["http://www.mendeley.com/documents/?uuid=54cd57a0-89f4-3171-b88a-773e55c38eae"]}],"mendeley":{"formattedCitation":"(BANCO DE ESPAÑA, 2021)","plainTextFormattedCitation":"(BANCO DE ESPAÑA, 2021)","previouslyFormattedCitation":"(BANCO DE ESPAÑA, 2021)"},"properties":{"noteIndex":0},"schema":"https://github.com/citation-style-language/schema/raw/master/csl-citation.json"}</w:instrText>
      </w:r>
      <w:r w:rsidR="00C06DEE">
        <w:rPr>
          <w:rFonts w:ascii="Times New Roman" w:eastAsiaTheme="minorEastAsia" w:hAnsi="Times New Roman" w:cs="Times New Roman"/>
          <w:iCs/>
          <w:sz w:val="24"/>
          <w:szCs w:val="24"/>
        </w:rPr>
        <w:fldChar w:fldCharType="separate"/>
      </w:r>
      <w:r w:rsidR="00C06DEE" w:rsidRPr="00C06DEE">
        <w:rPr>
          <w:rFonts w:ascii="Times New Roman" w:eastAsiaTheme="minorEastAsia" w:hAnsi="Times New Roman" w:cs="Times New Roman"/>
          <w:iCs/>
          <w:noProof/>
          <w:sz w:val="24"/>
          <w:szCs w:val="24"/>
        </w:rPr>
        <w:t>(BANCO DE ESPAÑA, 2021)</w:t>
      </w:r>
      <w:r w:rsidR="00C06DEE">
        <w:rPr>
          <w:rFonts w:ascii="Times New Roman" w:eastAsiaTheme="minorEastAsia" w:hAnsi="Times New Roman" w:cs="Times New Roman"/>
          <w:iCs/>
          <w:sz w:val="24"/>
          <w:szCs w:val="24"/>
        </w:rPr>
        <w:fldChar w:fldCharType="end"/>
      </w:r>
      <w:r w:rsidR="00C06DEE">
        <w:rPr>
          <w:rFonts w:ascii="Times New Roman" w:eastAsiaTheme="minorEastAsia" w:hAnsi="Times New Roman" w:cs="Times New Roman"/>
          <w:iCs/>
          <w:sz w:val="24"/>
          <w:szCs w:val="24"/>
        </w:rPr>
        <w:t>.</w:t>
      </w:r>
    </w:p>
    <w:p w14:paraId="212A44CB" w14:textId="537F5AEE" w:rsidR="00C56956" w:rsidRDefault="00C56956" w:rsidP="001E7998">
      <w:pPr>
        <w:spacing w:after="180"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Tal y c</w:t>
      </w:r>
      <w:r w:rsidR="00551C5A">
        <w:rPr>
          <w:rFonts w:ascii="Times New Roman" w:eastAsiaTheme="minorEastAsia" w:hAnsi="Times New Roman" w:cs="Times New Roman"/>
          <w:iCs/>
          <w:sz w:val="24"/>
          <w:szCs w:val="24"/>
        </w:rPr>
        <w:t xml:space="preserve">omo se puede </w:t>
      </w:r>
      <w:r w:rsidR="00BE5650">
        <w:rPr>
          <w:rFonts w:ascii="Times New Roman" w:eastAsiaTheme="minorEastAsia" w:hAnsi="Times New Roman" w:cs="Times New Roman"/>
          <w:iCs/>
          <w:sz w:val="24"/>
          <w:szCs w:val="24"/>
        </w:rPr>
        <w:t>comprobar</w:t>
      </w:r>
      <w:r w:rsidR="00551C5A">
        <w:rPr>
          <w:rFonts w:ascii="Times New Roman" w:eastAsiaTheme="minorEastAsia" w:hAnsi="Times New Roman" w:cs="Times New Roman"/>
          <w:iCs/>
          <w:sz w:val="24"/>
          <w:szCs w:val="24"/>
        </w:rPr>
        <w:t>, l</w:t>
      </w:r>
      <w:r w:rsidR="004F404D">
        <w:rPr>
          <w:rFonts w:ascii="Times New Roman" w:eastAsiaTheme="minorEastAsia" w:hAnsi="Times New Roman" w:cs="Times New Roman"/>
          <w:iCs/>
          <w:sz w:val="24"/>
          <w:szCs w:val="24"/>
        </w:rPr>
        <w:t xml:space="preserve">a </w:t>
      </w:r>
      <w:hyperlink w:anchor="ecuación_8" w:history="1">
        <w:r w:rsidR="00204EB3" w:rsidRPr="00204EB3">
          <w:rPr>
            <w:rStyle w:val="Hipervnculo"/>
            <w:rFonts w:ascii="Times New Roman" w:eastAsiaTheme="minorEastAsia" w:hAnsi="Times New Roman" w:cs="Times New Roman"/>
            <w:iCs/>
            <w:sz w:val="24"/>
            <w:szCs w:val="24"/>
          </w:rPr>
          <w:t>ecuación 8</w:t>
        </w:r>
      </w:hyperlink>
      <w:r w:rsidR="00204EB3">
        <w:rPr>
          <w:rFonts w:ascii="Times New Roman" w:eastAsiaTheme="minorEastAsia" w:hAnsi="Times New Roman" w:cs="Times New Roman"/>
          <w:iCs/>
          <w:sz w:val="24"/>
          <w:szCs w:val="24"/>
        </w:rPr>
        <w:t xml:space="preserve"> </w:t>
      </w:r>
      <w:r w:rsidR="00D333D3">
        <w:rPr>
          <w:rFonts w:ascii="Times New Roman" w:eastAsiaTheme="minorEastAsia" w:hAnsi="Times New Roman" w:cs="Times New Roman"/>
          <w:iCs/>
          <w:sz w:val="24"/>
          <w:szCs w:val="24"/>
        </w:rPr>
        <w:t xml:space="preserve">consiste en </w:t>
      </w:r>
      <w:r w:rsidR="004F404D">
        <w:rPr>
          <w:rFonts w:ascii="Times New Roman" w:eastAsiaTheme="minorEastAsia" w:hAnsi="Times New Roman" w:cs="Times New Roman"/>
          <w:iCs/>
          <w:sz w:val="24"/>
          <w:szCs w:val="24"/>
        </w:rPr>
        <w:t xml:space="preserve">una versión simplificada de la </w:t>
      </w:r>
      <w:hyperlink w:anchor="ecuación_1" w:history="1">
        <w:r w:rsidR="004F404D" w:rsidRPr="00204EB3">
          <w:rPr>
            <w:rStyle w:val="Hipervnculo"/>
            <w:rFonts w:ascii="Times New Roman" w:eastAsiaTheme="minorEastAsia" w:hAnsi="Times New Roman" w:cs="Times New Roman"/>
            <w:iCs/>
            <w:sz w:val="24"/>
            <w:szCs w:val="24"/>
          </w:rPr>
          <w:t xml:space="preserve">ecuación </w:t>
        </w:r>
        <w:r w:rsidR="00204EB3" w:rsidRPr="00204EB3">
          <w:rPr>
            <w:rStyle w:val="Hipervnculo"/>
            <w:rFonts w:ascii="Times New Roman" w:eastAsiaTheme="minorEastAsia" w:hAnsi="Times New Roman" w:cs="Times New Roman"/>
            <w:iCs/>
            <w:sz w:val="24"/>
            <w:szCs w:val="24"/>
          </w:rPr>
          <w:t>1</w:t>
        </w:r>
      </w:hyperlink>
      <w:r w:rsidR="004F404D">
        <w:rPr>
          <w:rFonts w:ascii="Times New Roman" w:eastAsiaTheme="minorEastAsia" w:hAnsi="Times New Roman" w:cs="Times New Roman"/>
          <w:iCs/>
          <w:sz w:val="24"/>
          <w:szCs w:val="24"/>
        </w:rPr>
        <w:t xml:space="preserve"> del criterio </w:t>
      </w:r>
      <w:r w:rsidR="00F123DD">
        <w:rPr>
          <w:rFonts w:ascii="Times New Roman" w:eastAsiaTheme="minorEastAsia" w:hAnsi="Times New Roman" w:cs="Times New Roman"/>
          <w:iCs/>
          <w:sz w:val="24"/>
          <w:szCs w:val="24"/>
        </w:rPr>
        <w:t xml:space="preserve">original de </w:t>
      </w:r>
      <w:r w:rsidR="004F404D">
        <w:rPr>
          <w:rFonts w:ascii="Times New Roman" w:eastAsiaTheme="minorEastAsia" w:hAnsi="Times New Roman" w:cs="Times New Roman"/>
          <w:iCs/>
          <w:sz w:val="24"/>
          <w:szCs w:val="24"/>
        </w:rPr>
        <w:t xml:space="preserve">CHK. </w:t>
      </w:r>
      <w:r w:rsidR="000C79BD">
        <w:rPr>
          <w:rFonts w:ascii="Times New Roman" w:eastAsiaTheme="minorEastAsia" w:hAnsi="Times New Roman" w:cs="Times New Roman"/>
          <w:iCs/>
          <w:sz w:val="24"/>
          <w:szCs w:val="24"/>
        </w:rPr>
        <w:t>Sin embargo</w:t>
      </w:r>
      <w:r w:rsidR="004F404D">
        <w:rPr>
          <w:rFonts w:ascii="Times New Roman" w:eastAsiaTheme="minorEastAsia" w:hAnsi="Times New Roman" w:cs="Times New Roman"/>
          <w:iCs/>
          <w:sz w:val="24"/>
          <w:szCs w:val="24"/>
        </w:rPr>
        <w:t xml:space="preserve">, </w:t>
      </w:r>
      <w:r w:rsidR="00A91D47">
        <w:rPr>
          <w:rFonts w:ascii="Times New Roman" w:eastAsiaTheme="minorEastAsia" w:hAnsi="Times New Roman" w:cs="Times New Roman"/>
          <w:iCs/>
          <w:sz w:val="24"/>
          <w:szCs w:val="24"/>
        </w:rPr>
        <w:t>dicha</w:t>
      </w:r>
      <w:r w:rsidR="000C79BD">
        <w:rPr>
          <w:rFonts w:ascii="Times New Roman" w:eastAsiaTheme="minorEastAsia" w:hAnsi="Times New Roman" w:cs="Times New Roman"/>
          <w:iCs/>
          <w:sz w:val="24"/>
          <w:szCs w:val="24"/>
        </w:rPr>
        <w:t xml:space="preserve"> </w:t>
      </w:r>
      <w:r w:rsidR="004F404D">
        <w:rPr>
          <w:rFonts w:ascii="Times New Roman" w:eastAsiaTheme="minorEastAsia" w:hAnsi="Times New Roman" w:cs="Times New Roman"/>
          <w:iCs/>
          <w:sz w:val="24"/>
          <w:szCs w:val="24"/>
        </w:rPr>
        <w:t>versión no es obra del autor de</w:t>
      </w:r>
      <w:r>
        <w:rPr>
          <w:rFonts w:ascii="Times New Roman" w:eastAsiaTheme="minorEastAsia" w:hAnsi="Times New Roman" w:cs="Times New Roman"/>
          <w:iCs/>
          <w:sz w:val="24"/>
          <w:szCs w:val="24"/>
        </w:rPr>
        <w:t xml:space="preserve">l </w:t>
      </w:r>
      <w:r w:rsidR="00BE5650">
        <w:rPr>
          <w:rFonts w:ascii="Times New Roman" w:eastAsiaTheme="minorEastAsia" w:hAnsi="Times New Roman" w:cs="Times New Roman"/>
          <w:iCs/>
          <w:sz w:val="24"/>
          <w:szCs w:val="24"/>
        </w:rPr>
        <w:t>informe</w:t>
      </w:r>
      <w:r w:rsidR="004F404D">
        <w:rPr>
          <w:rFonts w:ascii="Times New Roman" w:eastAsiaTheme="minorEastAsia" w:hAnsi="Times New Roman" w:cs="Times New Roman"/>
          <w:iCs/>
          <w:sz w:val="24"/>
          <w:szCs w:val="24"/>
        </w:rPr>
        <w:t xml:space="preserve">, sino que </w:t>
      </w:r>
      <w:r w:rsidR="000C79BD">
        <w:rPr>
          <w:rFonts w:ascii="Times New Roman" w:eastAsiaTheme="minorEastAsia" w:hAnsi="Times New Roman" w:cs="Times New Roman"/>
          <w:iCs/>
          <w:sz w:val="24"/>
          <w:szCs w:val="24"/>
        </w:rPr>
        <w:t xml:space="preserve">ya previamente </w:t>
      </w:r>
      <w:r w:rsidR="004F404D">
        <w:rPr>
          <w:rFonts w:ascii="Times New Roman" w:eastAsiaTheme="minorEastAsia" w:hAnsi="Times New Roman" w:cs="Times New Roman"/>
          <w:iCs/>
          <w:sz w:val="24"/>
          <w:szCs w:val="24"/>
        </w:rPr>
        <w:t xml:space="preserve">numerosos </w:t>
      </w:r>
      <w:r w:rsidR="0010527B">
        <w:rPr>
          <w:rFonts w:ascii="Times New Roman" w:eastAsiaTheme="minorEastAsia" w:hAnsi="Times New Roman" w:cs="Times New Roman"/>
          <w:iCs/>
          <w:sz w:val="24"/>
          <w:szCs w:val="24"/>
        </w:rPr>
        <w:t>autores</w:t>
      </w:r>
      <w:r w:rsidR="00F123DD">
        <w:rPr>
          <w:rFonts w:ascii="Times New Roman" w:eastAsiaTheme="minorEastAsia" w:hAnsi="Times New Roman" w:cs="Times New Roman"/>
          <w:iCs/>
          <w:sz w:val="24"/>
          <w:szCs w:val="24"/>
        </w:rPr>
        <w:t xml:space="preserve"> </w:t>
      </w:r>
      <w:r w:rsidR="00F123DD">
        <w:rPr>
          <w:rFonts w:ascii="Times New Roman" w:eastAsiaTheme="minorEastAsia" w:hAnsi="Times New Roman" w:cs="Times New Roman"/>
          <w:iCs/>
          <w:sz w:val="24"/>
          <w:szCs w:val="24"/>
        </w:rPr>
        <w:fldChar w:fldCharType="begin" w:fldLock="1"/>
      </w:r>
      <w:r w:rsidR="00020C22">
        <w:rPr>
          <w:rFonts w:ascii="Times New Roman" w:eastAsiaTheme="minorEastAsia" w:hAnsi="Times New Roman" w:cs="Times New Roman"/>
          <w:iCs/>
          <w:sz w:val="24"/>
          <w:szCs w:val="24"/>
        </w:rPr>
        <w:instrText>ADDIN CSL_CITATION {"citationItems":[{"id":"ITEM-1","itemData":{"DOI":"10.1162/ASEP_a_00474","ISSN":"15360083","abstract":"From a data set of Chinese firms in the 200507 period, we find that government investment boosted the performance of zombie firms and crowded out the growth of private firms; we also found that the higher the concentration of state banks (and of state-owned enterprises), the more conducive is the environment for nurturing zombie firms. With the exit of zombie firms, (a) the industrial output growth rate would be higher by 2.12 percentage points, (b) the capital accumulation rate would be higher by 1.4 percentage points, (c) the employment growth rate would be higher by 0.84 percentage points, and (d) the rate total factor productivity growth would be higher by 1.06 percentage points. Our results support a radical change in the way that government investment has been carried out, and support comprehensive reform of the state sector, but they do not necessarily argue against government investment in large infrastructure projects and strategically-critical areas.","author":[{"dropping-particle":"","family":"Tan","given":"Yuyan","non-dropping-particle":"","parse-names":false,"suffix":""},{"dropping-particle":"","family":"Huang","given":"Yiping","non-dropping-particle":"","parse-names":false,"suffix":""},{"dropping-particle":"","family":"Woo","given":"Wing Thye","non-dropping-particle":"","parse-names":false,"suffix":""}],"container-title":"Asian Economic Papers","id":"ITEM-1","issue":"3","issued":{"date-parts":[["2016"]]},"page":"32-55","title":"Zombie Firms and the Crowding-Out of Private Investment in China","type":"article-journal","volume":"15"},"uris":["http://www.mendeley.com/documents/?uuid=28848fe6-35ba-44ee-ba54-bf27482db435"]},{"id":"ITEM-2","itemData":{"DOI":"10.1016/j.resourpol.2018.11.016","ISSN":"03014207","abstract":"This paper uses a modified identification method to identify zombie firms from a large sample of coal mining companies in China. It analyzes the prevalence of zombie firms over time and their distribution across different regions and ownership types. It also investigates the causes of the emergence of zombies and evaluates the effectiveness of various restructuring measures for resolving zombie firms. The results indicate that government interventions and subsidized bank credit are important causes of zombie firms, and continuous financial support from the government or banks does not contribute to the recovery of zombie firms. While reductions in labor costs, ownership reforms, and deleveraging can effectively resolve zombie firms, the injection or sale of assets has an ambiguous impact on the recovery of zombie firms. This study contributes to an understanding of the causes of the emergence of zombie firms and provides some policy implications for tackling zombie firms in China's coal sector.","author":[{"dropping-particle":"","family":"Dai","given":"Xiaoyong","non-dropping-particle":"","parse-names":false,"suffix":""},{"dropping-particle":"","family":"Qiao","given":"Xiaole","non-dropping-particle":"","parse-names":false,"suffix":""},{"dropping-particle":"","family":"Song","given":"Lin","non-dropping-particle":"","parse-names":false,"suffix":""}],"container-title":"Resources Policy","id":"ITEM-2","issue":"November 2018","issued":{"date-parts":[["2019"]]},"page":"664-673","publisher":"Elsevier Ltd","title":"Zombie firms in China's coal mining sector: Identification, transition determinants and policy implications","type":"article-journal","volume":"62"},"uris":["http://www.mendeley.com/documents/?uuid=cfe955cb-fabe-4fe2-bbef-eeaa4bf38afa"]},{"id":"ITEM-3","itemData":{"DOI":"10.21919/remef.v14i4.107","ISSN":"16655346","abstract":"El objetivo de este trabajo consiste en profundizar en la presencia de empresas zombis en la Bolsa Mexicana de Valores (BMV) y los factores que inciden en su existencia. Para ello, a través del método CHK se determinó la presencia de empresas zombis en México y, posteriormente, mediante un modelo logit se evalúa el impacto de la rentabilidad y la cuota de mercado en las empresas zombi. Los datos empleados corresponden a 102 empresas inscritas en el mercado de valores de México en el año 2015, lo cual permitió identificar la presencia de 18 empresas con características zombis. Mientras que el análisis empírico confirmó que la cuota de mercado impacta positivamente a las empresas zombis, mientras que la rentabilidad disminuye la probabilidad de incurrir en esta situación. El modelo empleado representa uno de los trabajos pioneros en América Latina sobre este tipo de empresas y da luz sobre el comportamiento que siguen dichas organizaciones mostrando que las características del mercado pueden ser otros predictores importantes de las empresas zombis y representan futuras líneas de investigación relevantes.","author":[{"dropping-particle":"","family":"la Garza Cárdenas","given":"Manuel Humberto","non-dropping-particle":"De","parse-names":false,"suffix":""},{"dropping-particle":"","family":"Sánchez Tovar","given":"Yesenia","non-dropping-particle":"","parse-names":false,"suffix":""},{"dropping-particle":"","family":"Zerón Félix","given":"Mariana","non-dropping-particle":"","parse-names":false,"suffix":""}],"container-title":"Revista Mexicana de Economía y Finanzas","id":"ITEM-3","issue":"4","issued":{"date-parts":[["2019"]]},"page":"729-743","title":"Impacto de la rentabilidad y la cuota de mercado en las empresas zombis en México","type":"article-journal","volume":"14"},"uris":["http://www.mendeley.com/documents/?uuid=235b7a14-48d3-47ba-a791-1ae38c8c1b46"]},{"id":"ITEM-4","itemData":{"DOI":"10.1093/epolic/eiy012","ISSN":"0266-4658","abstract":"This paper explores the extent to which ‘zombie’ firms – defined as old firms that have persistent problems meeting their interest payments – are stifling labour productivity performance. The results show that the prevalence of and resources sunk in zombie firms have risen since the mid-2000s and that the increasing survival of these low productivity firms at the margins of exit congests markets and constrains the growth of more productive firms. Controlling for cyclical effects, cross-country analysis shows that within-industries over the period 2003–13, a higher share of industry capital sunk in zombie firms is associated with lower investment and employment growth of the typical non-zombie firm and less productivity-enhancing capital reallocation. Besides limiting the expansion possibilities of healthy incumbent firms, market congestion generated by zombie firms can also create barriers to entry and constrain the post-entry growth of young firms. Finally, we link the rise of zombie firms to the decline in OECD potential output growth through two key channels: business investment and multi-factor productivity growth.","author":[{"dropping-particle":"","family":"Adalet McGowan","given":"Müge","non-dropping-particle":"","parse-names":false,"suffix":""},{"dropping-particle":"","family":"Andrews","given":"Dan","non-dropping-particle":"","parse-names":false,"suffix":""},{"dropping-particle":"","family":"Millot","given":"Valentine","non-dropping-particle":"","parse-names":false,"suffix":""}],"container-title":"Economic Policy","id":"ITEM-4","issue":"96","issued":{"date-parts":[["2018"]]},"page":"685-736","title":"The walking dead? Zombie firms and productivity performance in OECD countries","type":"article-journal","volume":"33"},"uris":["http://www.mendeley.com/documents/?uuid=3c377dad-c83d-4829-9090-13595393f927"]}],"mendeley":{"formattedCitation":"(Adalet McGowan et al., 2018; Dai et al., 2019; De la Garza Cárdenas et al., 2019; Tan et al., 2016)","manualFormatting":"(e.g. Adalet McGowan et al., 2018; Dai et al., 2019; De la Garza Cárdenas et al., 2019; Tan et al., 2016)","plainTextFormattedCitation":"(Adalet McGowan et al., 2018; Dai et al., 2019; De la Garza Cárdenas et al., 2019; Tan et al., 2016)","previouslyFormattedCitation":"(Adalet McGowan et al., 2018; Dai et al., 2019; De la Garza Cárdenas et al., 2019; Tan et al., 2016)"},"properties":{"noteIndex":0},"schema":"https://github.com/citation-style-language/schema/raw/master/csl-citation.json"}</w:instrText>
      </w:r>
      <w:r w:rsidR="00F123DD">
        <w:rPr>
          <w:rFonts w:ascii="Times New Roman" w:eastAsiaTheme="minorEastAsia" w:hAnsi="Times New Roman" w:cs="Times New Roman"/>
          <w:iCs/>
          <w:sz w:val="24"/>
          <w:szCs w:val="24"/>
        </w:rPr>
        <w:fldChar w:fldCharType="separate"/>
      </w:r>
      <w:r w:rsidR="004306F2" w:rsidRPr="004306F2">
        <w:rPr>
          <w:rFonts w:ascii="Times New Roman" w:eastAsiaTheme="minorEastAsia" w:hAnsi="Times New Roman" w:cs="Times New Roman"/>
          <w:iCs/>
          <w:noProof/>
          <w:sz w:val="24"/>
          <w:szCs w:val="24"/>
        </w:rPr>
        <w:t>(</w:t>
      </w:r>
      <w:r w:rsidR="0010527B" w:rsidRPr="0010527B">
        <w:rPr>
          <w:rFonts w:ascii="Times New Roman" w:eastAsiaTheme="minorEastAsia" w:hAnsi="Times New Roman" w:cs="Times New Roman"/>
          <w:i/>
          <w:noProof/>
          <w:sz w:val="24"/>
          <w:szCs w:val="24"/>
        </w:rPr>
        <w:t>e.g.</w:t>
      </w:r>
      <w:r w:rsidR="0010527B">
        <w:rPr>
          <w:rFonts w:ascii="Times New Roman" w:eastAsiaTheme="minorEastAsia" w:hAnsi="Times New Roman" w:cs="Times New Roman"/>
          <w:iCs/>
          <w:noProof/>
          <w:sz w:val="24"/>
          <w:szCs w:val="24"/>
        </w:rPr>
        <w:t xml:space="preserve"> </w:t>
      </w:r>
      <w:r w:rsidR="004306F2" w:rsidRPr="004306F2">
        <w:rPr>
          <w:rFonts w:ascii="Times New Roman" w:eastAsiaTheme="minorEastAsia" w:hAnsi="Times New Roman" w:cs="Times New Roman"/>
          <w:iCs/>
          <w:noProof/>
          <w:sz w:val="24"/>
          <w:szCs w:val="24"/>
        </w:rPr>
        <w:t xml:space="preserve">Adalet McGowan </w:t>
      </w:r>
      <w:r w:rsidR="00A01770" w:rsidRPr="00A01770">
        <w:rPr>
          <w:rFonts w:ascii="Times New Roman" w:eastAsiaTheme="minorEastAsia" w:hAnsi="Times New Roman" w:cs="Times New Roman"/>
          <w:i/>
          <w:iCs/>
          <w:noProof/>
          <w:sz w:val="24"/>
          <w:szCs w:val="24"/>
        </w:rPr>
        <w:t>et al</w:t>
      </w:r>
      <w:r w:rsidR="004306F2" w:rsidRPr="004306F2">
        <w:rPr>
          <w:rFonts w:ascii="Times New Roman" w:eastAsiaTheme="minorEastAsia" w:hAnsi="Times New Roman" w:cs="Times New Roman"/>
          <w:iCs/>
          <w:noProof/>
          <w:sz w:val="24"/>
          <w:szCs w:val="24"/>
        </w:rPr>
        <w:t xml:space="preserve">., 2018; Dai </w:t>
      </w:r>
      <w:r w:rsidR="00A01770" w:rsidRPr="00A01770">
        <w:rPr>
          <w:rFonts w:ascii="Times New Roman" w:eastAsiaTheme="minorEastAsia" w:hAnsi="Times New Roman" w:cs="Times New Roman"/>
          <w:i/>
          <w:iCs/>
          <w:noProof/>
          <w:sz w:val="24"/>
          <w:szCs w:val="24"/>
        </w:rPr>
        <w:t>et al</w:t>
      </w:r>
      <w:r w:rsidR="004306F2" w:rsidRPr="004306F2">
        <w:rPr>
          <w:rFonts w:ascii="Times New Roman" w:eastAsiaTheme="minorEastAsia" w:hAnsi="Times New Roman" w:cs="Times New Roman"/>
          <w:iCs/>
          <w:noProof/>
          <w:sz w:val="24"/>
          <w:szCs w:val="24"/>
        </w:rPr>
        <w:t xml:space="preserve">., 2019; De la Garza Cárdenas </w:t>
      </w:r>
      <w:r w:rsidR="00A01770" w:rsidRPr="00A01770">
        <w:rPr>
          <w:rFonts w:ascii="Times New Roman" w:eastAsiaTheme="minorEastAsia" w:hAnsi="Times New Roman" w:cs="Times New Roman"/>
          <w:i/>
          <w:iCs/>
          <w:noProof/>
          <w:sz w:val="24"/>
          <w:szCs w:val="24"/>
        </w:rPr>
        <w:t>et al</w:t>
      </w:r>
      <w:r w:rsidR="004306F2" w:rsidRPr="004306F2">
        <w:rPr>
          <w:rFonts w:ascii="Times New Roman" w:eastAsiaTheme="minorEastAsia" w:hAnsi="Times New Roman" w:cs="Times New Roman"/>
          <w:iCs/>
          <w:noProof/>
          <w:sz w:val="24"/>
          <w:szCs w:val="24"/>
        </w:rPr>
        <w:t xml:space="preserve">., 2019; Tan </w:t>
      </w:r>
      <w:r w:rsidR="00A01770" w:rsidRPr="00A01770">
        <w:rPr>
          <w:rFonts w:ascii="Times New Roman" w:eastAsiaTheme="minorEastAsia" w:hAnsi="Times New Roman" w:cs="Times New Roman"/>
          <w:i/>
          <w:iCs/>
          <w:noProof/>
          <w:sz w:val="24"/>
          <w:szCs w:val="24"/>
        </w:rPr>
        <w:t>et al</w:t>
      </w:r>
      <w:r w:rsidR="004306F2" w:rsidRPr="004306F2">
        <w:rPr>
          <w:rFonts w:ascii="Times New Roman" w:eastAsiaTheme="minorEastAsia" w:hAnsi="Times New Roman" w:cs="Times New Roman"/>
          <w:iCs/>
          <w:noProof/>
          <w:sz w:val="24"/>
          <w:szCs w:val="24"/>
        </w:rPr>
        <w:t>., 2016)</w:t>
      </w:r>
      <w:r w:rsidR="00F123DD">
        <w:rPr>
          <w:rFonts w:ascii="Times New Roman" w:eastAsiaTheme="minorEastAsia" w:hAnsi="Times New Roman" w:cs="Times New Roman"/>
          <w:iCs/>
          <w:sz w:val="24"/>
          <w:szCs w:val="24"/>
        </w:rPr>
        <w:fldChar w:fldCharType="end"/>
      </w:r>
      <w:r>
        <w:rPr>
          <w:rFonts w:ascii="Times New Roman" w:eastAsiaTheme="minorEastAsia" w:hAnsi="Times New Roman" w:cs="Times New Roman"/>
          <w:iCs/>
          <w:sz w:val="24"/>
          <w:szCs w:val="24"/>
        </w:rPr>
        <w:t xml:space="preserve"> </w:t>
      </w:r>
      <w:r w:rsidR="00F123DD">
        <w:rPr>
          <w:rFonts w:ascii="Times New Roman" w:eastAsiaTheme="minorEastAsia" w:hAnsi="Times New Roman" w:cs="Times New Roman"/>
          <w:iCs/>
          <w:sz w:val="24"/>
          <w:szCs w:val="24"/>
        </w:rPr>
        <w:t xml:space="preserve">han empleado </w:t>
      </w:r>
      <w:r w:rsidR="0055718E">
        <w:rPr>
          <w:rFonts w:ascii="Times New Roman" w:eastAsiaTheme="minorEastAsia" w:hAnsi="Times New Roman" w:cs="Times New Roman"/>
          <w:iCs/>
          <w:sz w:val="24"/>
          <w:szCs w:val="24"/>
        </w:rPr>
        <w:t>está</w:t>
      </w:r>
      <w:r w:rsidR="00F123DD">
        <w:rPr>
          <w:rFonts w:ascii="Times New Roman" w:eastAsiaTheme="minorEastAsia" w:hAnsi="Times New Roman" w:cs="Times New Roman"/>
          <w:iCs/>
          <w:sz w:val="24"/>
          <w:szCs w:val="24"/>
        </w:rPr>
        <w:t xml:space="preserve"> </w:t>
      </w:r>
      <w:r w:rsidR="00DF0C0C">
        <w:rPr>
          <w:rFonts w:ascii="Times New Roman" w:eastAsiaTheme="minorEastAsia" w:hAnsi="Times New Roman" w:cs="Times New Roman"/>
          <w:iCs/>
          <w:sz w:val="24"/>
          <w:szCs w:val="24"/>
        </w:rPr>
        <w:t xml:space="preserve">en sus respectivos estudios </w:t>
      </w:r>
      <w:r w:rsidR="00F123DD">
        <w:rPr>
          <w:rFonts w:ascii="Times New Roman" w:eastAsiaTheme="minorEastAsia" w:hAnsi="Times New Roman" w:cs="Times New Roman"/>
          <w:iCs/>
          <w:sz w:val="24"/>
          <w:szCs w:val="24"/>
        </w:rPr>
        <w:t>debido a la limitación de datos.</w:t>
      </w:r>
    </w:p>
    <w:p w14:paraId="037C3E4D" w14:textId="271C4CCA" w:rsidR="00483076" w:rsidRDefault="000C79BD" w:rsidP="006A7381">
      <w:pPr>
        <w:spacing w:after="180"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lastRenderedPageBreak/>
        <w:t>No obstante</w:t>
      </w:r>
      <w:r w:rsidR="006A7381">
        <w:rPr>
          <w:rFonts w:ascii="Times New Roman" w:eastAsiaTheme="minorEastAsia" w:hAnsi="Times New Roman" w:cs="Times New Roman"/>
          <w:iCs/>
          <w:sz w:val="24"/>
          <w:szCs w:val="24"/>
        </w:rPr>
        <w:t xml:space="preserve">, este trabajo difiere del resto en las variables que se escogen para el cálculo de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rs</m:t>
            </m:r>
          </m:e>
          <m:sub>
            <m:r>
              <m:rPr>
                <m:sty m:val="p"/>
              </m:rPr>
              <w:rPr>
                <w:rFonts w:ascii="Cambria Math" w:hAnsi="Cambria Math" w:cs="Times New Roman"/>
                <w:sz w:val="24"/>
                <w:szCs w:val="24"/>
              </w:rPr>
              <m:t>t</m:t>
            </m:r>
          </m:sub>
        </m:sSub>
      </m:oMath>
      <w:r w:rsidR="006A7381">
        <w:rPr>
          <w:rFonts w:ascii="Times New Roman" w:eastAsiaTheme="minorEastAsia" w:hAnsi="Times New Roman" w:cs="Times New Roman"/>
          <w:iCs/>
          <w:sz w:val="24"/>
          <w:szCs w:val="24"/>
        </w:rPr>
        <w:t xml:space="preserve"> y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rl</m:t>
            </m:r>
          </m:e>
          <m:sub>
            <m:r>
              <m:rPr>
                <m:sty m:val="p"/>
              </m:rPr>
              <w:rPr>
                <w:rFonts w:ascii="Cambria Math" w:hAnsi="Cambria Math" w:cs="Times New Roman"/>
                <w:sz w:val="24"/>
                <w:szCs w:val="24"/>
              </w:rPr>
              <m:t>t</m:t>
            </m:r>
          </m:sub>
        </m:sSub>
      </m:oMath>
      <w:r w:rsidR="006A7381">
        <w:rPr>
          <w:rFonts w:ascii="Times New Roman" w:eastAsiaTheme="minorEastAsia" w:hAnsi="Times New Roman" w:cs="Times New Roman"/>
          <w:iCs/>
          <w:sz w:val="24"/>
          <w:szCs w:val="24"/>
        </w:rPr>
        <w:t>.</w:t>
      </w:r>
      <w:r w:rsidR="00DF0C0C">
        <w:rPr>
          <w:rFonts w:ascii="Times New Roman" w:eastAsiaTheme="minorEastAsia" w:hAnsi="Times New Roman" w:cs="Times New Roman"/>
          <w:iCs/>
          <w:sz w:val="24"/>
          <w:szCs w:val="24"/>
        </w:rPr>
        <w:t xml:space="preserve"> </w:t>
      </w:r>
      <w:r w:rsidR="00D45C10">
        <w:rPr>
          <w:rFonts w:ascii="Times New Roman" w:eastAsiaTheme="minorEastAsia" w:hAnsi="Times New Roman" w:cs="Times New Roman"/>
          <w:iCs/>
          <w:sz w:val="24"/>
          <w:szCs w:val="24"/>
        </w:rPr>
        <w:t>Así, por ejemplo</w:t>
      </w:r>
      <w:r w:rsidR="00551C5A">
        <w:rPr>
          <w:rFonts w:ascii="Times New Roman" w:eastAsiaTheme="minorEastAsia" w:hAnsi="Times New Roman" w:cs="Times New Roman"/>
          <w:iCs/>
          <w:sz w:val="24"/>
          <w:szCs w:val="24"/>
        </w:rPr>
        <w:t>,</w:t>
      </w:r>
      <w:r w:rsidR="00D45C10">
        <w:rPr>
          <w:rFonts w:ascii="Times New Roman" w:eastAsiaTheme="minorEastAsia" w:hAnsi="Times New Roman" w:cs="Times New Roman"/>
          <w:iCs/>
          <w:sz w:val="24"/>
          <w:szCs w:val="24"/>
        </w:rPr>
        <w:t xml:space="preserve"> </w:t>
      </w:r>
      <w:r w:rsidR="00E76DC5">
        <w:rPr>
          <w:rFonts w:ascii="Times New Roman" w:eastAsiaTheme="minorEastAsia" w:hAnsi="Times New Roman" w:cs="Times New Roman"/>
          <w:iCs/>
          <w:sz w:val="24"/>
          <w:szCs w:val="24"/>
        </w:rPr>
        <w:t>varios</w:t>
      </w:r>
      <w:r w:rsidR="00D45C10">
        <w:rPr>
          <w:rFonts w:ascii="Times New Roman" w:eastAsiaTheme="minorEastAsia" w:hAnsi="Times New Roman" w:cs="Times New Roman"/>
          <w:iCs/>
          <w:sz w:val="24"/>
          <w:szCs w:val="24"/>
        </w:rPr>
        <w:t xml:space="preserve"> estudios </w:t>
      </w:r>
      <w:r w:rsidR="00D45C10">
        <w:rPr>
          <w:rFonts w:ascii="Times New Roman" w:eastAsiaTheme="minorEastAsia" w:hAnsi="Times New Roman" w:cs="Times New Roman"/>
          <w:iCs/>
          <w:sz w:val="24"/>
          <w:szCs w:val="24"/>
        </w:rPr>
        <w:fldChar w:fldCharType="begin" w:fldLock="1"/>
      </w:r>
      <w:r w:rsidR="00BF3D37">
        <w:rPr>
          <w:rFonts w:ascii="Times New Roman" w:eastAsiaTheme="minorEastAsia" w:hAnsi="Times New Roman" w:cs="Times New Roman"/>
          <w:iCs/>
          <w:sz w:val="24"/>
          <w:szCs w:val="24"/>
        </w:rPr>
        <w:instrText>ADDIN CSL_CITATION {"citationItems":[{"id":"ITEM-1","itemData":{"DOI":"10.1162/ASEP_a_00474","ISSN":"15360083","abstract":"From a data set of Chinese firms in the 200507 period, we find that government investment boosted the performance of zombie firms and crowded out the growth of private firms; we also found that the higher the concentration of state banks (and of state-owned enterprises), the more conducive is the environment for nurturing zombie firms. With the exit of zombie firms, (a) the industrial output growth rate would be higher by 2.12 percentage points, (b) the capital accumulation rate would be higher by 1.4 percentage points, (c) the employment growth rate would be higher by 0.84 percentage points, and (d) the rate total factor productivity growth would be higher by 1.06 percentage points. Our results support a radical change in the way that government investment has been carried out, and support comprehensive reform of the state sector, but they do not necessarily argue against government investment in large infrastructure projects and strategically-critical areas.","author":[{"dropping-particle":"","family":"Tan","given":"Yuyan","non-dropping-particle":"","parse-names":false,"suffix":""},{"dropping-particle":"","family":"Huang","given":"Yiping","non-dropping-particle":"","parse-names":false,"suffix":""},{"dropping-particle":"","family":"Woo","given":"Wing Thye","non-dropping-particle":"","parse-names":false,"suffix":""}],"container-title":"Asian Economic Papers","id":"ITEM-1","issue":"3","issued":{"date-parts":[["2016"]]},"page":"32-55","title":"Zombie Firms and the Crowding-Out of Private Investment in China","type":"article-journal","volume":"15"},"uris":["http://www.mendeley.com/documents/?uuid=28848fe6-35ba-44ee-ba54-bf27482db435"]},{"id":"ITEM-2","itemData":{"DOI":"10.1016/j.resourpol.2018.11.016","ISSN":"03014207","abstract":"This paper uses a modified identification method to identify zombie firms from a large sample of coal mining companies in China. It analyzes the prevalence of zombie firms over time and their distribution across different regions and ownership types. It also investigates the causes of the emergence of zombies and evaluates the effectiveness of various restructuring measures for resolving zombie firms. The results indicate that government interventions and subsidized bank credit are important causes of zombie firms, and continuous financial support from the government or banks does not contribute to the recovery of zombie firms. While reductions in labor costs, ownership reforms, and deleveraging can effectively resolve zombie firms, the injection or sale of assets has an ambiguous impact on the recovery of zombie firms. This study contributes to an understanding of the causes of the emergence of zombie firms and provides some policy implications for tackling zombie firms in China's coal sector.","author":[{"dropping-particle":"","family":"Dai","given":"Xiaoyong","non-dropping-particle":"","parse-names":false,"suffix":""},{"dropping-particle":"","family":"Qiao","given":"Xiaole","non-dropping-particle":"","parse-names":false,"suffix":""},{"dropping-particle":"","family":"Song","given":"Lin","non-dropping-particle":"","parse-names":false,"suffix":""}],"container-title":"Resources Policy","id":"ITEM-2","issue":"November 2018","issued":{"date-parts":[["2019"]]},"page":"664-673","publisher":"Elsevier Ltd","title":"Zombie firms in China's coal mining sector: Identification, transition determinants and policy implications","type":"article-journal","volume":"62"},"uris":["http://www.mendeley.com/documents/?uuid=cfe955cb-fabe-4fe2-bbef-eeaa4bf38afa"]},{"id":"ITEM-3","itemData":{"DOI":"10.21919/remef.v14i4.107","ISSN":"16655346","abstract":"El objetivo de este trabajo consiste en profundizar en la presencia de empresas zombis en la Bolsa Mexicana de Valores (BMV) y los factores que inciden en su existencia. Para ello, a través del método CHK se determinó la presencia de empresas zombis en México y, posteriormente, mediante un modelo logit se evalúa el impacto de la rentabilidad y la cuota de mercado en las empresas zombi. Los datos empleados corresponden a 102 empresas inscritas en el mercado de valores de México en el año 2015, lo cual permitió identificar la presencia de 18 empresas con características zombis. Mientras que el análisis empírico confirmó que la cuota de mercado impacta positivamente a las empresas zombis, mientras que la rentabilidad disminuye la probabilidad de incurrir en esta situación. El modelo empleado representa uno de los trabajos pioneros en América Latina sobre este tipo de empresas y da luz sobre el comportamiento que siguen dichas organizaciones mostrando que las características del mercado pueden ser otros predictores importantes de las empresas zombis y representan futuras líneas de investigación relevantes.","author":[{"dropping-particle":"","family":"la Garza Cárdenas","given":"Manuel Humberto","non-dropping-particle":"De","parse-names":false,"suffix":""},{"dropping-particle":"","family":"Sánchez Tovar","given":"Yesenia","non-dropping-particle":"","parse-names":false,"suffix":""},{"dropping-particle":"","family":"Zerón Félix","given":"Mariana","non-dropping-particle":"","parse-names":false,"suffix":""}],"container-title":"Revista Mexicana de Economía y Finanzas","id":"ITEM-3","issue":"4","issued":{"date-parts":[["2019"]]},"page":"729-743","title":"Impacto de la rentabilidad y la cuota de mercado en las empresas zombis en México","type":"article-journal","volume":"14"},"uris":["http://www.mendeley.com/documents/?uuid=235b7a14-48d3-47ba-a791-1ae38c8c1b46"]}],"mendeley":{"formattedCitation":"(Dai et al., 2019; De la Garza Cárdenas et al., 2019; Tan et al., 2016)","manualFormatting":"(e.g. Dai et al., 2019; De la Garza Cárdenas et al., 2019; Tan et al., 2016)","plainTextFormattedCitation":"(Dai et al., 2019; De la Garza Cárdenas et al., 2019; Tan et al., 2016)","previouslyFormattedCitation":"(Dai et al., 2019; De la Garza Cárdenas et al., 2019; Tan et al., 2016)"},"properties":{"noteIndex":0},"schema":"https://github.com/citation-style-language/schema/raw/master/csl-citation.json"}</w:instrText>
      </w:r>
      <w:r w:rsidR="00D45C10">
        <w:rPr>
          <w:rFonts w:ascii="Times New Roman" w:eastAsiaTheme="minorEastAsia" w:hAnsi="Times New Roman" w:cs="Times New Roman"/>
          <w:iCs/>
          <w:sz w:val="24"/>
          <w:szCs w:val="24"/>
        </w:rPr>
        <w:fldChar w:fldCharType="separate"/>
      </w:r>
      <w:r w:rsidR="00BF3D37" w:rsidRPr="00BF3D37">
        <w:rPr>
          <w:rFonts w:ascii="Times New Roman" w:eastAsiaTheme="minorEastAsia" w:hAnsi="Times New Roman" w:cs="Times New Roman"/>
          <w:iCs/>
          <w:noProof/>
          <w:sz w:val="24"/>
          <w:szCs w:val="24"/>
        </w:rPr>
        <w:t>(</w:t>
      </w:r>
      <w:r w:rsidR="00BF3D37" w:rsidRPr="00BF3D37">
        <w:rPr>
          <w:rFonts w:ascii="Times New Roman" w:eastAsiaTheme="minorEastAsia" w:hAnsi="Times New Roman" w:cs="Times New Roman"/>
          <w:i/>
          <w:noProof/>
          <w:sz w:val="24"/>
          <w:szCs w:val="24"/>
        </w:rPr>
        <w:t>e.g.</w:t>
      </w:r>
      <w:r w:rsidR="00BF3D37">
        <w:rPr>
          <w:rFonts w:ascii="Times New Roman" w:eastAsiaTheme="minorEastAsia" w:hAnsi="Times New Roman" w:cs="Times New Roman"/>
          <w:iCs/>
          <w:noProof/>
          <w:sz w:val="24"/>
          <w:szCs w:val="24"/>
        </w:rPr>
        <w:t xml:space="preserve"> </w:t>
      </w:r>
      <w:r w:rsidR="00BF3D37" w:rsidRPr="00BF3D37">
        <w:rPr>
          <w:rFonts w:ascii="Times New Roman" w:eastAsiaTheme="minorEastAsia" w:hAnsi="Times New Roman" w:cs="Times New Roman"/>
          <w:iCs/>
          <w:noProof/>
          <w:sz w:val="24"/>
          <w:szCs w:val="24"/>
        </w:rPr>
        <w:t xml:space="preserve">Dai </w:t>
      </w:r>
      <w:r w:rsidR="00A01770" w:rsidRPr="00A01770">
        <w:rPr>
          <w:rFonts w:ascii="Times New Roman" w:eastAsiaTheme="minorEastAsia" w:hAnsi="Times New Roman" w:cs="Times New Roman"/>
          <w:i/>
          <w:iCs/>
          <w:noProof/>
          <w:sz w:val="24"/>
          <w:szCs w:val="24"/>
        </w:rPr>
        <w:t>et al</w:t>
      </w:r>
      <w:r w:rsidR="00BF3D37" w:rsidRPr="00BF3D37">
        <w:rPr>
          <w:rFonts w:ascii="Times New Roman" w:eastAsiaTheme="minorEastAsia" w:hAnsi="Times New Roman" w:cs="Times New Roman"/>
          <w:iCs/>
          <w:noProof/>
          <w:sz w:val="24"/>
          <w:szCs w:val="24"/>
        </w:rPr>
        <w:t xml:space="preserve">., 2019; De la Garza Cárdenas </w:t>
      </w:r>
      <w:r w:rsidR="00A01770" w:rsidRPr="00A01770">
        <w:rPr>
          <w:rFonts w:ascii="Times New Roman" w:eastAsiaTheme="minorEastAsia" w:hAnsi="Times New Roman" w:cs="Times New Roman"/>
          <w:i/>
          <w:iCs/>
          <w:noProof/>
          <w:sz w:val="24"/>
          <w:szCs w:val="24"/>
        </w:rPr>
        <w:t>et al</w:t>
      </w:r>
      <w:r w:rsidR="00BF3D37" w:rsidRPr="00BF3D37">
        <w:rPr>
          <w:rFonts w:ascii="Times New Roman" w:eastAsiaTheme="minorEastAsia" w:hAnsi="Times New Roman" w:cs="Times New Roman"/>
          <w:iCs/>
          <w:noProof/>
          <w:sz w:val="24"/>
          <w:szCs w:val="24"/>
        </w:rPr>
        <w:t xml:space="preserve">., 2019; Tan </w:t>
      </w:r>
      <w:r w:rsidR="00A01770" w:rsidRPr="00A01770">
        <w:rPr>
          <w:rFonts w:ascii="Times New Roman" w:eastAsiaTheme="minorEastAsia" w:hAnsi="Times New Roman" w:cs="Times New Roman"/>
          <w:i/>
          <w:iCs/>
          <w:noProof/>
          <w:sz w:val="24"/>
          <w:szCs w:val="24"/>
        </w:rPr>
        <w:t>et al</w:t>
      </w:r>
      <w:r w:rsidR="00BF3D37" w:rsidRPr="00BF3D37">
        <w:rPr>
          <w:rFonts w:ascii="Times New Roman" w:eastAsiaTheme="minorEastAsia" w:hAnsi="Times New Roman" w:cs="Times New Roman"/>
          <w:iCs/>
          <w:noProof/>
          <w:sz w:val="24"/>
          <w:szCs w:val="24"/>
        </w:rPr>
        <w:t>., 2016)</w:t>
      </w:r>
      <w:r w:rsidR="00D45C10">
        <w:rPr>
          <w:rFonts w:ascii="Times New Roman" w:eastAsiaTheme="minorEastAsia" w:hAnsi="Times New Roman" w:cs="Times New Roman"/>
          <w:iCs/>
          <w:sz w:val="24"/>
          <w:szCs w:val="24"/>
        </w:rPr>
        <w:fldChar w:fldCharType="end"/>
      </w:r>
      <w:r w:rsidR="00D45C10">
        <w:rPr>
          <w:rFonts w:ascii="Times New Roman" w:eastAsiaTheme="minorEastAsia" w:hAnsi="Times New Roman" w:cs="Times New Roman"/>
          <w:iCs/>
          <w:sz w:val="24"/>
          <w:szCs w:val="24"/>
        </w:rPr>
        <w:t xml:space="preserve"> que</w:t>
      </w:r>
      <w:r w:rsidR="00F366BF">
        <w:rPr>
          <w:rFonts w:ascii="Times New Roman" w:eastAsiaTheme="minorEastAsia" w:hAnsi="Times New Roman" w:cs="Times New Roman"/>
          <w:iCs/>
          <w:sz w:val="24"/>
          <w:szCs w:val="24"/>
        </w:rPr>
        <w:t xml:space="preserve"> también utilizan</w:t>
      </w:r>
      <w:r w:rsidR="00D45C10">
        <w:rPr>
          <w:rFonts w:ascii="Times New Roman" w:eastAsiaTheme="minorEastAsia" w:hAnsi="Times New Roman" w:cs="Times New Roman"/>
          <w:iCs/>
          <w:sz w:val="24"/>
          <w:szCs w:val="24"/>
        </w:rPr>
        <w:t xml:space="preserve"> </w:t>
      </w:r>
      <w:r w:rsidR="00483076">
        <w:rPr>
          <w:rFonts w:ascii="Times New Roman" w:eastAsiaTheme="minorEastAsia" w:hAnsi="Times New Roman" w:cs="Times New Roman"/>
          <w:iCs/>
          <w:sz w:val="24"/>
          <w:szCs w:val="24"/>
        </w:rPr>
        <w:t xml:space="preserve">esta </w:t>
      </w:r>
      <w:r w:rsidR="00D45C10">
        <w:rPr>
          <w:rFonts w:ascii="Times New Roman" w:eastAsiaTheme="minorEastAsia" w:hAnsi="Times New Roman" w:cs="Times New Roman"/>
          <w:iCs/>
          <w:sz w:val="24"/>
          <w:szCs w:val="24"/>
        </w:rPr>
        <w:t>versión simplificada</w:t>
      </w:r>
      <w:r w:rsidR="00E76DC5">
        <w:rPr>
          <w:rFonts w:ascii="Times New Roman" w:eastAsiaTheme="minorEastAsia" w:hAnsi="Times New Roman" w:cs="Times New Roman"/>
          <w:iCs/>
          <w:sz w:val="24"/>
          <w:szCs w:val="24"/>
        </w:rPr>
        <w:t xml:space="preserve">, </w:t>
      </w:r>
      <w:r w:rsidR="00BF3D37">
        <w:rPr>
          <w:rFonts w:ascii="Times New Roman" w:eastAsiaTheme="minorEastAsia" w:hAnsi="Times New Roman" w:cs="Times New Roman"/>
          <w:iCs/>
          <w:sz w:val="24"/>
          <w:szCs w:val="24"/>
        </w:rPr>
        <w:t xml:space="preserve">se ciñen </w:t>
      </w:r>
      <w:r w:rsidR="00551C5A">
        <w:rPr>
          <w:rFonts w:ascii="Times New Roman" w:eastAsiaTheme="minorEastAsia" w:hAnsi="Times New Roman" w:cs="Times New Roman"/>
          <w:iCs/>
          <w:sz w:val="24"/>
          <w:szCs w:val="24"/>
        </w:rPr>
        <w:t>a la definición original</w:t>
      </w:r>
      <w:r w:rsidR="00BF3D37">
        <w:rPr>
          <w:rFonts w:ascii="Times New Roman" w:eastAsiaTheme="minorEastAsia" w:hAnsi="Times New Roman" w:cs="Times New Roman"/>
          <w:iCs/>
          <w:sz w:val="24"/>
          <w:szCs w:val="24"/>
        </w:rPr>
        <w:t xml:space="preserve"> y </w:t>
      </w:r>
      <w:r w:rsidR="00551C5A">
        <w:rPr>
          <w:rFonts w:ascii="Times New Roman" w:eastAsiaTheme="minorEastAsia" w:hAnsi="Times New Roman" w:cs="Times New Roman"/>
          <w:iCs/>
          <w:sz w:val="24"/>
          <w:szCs w:val="24"/>
        </w:rPr>
        <w:t>toman</w:t>
      </w:r>
      <w:r w:rsidR="000D77E1">
        <w:rPr>
          <w:rFonts w:ascii="Times New Roman" w:eastAsiaTheme="minorEastAsia" w:hAnsi="Times New Roman" w:cs="Times New Roman"/>
          <w:iCs/>
          <w:sz w:val="24"/>
          <w:szCs w:val="24"/>
        </w:rPr>
        <w:t xml:space="preserve"> como</w:t>
      </w:r>
      <w:r w:rsidR="00551C5A">
        <w:rPr>
          <w:rFonts w:ascii="Times New Roman" w:eastAsiaTheme="minorEastAsia" w:hAnsi="Times New Roman" w:cs="Times New Roman"/>
          <w:iCs/>
          <w:sz w:val="24"/>
          <w:szCs w:val="24"/>
        </w:rPr>
        <w:t xml:space="preserv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rs</m:t>
            </m:r>
          </m:e>
          <m:sub>
            <m:r>
              <m:rPr>
                <m:sty m:val="p"/>
              </m:rPr>
              <w:rPr>
                <w:rFonts w:ascii="Cambria Math" w:hAnsi="Cambria Math" w:cs="Times New Roman"/>
                <w:sz w:val="24"/>
                <w:szCs w:val="24"/>
              </w:rPr>
              <m:t>t</m:t>
            </m:r>
          </m:sub>
        </m:sSub>
      </m:oMath>
      <w:r w:rsidR="00551C5A">
        <w:rPr>
          <w:rFonts w:ascii="Times New Roman" w:eastAsiaTheme="minorEastAsia" w:hAnsi="Times New Roman" w:cs="Times New Roman"/>
          <w:iCs/>
          <w:sz w:val="24"/>
          <w:szCs w:val="24"/>
        </w:rPr>
        <w:t xml:space="preserve"> y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rl</m:t>
            </m:r>
          </m:e>
          <m:sub>
            <m:r>
              <m:rPr>
                <m:sty m:val="p"/>
              </m:rPr>
              <w:rPr>
                <w:rFonts w:ascii="Cambria Math" w:hAnsi="Cambria Math" w:cs="Times New Roman"/>
                <w:sz w:val="24"/>
                <w:szCs w:val="24"/>
              </w:rPr>
              <m:t>t</m:t>
            </m:r>
          </m:sub>
        </m:sSub>
      </m:oMath>
      <w:r w:rsidR="00C72082">
        <w:rPr>
          <w:rFonts w:ascii="Times New Roman" w:eastAsiaTheme="minorEastAsia" w:hAnsi="Times New Roman" w:cs="Times New Roman"/>
          <w:iCs/>
          <w:sz w:val="24"/>
          <w:szCs w:val="24"/>
        </w:rPr>
        <w:t xml:space="preserve">, </w:t>
      </w:r>
      <w:r w:rsidR="00BF3D37" w:rsidRPr="00DC671C">
        <w:rPr>
          <w:rFonts w:ascii="Times New Roman" w:hAnsi="Times New Roman" w:cs="Times New Roman"/>
          <w:sz w:val="24"/>
          <w:szCs w:val="24"/>
        </w:rPr>
        <w:t>el tipo medio de interés preferente a corto</w:t>
      </w:r>
      <w:r w:rsidR="00BF3D37">
        <w:rPr>
          <w:rFonts w:ascii="Times New Roman" w:hAnsi="Times New Roman" w:cs="Times New Roman"/>
          <w:sz w:val="24"/>
          <w:szCs w:val="24"/>
        </w:rPr>
        <w:t xml:space="preserve"> y largo</w:t>
      </w:r>
      <w:r w:rsidR="00BF3D37" w:rsidRPr="00DC671C">
        <w:rPr>
          <w:rFonts w:ascii="Times New Roman" w:hAnsi="Times New Roman" w:cs="Times New Roman"/>
          <w:sz w:val="24"/>
          <w:szCs w:val="24"/>
        </w:rPr>
        <w:t xml:space="preserve"> plazo</w:t>
      </w:r>
      <w:r w:rsidR="00BF3D37">
        <w:rPr>
          <w:rFonts w:ascii="Times New Roman" w:hAnsi="Times New Roman" w:cs="Times New Roman"/>
          <w:sz w:val="24"/>
          <w:szCs w:val="24"/>
        </w:rPr>
        <w:t xml:space="preserve">. Mientras que estudios como el de los autores </w:t>
      </w:r>
      <w:r w:rsidR="00BF3D37">
        <w:rPr>
          <w:rFonts w:ascii="Times New Roman" w:hAnsi="Times New Roman" w:cs="Times New Roman"/>
          <w:sz w:val="24"/>
          <w:szCs w:val="24"/>
        </w:rPr>
        <w:fldChar w:fldCharType="begin" w:fldLock="1"/>
      </w:r>
      <w:r w:rsidR="00B429A1">
        <w:rPr>
          <w:rFonts w:ascii="Times New Roman" w:hAnsi="Times New Roman" w:cs="Times New Roman"/>
          <w:sz w:val="24"/>
          <w:szCs w:val="24"/>
        </w:rPr>
        <w:instrText>ADDIN CSL_CITATION {"citationItems":[{"id":"ITEM-1","itemData":{"DOI":"10.1093/epolic/eiy012","ISSN":"0266-4658","abstract":"This paper explores the extent to which ‘zombie’ firms – defined as old firms that have persistent problems meeting their interest payments – are stifling labour productivity performance. The results show that the prevalence of and resources sunk in zombie firms have risen since the mid-2000s and that the increasing survival of these low productivity firms at the margins of exit congests markets and constrains the growth of more productive firms. Controlling for cyclical effects, cross-country analysis shows that within-industries over the period 2003–13, a higher share of industry capital sunk in zombie firms is associated with lower investment and employment growth of the typical non-zombie firm and less productivity-enhancing capital reallocation. Besides limiting the expansion possibilities of healthy incumbent firms, market congestion generated by zombie firms can also create barriers to entry and constrain the post-entry growth of young firms. Finally, we link the rise of zombie firms to the decline in OECD potential output growth through two key channels: business investment and multi-factor productivity growth.","author":[{"dropping-particle":"","family":"Adalet McGowan","given":"Müge","non-dropping-particle":"","parse-names":false,"suffix":""},{"dropping-particle":"","family":"Andrews","given":"Dan","non-dropping-particle":"","parse-names":false,"suffix":""},{"dropping-particle":"","family":"Millot","given":"Valentine","non-dropping-particle":"","parse-names":false,"suffix":""}],"container-title":"Economic Policy","id":"ITEM-1","issue":"96","issued":{"date-parts":[["2018"]]},"page":"685-736","title":"The walking dead? Zombie firms and productivity performance in OECD countries","type":"article-journal","volume":"33"},"uris":["http://www.mendeley.com/documents/?uuid=3c377dad-c83d-4829-9090-13595393f927"]}],"mendeley":{"formattedCitation":"(Adalet McGowan et al., 2018)","manualFormatting":"Adalet McGowan et al. (2018)","plainTextFormattedCitation":"(Adalet McGowan et al., 2018)","previouslyFormattedCitation":"(Adalet McGowan et al., 2018)"},"properties":{"noteIndex":0},"schema":"https://github.com/citation-style-language/schema/raw/master/csl-citation.json"}</w:instrText>
      </w:r>
      <w:r w:rsidR="00BF3D37">
        <w:rPr>
          <w:rFonts w:ascii="Times New Roman" w:hAnsi="Times New Roman" w:cs="Times New Roman"/>
          <w:sz w:val="24"/>
          <w:szCs w:val="24"/>
        </w:rPr>
        <w:fldChar w:fldCharType="separate"/>
      </w:r>
      <w:r w:rsidR="00BF3D37" w:rsidRPr="00BF3D37">
        <w:rPr>
          <w:rFonts w:ascii="Times New Roman" w:hAnsi="Times New Roman" w:cs="Times New Roman"/>
          <w:noProof/>
          <w:sz w:val="24"/>
          <w:szCs w:val="24"/>
        </w:rPr>
        <w:t xml:space="preserve">Adalet McGowan </w:t>
      </w:r>
      <w:r w:rsidR="00A01770" w:rsidRPr="00A01770">
        <w:rPr>
          <w:rFonts w:ascii="Times New Roman" w:hAnsi="Times New Roman" w:cs="Times New Roman"/>
          <w:i/>
          <w:iCs/>
          <w:noProof/>
          <w:sz w:val="24"/>
          <w:szCs w:val="24"/>
        </w:rPr>
        <w:t>et al</w:t>
      </w:r>
      <w:r w:rsidR="00BF3D37" w:rsidRPr="00BF3D37">
        <w:rPr>
          <w:rFonts w:ascii="Times New Roman" w:hAnsi="Times New Roman" w:cs="Times New Roman"/>
          <w:noProof/>
          <w:sz w:val="24"/>
          <w:szCs w:val="24"/>
        </w:rPr>
        <w:t xml:space="preserve">. </w:t>
      </w:r>
      <w:r w:rsidR="00BF3D37">
        <w:rPr>
          <w:rFonts w:ascii="Times New Roman" w:hAnsi="Times New Roman" w:cs="Times New Roman"/>
          <w:noProof/>
          <w:sz w:val="24"/>
          <w:szCs w:val="24"/>
        </w:rPr>
        <w:t>(</w:t>
      </w:r>
      <w:r w:rsidR="00BF3D37" w:rsidRPr="00BF3D37">
        <w:rPr>
          <w:rFonts w:ascii="Times New Roman" w:hAnsi="Times New Roman" w:cs="Times New Roman"/>
          <w:noProof/>
          <w:sz w:val="24"/>
          <w:szCs w:val="24"/>
        </w:rPr>
        <w:t>2018)</w:t>
      </w:r>
      <w:r w:rsidR="00BF3D37">
        <w:rPr>
          <w:rFonts w:ascii="Times New Roman" w:hAnsi="Times New Roman" w:cs="Times New Roman"/>
          <w:sz w:val="24"/>
          <w:szCs w:val="24"/>
        </w:rPr>
        <w:fldChar w:fldCharType="end"/>
      </w:r>
      <w:r w:rsidR="00D45C10">
        <w:rPr>
          <w:rFonts w:ascii="Times New Roman" w:eastAsiaTheme="minorEastAsia" w:hAnsi="Times New Roman" w:cs="Times New Roman"/>
          <w:iCs/>
          <w:sz w:val="24"/>
          <w:szCs w:val="24"/>
        </w:rPr>
        <w:t xml:space="preserve"> </w:t>
      </w:r>
      <w:r w:rsidR="00BF3D37">
        <w:rPr>
          <w:rFonts w:ascii="Times New Roman" w:eastAsiaTheme="minorEastAsia" w:hAnsi="Times New Roman" w:cs="Times New Roman"/>
          <w:iCs/>
          <w:sz w:val="24"/>
          <w:szCs w:val="24"/>
        </w:rPr>
        <w:t>siguiendo líneas similares a la nuestra, calculan</w:t>
      </w:r>
      <w:r w:rsidR="00551C5A">
        <w:rPr>
          <w:rFonts w:ascii="Times New Roman" w:eastAsiaTheme="minorEastAsia" w:hAnsi="Times New Roman" w:cs="Times New Roman"/>
          <w:iCs/>
          <w:sz w:val="24"/>
          <w:szCs w:val="24"/>
        </w:rPr>
        <w:t xml:space="preserve"> dichas </w:t>
      </w:r>
      <w:r w:rsidR="00F366BF">
        <w:rPr>
          <w:rFonts w:ascii="Times New Roman" w:eastAsiaTheme="minorEastAsia" w:hAnsi="Times New Roman" w:cs="Times New Roman"/>
          <w:iCs/>
          <w:sz w:val="24"/>
          <w:szCs w:val="24"/>
        </w:rPr>
        <w:t>variables</w:t>
      </w:r>
      <w:r w:rsidR="00551C5A">
        <w:rPr>
          <w:rFonts w:ascii="Times New Roman" w:eastAsiaTheme="minorEastAsia" w:hAnsi="Times New Roman" w:cs="Times New Roman"/>
          <w:iCs/>
          <w:sz w:val="24"/>
          <w:szCs w:val="24"/>
        </w:rPr>
        <w:t xml:space="preserve"> </w:t>
      </w:r>
      <w:r w:rsidR="00BF3D37">
        <w:rPr>
          <w:rFonts w:ascii="Times New Roman" w:eastAsiaTheme="minorEastAsia" w:hAnsi="Times New Roman" w:cs="Times New Roman"/>
          <w:iCs/>
          <w:sz w:val="24"/>
          <w:szCs w:val="24"/>
        </w:rPr>
        <w:t>como medias anuales de las tasas mensuales.</w:t>
      </w:r>
    </w:p>
    <w:p w14:paraId="63E6387C" w14:textId="550C461C" w:rsidR="004F404D" w:rsidRDefault="00483076" w:rsidP="006A7381">
      <w:pPr>
        <w:spacing w:after="180"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Así, d</w:t>
      </w:r>
      <w:r w:rsidR="008E4F75">
        <w:rPr>
          <w:rFonts w:ascii="Times New Roman" w:eastAsiaTheme="minorEastAsia" w:hAnsi="Times New Roman" w:cs="Times New Roman"/>
          <w:iCs/>
          <w:sz w:val="24"/>
          <w:szCs w:val="24"/>
        </w:rPr>
        <w:t xml:space="preserve">e acuerdo con la literatura académica revisada, </w:t>
      </w:r>
      <w:r w:rsidR="00E76DC5">
        <w:rPr>
          <w:rFonts w:ascii="Times New Roman" w:eastAsiaTheme="minorEastAsia" w:hAnsi="Times New Roman" w:cs="Times New Roman"/>
          <w:iCs/>
          <w:sz w:val="24"/>
          <w:szCs w:val="24"/>
        </w:rPr>
        <w:t xml:space="preserve">lo ideal </w:t>
      </w:r>
      <w:r>
        <w:rPr>
          <w:rFonts w:ascii="Times New Roman" w:eastAsiaTheme="minorEastAsia" w:hAnsi="Times New Roman" w:cs="Times New Roman"/>
          <w:iCs/>
          <w:sz w:val="24"/>
          <w:szCs w:val="24"/>
        </w:rPr>
        <w:t xml:space="preserve">para el cálculo de </w:t>
      </w:r>
      <m:oMath>
        <m:sSup>
          <m:sSupPr>
            <m:ctrlPr>
              <w:rPr>
                <w:rFonts w:ascii="Cambria Math" w:eastAsiaTheme="minorEastAsia" w:hAnsi="Cambria Math" w:cs="Times New Roman"/>
                <w:i/>
                <w:iCs/>
                <w:sz w:val="24"/>
                <w:szCs w:val="24"/>
              </w:rPr>
            </m:ctrlPr>
          </m:sSupPr>
          <m:e>
            <m:r>
              <m:rPr>
                <m:sty m:val="p"/>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m:t>
            </m:r>
          </m:sup>
        </m:sSup>
      </m:oMath>
      <w:r w:rsidR="00C72082">
        <w:rPr>
          <w:rFonts w:ascii="Times New Roman" w:eastAsiaTheme="minorEastAsia" w:hAnsi="Times New Roman" w:cs="Times New Roman"/>
          <w:iCs/>
          <w:sz w:val="24"/>
          <w:szCs w:val="24"/>
        </w:rPr>
        <w:t xml:space="preserve">sería disponer </w:t>
      </w:r>
      <w:r w:rsidR="00E76DC5">
        <w:rPr>
          <w:rFonts w:ascii="Times New Roman" w:eastAsiaTheme="minorEastAsia" w:hAnsi="Times New Roman" w:cs="Times New Roman"/>
          <w:iCs/>
          <w:sz w:val="24"/>
          <w:szCs w:val="24"/>
        </w:rPr>
        <w:t xml:space="preserve">de </w:t>
      </w:r>
      <w:r w:rsidR="00F366BF">
        <w:rPr>
          <w:rFonts w:ascii="Times New Roman" w:eastAsiaTheme="minorEastAsia" w:hAnsi="Times New Roman" w:cs="Times New Roman"/>
          <w:iCs/>
          <w:sz w:val="24"/>
          <w:szCs w:val="24"/>
        </w:rPr>
        <w:t xml:space="preserve">los </w:t>
      </w:r>
      <w:r w:rsidR="00C72082">
        <w:rPr>
          <w:rFonts w:ascii="Times New Roman" w:eastAsiaTheme="minorEastAsia" w:hAnsi="Times New Roman" w:cs="Times New Roman"/>
          <w:iCs/>
          <w:sz w:val="24"/>
          <w:szCs w:val="24"/>
        </w:rPr>
        <w:t>tipos de intereses preferentes</w:t>
      </w:r>
      <w:r w:rsidR="00E76DC5">
        <w:rPr>
          <w:rFonts w:ascii="Times New Roman" w:eastAsiaTheme="minorEastAsia" w:hAnsi="Times New Roman" w:cs="Times New Roman"/>
          <w:iCs/>
          <w:sz w:val="24"/>
          <w:szCs w:val="24"/>
        </w:rPr>
        <w:t>,</w:t>
      </w:r>
      <w:r w:rsidR="00F366BF">
        <w:rPr>
          <w:rFonts w:ascii="Times New Roman" w:eastAsiaTheme="minorEastAsia" w:hAnsi="Times New Roman" w:cs="Times New Roman"/>
          <w:iCs/>
          <w:sz w:val="24"/>
          <w:szCs w:val="24"/>
        </w:rPr>
        <w:t xml:space="preserve"> </w:t>
      </w:r>
      <w:r w:rsidR="006F3B6A">
        <w:rPr>
          <w:rFonts w:ascii="Times New Roman" w:eastAsiaTheme="minorEastAsia" w:hAnsi="Times New Roman" w:cs="Times New Roman"/>
          <w:iCs/>
          <w:sz w:val="24"/>
          <w:szCs w:val="24"/>
        </w:rPr>
        <w:t xml:space="preserve">ya </w:t>
      </w:r>
      <w:r w:rsidR="00F366BF">
        <w:rPr>
          <w:rFonts w:ascii="Times New Roman" w:eastAsiaTheme="minorEastAsia" w:hAnsi="Times New Roman" w:cs="Times New Roman"/>
          <w:iCs/>
          <w:sz w:val="24"/>
          <w:szCs w:val="24"/>
        </w:rPr>
        <w:t xml:space="preserve">que </w:t>
      </w:r>
      <w:r w:rsidR="0001755C">
        <w:rPr>
          <w:rFonts w:ascii="Times New Roman" w:eastAsiaTheme="minorEastAsia" w:hAnsi="Times New Roman" w:cs="Times New Roman"/>
          <w:iCs/>
          <w:sz w:val="24"/>
          <w:szCs w:val="24"/>
        </w:rPr>
        <w:t>multiplicando</w:t>
      </w:r>
      <w:r w:rsidR="008E4F75">
        <w:rPr>
          <w:rFonts w:ascii="Times New Roman" w:eastAsiaTheme="minorEastAsia" w:hAnsi="Times New Roman" w:cs="Times New Roman"/>
          <w:iCs/>
          <w:sz w:val="24"/>
          <w:szCs w:val="24"/>
        </w:rPr>
        <w:t xml:space="preserve"> estos por</w:t>
      </w:r>
      <w:r w:rsidR="0001755C">
        <w:rPr>
          <w:rFonts w:ascii="Times New Roman" w:eastAsiaTheme="minorEastAsia" w:hAnsi="Times New Roman" w:cs="Times New Roman"/>
          <w:iCs/>
          <w:sz w:val="24"/>
          <w:szCs w:val="24"/>
        </w:rPr>
        <w:t xml:space="preserve"> el saldo de la deuda viva</w:t>
      </w:r>
      <w:r w:rsidR="008E4F75">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 xml:space="preserve">al principio del periodo </w:t>
      </w:r>
      <w:r w:rsidR="0001755C">
        <w:rPr>
          <w:rFonts w:ascii="Times New Roman" w:eastAsiaTheme="minorEastAsia" w:hAnsi="Times New Roman" w:cs="Times New Roman"/>
          <w:iCs/>
          <w:sz w:val="24"/>
          <w:szCs w:val="24"/>
        </w:rPr>
        <w:t xml:space="preserve">se </w:t>
      </w:r>
      <w:r w:rsidR="00E11C72">
        <w:rPr>
          <w:rFonts w:ascii="Times New Roman" w:eastAsiaTheme="minorEastAsia" w:hAnsi="Times New Roman" w:cs="Times New Roman"/>
          <w:iCs/>
          <w:sz w:val="24"/>
          <w:szCs w:val="24"/>
        </w:rPr>
        <w:t>obtendría</w:t>
      </w:r>
      <w:r w:rsidR="00D333D3">
        <w:rPr>
          <w:rFonts w:ascii="Times New Roman" w:eastAsiaTheme="minorEastAsia" w:hAnsi="Times New Roman" w:cs="Times New Roman"/>
          <w:iCs/>
          <w:sz w:val="24"/>
          <w:szCs w:val="24"/>
        </w:rPr>
        <w:t>n</w:t>
      </w:r>
      <w:r w:rsidR="00651914">
        <w:rPr>
          <w:rFonts w:ascii="Times New Roman" w:eastAsiaTheme="minorEastAsia" w:hAnsi="Times New Roman" w:cs="Times New Roman"/>
          <w:iCs/>
          <w:sz w:val="24"/>
          <w:szCs w:val="24"/>
        </w:rPr>
        <w:t xml:space="preserve"> </w:t>
      </w:r>
      <w:r w:rsidR="0001755C">
        <w:rPr>
          <w:rFonts w:ascii="Times New Roman" w:eastAsiaTheme="minorEastAsia" w:hAnsi="Times New Roman" w:cs="Times New Roman"/>
          <w:iCs/>
          <w:sz w:val="24"/>
          <w:szCs w:val="24"/>
        </w:rPr>
        <w:t xml:space="preserve">el pago mínimo de intereses que </w:t>
      </w:r>
      <w:r w:rsidR="00535B39">
        <w:rPr>
          <w:rFonts w:ascii="Times New Roman" w:eastAsiaTheme="minorEastAsia" w:hAnsi="Times New Roman" w:cs="Times New Roman"/>
          <w:iCs/>
          <w:sz w:val="24"/>
          <w:szCs w:val="24"/>
        </w:rPr>
        <w:t xml:space="preserve">la empresa </w:t>
      </w:r>
      <w:r w:rsidR="0001755C">
        <w:rPr>
          <w:rFonts w:ascii="Times New Roman" w:eastAsiaTheme="minorEastAsia" w:hAnsi="Times New Roman" w:cs="Times New Roman"/>
          <w:iCs/>
          <w:sz w:val="24"/>
          <w:szCs w:val="24"/>
        </w:rPr>
        <w:t xml:space="preserve">debe </w:t>
      </w:r>
      <w:r w:rsidR="008E4F75">
        <w:rPr>
          <w:rFonts w:ascii="Times New Roman" w:eastAsiaTheme="minorEastAsia" w:hAnsi="Times New Roman" w:cs="Times New Roman"/>
          <w:iCs/>
          <w:sz w:val="24"/>
          <w:szCs w:val="24"/>
        </w:rPr>
        <w:t>afrontar en el periodo actual</w:t>
      </w:r>
      <w:r w:rsidR="0001755C">
        <w:rPr>
          <w:rFonts w:ascii="Times New Roman" w:eastAsiaTheme="minorEastAsia" w:hAnsi="Times New Roman" w:cs="Times New Roman"/>
          <w:iCs/>
          <w:sz w:val="24"/>
          <w:szCs w:val="24"/>
        </w:rPr>
        <w:t>.</w:t>
      </w:r>
      <w:r w:rsidR="008E4F75">
        <w:rPr>
          <w:rFonts w:ascii="Times New Roman" w:eastAsiaTheme="minorEastAsia" w:hAnsi="Times New Roman" w:cs="Times New Roman"/>
          <w:iCs/>
          <w:sz w:val="24"/>
          <w:szCs w:val="24"/>
        </w:rPr>
        <w:t xml:space="preserve"> </w:t>
      </w:r>
      <w:r w:rsidR="0001755C">
        <w:rPr>
          <w:rFonts w:ascii="Times New Roman" w:eastAsiaTheme="minorEastAsia" w:hAnsi="Times New Roman" w:cs="Times New Roman"/>
          <w:iCs/>
          <w:sz w:val="24"/>
          <w:szCs w:val="24"/>
        </w:rPr>
        <w:t xml:space="preserve">Sin embargo, no hay manera de conocer </w:t>
      </w:r>
      <w:r>
        <w:rPr>
          <w:rFonts w:ascii="Times New Roman" w:eastAsiaTheme="minorEastAsia" w:hAnsi="Times New Roman" w:cs="Times New Roman"/>
          <w:iCs/>
          <w:sz w:val="24"/>
          <w:szCs w:val="24"/>
        </w:rPr>
        <w:t>tales</w:t>
      </w:r>
      <w:r w:rsidR="0001755C">
        <w:rPr>
          <w:rFonts w:ascii="Times New Roman" w:eastAsiaTheme="minorEastAsia" w:hAnsi="Times New Roman" w:cs="Times New Roman"/>
          <w:iCs/>
          <w:sz w:val="24"/>
          <w:szCs w:val="24"/>
        </w:rPr>
        <w:t xml:space="preserve"> tipos preferentes</w:t>
      </w:r>
      <w:r w:rsidR="001D3130">
        <w:rPr>
          <w:rFonts w:ascii="Times New Roman" w:eastAsiaTheme="minorEastAsia" w:hAnsi="Times New Roman" w:cs="Times New Roman"/>
          <w:iCs/>
          <w:sz w:val="24"/>
          <w:szCs w:val="24"/>
        </w:rPr>
        <w:t xml:space="preserve"> con los datos disponibles</w:t>
      </w:r>
      <w:r w:rsidR="0001755C">
        <w:rPr>
          <w:rFonts w:ascii="Times New Roman" w:eastAsiaTheme="minorEastAsia" w:hAnsi="Times New Roman" w:cs="Times New Roman"/>
          <w:iCs/>
          <w:sz w:val="24"/>
          <w:szCs w:val="24"/>
        </w:rPr>
        <w:t xml:space="preserve"> y</w:t>
      </w:r>
      <w:r w:rsidR="00192000">
        <w:rPr>
          <w:rFonts w:ascii="Times New Roman" w:eastAsiaTheme="minorEastAsia" w:hAnsi="Times New Roman" w:cs="Times New Roman"/>
          <w:iCs/>
          <w:sz w:val="24"/>
          <w:szCs w:val="24"/>
        </w:rPr>
        <w:t>,</w:t>
      </w:r>
      <w:r w:rsidR="0001755C">
        <w:rPr>
          <w:rFonts w:ascii="Times New Roman" w:eastAsiaTheme="minorEastAsia" w:hAnsi="Times New Roman" w:cs="Times New Roman"/>
          <w:iCs/>
          <w:sz w:val="24"/>
          <w:szCs w:val="24"/>
        </w:rPr>
        <w:t xml:space="preserve"> es por ello</w:t>
      </w:r>
      <w:r w:rsidR="00651914">
        <w:rPr>
          <w:rFonts w:ascii="Times New Roman" w:eastAsiaTheme="minorEastAsia" w:hAnsi="Times New Roman" w:cs="Times New Roman"/>
          <w:iCs/>
          <w:sz w:val="24"/>
          <w:szCs w:val="24"/>
        </w:rPr>
        <w:t xml:space="preserve">, que </w:t>
      </w:r>
      <w:r w:rsidR="00E76DC5">
        <w:rPr>
          <w:rFonts w:ascii="Times New Roman" w:eastAsiaTheme="minorEastAsia" w:hAnsi="Times New Roman" w:cs="Times New Roman"/>
          <w:iCs/>
          <w:sz w:val="24"/>
          <w:szCs w:val="24"/>
        </w:rPr>
        <w:t>se emplean los tipos de intereses medios como medida</w:t>
      </w:r>
      <w:r w:rsidR="00E142AB">
        <w:rPr>
          <w:rFonts w:ascii="Times New Roman" w:eastAsiaTheme="minorEastAsia" w:hAnsi="Times New Roman" w:cs="Times New Roman"/>
          <w:iCs/>
          <w:sz w:val="24"/>
          <w:szCs w:val="24"/>
        </w:rPr>
        <w:t xml:space="preserve"> </w:t>
      </w:r>
      <w:r w:rsidR="00E142AB" w:rsidRPr="00E142AB">
        <w:rPr>
          <w:rFonts w:ascii="Times New Roman" w:eastAsiaTheme="minorEastAsia" w:hAnsi="Times New Roman" w:cs="Times New Roman"/>
          <w:i/>
          <w:sz w:val="24"/>
          <w:szCs w:val="24"/>
        </w:rPr>
        <w:t>proxy</w:t>
      </w:r>
      <w:r w:rsidR="00E76DC5">
        <w:rPr>
          <w:rFonts w:ascii="Times New Roman" w:eastAsiaTheme="minorEastAsia" w:hAnsi="Times New Roman" w:cs="Times New Roman"/>
          <w:iCs/>
          <w:sz w:val="24"/>
          <w:szCs w:val="24"/>
        </w:rPr>
        <w:t>.</w:t>
      </w:r>
    </w:p>
    <w:p w14:paraId="1392493D" w14:textId="424D70DC" w:rsidR="00342BD4" w:rsidRDefault="00DE2307" w:rsidP="001E7998">
      <w:pPr>
        <w:spacing w:after="180"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Además</w:t>
      </w:r>
      <w:r w:rsidR="00342BD4">
        <w:rPr>
          <w:rFonts w:ascii="Times New Roman" w:eastAsiaTheme="minorEastAsia" w:hAnsi="Times New Roman" w:cs="Times New Roman"/>
          <w:iCs/>
          <w:sz w:val="24"/>
          <w:szCs w:val="24"/>
        </w:rPr>
        <w:t xml:space="preserve">, tal y como </w:t>
      </w:r>
      <w:r w:rsidR="008E6369">
        <w:rPr>
          <w:rFonts w:ascii="Times New Roman" w:eastAsiaTheme="minorEastAsia" w:hAnsi="Times New Roman" w:cs="Times New Roman"/>
          <w:iCs/>
          <w:sz w:val="24"/>
          <w:szCs w:val="24"/>
        </w:rPr>
        <w:t>se ha</w:t>
      </w:r>
      <w:r w:rsidR="00342BD4">
        <w:rPr>
          <w:rFonts w:ascii="Times New Roman" w:eastAsiaTheme="minorEastAsia" w:hAnsi="Times New Roman" w:cs="Times New Roman"/>
          <w:iCs/>
          <w:sz w:val="24"/>
          <w:szCs w:val="24"/>
        </w:rPr>
        <w:t xml:space="preserve"> definido </w:t>
      </w:r>
      <w:r w:rsidR="008E6369">
        <w:rPr>
          <w:rFonts w:ascii="Times New Roman" w:eastAsiaTheme="minorEastAsia" w:hAnsi="Times New Roman" w:cs="Times New Roman"/>
          <w:iCs/>
          <w:sz w:val="24"/>
          <w:szCs w:val="24"/>
        </w:rPr>
        <w:t>el</w:t>
      </w:r>
      <w:r w:rsidR="00342BD4">
        <w:rPr>
          <w:rFonts w:ascii="Times New Roman" w:eastAsiaTheme="minorEastAsia" w:hAnsi="Times New Roman" w:cs="Times New Roman"/>
          <w:iCs/>
          <w:sz w:val="24"/>
          <w:szCs w:val="24"/>
        </w:rPr>
        <w:t xml:space="preserve"> criterio </w:t>
      </w:r>
      <w:r w:rsidR="008E6369">
        <w:rPr>
          <w:rFonts w:ascii="Times New Roman" w:eastAsiaTheme="minorEastAsia" w:hAnsi="Times New Roman" w:cs="Times New Roman"/>
          <w:iCs/>
          <w:sz w:val="24"/>
          <w:szCs w:val="24"/>
        </w:rPr>
        <w:t xml:space="preserve">a </w:t>
      </w:r>
      <w:r w:rsidR="00651914">
        <w:rPr>
          <w:rFonts w:ascii="Times New Roman" w:eastAsiaTheme="minorEastAsia" w:hAnsi="Times New Roman" w:cs="Times New Roman"/>
          <w:iCs/>
          <w:sz w:val="24"/>
          <w:szCs w:val="24"/>
        </w:rPr>
        <w:t>emplear</w:t>
      </w:r>
      <w:r w:rsidR="008E6369">
        <w:rPr>
          <w:rFonts w:ascii="Times New Roman" w:eastAsiaTheme="minorEastAsia" w:hAnsi="Times New Roman" w:cs="Times New Roman"/>
          <w:iCs/>
          <w:sz w:val="24"/>
          <w:szCs w:val="24"/>
        </w:rPr>
        <w:t xml:space="preserve">, este presenta un </w:t>
      </w:r>
      <w:r w:rsidR="00342BD4">
        <w:rPr>
          <w:rFonts w:ascii="Times New Roman" w:eastAsiaTheme="minorEastAsia" w:hAnsi="Times New Roman" w:cs="Times New Roman"/>
          <w:iCs/>
          <w:sz w:val="24"/>
          <w:szCs w:val="24"/>
        </w:rPr>
        <w:t xml:space="preserve">problema grave en </w:t>
      </w:r>
      <w:r w:rsidR="008E6369">
        <w:rPr>
          <w:rFonts w:ascii="Times New Roman" w:eastAsiaTheme="minorEastAsia" w:hAnsi="Times New Roman" w:cs="Times New Roman"/>
          <w:iCs/>
          <w:sz w:val="24"/>
          <w:szCs w:val="24"/>
        </w:rPr>
        <w:t>su</w:t>
      </w:r>
      <w:r w:rsidR="00342BD4">
        <w:rPr>
          <w:rFonts w:ascii="Times New Roman" w:eastAsiaTheme="minorEastAsia" w:hAnsi="Times New Roman" w:cs="Times New Roman"/>
          <w:iCs/>
          <w:sz w:val="24"/>
          <w:szCs w:val="24"/>
        </w:rPr>
        <w:t xml:space="preserve"> segunda condición que puede distorsionar </w:t>
      </w:r>
      <w:r w:rsidR="00651914">
        <w:rPr>
          <w:rFonts w:ascii="Times New Roman" w:eastAsiaTheme="minorEastAsia" w:hAnsi="Times New Roman" w:cs="Times New Roman"/>
          <w:iCs/>
          <w:sz w:val="24"/>
          <w:szCs w:val="24"/>
        </w:rPr>
        <w:t>el número de zombis identificad</w:t>
      </w:r>
      <w:r w:rsidR="00E11C72">
        <w:rPr>
          <w:rFonts w:ascii="Times New Roman" w:eastAsiaTheme="minorEastAsia" w:hAnsi="Times New Roman" w:cs="Times New Roman"/>
          <w:iCs/>
          <w:sz w:val="24"/>
          <w:szCs w:val="24"/>
        </w:rPr>
        <w:t>o</w:t>
      </w:r>
      <w:r w:rsidR="00651914">
        <w:rPr>
          <w:rFonts w:ascii="Times New Roman" w:eastAsiaTheme="minorEastAsia" w:hAnsi="Times New Roman" w:cs="Times New Roman"/>
          <w:iCs/>
          <w:sz w:val="24"/>
          <w:szCs w:val="24"/>
        </w:rPr>
        <w:t>s</w:t>
      </w:r>
      <w:r w:rsidR="00342BD4">
        <w:rPr>
          <w:rFonts w:ascii="Times New Roman" w:eastAsiaTheme="minorEastAsia" w:hAnsi="Times New Roman" w:cs="Times New Roman"/>
          <w:iCs/>
          <w:sz w:val="24"/>
          <w:szCs w:val="24"/>
        </w:rPr>
        <w:t xml:space="preserve">. Dicho problema </w:t>
      </w:r>
      <w:r w:rsidR="008E6369">
        <w:rPr>
          <w:rFonts w:ascii="Times New Roman" w:eastAsiaTheme="minorEastAsia" w:hAnsi="Times New Roman" w:cs="Times New Roman"/>
          <w:iCs/>
          <w:sz w:val="24"/>
          <w:szCs w:val="24"/>
        </w:rPr>
        <w:t xml:space="preserve">consiste en </w:t>
      </w:r>
      <w:r w:rsidR="00342BD4">
        <w:rPr>
          <w:rFonts w:ascii="Times New Roman" w:eastAsiaTheme="minorEastAsia" w:hAnsi="Times New Roman" w:cs="Times New Roman"/>
          <w:iCs/>
          <w:sz w:val="24"/>
          <w:szCs w:val="24"/>
        </w:rPr>
        <w:t>que, al comparar</w:t>
      </w:r>
      <w:r w:rsidR="00651914">
        <w:rPr>
          <w:rFonts w:ascii="Times New Roman" w:eastAsiaTheme="minorEastAsia" w:hAnsi="Times New Roman" w:cs="Times New Roman"/>
          <w:iCs/>
          <w:sz w:val="24"/>
          <w:szCs w:val="24"/>
        </w:rPr>
        <w:t xml:space="preserve"> </w:t>
      </w:r>
      <m:oMath>
        <m:r>
          <m:rPr>
            <m:sty m:val="p"/>
          </m:rPr>
          <w:rPr>
            <w:rFonts w:ascii="Cambria Math" w:eastAsiaTheme="minorEastAsia" w:hAnsi="Cambria Math" w:cs="Times New Roman"/>
            <w:sz w:val="24"/>
            <w:szCs w:val="24"/>
          </w:rPr>
          <m:t>R</m:t>
        </m:r>
      </m:oMath>
      <w:r w:rsidR="00651914">
        <w:rPr>
          <w:rFonts w:ascii="Times New Roman" w:eastAsiaTheme="minorEastAsia" w:hAnsi="Times New Roman" w:cs="Times New Roman"/>
          <w:iCs/>
          <w:sz w:val="24"/>
          <w:szCs w:val="24"/>
        </w:rPr>
        <w:t xml:space="preserve"> con </w:t>
      </w:r>
      <m:oMath>
        <m:sSup>
          <m:sSupPr>
            <m:ctrlPr>
              <w:rPr>
                <w:rFonts w:ascii="Cambria Math" w:eastAsiaTheme="minorEastAsia" w:hAnsi="Cambria Math" w:cs="Times New Roman"/>
                <w:i/>
                <w:iCs/>
                <w:sz w:val="24"/>
                <w:szCs w:val="24"/>
              </w:rPr>
            </m:ctrlPr>
          </m:sSupPr>
          <m:e>
            <m:r>
              <m:rPr>
                <m:sty m:val="p"/>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m:t>
            </m:r>
          </m:sup>
        </m:sSup>
      </m:oMath>
      <w:r w:rsidR="00342BD4">
        <w:rPr>
          <w:rFonts w:ascii="Times New Roman" w:eastAsiaTheme="minorEastAsia" w:hAnsi="Times New Roman" w:cs="Times New Roman"/>
          <w:iCs/>
          <w:sz w:val="24"/>
          <w:szCs w:val="24"/>
        </w:rPr>
        <w:t xml:space="preserve">, </w:t>
      </w:r>
      <w:r w:rsidR="008E6369">
        <w:rPr>
          <w:rFonts w:ascii="Times New Roman" w:eastAsiaTheme="minorEastAsia" w:hAnsi="Times New Roman" w:cs="Times New Roman"/>
          <w:iCs/>
          <w:sz w:val="24"/>
          <w:szCs w:val="24"/>
        </w:rPr>
        <w:t>lo que realmente se está comparando es una medida relativa con otra no relativa</w:t>
      </w:r>
      <w:r w:rsidR="00F0753D">
        <w:rPr>
          <w:rFonts w:ascii="Times New Roman" w:eastAsiaTheme="minorEastAsia" w:hAnsi="Times New Roman" w:cs="Times New Roman"/>
          <w:iCs/>
          <w:sz w:val="24"/>
          <w:szCs w:val="24"/>
        </w:rPr>
        <w:t xml:space="preserve">. </w:t>
      </w:r>
      <w:r w:rsidR="006161CD">
        <w:rPr>
          <w:rFonts w:ascii="Times New Roman" w:eastAsiaTheme="minorEastAsia" w:hAnsi="Times New Roman" w:cs="Times New Roman"/>
          <w:iCs/>
          <w:sz w:val="24"/>
          <w:szCs w:val="24"/>
        </w:rPr>
        <w:t>Por lo tanto</w:t>
      </w:r>
      <w:r w:rsidR="000D77E1">
        <w:rPr>
          <w:rFonts w:ascii="Times New Roman" w:eastAsiaTheme="minorEastAsia" w:hAnsi="Times New Roman" w:cs="Times New Roman"/>
          <w:iCs/>
          <w:sz w:val="24"/>
          <w:szCs w:val="24"/>
        </w:rPr>
        <w:t>, s</w:t>
      </w:r>
      <w:r w:rsidR="00F0753D">
        <w:rPr>
          <w:rFonts w:ascii="Times New Roman" w:eastAsiaTheme="minorEastAsia" w:hAnsi="Times New Roman" w:cs="Times New Roman"/>
          <w:iCs/>
          <w:sz w:val="24"/>
          <w:szCs w:val="24"/>
        </w:rPr>
        <w:t xml:space="preserve">i no se corrige </w:t>
      </w:r>
      <w:r w:rsidR="006161CD">
        <w:rPr>
          <w:rFonts w:ascii="Times New Roman" w:eastAsiaTheme="minorEastAsia" w:hAnsi="Times New Roman" w:cs="Times New Roman"/>
          <w:iCs/>
          <w:sz w:val="24"/>
          <w:szCs w:val="24"/>
        </w:rPr>
        <w:t xml:space="preserve">este </w:t>
      </w:r>
      <w:r w:rsidR="00F0753D">
        <w:rPr>
          <w:rFonts w:ascii="Times New Roman" w:eastAsiaTheme="minorEastAsia" w:hAnsi="Times New Roman" w:cs="Times New Roman"/>
          <w:iCs/>
          <w:sz w:val="24"/>
          <w:szCs w:val="24"/>
        </w:rPr>
        <w:t>error</w:t>
      </w:r>
      <w:r>
        <w:rPr>
          <w:rFonts w:ascii="Times New Roman" w:eastAsiaTheme="minorEastAsia" w:hAnsi="Times New Roman" w:cs="Times New Roman"/>
          <w:iCs/>
          <w:sz w:val="24"/>
          <w:szCs w:val="24"/>
        </w:rPr>
        <w:t>,</w:t>
      </w:r>
      <w:r w:rsidR="00F0753D">
        <w:rPr>
          <w:rFonts w:ascii="Times New Roman" w:eastAsiaTheme="minorEastAsia" w:hAnsi="Times New Roman" w:cs="Times New Roman"/>
          <w:iCs/>
          <w:sz w:val="24"/>
          <w:szCs w:val="24"/>
        </w:rPr>
        <w:t xml:space="preserve"> </w:t>
      </w:r>
      <w:r w:rsidR="006161CD">
        <w:rPr>
          <w:rFonts w:ascii="Times New Roman" w:eastAsiaTheme="minorEastAsia" w:hAnsi="Times New Roman" w:cs="Times New Roman"/>
          <w:iCs/>
          <w:sz w:val="24"/>
          <w:szCs w:val="24"/>
        </w:rPr>
        <w:t xml:space="preserve">la segunda regla </w:t>
      </w:r>
      <w:r w:rsidR="00B429A1">
        <w:rPr>
          <w:rFonts w:ascii="Times New Roman" w:eastAsiaTheme="minorEastAsia" w:hAnsi="Times New Roman" w:cs="Times New Roman"/>
          <w:iCs/>
          <w:sz w:val="24"/>
          <w:szCs w:val="24"/>
        </w:rPr>
        <w:t xml:space="preserve">de </w:t>
      </w:r>
      <w:r w:rsidR="00F0753D">
        <w:rPr>
          <w:rFonts w:ascii="Times New Roman" w:eastAsiaTheme="minorEastAsia" w:hAnsi="Times New Roman" w:cs="Times New Roman"/>
          <w:iCs/>
          <w:sz w:val="24"/>
          <w:szCs w:val="24"/>
        </w:rPr>
        <w:t>la segunda condición se cumplirá en la gran mayoría de los casos</w:t>
      </w:r>
      <w:r w:rsidR="003B4A8F">
        <w:rPr>
          <w:rFonts w:ascii="Times New Roman" w:eastAsiaTheme="minorEastAsia" w:hAnsi="Times New Roman" w:cs="Times New Roman"/>
          <w:iCs/>
          <w:sz w:val="24"/>
          <w:szCs w:val="24"/>
        </w:rPr>
        <w:t xml:space="preserve">, identificando un </w:t>
      </w:r>
      <w:r w:rsidR="006161CD">
        <w:rPr>
          <w:rFonts w:ascii="Times New Roman" w:eastAsiaTheme="minorEastAsia" w:hAnsi="Times New Roman" w:cs="Times New Roman"/>
          <w:iCs/>
          <w:sz w:val="24"/>
          <w:szCs w:val="24"/>
        </w:rPr>
        <w:t xml:space="preserve">número mayor </w:t>
      </w:r>
      <w:r w:rsidR="003B4A8F">
        <w:rPr>
          <w:rFonts w:ascii="Times New Roman" w:eastAsiaTheme="minorEastAsia" w:hAnsi="Times New Roman" w:cs="Times New Roman"/>
          <w:iCs/>
          <w:sz w:val="24"/>
          <w:szCs w:val="24"/>
        </w:rPr>
        <w:t>de zombis</w:t>
      </w:r>
      <w:r w:rsidR="00F0753D">
        <w:rPr>
          <w:rFonts w:ascii="Times New Roman" w:eastAsiaTheme="minorEastAsia" w:hAnsi="Times New Roman" w:cs="Times New Roman"/>
          <w:iCs/>
          <w:sz w:val="24"/>
          <w:szCs w:val="24"/>
        </w:rPr>
        <w:t xml:space="preserve">. Es por ello, que teniendo en cuenta el criterio CHK y </w:t>
      </w:r>
      <w:r w:rsidR="00B429A1">
        <w:rPr>
          <w:rFonts w:ascii="Times New Roman" w:eastAsiaTheme="minorEastAsia" w:hAnsi="Times New Roman" w:cs="Times New Roman"/>
          <w:iCs/>
          <w:sz w:val="24"/>
          <w:szCs w:val="24"/>
        </w:rPr>
        <w:t>varios</w:t>
      </w:r>
      <w:r w:rsidR="00F0753D">
        <w:rPr>
          <w:rFonts w:ascii="Times New Roman" w:eastAsiaTheme="minorEastAsia" w:hAnsi="Times New Roman" w:cs="Times New Roman"/>
          <w:iCs/>
          <w:sz w:val="24"/>
          <w:szCs w:val="24"/>
        </w:rPr>
        <w:t xml:space="preserve"> estudios de la literatura</w:t>
      </w:r>
      <w:r w:rsidR="00B429A1">
        <w:rPr>
          <w:rFonts w:ascii="Times New Roman" w:eastAsiaTheme="minorEastAsia" w:hAnsi="Times New Roman" w:cs="Times New Roman"/>
          <w:iCs/>
          <w:sz w:val="24"/>
          <w:szCs w:val="24"/>
        </w:rPr>
        <w:t xml:space="preserve"> </w:t>
      </w:r>
      <w:r w:rsidR="00B429A1">
        <w:rPr>
          <w:rFonts w:ascii="Times New Roman" w:eastAsiaTheme="minorEastAsia" w:hAnsi="Times New Roman" w:cs="Times New Roman"/>
          <w:iCs/>
          <w:sz w:val="24"/>
          <w:szCs w:val="24"/>
        </w:rPr>
        <w:fldChar w:fldCharType="begin" w:fldLock="1"/>
      </w:r>
      <w:r w:rsidR="00255E4C">
        <w:rPr>
          <w:rFonts w:ascii="Times New Roman" w:eastAsiaTheme="minorEastAsia" w:hAnsi="Times New Roman" w:cs="Times New Roman"/>
          <w:iCs/>
          <w:sz w:val="24"/>
          <w:szCs w:val="24"/>
        </w:rPr>
        <w:instrText>ADDIN CSL_CITATION {"citationItems":[{"id":"ITEM-1","itemData":{"DOI":"10.1162/ASEP_a_00474","ISSN":"15360083","abstract":"From a data set of Chinese firms in the 200507 period, we find that government investment boosted the performance of zombie firms and crowded out the growth of private firms; we also found that the higher the concentration of state banks (and of state-owned enterprises), the more conducive is the environment for nurturing zombie firms. With the exit of zombie firms, (a) the industrial output growth rate would be higher by 2.12 percentage points, (b) the capital accumulation rate would be higher by 1.4 percentage points, (c) the employment growth rate would be higher by 0.84 percentage points, and (d) the rate total factor productivity growth would be higher by 1.06 percentage points. Our results support a radical change in the way that government investment has been carried out, and support comprehensive reform of the state sector, but they do not necessarily argue against government investment in large infrastructure projects and strategically-critical areas.","author":[{"dropping-particle":"","family":"Tan","given":"Yuyan","non-dropping-particle":"","parse-names":false,"suffix":""},{"dropping-particle":"","family":"Huang","given":"Yiping","non-dropping-particle":"","parse-names":false,"suffix":""},{"dropping-particle":"","family":"Woo","given":"Wing Thye","non-dropping-particle":"","parse-names":false,"suffix":""}],"container-title":"Asian Economic Papers","id":"ITEM-1","issue":"3","issued":{"date-parts":[["2016"]]},"page":"32-55","title":"Zombie Firms and the Crowding-Out of Private Investment in China","type":"article-journal","volume":"15"},"uris":["http://www.mendeley.com/documents/?uuid=28848fe6-35ba-44ee-ba54-bf27482db435"]},{"id":"ITEM-2","itemData":{"DOI":"10.1016/j.jclepro.2018.12.136","ISSN":"09596526","abstract":"This paper investigates the relationship among zombie firms, external support and corporate environmental responsibility. Zombie firms refer to firms that should go bankrupt because of low efficiency and profitability but survive with external support from government or bank. Using a sample of Chinese listed companies over the period 2010–2016, we find that zombie firms have lower corporate environmental responsibility performance than non–zombie firms. Such an effect is more pronounced when zombie firms receive a greater amount of external support from government or bank. The negative impact of zombie firms on corporate environmental responsibility performance is stronger in heavily polluting industries and state-owned enterprises. To deal with potential self-selection and endogeneity issues, Heckman two-step estimation and propensity score matching approaches are used to verify the validity of our results. Our results are also robust in the sensitivity test of changing measurement of zombie firms.","author":[{"dropping-particle":"","family":"Han","given":"Shaozhen","non-dropping-particle":"","parse-names":false,"suffix":""},{"dropping-particle":"","family":"You","given":"Wanhai","non-dropping-particle":"","parse-names":false,"suffix":""},{"dropping-particle":"","family":"Nan","given":"Shijing","non-dropping-particle":"","parse-names":false,"suffix":""}],"container-title":"Journal of Cleaner Production","id":"ITEM-2","issued":{"date-parts":[["2019"]]},"page":"1499-1517","publisher":"Elsevier Ltd","title":"Zombie firms, external support and corporate environmental responsibility: Evidence from China","type":"article-journal","volume":"212"},"uris":["http://www.mendeley.com/documents/?uuid=d339844d-1d15-481d-b10e-ef305ac9dd1a"]},{"id":"ITEM-3","itemData":{"DOI":"10.21919/remef.v14i4.107","ISSN":"16655346","abstract":"El objetivo de este trabajo consiste en profundizar en la presencia de empresas zombis en la Bolsa Mexicana de Valores (BMV) y los factores que inciden en su existencia. Para ello, a través del método CHK se determinó la presencia de empresas zombis en México y, posteriormente, mediante un modelo logit se evalúa el impacto de la rentabilidad y la cuota de mercado en las empresas zombi. Los datos empleados corresponden a 102 empresas inscritas en el mercado de valores de México en el año 2015, lo cual permitió identificar la presencia de 18 empresas con características zombis. Mientras que el análisis empírico confirmó que la cuota de mercado impacta positivamente a las empresas zombis, mientras que la rentabilidad disminuye la probabilidad de incurrir en esta situación. El modelo empleado representa uno de los trabajos pioneros en América Latina sobre este tipo de empresas y da luz sobre el comportamiento que siguen dichas organizaciones mostrando que las características del mercado pueden ser otros predictores importantes de las empresas zombis y representan futuras líneas de investigación relevantes.","author":[{"dropping-particle":"","family":"la Garza Cárdenas","given":"Manuel Humberto","non-dropping-particle":"De","parse-names":false,"suffix":""},{"dropping-particle":"","family":"Sánchez Tovar","given":"Yesenia","non-dropping-particle":"","parse-names":false,"suffix":""},{"dropping-particle":"","family":"Zerón Félix","given":"Mariana","non-dropping-particle":"","parse-names":false,"suffix":""}],"container-title":"Revista Mexicana de Economía y Finanzas","id":"ITEM-3","issue":"4","issued":{"date-parts":[["2019"]]},"page":"729-743","title":"Impacto de la rentabilidad y la cuota de mercado en las empresas zombis en México","type":"article-journal","volume":"14"},"uris":["http://www.mendeley.com/documents/?uuid=235b7a14-48d3-47ba-a791-1ae38c8c1b46"]},{"id":"ITEM-4","itemData":{"DOI":"10.1016/j.jclepro.2019.119858","ISSN":"09596526","abstract":"This study investigates the differences between zombie firms and non-zombie firms in corporate social responsibility activities such as reporting, disclosure and fulfillment. Using Chinese listing company data collected from 2009 to 2016, we apply a three stage model with a double Heckman correction to deal with potential self-selection/endogeneity bias and to measure the differences consistently. We found that zombie firms are less willing to release standalone corporate social responsibility reports than non-zombie firms. Among companies that release standalone corporate social responsibility reports, the corporate social responsibility disclosure of zombie firms is at least not worse than non-zombie firms, but the corporate social responsibility fulfillment is significantly lower. We conclude from this gap between disclosure and fulfillment to the hypocritical behavior of zombie firms, due to the absence of control in corporate social responsibility. We suggest that government should enhance supervision over zombie firms’ corporate social responsibility activities and subsidies towards them in order to lower their economic damage. Supplementary analyses provide some clues concerning the heterogeneity of inconsistence in term of external support characteristics, ownership and censorship which require further studies.","author":[{"dropping-particle":"","family":"Han","given":"Shaozhen","non-dropping-particle":"","parse-names":false,"suffix":""},{"dropping-particle":"","family":"Li","given":"Guoming","non-dropping-particle":"","parse-names":false,"suffix":""},{"dropping-particle":"","family":"Lubrano","given":"Michel","non-dropping-particle":"","parse-names":false,"suffix":""},{"dropping-particle":"","family":"Xun","given":"Zhou","non-dropping-particle":"","parse-names":false,"suffix":""}],"container-title":"Journal of Cleaner Production","id":"ITEM-4","issued":{"date-parts":[["2020"]]},"page":"119858","publisher":"Elsevier Ltd","title":"Lie of the weak: Inconsistent corporate social responsibility activities of Chinese zombie firms","type":"article-journal","volume":"253"},"uris":["http://www.mendeley.com/documents/?uuid=a7e487e6-20c0-4cfe-b8d9-21b833d64f2b"]},{"id":"ITEM-5","itemData":{"DOI":"10.1016/j.pacfin.2020.101471","ISSN":"0927538X","abstract":"Reducing firms' costs of debt financing is an important means of promoting the high-quality development of China's economy. Using the firm-level data of non-financial A-share listed firms from 2008 to 2018, we empirically test the impact of zombie firms on the debt financing costs of normal firms (i.e., non-zombie firms) through the fixed effect model. The empirical results show that zombie firms significantly increase the debt financing costs of normal firms. The robustness tests and endogeneity tests confirm this finding. Further analysis reveals significant differences in the effects of zombie firms on the debt financing costs of normal firms subject to different levels of external financing dependence, different forms of ownership, and different firm scales. The negative effect of zombie firms on the debt financing costs of normal firms is more significant in industries with high external financing dependence, non-state-owned firms, and middle-small firms. The proper disposal of zombie firms reduces the debt financing costs of normal firms to improve the allocation efficiency of resources across an entire industry and to promote the optimization and upgrading of the industrial structure and the sustainable development of the economy.","author":[{"dropping-particle":"","family":"Yu","given":"Miao","non-dropping-particle":"","parse-names":false,"suffix":""},{"dropping-particle":"","family":"Guo","given":"Yue Mei","non-dropping-particle":"","parse-names":false,"suffix":""},{"dropping-particle":"","family":"Wang","given":"Di","non-dropping-particle":"","parse-names":false,"suffix":""},{"dropping-particle":"","family":"Gao","given":"Xiaohan","non-dropping-particle":"","parse-names":false,"suffix":""}],"container-title":"Pacific Basin Finance Journal","id":"ITEM-5","issue":"September 2020","issued":{"date-parts":[["2021"]]},"page":"101471","publisher":"Elsevier B.V.","title":"How do zombie firms affect debt financing costs of others: From spillover effects views","type":"article-journal","volume":"65"},"uris":["http://www.mendeley.com/documents/?uuid=16694a9e-7f4c-45e4-bf1f-52cc99c03797"]}],"mendeley":{"formattedCitation":"(De la Garza Cárdenas et al., 2019; Han et al., 2019, 2020; Tan et al., 2016; Yu et al., 2021)","manualFormatting":"(e.g. De la Garza Cárdenas et al., 2019; Han et al., 2019, 2020; Tan et al., 2016; Yu et al., 2021)","plainTextFormattedCitation":"(De la Garza Cárdenas et al., 2019; Han et al., 2019, 2020; Tan et al., 2016; Yu et al., 2021)","previouslyFormattedCitation":"(De la Garza Cárdenas et al., 2019; Han et al., 2019, 2020; Tan et al., 2016; Yu et al., 2021)"},"properties":{"noteIndex":0},"schema":"https://github.com/citation-style-language/schema/raw/master/csl-citation.json"}</w:instrText>
      </w:r>
      <w:r w:rsidR="00B429A1">
        <w:rPr>
          <w:rFonts w:ascii="Times New Roman" w:eastAsiaTheme="minorEastAsia" w:hAnsi="Times New Roman" w:cs="Times New Roman"/>
          <w:iCs/>
          <w:sz w:val="24"/>
          <w:szCs w:val="24"/>
        </w:rPr>
        <w:fldChar w:fldCharType="separate"/>
      </w:r>
      <w:r w:rsidR="00FD5629" w:rsidRPr="00FD5629">
        <w:rPr>
          <w:rFonts w:ascii="Times New Roman" w:eastAsiaTheme="minorEastAsia" w:hAnsi="Times New Roman" w:cs="Times New Roman"/>
          <w:iCs/>
          <w:noProof/>
          <w:sz w:val="24"/>
          <w:szCs w:val="24"/>
        </w:rPr>
        <w:t>(</w:t>
      </w:r>
      <w:r w:rsidR="00FD5629" w:rsidRPr="00FD5629">
        <w:rPr>
          <w:rFonts w:ascii="Times New Roman" w:eastAsiaTheme="minorEastAsia" w:hAnsi="Times New Roman" w:cs="Times New Roman"/>
          <w:i/>
          <w:noProof/>
          <w:sz w:val="24"/>
          <w:szCs w:val="24"/>
        </w:rPr>
        <w:t>e.g.</w:t>
      </w:r>
      <w:r w:rsidR="00FD5629">
        <w:rPr>
          <w:rFonts w:ascii="Times New Roman" w:eastAsiaTheme="minorEastAsia" w:hAnsi="Times New Roman" w:cs="Times New Roman"/>
          <w:iCs/>
          <w:noProof/>
          <w:sz w:val="24"/>
          <w:szCs w:val="24"/>
        </w:rPr>
        <w:t xml:space="preserve"> </w:t>
      </w:r>
      <w:r w:rsidR="00FD5629" w:rsidRPr="00FD5629">
        <w:rPr>
          <w:rFonts w:ascii="Times New Roman" w:eastAsiaTheme="minorEastAsia" w:hAnsi="Times New Roman" w:cs="Times New Roman"/>
          <w:iCs/>
          <w:noProof/>
          <w:sz w:val="24"/>
          <w:szCs w:val="24"/>
        </w:rPr>
        <w:t xml:space="preserve">De la Garza Cárdenas </w:t>
      </w:r>
      <w:r w:rsidR="00A01770" w:rsidRPr="00A01770">
        <w:rPr>
          <w:rFonts w:ascii="Times New Roman" w:eastAsiaTheme="minorEastAsia" w:hAnsi="Times New Roman" w:cs="Times New Roman"/>
          <w:i/>
          <w:iCs/>
          <w:noProof/>
          <w:sz w:val="24"/>
          <w:szCs w:val="24"/>
        </w:rPr>
        <w:t>et al</w:t>
      </w:r>
      <w:r w:rsidR="00FD5629" w:rsidRPr="00FD5629">
        <w:rPr>
          <w:rFonts w:ascii="Times New Roman" w:eastAsiaTheme="minorEastAsia" w:hAnsi="Times New Roman" w:cs="Times New Roman"/>
          <w:iCs/>
          <w:noProof/>
          <w:sz w:val="24"/>
          <w:szCs w:val="24"/>
        </w:rPr>
        <w:t xml:space="preserve">., 2019; Han </w:t>
      </w:r>
      <w:r w:rsidR="00A01770" w:rsidRPr="00A01770">
        <w:rPr>
          <w:rFonts w:ascii="Times New Roman" w:eastAsiaTheme="minorEastAsia" w:hAnsi="Times New Roman" w:cs="Times New Roman"/>
          <w:i/>
          <w:iCs/>
          <w:noProof/>
          <w:sz w:val="24"/>
          <w:szCs w:val="24"/>
        </w:rPr>
        <w:t>et al</w:t>
      </w:r>
      <w:r w:rsidR="00FD5629" w:rsidRPr="00FD5629">
        <w:rPr>
          <w:rFonts w:ascii="Times New Roman" w:eastAsiaTheme="minorEastAsia" w:hAnsi="Times New Roman" w:cs="Times New Roman"/>
          <w:iCs/>
          <w:noProof/>
          <w:sz w:val="24"/>
          <w:szCs w:val="24"/>
        </w:rPr>
        <w:t xml:space="preserve">., 2019, 2020; Tan </w:t>
      </w:r>
      <w:r w:rsidR="00A01770" w:rsidRPr="00A01770">
        <w:rPr>
          <w:rFonts w:ascii="Times New Roman" w:eastAsiaTheme="minorEastAsia" w:hAnsi="Times New Roman" w:cs="Times New Roman"/>
          <w:i/>
          <w:iCs/>
          <w:noProof/>
          <w:sz w:val="24"/>
          <w:szCs w:val="24"/>
        </w:rPr>
        <w:t>et al</w:t>
      </w:r>
      <w:r w:rsidR="00FD5629" w:rsidRPr="00FD5629">
        <w:rPr>
          <w:rFonts w:ascii="Times New Roman" w:eastAsiaTheme="minorEastAsia" w:hAnsi="Times New Roman" w:cs="Times New Roman"/>
          <w:iCs/>
          <w:noProof/>
          <w:sz w:val="24"/>
          <w:szCs w:val="24"/>
        </w:rPr>
        <w:t xml:space="preserve">., 2016; Yu </w:t>
      </w:r>
      <w:r w:rsidR="00A01770" w:rsidRPr="00A01770">
        <w:rPr>
          <w:rFonts w:ascii="Times New Roman" w:eastAsiaTheme="minorEastAsia" w:hAnsi="Times New Roman" w:cs="Times New Roman"/>
          <w:i/>
          <w:iCs/>
          <w:noProof/>
          <w:sz w:val="24"/>
          <w:szCs w:val="24"/>
        </w:rPr>
        <w:t>et al</w:t>
      </w:r>
      <w:r w:rsidR="00FD5629" w:rsidRPr="00FD5629">
        <w:rPr>
          <w:rFonts w:ascii="Times New Roman" w:eastAsiaTheme="minorEastAsia" w:hAnsi="Times New Roman" w:cs="Times New Roman"/>
          <w:iCs/>
          <w:noProof/>
          <w:sz w:val="24"/>
          <w:szCs w:val="24"/>
        </w:rPr>
        <w:t>., 2021)</w:t>
      </w:r>
      <w:r w:rsidR="00B429A1">
        <w:rPr>
          <w:rFonts w:ascii="Times New Roman" w:eastAsiaTheme="minorEastAsia" w:hAnsi="Times New Roman" w:cs="Times New Roman"/>
          <w:iCs/>
          <w:sz w:val="24"/>
          <w:szCs w:val="24"/>
        </w:rPr>
        <w:fldChar w:fldCharType="end"/>
      </w:r>
      <w:r w:rsidR="00F0753D">
        <w:rPr>
          <w:rFonts w:ascii="Times New Roman" w:eastAsiaTheme="minorEastAsia" w:hAnsi="Times New Roman" w:cs="Times New Roman"/>
          <w:iCs/>
          <w:sz w:val="24"/>
          <w:szCs w:val="24"/>
        </w:rPr>
        <w:t xml:space="preserve">, se procede a </w:t>
      </w:r>
      <w:r w:rsidR="00A468AC">
        <w:rPr>
          <w:rFonts w:ascii="Times New Roman" w:eastAsiaTheme="minorEastAsia" w:hAnsi="Times New Roman" w:cs="Times New Roman"/>
          <w:iCs/>
          <w:sz w:val="24"/>
          <w:szCs w:val="24"/>
        </w:rPr>
        <w:t>dividir</w:t>
      </w:r>
      <w:r w:rsidR="00F0753D">
        <w:rPr>
          <w:rFonts w:ascii="Times New Roman" w:eastAsiaTheme="minorEastAsia" w:hAnsi="Times New Roman" w:cs="Times New Roman"/>
          <w:iCs/>
          <w:sz w:val="24"/>
          <w:szCs w:val="24"/>
        </w:rPr>
        <w:t xml:space="preserve"> </w:t>
      </w:r>
      <m:oMath>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R</m:t>
            </m:r>
          </m:e>
          <m:sub>
            <m:r>
              <m:rPr>
                <m:sty m:val="p"/>
              </m:rPr>
              <w:rPr>
                <w:rFonts w:ascii="Cambria Math" w:hAnsi="Cambria Math" w:cs="Times New Roman"/>
                <w:sz w:val="24"/>
                <w:szCs w:val="24"/>
              </w:rPr>
              <m:t>i,t</m:t>
            </m:r>
          </m:sub>
          <m:sup>
            <m:r>
              <m:rPr>
                <m:sty m:val="p"/>
              </m:rPr>
              <w:rPr>
                <w:rFonts w:ascii="Cambria Math" w:hAnsi="Cambria Math" w:cs="Times New Roman"/>
                <w:sz w:val="24"/>
                <w:szCs w:val="24"/>
              </w:rPr>
              <m:t>*</m:t>
            </m:r>
          </m:sup>
        </m:sSubSup>
      </m:oMath>
      <w:r w:rsidR="00F0753D">
        <w:rPr>
          <w:rFonts w:ascii="Times New Roman" w:eastAsiaTheme="minorEastAsia" w:hAnsi="Times New Roman" w:cs="Times New Roman"/>
          <w:iCs/>
          <w:sz w:val="24"/>
          <w:szCs w:val="24"/>
        </w:rPr>
        <w:t xml:space="preserve"> por la deuda remunerada total </w:t>
      </w:r>
      <w:r w:rsidR="006161CD">
        <w:rPr>
          <w:rFonts w:ascii="Times New Roman" w:eastAsiaTheme="minorEastAsia" w:hAnsi="Times New Roman" w:cs="Times New Roman"/>
          <w:iCs/>
          <w:sz w:val="24"/>
          <w:szCs w:val="24"/>
        </w:rPr>
        <w:t xml:space="preserve">al principio del </w:t>
      </w:r>
      <w:r w:rsidR="00F0753D">
        <w:rPr>
          <w:rFonts w:ascii="Times New Roman" w:eastAsiaTheme="minorEastAsia" w:hAnsi="Times New Roman" w:cs="Times New Roman"/>
          <w:iCs/>
          <w:sz w:val="24"/>
          <w:szCs w:val="24"/>
        </w:rPr>
        <w:t xml:space="preserve">periodo </w:t>
      </w:r>
      <w:r w:rsidR="00F0753D" w:rsidRPr="00DE2307">
        <w:rPr>
          <w:rFonts w:ascii="Times New Roman" w:eastAsiaTheme="minorEastAsia" w:hAnsi="Times New Roman" w:cs="Times New Roman"/>
          <w:i/>
          <w:sz w:val="24"/>
          <w:szCs w:val="24"/>
        </w:rPr>
        <w:t>t</w:t>
      </w:r>
      <w:r w:rsidR="003B4A8F">
        <w:rPr>
          <w:rFonts w:ascii="Times New Roman" w:eastAsiaTheme="minorEastAsia" w:hAnsi="Times New Roman" w:cs="Times New Roman"/>
          <w:iCs/>
          <w:sz w:val="24"/>
          <w:szCs w:val="24"/>
        </w:rPr>
        <w:t>,</w:t>
      </w:r>
      <w:r w:rsidR="00FD5629">
        <w:rPr>
          <w:rFonts w:ascii="Times New Roman" w:eastAsiaTheme="minorEastAsia" w:hAnsi="Times New Roman" w:cs="Times New Roman"/>
          <w:iCs/>
          <w:sz w:val="24"/>
          <w:szCs w:val="24"/>
        </w:rPr>
        <w:t xml:space="preserve"> </w:t>
      </w:r>
      <w:r w:rsidR="00577C06">
        <w:rPr>
          <w:rFonts w:ascii="Times New Roman" w:eastAsiaTheme="minorEastAsia" w:hAnsi="Times New Roman" w:cs="Times New Roman"/>
          <w:iCs/>
          <w:sz w:val="24"/>
          <w:szCs w:val="24"/>
        </w:rPr>
        <w:t xml:space="preserve">pero </w:t>
      </w:r>
      <w:r w:rsidR="006161CD">
        <w:rPr>
          <w:rFonts w:ascii="Times New Roman" w:eastAsiaTheme="minorEastAsia" w:hAnsi="Times New Roman" w:cs="Times New Roman"/>
          <w:iCs/>
          <w:sz w:val="24"/>
          <w:szCs w:val="24"/>
        </w:rPr>
        <w:t xml:space="preserve">únicamente </w:t>
      </w:r>
      <w:r w:rsidR="00577C06">
        <w:rPr>
          <w:rFonts w:ascii="Times New Roman" w:eastAsiaTheme="minorEastAsia" w:hAnsi="Times New Roman" w:cs="Times New Roman"/>
          <w:iCs/>
          <w:sz w:val="24"/>
          <w:szCs w:val="24"/>
        </w:rPr>
        <w:t xml:space="preserve">cuando se compara </w:t>
      </w:r>
      <w:r w:rsidR="00FD5629">
        <w:rPr>
          <w:rFonts w:ascii="Times New Roman" w:eastAsiaTheme="minorEastAsia" w:hAnsi="Times New Roman" w:cs="Times New Roman"/>
          <w:iCs/>
          <w:sz w:val="24"/>
          <w:szCs w:val="24"/>
        </w:rPr>
        <w:t xml:space="preserve">con </w:t>
      </w:r>
      <m:oMath>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R</m:t>
            </m:r>
          </m:e>
          <m:sub>
            <m:r>
              <m:rPr>
                <m:sty m:val="p"/>
              </m:rPr>
              <w:rPr>
                <w:rFonts w:ascii="Cambria Math" w:eastAsiaTheme="minorEastAsia" w:hAnsi="Cambria Math" w:cs="Times New Roman"/>
                <w:sz w:val="24"/>
                <w:szCs w:val="24"/>
              </w:rPr>
              <m:t>i,t</m:t>
            </m:r>
          </m:sub>
        </m:sSub>
      </m:oMath>
      <w:r w:rsidR="00F0753D">
        <w:rPr>
          <w:rFonts w:ascii="Times New Roman" w:eastAsiaTheme="minorEastAsia" w:hAnsi="Times New Roman" w:cs="Times New Roman"/>
          <w:iCs/>
          <w:sz w:val="24"/>
          <w:szCs w:val="24"/>
        </w:rPr>
        <w:t>.</w:t>
      </w:r>
    </w:p>
    <w:p w14:paraId="4D93B75F" w14:textId="6A2643BB" w:rsidR="001D53FB" w:rsidRDefault="001D53FB" w:rsidP="001E7998">
      <w:pPr>
        <w:spacing w:after="180"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El segundo criterio que se </w:t>
      </w:r>
      <w:r w:rsidR="00A468AC">
        <w:rPr>
          <w:rFonts w:ascii="Times New Roman" w:eastAsiaTheme="minorEastAsia" w:hAnsi="Times New Roman" w:cs="Times New Roman"/>
          <w:iCs/>
          <w:sz w:val="24"/>
          <w:szCs w:val="24"/>
        </w:rPr>
        <w:t xml:space="preserve">plantea </w:t>
      </w:r>
      <w:r>
        <w:rPr>
          <w:rFonts w:ascii="Times New Roman" w:eastAsiaTheme="minorEastAsia" w:hAnsi="Times New Roman" w:cs="Times New Roman"/>
          <w:iCs/>
          <w:sz w:val="24"/>
          <w:szCs w:val="24"/>
        </w:rPr>
        <w:t>tiene como fin</w:t>
      </w:r>
      <w:r w:rsidR="00575958">
        <w:rPr>
          <w:rFonts w:ascii="Times New Roman" w:eastAsiaTheme="minorEastAsia" w:hAnsi="Times New Roman" w:cs="Times New Roman"/>
          <w:iCs/>
          <w:sz w:val="24"/>
          <w:szCs w:val="24"/>
        </w:rPr>
        <w:t xml:space="preserve"> único</w:t>
      </w:r>
      <w:r>
        <w:rPr>
          <w:rFonts w:ascii="Times New Roman" w:eastAsiaTheme="minorEastAsia" w:hAnsi="Times New Roman" w:cs="Times New Roman"/>
          <w:iCs/>
          <w:sz w:val="24"/>
          <w:szCs w:val="24"/>
        </w:rPr>
        <w:t xml:space="preserve"> el aportar a la literatura de las pymes zombis un criterio sencillo, en comparación </w:t>
      </w:r>
      <w:r w:rsidR="00A468AC">
        <w:rPr>
          <w:rFonts w:ascii="Times New Roman" w:eastAsiaTheme="minorEastAsia" w:hAnsi="Times New Roman" w:cs="Times New Roman"/>
          <w:iCs/>
          <w:sz w:val="24"/>
          <w:szCs w:val="24"/>
        </w:rPr>
        <w:t xml:space="preserve">al </w:t>
      </w:r>
      <w:r>
        <w:rPr>
          <w:rFonts w:ascii="Times New Roman" w:eastAsiaTheme="minorEastAsia" w:hAnsi="Times New Roman" w:cs="Times New Roman"/>
          <w:iCs/>
          <w:sz w:val="24"/>
          <w:szCs w:val="24"/>
        </w:rPr>
        <w:t xml:space="preserve">primero, para su identificación. Así, </w:t>
      </w:r>
      <w:r w:rsidR="00A468AC">
        <w:rPr>
          <w:rFonts w:ascii="Times New Roman" w:eastAsiaTheme="minorEastAsia" w:hAnsi="Times New Roman" w:cs="Times New Roman"/>
          <w:iCs/>
          <w:sz w:val="24"/>
          <w:szCs w:val="24"/>
        </w:rPr>
        <w:t>dicho</w:t>
      </w:r>
      <w:r>
        <w:rPr>
          <w:rFonts w:ascii="Times New Roman" w:eastAsiaTheme="minorEastAsia" w:hAnsi="Times New Roman" w:cs="Times New Roman"/>
          <w:iCs/>
          <w:sz w:val="24"/>
          <w:szCs w:val="24"/>
        </w:rPr>
        <w:t xml:space="preserve"> criterio se basa en las mismas condiciones </w:t>
      </w:r>
      <w:r w:rsidR="00575958">
        <w:rPr>
          <w:rFonts w:ascii="Times New Roman" w:eastAsiaTheme="minorEastAsia" w:hAnsi="Times New Roman" w:cs="Times New Roman"/>
          <w:iCs/>
          <w:sz w:val="24"/>
          <w:szCs w:val="24"/>
        </w:rPr>
        <w:t xml:space="preserve">que el </w:t>
      </w:r>
      <w:r w:rsidR="00A468AC">
        <w:rPr>
          <w:rFonts w:ascii="Times New Roman" w:eastAsiaTheme="minorEastAsia" w:hAnsi="Times New Roman" w:cs="Times New Roman"/>
          <w:iCs/>
          <w:sz w:val="24"/>
          <w:szCs w:val="24"/>
        </w:rPr>
        <w:t>principal</w:t>
      </w:r>
      <w:r w:rsidR="00575958">
        <w:rPr>
          <w:rFonts w:ascii="Times New Roman" w:eastAsiaTheme="minorEastAsia" w:hAnsi="Times New Roman" w:cs="Times New Roman"/>
          <w:iCs/>
          <w:sz w:val="24"/>
          <w:szCs w:val="24"/>
        </w:rPr>
        <w:t xml:space="preserve"> pero difiere</w:t>
      </w:r>
      <w:r>
        <w:rPr>
          <w:rFonts w:ascii="Times New Roman" w:eastAsiaTheme="minorEastAsia" w:hAnsi="Times New Roman" w:cs="Times New Roman"/>
          <w:iCs/>
          <w:sz w:val="24"/>
          <w:szCs w:val="24"/>
        </w:rPr>
        <w:t xml:space="preserve"> en el cálculo de </w:t>
      </w:r>
      <m:oMath>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R</m:t>
            </m:r>
          </m:e>
          <m:sub>
            <m:r>
              <m:rPr>
                <m:sty m:val="p"/>
              </m:rPr>
              <w:rPr>
                <w:rFonts w:ascii="Cambria Math" w:hAnsi="Cambria Math" w:cs="Times New Roman"/>
                <w:sz w:val="24"/>
                <w:szCs w:val="24"/>
              </w:rPr>
              <m:t>i,t</m:t>
            </m:r>
          </m:sub>
          <m:sup>
            <m:r>
              <m:rPr>
                <m:sty m:val="p"/>
              </m:rPr>
              <w:rPr>
                <w:rFonts w:ascii="Cambria Math" w:hAnsi="Cambria Math" w:cs="Times New Roman"/>
                <w:sz w:val="24"/>
                <w:szCs w:val="24"/>
              </w:rPr>
              <m:t>*</m:t>
            </m:r>
          </m:sup>
        </m:sSubSup>
      </m:oMath>
      <w:r>
        <w:rPr>
          <w:rFonts w:ascii="Times New Roman" w:eastAsiaTheme="minorEastAsia" w:hAnsi="Times New Roman" w:cs="Times New Roman"/>
          <w:iCs/>
          <w:sz w:val="24"/>
          <w:szCs w:val="24"/>
        </w:rPr>
        <w:t>, que se realiza con la siguiente ecuación:</w:t>
      </w:r>
    </w:p>
    <w:p w14:paraId="1D96B281" w14:textId="4272EC38" w:rsidR="001D53FB" w:rsidRDefault="001D53FB" w:rsidP="001E7998">
      <w:pPr>
        <w:spacing w:after="180"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rs</m:t>
            </m:r>
          </m:e>
          <m:sub>
            <m:r>
              <m:rPr>
                <m:sty m:val="p"/>
              </m:rPr>
              <w:rPr>
                <w:rFonts w:ascii="Cambria Math" w:hAnsi="Cambria Math" w:cs="Times New Roman"/>
                <w:sz w:val="24"/>
                <w:szCs w:val="24"/>
              </w:rPr>
              <m:t>t-1</m:t>
            </m:r>
          </m:sub>
        </m:sSub>
        <m:r>
          <m:rPr>
            <m:sty m:val="p"/>
          </m:rP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Cs/>
                <w:sz w:val="24"/>
                <w:szCs w:val="24"/>
              </w:rPr>
            </m:ctrlPr>
          </m:sSubSupPr>
          <m:e>
            <m:r>
              <m:rPr>
                <m:sty m:val="p"/>
              </m:rPr>
              <w:rPr>
                <w:rFonts w:ascii="Cambria Math" w:eastAsiaTheme="minorEastAsia" w:hAnsi="Cambria Math" w:cs="Times New Roman"/>
                <w:sz w:val="24"/>
                <w:szCs w:val="24"/>
              </w:rPr>
              <m:t>DR</m:t>
            </m:r>
          </m:e>
          <m:sub>
            <m:r>
              <m:rPr>
                <m:sty m:val="p"/>
              </m:rPr>
              <w:rPr>
                <w:rFonts w:ascii="Cambria Math" w:eastAsiaTheme="minorEastAsia" w:hAnsi="Cambria Math" w:cs="Times New Roman"/>
                <w:sz w:val="24"/>
                <w:szCs w:val="24"/>
              </w:rPr>
              <m:t>i,t-1</m:t>
            </m:r>
          </m:sub>
          <m:sup>
            <m:r>
              <m:rPr>
                <m:sty m:val="p"/>
              </m:rPr>
              <w:rPr>
                <w:rFonts w:ascii="Cambria Math" w:eastAsiaTheme="minorEastAsia" w:hAnsi="Cambria Math" w:cs="Times New Roman"/>
                <w:sz w:val="24"/>
                <w:szCs w:val="24"/>
              </w:rPr>
              <m:t>c/p</m:t>
            </m:r>
          </m:sup>
        </m:sSubSup>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rl</m:t>
            </m:r>
          </m:e>
          <m:sub>
            <m:r>
              <m:rPr>
                <m:sty m:val="p"/>
              </m:rPr>
              <w:rPr>
                <w:rFonts w:ascii="Cambria Math" w:hAnsi="Cambria Math" w:cs="Times New Roman"/>
                <w:sz w:val="24"/>
                <w:szCs w:val="24"/>
              </w:rPr>
              <m:t>t-1</m:t>
            </m:r>
          </m:sub>
        </m:sSub>
        <m:r>
          <w:rPr>
            <w:rFonts w:ascii="Cambria Math" w:hAnsi="Cambria Math" w:cs="Times New Roman"/>
            <w:sz w:val="24"/>
            <w:szCs w:val="24"/>
          </w:rPr>
          <m:t xml:space="preserve"> </m:t>
        </m:r>
        <m:sSubSup>
          <m:sSubSupPr>
            <m:ctrlPr>
              <w:rPr>
                <w:rFonts w:ascii="Cambria Math" w:eastAsiaTheme="minorEastAsia" w:hAnsi="Cambria Math" w:cs="Times New Roman"/>
                <w:iCs/>
                <w:sz w:val="24"/>
                <w:szCs w:val="24"/>
              </w:rPr>
            </m:ctrlPr>
          </m:sSubSupPr>
          <m:e>
            <m:r>
              <m:rPr>
                <m:sty m:val="p"/>
              </m:rPr>
              <w:rPr>
                <w:rFonts w:ascii="Cambria Math" w:eastAsiaTheme="minorEastAsia" w:hAnsi="Cambria Math" w:cs="Times New Roman"/>
                <w:sz w:val="24"/>
                <w:szCs w:val="24"/>
              </w:rPr>
              <m:t>DR</m:t>
            </m:r>
          </m:e>
          <m:sub>
            <m:r>
              <m:rPr>
                <m:sty m:val="p"/>
              </m:rPr>
              <w:rPr>
                <w:rFonts w:ascii="Cambria Math" w:eastAsiaTheme="minorEastAsia" w:hAnsi="Cambria Math" w:cs="Times New Roman"/>
                <w:sz w:val="24"/>
                <w:szCs w:val="24"/>
              </w:rPr>
              <m:t>i,t-1</m:t>
            </m:r>
          </m:sub>
          <m:sup>
            <m:r>
              <m:rPr>
                <m:sty m:val="p"/>
              </m:rPr>
              <w:rPr>
                <w:rFonts w:ascii="Cambria Math" w:eastAsiaTheme="minorEastAsia" w:hAnsi="Cambria Math" w:cs="Times New Roman"/>
                <w:sz w:val="24"/>
                <w:szCs w:val="24"/>
              </w:rPr>
              <m:t>l/p</m:t>
            </m:r>
          </m:sup>
        </m:sSubSup>
      </m:oMath>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w:r w:rsidR="00575958">
        <w:rPr>
          <w:rFonts w:ascii="Times New Roman" w:eastAsiaTheme="minorEastAsia" w:hAnsi="Times New Roman" w:cs="Times New Roman"/>
          <w:iCs/>
          <w:sz w:val="24"/>
          <w:szCs w:val="24"/>
        </w:rPr>
        <w:t xml:space="preserve">    </w:t>
      </w:r>
      <w:r w:rsidR="00575958">
        <w:rPr>
          <w:rFonts w:ascii="Times New Roman" w:eastAsiaTheme="minorEastAsia" w:hAnsi="Times New Roman" w:cs="Times New Roman"/>
          <w:iCs/>
          <w:sz w:val="24"/>
          <w:szCs w:val="24"/>
        </w:rPr>
        <w:tab/>
      </w:r>
      <w:r w:rsidR="00575958">
        <w:rPr>
          <w:rFonts w:ascii="Times New Roman" w:eastAsiaTheme="minorEastAsia" w:hAnsi="Times New Roman" w:cs="Times New Roman"/>
          <w:iCs/>
          <w:sz w:val="24"/>
          <w:szCs w:val="24"/>
        </w:rPr>
        <w:tab/>
        <w:t xml:space="preserve">    </w:t>
      </w:r>
      <w:bookmarkStart w:id="90" w:name="ecuación_9"/>
      <w:r>
        <w:rPr>
          <w:rFonts w:ascii="Times New Roman" w:eastAsiaTheme="minorEastAsia" w:hAnsi="Times New Roman" w:cs="Times New Roman"/>
          <w:iCs/>
          <w:sz w:val="24"/>
          <w:szCs w:val="24"/>
        </w:rPr>
        <w:t>(9)</w:t>
      </w:r>
      <w:bookmarkEnd w:id="90"/>
    </w:p>
    <w:p w14:paraId="4783227D" w14:textId="2CCAC73D" w:rsidR="00255E4C" w:rsidRPr="00DE2307" w:rsidRDefault="00575958" w:rsidP="001E7998">
      <w:pPr>
        <w:spacing w:after="180"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Como se puede observar, la </w:t>
      </w:r>
      <w:hyperlink w:anchor="ecuación_9" w:history="1">
        <w:r w:rsidRPr="00194F2E">
          <w:rPr>
            <w:rStyle w:val="Hipervnculo"/>
            <w:rFonts w:ascii="Times New Roman" w:eastAsiaTheme="minorEastAsia" w:hAnsi="Times New Roman" w:cs="Times New Roman"/>
            <w:iCs/>
            <w:sz w:val="24"/>
            <w:szCs w:val="24"/>
          </w:rPr>
          <w:t xml:space="preserve">ecuación </w:t>
        </w:r>
        <w:r w:rsidR="00194F2E" w:rsidRPr="00194F2E">
          <w:rPr>
            <w:rStyle w:val="Hipervnculo"/>
            <w:rFonts w:ascii="Times New Roman" w:eastAsiaTheme="minorEastAsia" w:hAnsi="Times New Roman" w:cs="Times New Roman"/>
            <w:iCs/>
            <w:sz w:val="24"/>
            <w:szCs w:val="24"/>
          </w:rPr>
          <w:t>9</w:t>
        </w:r>
      </w:hyperlink>
      <w:r>
        <w:rPr>
          <w:rFonts w:ascii="Times New Roman" w:eastAsiaTheme="minorEastAsia" w:hAnsi="Times New Roman" w:cs="Times New Roman"/>
          <w:iCs/>
          <w:sz w:val="24"/>
          <w:szCs w:val="24"/>
        </w:rPr>
        <w:t xml:space="preserve"> difiere</w:t>
      </w:r>
      <w:r w:rsidR="00CF3492">
        <w:rPr>
          <w:rFonts w:ascii="Times New Roman" w:eastAsiaTheme="minorEastAsia" w:hAnsi="Times New Roman" w:cs="Times New Roman"/>
          <w:iCs/>
          <w:sz w:val="24"/>
          <w:szCs w:val="24"/>
        </w:rPr>
        <w:t xml:space="preserve"> ligeramente</w:t>
      </w:r>
      <w:r>
        <w:rPr>
          <w:rFonts w:ascii="Times New Roman" w:eastAsiaTheme="minorEastAsia" w:hAnsi="Times New Roman" w:cs="Times New Roman"/>
          <w:iCs/>
          <w:sz w:val="24"/>
          <w:szCs w:val="24"/>
        </w:rPr>
        <w:t xml:space="preserve"> de la</w:t>
      </w:r>
      <w:r w:rsidR="00194F2E">
        <w:rPr>
          <w:rFonts w:ascii="Times New Roman" w:eastAsiaTheme="minorEastAsia" w:hAnsi="Times New Roman" w:cs="Times New Roman"/>
          <w:iCs/>
          <w:sz w:val="24"/>
          <w:szCs w:val="24"/>
        </w:rPr>
        <w:t xml:space="preserve"> </w:t>
      </w:r>
      <w:hyperlink w:anchor="ecuación_8" w:history="1">
        <w:r w:rsidR="00194F2E" w:rsidRPr="00194F2E">
          <w:rPr>
            <w:rStyle w:val="Hipervnculo"/>
            <w:rFonts w:ascii="Times New Roman" w:eastAsiaTheme="minorEastAsia" w:hAnsi="Times New Roman" w:cs="Times New Roman"/>
            <w:iCs/>
            <w:sz w:val="24"/>
            <w:szCs w:val="24"/>
          </w:rPr>
          <w:t>ecuación 8</w:t>
        </w:r>
      </w:hyperlink>
      <w:r w:rsidR="00CF3492">
        <w:rPr>
          <w:rFonts w:ascii="Times New Roman" w:eastAsiaTheme="minorEastAsia" w:hAnsi="Times New Roman" w:cs="Times New Roman"/>
          <w:iCs/>
          <w:sz w:val="24"/>
          <w:szCs w:val="24"/>
        </w:rPr>
        <w:t xml:space="preserve">, </w:t>
      </w:r>
      <w:r w:rsidR="00A468AC">
        <w:rPr>
          <w:rFonts w:ascii="Times New Roman" w:eastAsiaTheme="minorEastAsia" w:hAnsi="Times New Roman" w:cs="Times New Roman"/>
          <w:iCs/>
          <w:sz w:val="24"/>
          <w:szCs w:val="24"/>
        </w:rPr>
        <w:t xml:space="preserve">ya </w:t>
      </w:r>
      <w:r w:rsidR="00CF3492">
        <w:rPr>
          <w:rFonts w:ascii="Times New Roman" w:eastAsiaTheme="minorEastAsia" w:hAnsi="Times New Roman" w:cs="Times New Roman"/>
          <w:iCs/>
          <w:sz w:val="24"/>
          <w:szCs w:val="24"/>
        </w:rPr>
        <w:t>que en esta no se considera una media de los intereses a largo plazo de los últimos cinco años, sino que se toma directamente el interés medio anual a largo plazo del periodo inmediatamente anterior.</w:t>
      </w:r>
      <w:r w:rsidR="00255E4C">
        <w:rPr>
          <w:rFonts w:ascii="Times New Roman" w:eastAsiaTheme="minorEastAsia" w:hAnsi="Times New Roman" w:cs="Times New Roman"/>
          <w:iCs/>
          <w:sz w:val="24"/>
          <w:szCs w:val="24"/>
        </w:rPr>
        <w:t xml:space="preserve"> </w:t>
      </w:r>
      <w:r w:rsidR="00A36A26">
        <w:rPr>
          <w:rFonts w:ascii="Times New Roman" w:eastAsiaTheme="minorEastAsia" w:hAnsi="Times New Roman" w:cs="Times New Roman"/>
          <w:iCs/>
          <w:sz w:val="24"/>
          <w:szCs w:val="24"/>
        </w:rPr>
        <w:t>Además</w:t>
      </w:r>
      <w:r w:rsidR="00CF3492">
        <w:rPr>
          <w:rFonts w:ascii="Times New Roman" w:eastAsiaTheme="minorEastAsia" w:hAnsi="Times New Roman" w:cs="Times New Roman"/>
          <w:iCs/>
          <w:sz w:val="24"/>
          <w:szCs w:val="24"/>
        </w:rPr>
        <w:t xml:space="preserve">, en este criterio también es necesario </w:t>
      </w:r>
      <w:r w:rsidR="00A36A26">
        <w:rPr>
          <w:rFonts w:ascii="Times New Roman" w:eastAsiaTheme="minorEastAsia" w:hAnsi="Times New Roman" w:cs="Times New Roman"/>
          <w:iCs/>
          <w:sz w:val="24"/>
          <w:szCs w:val="24"/>
        </w:rPr>
        <w:t xml:space="preserve">dividir </w:t>
      </w:r>
      <m:oMath>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R</m:t>
            </m:r>
          </m:e>
          <m:sub>
            <m:r>
              <m:rPr>
                <m:sty m:val="p"/>
              </m:rPr>
              <w:rPr>
                <w:rFonts w:ascii="Cambria Math" w:hAnsi="Cambria Math" w:cs="Times New Roman"/>
                <w:sz w:val="24"/>
                <w:szCs w:val="24"/>
              </w:rPr>
              <m:t>i,t</m:t>
            </m:r>
          </m:sub>
          <m:sup>
            <m:r>
              <m:rPr>
                <m:sty m:val="p"/>
              </m:rPr>
              <w:rPr>
                <w:rFonts w:ascii="Cambria Math" w:hAnsi="Cambria Math" w:cs="Times New Roman"/>
                <w:sz w:val="24"/>
                <w:szCs w:val="24"/>
              </w:rPr>
              <m:t>*</m:t>
            </m:r>
          </m:sup>
        </m:sSubSup>
      </m:oMath>
      <w:r w:rsidR="00CF3492">
        <w:rPr>
          <w:rFonts w:ascii="Times New Roman" w:eastAsiaTheme="minorEastAsia" w:hAnsi="Times New Roman" w:cs="Times New Roman"/>
          <w:iCs/>
          <w:sz w:val="24"/>
          <w:szCs w:val="24"/>
        </w:rPr>
        <w:t xml:space="preserve"> cuando se compara con </w:t>
      </w:r>
      <m:oMath>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R</m:t>
            </m:r>
          </m:e>
          <m:sub>
            <m:r>
              <m:rPr>
                <m:sty m:val="p"/>
              </m:rPr>
              <w:rPr>
                <w:rFonts w:ascii="Cambria Math" w:eastAsiaTheme="minorEastAsia" w:hAnsi="Cambria Math" w:cs="Times New Roman"/>
                <w:sz w:val="24"/>
                <w:szCs w:val="24"/>
              </w:rPr>
              <m:t>i,t</m:t>
            </m:r>
          </m:sub>
        </m:sSub>
      </m:oMath>
      <w:r w:rsidR="00CF3492">
        <w:rPr>
          <w:rFonts w:ascii="Times New Roman" w:eastAsiaTheme="minorEastAsia" w:hAnsi="Times New Roman" w:cs="Times New Roman"/>
          <w:iCs/>
          <w:sz w:val="24"/>
          <w:szCs w:val="24"/>
        </w:rPr>
        <w:t xml:space="preserve">, para </w:t>
      </w:r>
      <w:r w:rsidR="00A36A26">
        <w:rPr>
          <w:rFonts w:ascii="Times New Roman" w:eastAsiaTheme="minorEastAsia" w:hAnsi="Times New Roman" w:cs="Times New Roman"/>
          <w:iCs/>
          <w:sz w:val="24"/>
          <w:szCs w:val="24"/>
        </w:rPr>
        <w:t xml:space="preserve">no incurrir en </w:t>
      </w:r>
      <w:r w:rsidR="00CF3492">
        <w:rPr>
          <w:rFonts w:ascii="Times New Roman" w:eastAsiaTheme="minorEastAsia" w:hAnsi="Times New Roman" w:cs="Times New Roman"/>
          <w:iCs/>
          <w:sz w:val="24"/>
          <w:szCs w:val="24"/>
        </w:rPr>
        <w:t xml:space="preserve">los errores ya </w:t>
      </w:r>
      <w:r w:rsidR="002F6490">
        <w:rPr>
          <w:rFonts w:ascii="Times New Roman" w:eastAsiaTheme="minorEastAsia" w:hAnsi="Times New Roman" w:cs="Times New Roman"/>
          <w:iCs/>
          <w:sz w:val="24"/>
          <w:szCs w:val="24"/>
        </w:rPr>
        <w:t>comentados</w:t>
      </w:r>
      <w:r w:rsidR="00CF3492">
        <w:rPr>
          <w:rFonts w:ascii="Times New Roman" w:eastAsiaTheme="minorEastAsia" w:hAnsi="Times New Roman" w:cs="Times New Roman"/>
          <w:iCs/>
          <w:sz w:val="24"/>
          <w:szCs w:val="24"/>
        </w:rPr>
        <w:t>.</w:t>
      </w:r>
      <w:r w:rsidR="00DE2307">
        <w:rPr>
          <w:rFonts w:ascii="Times New Roman" w:eastAsiaTheme="minorEastAsia" w:hAnsi="Times New Roman" w:cs="Times New Roman"/>
          <w:iCs/>
          <w:sz w:val="24"/>
          <w:szCs w:val="24"/>
        </w:rPr>
        <w:t xml:space="preserve"> </w:t>
      </w:r>
      <w:r w:rsidR="00A36A26">
        <w:rPr>
          <w:rFonts w:ascii="Times New Roman" w:eastAsiaTheme="minorEastAsia" w:hAnsi="Times New Roman" w:cs="Times New Roman"/>
          <w:iCs/>
          <w:sz w:val="24"/>
          <w:szCs w:val="24"/>
        </w:rPr>
        <w:t>Por último</w:t>
      </w:r>
      <w:r w:rsidR="00DE2307">
        <w:rPr>
          <w:rFonts w:ascii="Times New Roman" w:eastAsiaTheme="minorEastAsia" w:hAnsi="Times New Roman" w:cs="Times New Roman"/>
          <w:iCs/>
          <w:sz w:val="24"/>
          <w:szCs w:val="24"/>
        </w:rPr>
        <w:t>,</w:t>
      </w:r>
      <w:r w:rsidR="002F6490">
        <w:rPr>
          <w:rFonts w:ascii="Times New Roman" w:eastAsiaTheme="minorEastAsia" w:hAnsi="Times New Roman" w:cs="Times New Roman"/>
          <w:iCs/>
          <w:sz w:val="24"/>
          <w:szCs w:val="24"/>
        </w:rPr>
        <w:t xml:space="preserve"> es de </w:t>
      </w:r>
      <w:r w:rsidR="00A36A26">
        <w:rPr>
          <w:rFonts w:ascii="Times New Roman" w:eastAsiaTheme="minorEastAsia" w:hAnsi="Times New Roman" w:cs="Times New Roman"/>
          <w:iCs/>
          <w:sz w:val="24"/>
          <w:szCs w:val="24"/>
        </w:rPr>
        <w:t xml:space="preserve">destacar </w:t>
      </w:r>
      <w:r w:rsidR="002F6490">
        <w:rPr>
          <w:rFonts w:ascii="Times New Roman" w:eastAsiaTheme="minorEastAsia" w:hAnsi="Times New Roman" w:cs="Times New Roman"/>
          <w:iCs/>
          <w:sz w:val="24"/>
          <w:szCs w:val="24"/>
        </w:rPr>
        <w:t>que</w:t>
      </w:r>
      <w:r w:rsidR="00DE2307">
        <w:rPr>
          <w:rFonts w:ascii="Times New Roman" w:eastAsiaTheme="minorEastAsia" w:hAnsi="Times New Roman" w:cs="Times New Roman"/>
          <w:iCs/>
          <w:sz w:val="24"/>
          <w:szCs w:val="24"/>
        </w:rPr>
        <w:t xml:space="preserve"> </w:t>
      </w:r>
      <w:r w:rsidR="00304661">
        <w:rPr>
          <w:rFonts w:ascii="Times New Roman" w:eastAsiaTheme="minorEastAsia" w:hAnsi="Times New Roman" w:cs="Times New Roman"/>
          <w:iCs/>
          <w:sz w:val="24"/>
          <w:szCs w:val="24"/>
        </w:rPr>
        <w:t xml:space="preserve">esta forma de calcular R* </w:t>
      </w:r>
      <w:r w:rsidR="00255E4C">
        <w:rPr>
          <w:rFonts w:ascii="Times New Roman" w:eastAsiaTheme="minorEastAsia" w:hAnsi="Times New Roman" w:cs="Times New Roman"/>
          <w:iCs/>
          <w:sz w:val="24"/>
          <w:szCs w:val="24"/>
        </w:rPr>
        <w:lastRenderedPageBreak/>
        <w:t xml:space="preserve">se asemeja bastante </w:t>
      </w:r>
      <w:r w:rsidR="00A36A26">
        <w:rPr>
          <w:rFonts w:ascii="Times New Roman" w:eastAsiaTheme="minorEastAsia" w:hAnsi="Times New Roman" w:cs="Times New Roman"/>
          <w:iCs/>
          <w:sz w:val="24"/>
          <w:szCs w:val="24"/>
        </w:rPr>
        <w:t xml:space="preserve">a la empleada </w:t>
      </w:r>
      <w:r w:rsidR="00255E4C">
        <w:rPr>
          <w:rFonts w:ascii="Times New Roman" w:eastAsiaTheme="minorEastAsia" w:hAnsi="Times New Roman" w:cs="Times New Roman"/>
          <w:iCs/>
          <w:sz w:val="24"/>
          <w:szCs w:val="24"/>
        </w:rPr>
        <w:t xml:space="preserve">por los autores </w:t>
      </w:r>
      <w:r w:rsidR="00255E4C">
        <w:rPr>
          <w:rFonts w:ascii="Times New Roman" w:eastAsiaTheme="minorEastAsia" w:hAnsi="Times New Roman" w:cs="Times New Roman"/>
          <w:iCs/>
          <w:sz w:val="24"/>
          <w:szCs w:val="24"/>
        </w:rPr>
        <w:fldChar w:fldCharType="begin" w:fldLock="1"/>
      </w:r>
      <w:r w:rsidR="007B4612">
        <w:rPr>
          <w:rFonts w:ascii="Times New Roman" w:eastAsiaTheme="minorEastAsia" w:hAnsi="Times New Roman" w:cs="Times New Roman"/>
          <w:iCs/>
          <w:sz w:val="24"/>
          <w:szCs w:val="24"/>
        </w:rPr>
        <w:instrText>ADDIN CSL_CITATION {"citationItems":[{"id":"ITEM-1","itemData":{"DOI":"10.1016/j.jclepro.2018.09.267","ISSN":"09596526","abstract":"Zombie enterprises, which seriously impede the sustainable development of China's economy and have become a major obstacle to the structural reform of China's supply side, exist throughout the Chinese traditional economy. Based on Chinese industrial enterprise data, this paper identifies zombie enterprises in the energy industries with a modified method used by Fukuda and Nakamura (2011) and uses the survival analysis model to test the impact of environmental regulation on the market exit of zombie enterprises. The empirical results show that environmental regulation can speed up the exit of zombie enterprises to achieve the governance of excess capacity for energy enterprises. Moreover, the effect of environmental regulation is influenced by the regional institutional environment. With the increase in the degree of decentralization and the corruption of officials, the influence of environmental regulation on the overcapacity of energy enterprises is weakened. Finally, the mediating effect model reveals that environmental regulation has a “following cost effect” and “innovation compensation effect” in the energy industry, and the “innovation compensation effect” is dominant.","author":[{"dropping-particle":"","family":"Du","given":"Weijian","non-dropping-particle":"","parse-names":false,"suffix":""},{"dropping-particle":"","family":"Li","given":"Mengjie","non-dropping-particle":"","parse-names":false,"suffix":""}],"container-title":"Journal of Cleaner Production","id":"ITEM-1","issued":{"date-parts":[["2019"]]},"page":"306-316","publisher":"Elsevier Ltd","title":"Can environmental regulation promote the governance of excess capacity in China's energy sector? The market exit of zombie enterprises","type":"article-journal","volume":"207"},"uris":["http://www.mendeley.com/documents/?uuid=2c3bd0ed-37c1-41a3-8e78-033372ff6c71"]}],"mendeley":{"formattedCitation":"(Du &amp; Li, 2019)","manualFormatting":"Du &amp; Li (2019)","plainTextFormattedCitation":"(Du &amp; Li, 2019)","previouslyFormattedCitation":"(Du &amp; Li, 2019)"},"properties":{"noteIndex":0},"schema":"https://github.com/citation-style-language/schema/raw/master/csl-citation.json"}</w:instrText>
      </w:r>
      <w:r w:rsidR="00255E4C">
        <w:rPr>
          <w:rFonts w:ascii="Times New Roman" w:eastAsiaTheme="minorEastAsia" w:hAnsi="Times New Roman" w:cs="Times New Roman"/>
          <w:iCs/>
          <w:sz w:val="24"/>
          <w:szCs w:val="24"/>
        </w:rPr>
        <w:fldChar w:fldCharType="separate"/>
      </w:r>
      <w:r w:rsidR="00255E4C" w:rsidRPr="00255E4C">
        <w:rPr>
          <w:rFonts w:ascii="Times New Roman" w:eastAsiaTheme="minorEastAsia" w:hAnsi="Times New Roman" w:cs="Times New Roman"/>
          <w:iCs/>
          <w:noProof/>
          <w:sz w:val="24"/>
          <w:szCs w:val="24"/>
        </w:rPr>
        <w:t xml:space="preserve">Du &amp; Li </w:t>
      </w:r>
      <w:r w:rsidR="00255E4C">
        <w:rPr>
          <w:rFonts w:ascii="Times New Roman" w:eastAsiaTheme="minorEastAsia" w:hAnsi="Times New Roman" w:cs="Times New Roman"/>
          <w:iCs/>
          <w:noProof/>
          <w:sz w:val="24"/>
          <w:szCs w:val="24"/>
        </w:rPr>
        <w:t>(</w:t>
      </w:r>
      <w:r w:rsidR="00255E4C" w:rsidRPr="00255E4C">
        <w:rPr>
          <w:rFonts w:ascii="Times New Roman" w:eastAsiaTheme="minorEastAsia" w:hAnsi="Times New Roman" w:cs="Times New Roman"/>
          <w:iCs/>
          <w:noProof/>
          <w:sz w:val="24"/>
          <w:szCs w:val="24"/>
        </w:rPr>
        <w:t>2019)</w:t>
      </w:r>
      <w:r w:rsidR="00255E4C">
        <w:rPr>
          <w:rFonts w:ascii="Times New Roman" w:eastAsiaTheme="minorEastAsia" w:hAnsi="Times New Roman" w:cs="Times New Roman"/>
          <w:iCs/>
          <w:sz w:val="24"/>
          <w:szCs w:val="24"/>
        </w:rPr>
        <w:fldChar w:fldCharType="end"/>
      </w:r>
      <w:r w:rsidR="00255E4C">
        <w:rPr>
          <w:rFonts w:ascii="Times New Roman" w:eastAsiaTheme="minorEastAsia" w:hAnsi="Times New Roman" w:cs="Times New Roman"/>
          <w:iCs/>
          <w:sz w:val="24"/>
          <w:szCs w:val="24"/>
        </w:rPr>
        <w:t xml:space="preserve">, con la única diferencia </w:t>
      </w:r>
      <w:r w:rsidR="00A36A26">
        <w:rPr>
          <w:rFonts w:ascii="Times New Roman" w:eastAsiaTheme="minorEastAsia" w:hAnsi="Times New Roman" w:cs="Times New Roman"/>
          <w:iCs/>
          <w:sz w:val="24"/>
          <w:szCs w:val="24"/>
        </w:rPr>
        <w:t xml:space="preserve">de </w:t>
      </w:r>
      <w:r w:rsidR="00255E4C">
        <w:rPr>
          <w:rFonts w:ascii="Times New Roman" w:eastAsiaTheme="minorEastAsia" w:hAnsi="Times New Roman" w:cs="Times New Roman"/>
          <w:iCs/>
          <w:sz w:val="24"/>
          <w:szCs w:val="24"/>
        </w:rPr>
        <w:t xml:space="preserve">que estos emplean </w:t>
      </w:r>
      <w:r w:rsidR="00255E4C">
        <w:rPr>
          <w:rFonts w:ascii="Times New Roman" w:eastAsiaTheme="minorEastAsia" w:hAnsi="Times New Roman" w:cs="Times New Roman"/>
          <w:iCs/>
          <w:sz w:val="24"/>
          <w:szCs w:val="24"/>
          <w:lang w:val="es-ES_tradnl"/>
        </w:rPr>
        <w:t xml:space="preserve">el tipo </w:t>
      </w:r>
      <w:r w:rsidR="00255E4C" w:rsidRPr="00255E4C">
        <w:rPr>
          <w:rFonts w:ascii="Times New Roman" w:eastAsiaTheme="minorEastAsia" w:hAnsi="Times New Roman" w:cs="Times New Roman"/>
          <w:iCs/>
          <w:sz w:val="24"/>
          <w:szCs w:val="24"/>
          <w:lang w:val="es-ES_tradnl"/>
        </w:rPr>
        <w:t>de interés mínimo</w:t>
      </w:r>
      <w:r w:rsidR="00255E4C">
        <w:rPr>
          <w:rFonts w:ascii="Times New Roman" w:eastAsiaTheme="minorEastAsia" w:hAnsi="Times New Roman" w:cs="Times New Roman"/>
          <w:iCs/>
          <w:sz w:val="24"/>
          <w:szCs w:val="24"/>
          <w:lang w:val="es-ES_tradnl"/>
        </w:rPr>
        <w:t xml:space="preserve"> </w:t>
      </w:r>
      <w:r w:rsidR="00255E4C" w:rsidRPr="00255E4C">
        <w:rPr>
          <w:rFonts w:ascii="Times New Roman" w:eastAsiaTheme="minorEastAsia" w:hAnsi="Times New Roman" w:cs="Times New Roman"/>
          <w:iCs/>
          <w:sz w:val="24"/>
          <w:szCs w:val="24"/>
          <w:lang w:val="es-ES_tradnl"/>
        </w:rPr>
        <w:t>de</w:t>
      </w:r>
      <w:r w:rsidR="00255E4C">
        <w:rPr>
          <w:rFonts w:ascii="Times New Roman" w:eastAsiaTheme="minorEastAsia" w:hAnsi="Times New Roman" w:cs="Times New Roman"/>
          <w:iCs/>
          <w:sz w:val="24"/>
          <w:szCs w:val="24"/>
          <w:lang w:val="es-ES_tradnl"/>
        </w:rPr>
        <w:t xml:space="preserve"> los </w:t>
      </w:r>
      <w:r w:rsidR="00255E4C" w:rsidRPr="00255E4C">
        <w:rPr>
          <w:rFonts w:ascii="Times New Roman" w:eastAsiaTheme="minorEastAsia" w:hAnsi="Times New Roman" w:cs="Times New Roman"/>
          <w:iCs/>
          <w:sz w:val="24"/>
          <w:szCs w:val="24"/>
          <w:lang w:val="es-ES_tradnl"/>
        </w:rPr>
        <w:t>préstamo</w:t>
      </w:r>
      <w:r w:rsidR="005A675E">
        <w:rPr>
          <w:rFonts w:ascii="Times New Roman" w:eastAsiaTheme="minorEastAsia" w:hAnsi="Times New Roman" w:cs="Times New Roman"/>
          <w:iCs/>
          <w:sz w:val="24"/>
          <w:szCs w:val="24"/>
          <w:lang w:val="es-ES_tradnl"/>
        </w:rPr>
        <w:t>s</w:t>
      </w:r>
      <w:r w:rsidR="00255E4C" w:rsidRPr="00255E4C">
        <w:rPr>
          <w:rFonts w:ascii="Times New Roman" w:eastAsiaTheme="minorEastAsia" w:hAnsi="Times New Roman" w:cs="Times New Roman"/>
          <w:iCs/>
          <w:sz w:val="24"/>
          <w:szCs w:val="24"/>
          <w:lang w:val="es-ES_tradnl"/>
        </w:rPr>
        <w:t xml:space="preserve"> a corto </w:t>
      </w:r>
      <w:r w:rsidR="00255E4C">
        <w:rPr>
          <w:rFonts w:ascii="Times New Roman" w:eastAsiaTheme="minorEastAsia" w:hAnsi="Times New Roman" w:cs="Times New Roman"/>
          <w:iCs/>
          <w:sz w:val="24"/>
          <w:szCs w:val="24"/>
          <w:lang w:val="es-ES_tradnl"/>
        </w:rPr>
        <w:t xml:space="preserve">y largo </w:t>
      </w:r>
      <w:r w:rsidR="00255E4C" w:rsidRPr="00255E4C">
        <w:rPr>
          <w:rFonts w:ascii="Times New Roman" w:eastAsiaTheme="minorEastAsia" w:hAnsi="Times New Roman" w:cs="Times New Roman"/>
          <w:iCs/>
          <w:sz w:val="24"/>
          <w:szCs w:val="24"/>
          <w:lang w:val="es-ES_tradnl"/>
        </w:rPr>
        <w:t>plazo</w:t>
      </w:r>
      <w:r w:rsidR="00255E4C">
        <w:rPr>
          <w:rFonts w:ascii="Times New Roman" w:eastAsiaTheme="minorEastAsia" w:hAnsi="Times New Roman" w:cs="Times New Roman"/>
          <w:iCs/>
          <w:sz w:val="24"/>
          <w:szCs w:val="24"/>
          <w:lang w:val="es-ES_tradnl"/>
        </w:rPr>
        <w:t>.</w:t>
      </w:r>
    </w:p>
    <w:p w14:paraId="584A8C04" w14:textId="2153E16A" w:rsidR="005A675E" w:rsidRPr="005A675E" w:rsidRDefault="004706E1" w:rsidP="001E7998">
      <w:pPr>
        <w:spacing w:after="180" w:line="360" w:lineRule="auto"/>
        <w:jc w:val="both"/>
        <w:rPr>
          <w:rFonts w:ascii="Times New Roman" w:eastAsiaTheme="minorEastAsia" w:hAnsi="Times New Roman" w:cs="Times New Roman"/>
          <w:iCs/>
          <w:sz w:val="24"/>
          <w:szCs w:val="24"/>
          <w:lang w:val="es-ES_tradnl"/>
        </w:rPr>
      </w:pPr>
      <w:r>
        <w:rPr>
          <w:rFonts w:ascii="Times New Roman" w:eastAsiaTheme="minorEastAsia" w:hAnsi="Times New Roman" w:cs="Times New Roman"/>
          <w:iCs/>
          <w:sz w:val="24"/>
          <w:szCs w:val="24"/>
          <w:lang w:val="es-ES_tradnl"/>
        </w:rPr>
        <w:t>Así, y e</w:t>
      </w:r>
      <w:r w:rsidR="00673383">
        <w:rPr>
          <w:rFonts w:ascii="Times New Roman" w:eastAsiaTheme="minorEastAsia" w:hAnsi="Times New Roman" w:cs="Times New Roman"/>
          <w:iCs/>
          <w:sz w:val="24"/>
          <w:szCs w:val="24"/>
          <w:lang w:val="es-ES_tradnl"/>
        </w:rPr>
        <w:t>n conclusión</w:t>
      </w:r>
      <w:r>
        <w:rPr>
          <w:rFonts w:ascii="Times New Roman" w:eastAsiaTheme="minorEastAsia" w:hAnsi="Times New Roman" w:cs="Times New Roman"/>
          <w:iCs/>
          <w:sz w:val="24"/>
          <w:szCs w:val="24"/>
          <w:lang w:val="es-ES_tradnl"/>
        </w:rPr>
        <w:t xml:space="preserve"> de lo visto</w:t>
      </w:r>
      <w:r w:rsidR="00673383">
        <w:rPr>
          <w:rFonts w:ascii="Times New Roman" w:eastAsiaTheme="minorEastAsia" w:hAnsi="Times New Roman" w:cs="Times New Roman"/>
          <w:iCs/>
          <w:sz w:val="24"/>
          <w:szCs w:val="24"/>
          <w:lang w:val="es-ES_tradnl"/>
        </w:rPr>
        <w:t xml:space="preserve">, a lo largo </w:t>
      </w:r>
      <w:r w:rsidR="00E224CB">
        <w:rPr>
          <w:rFonts w:ascii="Times New Roman" w:eastAsiaTheme="minorEastAsia" w:hAnsi="Times New Roman" w:cs="Times New Roman"/>
          <w:iCs/>
          <w:sz w:val="24"/>
          <w:szCs w:val="24"/>
          <w:lang w:val="es-ES_tradnl"/>
        </w:rPr>
        <w:t xml:space="preserve">de este </w:t>
      </w:r>
      <w:r w:rsidR="0058694B">
        <w:rPr>
          <w:rFonts w:ascii="Times New Roman" w:eastAsiaTheme="minorEastAsia" w:hAnsi="Times New Roman" w:cs="Times New Roman"/>
          <w:iCs/>
          <w:sz w:val="24"/>
          <w:szCs w:val="24"/>
          <w:lang w:val="es-ES_tradnl"/>
        </w:rPr>
        <w:t>trabajo</w:t>
      </w:r>
      <w:r w:rsidR="00673383">
        <w:rPr>
          <w:rFonts w:ascii="Times New Roman" w:eastAsiaTheme="minorEastAsia" w:hAnsi="Times New Roman" w:cs="Times New Roman"/>
          <w:iCs/>
          <w:sz w:val="24"/>
          <w:szCs w:val="24"/>
          <w:lang w:val="es-ES_tradnl"/>
        </w:rPr>
        <w:t xml:space="preserve"> se </w:t>
      </w:r>
      <w:r>
        <w:rPr>
          <w:rFonts w:ascii="Times New Roman" w:eastAsiaTheme="minorEastAsia" w:hAnsi="Times New Roman" w:cs="Times New Roman"/>
          <w:iCs/>
          <w:sz w:val="24"/>
          <w:szCs w:val="24"/>
          <w:lang w:val="es-ES_tradnl"/>
        </w:rPr>
        <w:t>empleará</w:t>
      </w:r>
      <w:r w:rsidR="00673383">
        <w:rPr>
          <w:rFonts w:ascii="Times New Roman" w:eastAsiaTheme="minorEastAsia" w:hAnsi="Times New Roman" w:cs="Times New Roman"/>
          <w:iCs/>
          <w:sz w:val="24"/>
          <w:szCs w:val="24"/>
          <w:lang w:val="es-ES_tradnl"/>
        </w:rPr>
        <w:t xml:space="preserve"> el primer criterio debido </w:t>
      </w:r>
      <w:r>
        <w:rPr>
          <w:rFonts w:ascii="Times New Roman" w:eastAsiaTheme="minorEastAsia" w:hAnsi="Times New Roman" w:cs="Times New Roman"/>
          <w:iCs/>
          <w:sz w:val="24"/>
          <w:szCs w:val="24"/>
          <w:lang w:val="es-ES_tradnl"/>
        </w:rPr>
        <w:t xml:space="preserve">a su alto grado de </w:t>
      </w:r>
      <w:r w:rsidR="00673383">
        <w:rPr>
          <w:rFonts w:ascii="Times New Roman" w:eastAsiaTheme="minorEastAsia" w:hAnsi="Times New Roman" w:cs="Times New Roman"/>
          <w:iCs/>
          <w:sz w:val="24"/>
          <w:szCs w:val="24"/>
          <w:lang w:val="es-ES_tradnl"/>
        </w:rPr>
        <w:t xml:space="preserve">aceptación en la literatura de las zombis. </w:t>
      </w:r>
      <w:r w:rsidR="00E224CB">
        <w:rPr>
          <w:rFonts w:ascii="Times New Roman" w:eastAsiaTheme="minorEastAsia" w:hAnsi="Times New Roman" w:cs="Times New Roman"/>
          <w:iCs/>
          <w:sz w:val="24"/>
          <w:szCs w:val="24"/>
          <w:lang w:val="es-ES_tradnl"/>
        </w:rPr>
        <w:t>No obstante</w:t>
      </w:r>
      <w:r w:rsidR="00673383">
        <w:rPr>
          <w:rFonts w:ascii="Times New Roman" w:eastAsiaTheme="minorEastAsia" w:hAnsi="Times New Roman" w:cs="Times New Roman"/>
          <w:iCs/>
          <w:sz w:val="24"/>
          <w:szCs w:val="24"/>
          <w:lang w:val="es-ES_tradnl"/>
        </w:rPr>
        <w:t xml:space="preserve">, </w:t>
      </w:r>
      <w:r w:rsidR="005A675E">
        <w:rPr>
          <w:rFonts w:ascii="Times New Roman" w:eastAsiaTheme="minorEastAsia" w:hAnsi="Times New Roman" w:cs="Times New Roman"/>
          <w:iCs/>
          <w:sz w:val="24"/>
          <w:szCs w:val="24"/>
          <w:lang w:val="es-ES_tradnl"/>
        </w:rPr>
        <w:t xml:space="preserve">en la </w:t>
      </w:r>
      <w:r w:rsidR="004D7A45">
        <w:rPr>
          <w:rFonts w:ascii="Times New Roman" w:eastAsiaTheme="minorEastAsia" w:hAnsi="Times New Roman" w:cs="Times New Roman"/>
          <w:iCs/>
          <w:sz w:val="24"/>
          <w:szCs w:val="24"/>
          <w:lang w:val="es-ES_tradnl"/>
        </w:rPr>
        <w:t xml:space="preserve">sección </w:t>
      </w:r>
      <w:hyperlink w:anchor="_Identificación_de_las" w:history="1">
        <w:r w:rsidR="001D20ED" w:rsidRPr="00E224CB">
          <w:rPr>
            <w:rStyle w:val="Hipervnculo"/>
            <w:rFonts w:ascii="Times New Roman" w:eastAsiaTheme="minorEastAsia" w:hAnsi="Times New Roman" w:cs="Times New Roman"/>
            <w:iCs/>
            <w:sz w:val="24"/>
            <w:szCs w:val="24"/>
            <w:lang w:val="es-ES_tradnl"/>
          </w:rPr>
          <w:t>6.2.1</w:t>
        </w:r>
      </w:hyperlink>
      <w:r w:rsidR="004D7A45">
        <w:rPr>
          <w:rFonts w:ascii="Times New Roman" w:eastAsiaTheme="minorEastAsia" w:hAnsi="Times New Roman" w:cs="Times New Roman"/>
          <w:iCs/>
          <w:sz w:val="24"/>
          <w:szCs w:val="24"/>
          <w:lang w:val="es-ES_tradnl"/>
        </w:rPr>
        <w:t xml:space="preserve"> </w:t>
      </w:r>
      <w:r w:rsidR="005A675E">
        <w:rPr>
          <w:rFonts w:ascii="Times New Roman" w:eastAsiaTheme="minorEastAsia" w:hAnsi="Times New Roman" w:cs="Times New Roman"/>
          <w:iCs/>
          <w:sz w:val="24"/>
          <w:szCs w:val="24"/>
          <w:lang w:val="es-ES_tradnl"/>
        </w:rPr>
        <w:t>se emplean ambos criterios de manera separada, con el fin de comparar el número de pymes zombis identificadas</w:t>
      </w:r>
      <w:r w:rsidR="0058694B">
        <w:rPr>
          <w:rFonts w:ascii="Times New Roman" w:eastAsiaTheme="minorEastAsia" w:hAnsi="Times New Roman" w:cs="Times New Roman"/>
          <w:iCs/>
          <w:sz w:val="24"/>
          <w:szCs w:val="24"/>
          <w:lang w:val="es-ES_tradnl"/>
        </w:rPr>
        <w:t>.</w:t>
      </w:r>
    </w:p>
    <w:p w14:paraId="0A10F0E4" w14:textId="46F60DA1" w:rsidR="00D603DF" w:rsidRPr="00DC671C" w:rsidRDefault="00D603DF" w:rsidP="00833E03">
      <w:pPr>
        <w:pStyle w:val="Ttulo2"/>
        <w:numPr>
          <w:ilvl w:val="1"/>
          <w:numId w:val="5"/>
        </w:numPr>
        <w:spacing w:before="0" w:after="180" w:line="360" w:lineRule="auto"/>
        <w:ind w:left="432"/>
        <w:jc w:val="both"/>
        <w:rPr>
          <w:rFonts w:ascii="Times New Roman" w:hAnsi="Times New Roman" w:cs="Times New Roman"/>
          <w:b/>
          <w:bCs/>
          <w:color w:val="auto"/>
          <w:sz w:val="24"/>
          <w:szCs w:val="24"/>
        </w:rPr>
      </w:pPr>
      <w:bookmarkStart w:id="91" w:name="_Toc94027279"/>
      <w:r w:rsidRPr="00DC671C">
        <w:rPr>
          <w:rFonts w:ascii="Times New Roman" w:hAnsi="Times New Roman" w:cs="Times New Roman"/>
          <w:b/>
          <w:bCs/>
          <w:color w:val="auto"/>
          <w:sz w:val="24"/>
          <w:szCs w:val="24"/>
        </w:rPr>
        <w:t>Marco teórico sobre inteligencia artificial</w:t>
      </w:r>
      <w:bookmarkEnd w:id="91"/>
    </w:p>
    <w:p w14:paraId="5E853BE7" w14:textId="3DEEEF98" w:rsidR="00D603DF" w:rsidRPr="00DC671C" w:rsidRDefault="00395785" w:rsidP="00FB545D">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 xml:space="preserve">Antes de proceder con la ejecución de la prueba de concepto, </w:t>
      </w:r>
      <w:r w:rsidR="00044C3E">
        <w:rPr>
          <w:rFonts w:ascii="Times New Roman" w:hAnsi="Times New Roman" w:cs="Times New Roman"/>
          <w:sz w:val="24"/>
          <w:szCs w:val="24"/>
        </w:rPr>
        <w:t>es necesario precisar</w:t>
      </w:r>
      <w:r w:rsidRPr="00DC671C">
        <w:rPr>
          <w:rFonts w:ascii="Times New Roman" w:hAnsi="Times New Roman" w:cs="Times New Roman"/>
          <w:sz w:val="24"/>
          <w:szCs w:val="24"/>
        </w:rPr>
        <w:t xml:space="preserve"> de </w:t>
      </w:r>
      <w:r w:rsidR="00044C3E" w:rsidRPr="00DC671C">
        <w:rPr>
          <w:rFonts w:ascii="Times New Roman" w:hAnsi="Times New Roman" w:cs="Times New Roman"/>
          <w:sz w:val="24"/>
          <w:szCs w:val="24"/>
        </w:rPr>
        <w:t>qué</w:t>
      </w:r>
      <w:r w:rsidRPr="00DC671C">
        <w:rPr>
          <w:rFonts w:ascii="Times New Roman" w:hAnsi="Times New Roman" w:cs="Times New Roman"/>
          <w:sz w:val="24"/>
          <w:szCs w:val="24"/>
        </w:rPr>
        <w:t xml:space="preserve"> </w:t>
      </w:r>
      <w:r w:rsidR="00044C3E">
        <w:rPr>
          <w:rFonts w:ascii="Times New Roman" w:hAnsi="Times New Roman" w:cs="Times New Roman"/>
          <w:sz w:val="24"/>
          <w:szCs w:val="24"/>
        </w:rPr>
        <w:t xml:space="preserve">se entiende </w:t>
      </w:r>
      <w:r w:rsidRPr="00DC671C">
        <w:rPr>
          <w:rFonts w:ascii="Times New Roman" w:hAnsi="Times New Roman" w:cs="Times New Roman"/>
          <w:sz w:val="24"/>
          <w:szCs w:val="24"/>
        </w:rPr>
        <w:t xml:space="preserve">por las redes neuronales </w:t>
      </w:r>
      <w:r w:rsidR="00044C3E">
        <w:rPr>
          <w:rFonts w:ascii="Times New Roman" w:hAnsi="Times New Roman" w:cs="Times New Roman"/>
          <w:sz w:val="24"/>
          <w:szCs w:val="24"/>
        </w:rPr>
        <w:t>convolutivas (CNN)</w:t>
      </w:r>
      <w:r w:rsidRPr="00DC671C">
        <w:rPr>
          <w:rFonts w:ascii="Times New Roman" w:hAnsi="Times New Roman" w:cs="Times New Roman"/>
          <w:sz w:val="24"/>
          <w:szCs w:val="24"/>
        </w:rPr>
        <w:t xml:space="preserve">. Es por ello, </w:t>
      </w:r>
      <w:r w:rsidR="0065791B" w:rsidRPr="00DC671C">
        <w:rPr>
          <w:rFonts w:ascii="Times New Roman" w:hAnsi="Times New Roman" w:cs="Times New Roman"/>
          <w:sz w:val="24"/>
          <w:szCs w:val="24"/>
        </w:rPr>
        <w:t>que e</w:t>
      </w:r>
      <w:r w:rsidR="00676B14" w:rsidRPr="00DC671C">
        <w:rPr>
          <w:rFonts w:ascii="Times New Roman" w:hAnsi="Times New Roman" w:cs="Times New Roman"/>
          <w:sz w:val="24"/>
          <w:szCs w:val="24"/>
        </w:rPr>
        <w:t xml:space="preserve">sta sección comienza con una introducción básica sobre las redes neuronales artificiales (ANN). </w:t>
      </w:r>
      <w:r w:rsidR="008F26C0" w:rsidRPr="00DC671C">
        <w:rPr>
          <w:rFonts w:ascii="Times New Roman" w:hAnsi="Times New Roman" w:cs="Times New Roman"/>
          <w:sz w:val="24"/>
          <w:szCs w:val="24"/>
        </w:rPr>
        <w:t>Posteriormente, se aporta una posible definición de las CNN.</w:t>
      </w:r>
      <w:r w:rsidRPr="00DC671C">
        <w:rPr>
          <w:rFonts w:ascii="Times New Roman" w:hAnsi="Times New Roman" w:cs="Times New Roman"/>
          <w:sz w:val="24"/>
          <w:szCs w:val="24"/>
        </w:rPr>
        <w:t xml:space="preserve"> Y</w:t>
      </w:r>
      <w:r w:rsidR="00192000">
        <w:rPr>
          <w:rFonts w:ascii="Times New Roman" w:hAnsi="Times New Roman" w:cs="Times New Roman"/>
          <w:sz w:val="24"/>
          <w:szCs w:val="24"/>
        </w:rPr>
        <w:t>,</w:t>
      </w:r>
      <w:r w:rsidRPr="00DC671C">
        <w:rPr>
          <w:rFonts w:ascii="Times New Roman" w:hAnsi="Times New Roman" w:cs="Times New Roman"/>
          <w:sz w:val="24"/>
          <w:szCs w:val="24"/>
        </w:rPr>
        <w:t xml:space="preserve"> por último, se realiza un breve recorrido de estudios que han empleado </w:t>
      </w:r>
      <w:r w:rsidR="0073739B">
        <w:rPr>
          <w:rFonts w:ascii="Times New Roman" w:hAnsi="Times New Roman" w:cs="Times New Roman"/>
          <w:sz w:val="24"/>
          <w:szCs w:val="24"/>
        </w:rPr>
        <w:t>dichas</w:t>
      </w:r>
      <w:r w:rsidR="00044C3E">
        <w:rPr>
          <w:rFonts w:ascii="Times New Roman" w:hAnsi="Times New Roman" w:cs="Times New Roman"/>
          <w:sz w:val="24"/>
          <w:szCs w:val="24"/>
        </w:rPr>
        <w:t xml:space="preserve"> redes</w:t>
      </w:r>
      <w:r w:rsidRPr="00DC671C">
        <w:rPr>
          <w:rFonts w:ascii="Times New Roman" w:hAnsi="Times New Roman" w:cs="Times New Roman"/>
          <w:sz w:val="24"/>
          <w:szCs w:val="24"/>
        </w:rPr>
        <w:t xml:space="preserve"> en cuestiones del ámbito financiero.</w:t>
      </w:r>
    </w:p>
    <w:p w14:paraId="4C385DFE" w14:textId="3C2AD503" w:rsidR="00D36C0F" w:rsidRPr="00DC671C" w:rsidRDefault="00E94586" w:rsidP="00833E03">
      <w:pPr>
        <w:pStyle w:val="Ttulo3"/>
        <w:numPr>
          <w:ilvl w:val="2"/>
          <w:numId w:val="5"/>
        </w:numPr>
        <w:spacing w:before="0" w:after="180" w:line="360" w:lineRule="auto"/>
        <w:ind w:left="504"/>
        <w:jc w:val="both"/>
        <w:rPr>
          <w:rFonts w:ascii="Times New Roman" w:hAnsi="Times New Roman" w:cs="Times New Roman"/>
          <w:b/>
          <w:bCs/>
          <w:color w:val="auto"/>
        </w:rPr>
      </w:pPr>
      <w:bookmarkStart w:id="92" w:name="_Toc94027280"/>
      <w:r w:rsidRPr="00DC671C">
        <w:rPr>
          <w:rFonts w:ascii="Times New Roman" w:hAnsi="Times New Roman" w:cs="Times New Roman"/>
          <w:b/>
          <w:bCs/>
          <w:color w:val="auto"/>
        </w:rPr>
        <w:t>R</w:t>
      </w:r>
      <w:r w:rsidR="007F4B18" w:rsidRPr="00DC671C">
        <w:rPr>
          <w:rFonts w:ascii="Times New Roman" w:hAnsi="Times New Roman" w:cs="Times New Roman"/>
          <w:b/>
          <w:bCs/>
          <w:color w:val="auto"/>
        </w:rPr>
        <w:t xml:space="preserve">edes neuronales </w:t>
      </w:r>
      <w:r w:rsidR="0073739B">
        <w:rPr>
          <w:rFonts w:ascii="Times New Roman" w:hAnsi="Times New Roman" w:cs="Times New Roman"/>
          <w:b/>
          <w:bCs/>
          <w:color w:val="auto"/>
        </w:rPr>
        <w:t>convolutivas</w:t>
      </w:r>
      <w:bookmarkEnd w:id="92"/>
    </w:p>
    <w:p w14:paraId="6874CBD0" w14:textId="62005CE8" w:rsidR="00663168" w:rsidRPr="00DC671C" w:rsidRDefault="0065791B" w:rsidP="00FB545D">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L</w:t>
      </w:r>
      <w:r w:rsidR="00663168" w:rsidRPr="00DC671C">
        <w:rPr>
          <w:rFonts w:ascii="Times New Roman" w:hAnsi="Times New Roman" w:cs="Times New Roman"/>
          <w:sz w:val="24"/>
          <w:szCs w:val="24"/>
        </w:rPr>
        <w:t xml:space="preserve">as </w:t>
      </w:r>
      <w:r w:rsidR="00246FD3" w:rsidRPr="00DC671C">
        <w:rPr>
          <w:rFonts w:ascii="Times New Roman" w:hAnsi="Times New Roman" w:cs="Times New Roman"/>
          <w:sz w:val="24"/>
          <w:szCs w:val="24"/>
        </w:rPr>
        <w:t>ANN</w:t>
      </w:r>
      <w:r w:rsidRPr="00DC671C">
        <w:rPr>
          <w:rFonts w:ascii="Times New Roman" w:hAnsi="Times New Roman" w:cs="Times New Roman"/>
          <w:sz w:val="24"/>
          <w:szCs w:val="24"/>
        </w:rPr>
        <w:t xml:space="preserve"> </w:t>
      </w:r>
      <w:r w:rsidR="006850FF" w:rsidRPr="00DC671C">
        <w:rPr>
          <w:rFonts w:ascii="Times New Roman" w:hAnsi="Times New Roman" w:cs="Times New Roman"/>
          <w:sz w:val="24"/>
          <w:szCs w:val="24"/>
        </w:rPr>
        <w:t>forman parte d</w:t>
      </w:r>
      <w:r w:rsidR="00663168" w:rsidRPr="00DC671C">
        <w:rPr>
          <w:rFonts w:ascii="Times New Roman" w:hAnsi="Times New Roman" w:cs="Times New Roman"/>
          <w:sz w:val="24"/>
          <w:szCs w:val="24"/>
        </w:rPr>
        <w:t>el campo del aprendizaje profundo (</w:t>
      </w:r>
      <w:r w:rsidR="00663168" w:rsidRPr="0073739B">
        <w:rPr>
          <w:rFonts w:ascii="Times New Roman" w:hAnsi="Times New Roman" w:cs="Times New Roman"/>
          <w:i/>
          <w:iCs/>
          <w:sz w:val="24"/>
          <w:szCs w:val="24"/>
        </w:rPr>
        <w:t>Deep Learning</w:t>
      </w:r>
      <w:r w:rsidR="00663168" w:rsidRPr="00DC671C">
        <w:rPr>
          <w:rFonts w:ascii="Times New Roman" w:hAnsi="Times New Roman" w:cs="Times New Roman"/>
          <w:sz w:val="24"/>
          <w:szCs w:val="24"/>
        </w:rPr>
        <w:t>)</w:t>
      </w:r>
      <w:r w:rsidR="006877C2">
        <w:rPr>
          <w:rFonts w:ascii="Times New Roman" w:hAnsi="Times New Roman" w:cs="Times New Roman"/>
          <w:sz w:val="24"/>
          <w:szCs w:val="24"/>
        </w:rPr>
        <w:t>, s</w:t>
      </w:r>
      <w:r w:rsidR="00663168" w:rsidRPr="00DC671C">
        <w:rPr>
          <w:rFonts w:ascii="Times New Roman" w:hAnsi="Times New Roman" w:cs="Times New Roman"/>
          <w:sz w:val="24"/>
          <w:szCs w:val="24"/>
        </w:rPr>
        <w:t xml:space="preserve">iendo </w:t>
      </w:r>
      <w:r w:rsidR="005022B0" w:rsidRPr="00DC671C">
        <w:rPr>
          <w:rFonts w:ascii="Times New Roman" w:hAnsi="Times New Roman" w:cs="Times New Roman"/>
          <w:sz w:val="24"/>
          <w:szCs w:val="24"/>
        </w:rPr>
        <w:t>este</w:t>
      </w:r>
      <w:r w:rsidR="001C19C5" w:rsidRPr="00DC671C">
        <w:rPr>
          <w:rFonts w:ascii="Times New Roman" w:hAnsi="Times New Roman" w:cs="Times New Roman"/>
          <w:sz w:val="24"/>
          <w:szCs w:val="24"/>
        </w:rPr>
        <w:t xml:space="preserve"> </w:t>
      </w:r>
      <w:r w:rsidR="00663168" w:rsidRPr="00DC671C">
        <w:rPr>
          <w:rFonts w:ascii="Times New Roman" w:hAnsi="Times New Roman" w:cs="Times New Roman"/>
          <w:sz w:val="24"/>
          <w:szCs w:val="24"/>
        </w:rPr>
        <w:t>un paradigma de la inteligencia artificial y del aprendizaje automático (</w:t>
      </w:r>
      <w:r w:rsidR="00663168" w:rsidRPr="0073739B">
        <w:rPr>
          <w:rFonts w:ascii="Times New Roman" w:hAnsi="Times New Roman" w:cs="Times New Roman"/>
          <w:i/>
          <w:iCs/>
          <w:sz w:val="24"/>
          <w:szCs w:val="24"/>
        </w:rPr>
        <w:t>Machine Learning</w:t>
      </w:r>
      <w:r w:rsidR="00663168" w:rsidRPr="00DC671C">
        <w:rPr>
          <w:rFonts w:ascii="Times New Roman" w:hAnsi="Times New Roman" w:cs="Times New Roman"/>
          <w:sz w:val="24"/>
          <w:szCs w:val="24"/>
        </w:rPr>
        <w:t>)</w:t>
      </w:r>
      <w:r w:rsidR="006850FF" w:rsidRPr="00DC671C">
        <w:rPr>
          <w:rFonts w:ascii="Times New Roman" w:hAnsi="Times New Roman" w:cs="Times New Roman"/>
          <w:sz w:val="24"/>
          <w:szCs w:val="24"/>
        </w:rPr>
        <w:t xml:space="preserve"> </w:t>
      </w:r>
      <w:r w:rsidR="006850FF" w:rsidRPr="00DC671C">
        <w:rPr>
          <w:rFonts w:ascii="Times New Roman" w:hAnsi="Times New Roman" w:cs="Times New Roman"/>
          <w:sz w:val="24"/>
          <w:szCs w:val="24"/>
        </w:rPr>
        <w:fldChar w:fldCharType="begin" w:fldLock="1"/>
      </w:r>
      <w:r w:rsidR="00A84B44" w:rsidRPr="00DC671C">
        <w:rPr>
          <w:rFonts w:ascii="Times New Roman" w:hAnsi="Times New Roman" w:cs="Times New Roman"/>
          <w:sz w:val="24"/>
          <w:szCs w:val="24"/>
        </w:rPr>
        <w:instrText>ADDIN CSL_CITATION {"citationItems":[{"id":"ITEM-1","itemData":{"DOI":"10.3389/frai.2020.00004","ISSN":"26248212","abstract":"Deep learning models stand for a new learning paradigm in artificial intelligence (AI) and machine learning. Recent breakthrough results in image analysis and speech recognition have generated a massive interest in this field because also applications in many other domains providing big data seem possible. On a downside, the mathematical and computational methodology underlying deep learning models is very challenging, especially for interdisciplinary scientists. For this reason, we present in this paper an introductory review of deep learning approaches including Deep Feedforward Neural Networks (D-FFNN), Convolutional Neural Networks (CNNs), Deep Belief Networks (DBNs), Autoencoders (AEs), and Long Short-Term Memory (LSTM) networks. These models form the major core architectures of deep learning models currently used and should belong in any data scientist's toolbox. Importantly, those core architectural building blocks can be composed flexibly—in an almost Lego-like manner—to build new application-specific network architectures. Hence, a basic understanding of these network architectures is important to be prepared for future developments in AI.","author":[{"dropping-particle":"","family":"Emmert-Streib","given":"Frank","non-dropping-particle":"","parse-names":false,"suffix":""},{"dropping-particle":"","family":"Yang","given":"Zhen","non-dropping-particle":"","parse-names":false,"suffix":""},{"dropping-particle":"","family":"Feng","given":"Han","non-dropping-particle":"","parse-names":false,"suffix":""},{"dropping-particle":"","family":"Tripathi","given":"Shailesh","non-dropping-particle":"","parse-names":false,"suffix":""},{"dropping-particle":"","family":"Dehmer","given":"Matthias","non-dropping-particle":"","parse-names":false,"suffix":""}],"container-title":"Frontiers in Artificial Intelligence","id":"ITEM-1","issue":"February","issued":{"date-parts":[["2020"]]},"page":"1-23","title":"An Introductory Review of Deep Learning for Prediction Models With Big Data","type":"article-journal","volume":"3"},"uris":["http://www.mendeley.com/documents/?uuid=b299ad67-11e2-4548-a0ce-5be59a6d41ac"]}],"mendeley":{"formattedCitation":"(Emmert-Streib et al., 2020)","plainTextFormattedCitation":"(Emmert-Streib et al., 2020)","previouslyFormattedCitation":"(Emmert-Streib et al., 2020)"},"properties":{"noteIndex":0},"schema":"https://github.com/citation-style-language/schema/raw/master/csl-citation.json"}</w:instrText>
      </w:r>
      <w:r w:rsidR="006850FF" w:rsidRPr="00DC671C">
        <w:rPr>
          <w:rFonts w:ascii="Times New Roman" w:hAnsi="Times New Roman" w:cs="Times New Roman"/>
          <w:sz w:val="24"/>
          <w:szCs w:val="24"/>
        </w:rPr>
        <w:fldChar w:fldCharType="separate"/>
      </w:r>
      <w:r w:rsidR="006850FF" w:rsidRPr="00DC671C">
        <w:rPr>
          <w:rFonts w:ascii="Times New Roman" w:hAnsi="Times New Roman" w:cs="Times New Roman"/>
          <w:noProof/>
          <w:sz w:val="24"/>
          <w:szCs w:val="24"/>
        </w:rPr>
        <w:t xml:space="preserve">(Emmert-Streib </w:t>
      </w:r>
      <w:r w:rsidR="00A01770" w:rsidRPr="00A01770">
        <w:rPr>
          <w:rFonts w:ascii="Times New Roman" w:hAnsi="Times New Roman" w:cs="Times New Roman"/>
          <w:i/>
          <w:iCs/>
          <w:noProof/>
          <w:sz w:val="24"/>
          <w:szCs w:val="24"/>
        </w:rPr>
        <w:t>et al</w:t>
      </w:r>
      <w:r w:rsidR="006850FF" w:rsidRPr="00DC671C">
        <w:rPr>
          <w:rFonts w:ascii="Times New Roman" w:hAnsi="Times New Roman" w:cs="Times New Roman"/>
          <w:noProof/>
          <w:sz w:val="24"/>
          <w:szCs w:val="24"/>
        </w:rPr>
        <w:t>., 2020)</w:t>
      </w:r>
      <w:r w:rsidR="006850FF" w:rsidRPr="00DC671C">
        <w:rPr>
          <w:rFonts w:ascii="Times New Roman" w:hAnsi="Times New Roman" w:cs="Times New Roman"/>
          <w:sz w:val="24"/>
          <w:szCs w:val="24"/>
        </w:rPr>
        <w:fldChar w:fldCharType="end"/>
      </w:r>
      <w:r w:rsidR="00663168" w:rsidRPr="00DC671C">
        <w:rPr>
          <w:rFonts w:ascii="Times New Roman" w:hAnsi="Times New Roman" w:cs="Times New Roman"/>
          <w:sz w:val="24"/>
          <w:szCs w:val="24"/>
        </w:rPr>
        <w:t>.</w:t>
      </w:r>
      <w:r w:rsidR="005022B0" w:rsidRPr="00DC671C">
        <w:rPr>
          <w:rFonts w:ascii="Times New Roman" w:hAnsi="Times New Roman" w:cs="Times New Roman"/>
          <w:sz w:val="24"/>
          <w:szCs w:val="24"/>
        </w:rPr>
        <w:t xml:space="preserve"> </w:t>
      </w:r>
      <w:r w:rsidR="0073739B">
        <w:rPr>
          <w:rFonts w:ascii="Times New Roman" w:hAnsi="Times New Roman" w:cs="Times New Roman"/>
          <w:sz w:val="24"/>
          <w:szCs w:val="24"/>
        </w:rPr>
        <w:t>Así</w:t>
      </w:r>
      <w:r w:rsidR="006A0C9A" w:rsidRPr="00DC671C">
        <w:rPr>
          <w:rFonts w:ascii="Times New Roman" w:hAnsi="Times New Roman" w:cs="Times New Roman"/>
          <w:sz w:val="24"/>
          <w:szCs w:val="24"/>
        </w:rPr>
        <w:t>, el</w:t>
      </w:r>
      <w:r w:rsidR="005022B0" w:rsidRPr="00DC671C">
        <w:rPr>
          <w:rFonts w:ascii="Times New Roman" w:hAnsi="Times New Roman" w:cs="Times New Roman"/>
          <w:sz w:val="24"/>
          <w:szCs w:val="24"/>
        </w:rPr>
        <w:t xml:space="preserve"> aprendizaje profundo</w:t>
      </w:r>
      <w:r w:rsidR="005B6A6C" w:rsidRPr="00DC671C">
        <w:rPr>
          <w:rFonts w:ascii="Times New Roman" w:hAnsi="Times New Roman" w:cs="Times New Roman"/>
          <w:sz w:val="24"/>
          <w:szCs w:val="24"/>
        </w:rPr>
        <w:t xml:space="preserve"> </w:t>
      </w:r>
      <w:r w:rsidR="006A0C9A" w:rsidRPr="00DC671C">
        <w:rPr>
          <w:rFonts w:ascii="Times New Roman" w:hAnsi="Times New Roman" w:cs="Times New Roman"/>
          <w:sz w:val="24"/>
          <w:szCs w:val="24"/>
        </w:rPr>
        <w:t>no es más que</w:t>
      </w:r>
      <w:r w:rsidR="005B6A6C" w:rsidRPr="00DC671C">
        <w:rPr>
          <w:rFonts w:ascii="Times New Roman" w:hAnsi="Times New Roman" w:cs="Times New Roman"/>
          <w:sz w:val="24"/>
          <w:szCs w:val="24"/>
        </w:rPr>
        <w:t xml:space="preserve"> </w:t>
      </w:r>
      <w:r w:rsidR="006A0C9A" w:rsidRPr="00DC671C">
        <w:rPr>
          <w:rFonts w:ascii="Times New Roman" w:hAnsi="Times New Roman" w:cs="Times New Roman"/>
          <w:sz w:val="24"/>
          <w:szCs w:val="24"/>
        </w:rPr>
        <w:t>un subconjunto del aprendizaje automático</w:t>
      </w:r>
      <w:r w:rsidR="001C19C5" w:rsidRPr="00DC671C">
        <w:rPr>
          <w:rFonts w:ascii="Times New Roman" w:hAnsi="Times New Roman" w:cs="Times New Roman"/>
          <w:sz w:val="24"/>
          <w:szCs w:val="24"/>
        </w:rPr>
        <w:t xml:space="preserve"> (</w:t>
      </w:r>
      <w:r w:rsidR="006A3AD6" w:rsidRPr="0073739B">
        <w:rPr>
          <w:rFonts w:ascii="Times New Roman" w:hAnsi="Times New Roman" w:cs="Times New Roman"/>
          <w:color w:val="2E74B5" w:themeColor="accent5" w:themeShade="BF"/>
          <w:sz w:val="24"/>
          <w:szCs w:val="24"/>
          <w:u w:val="single"/>
        </w:rPr>
        <w:fldChar w:fldCharType="begin"/>
      </w:r>
      <w:r w:rsidR="006A3AD6" w:rsidRPr="0073739B">
        <w:rPr>
          <w:rFonts w:ascii="Times New Roman" w:hAnsi="Times New Roman" w:cs="Times New Roman"/>
          <w:color w:val="2E74B5" w:themeColor="accent5" w:themeShade="BF"/>
          <w:sz w:val="24"/>
          <w:szCs w:val="24"/>
          <w:u w:val="single"/>
        </w:rPr>
        <w:instrText xml:space="preserve"> REF _Ref88750886 \h  \* MERGEFORMAT </w:instrText>
      </w:r>
      <w:r w:rsidR="006A3AD6" w:rsidRPr="0073739B">
        <w:rPr>
          <w:rFonts w:ascii="Times New Roman" w:hAnsi="Times New Roman" w:cs="Times New Roman"/>
          <w:color w:val="2E74B5" w:themeColor="accent5" w:themeShade="BF"/>
          <w:sz w:val="24"/>
          <w:szCs w:val="24"/>
          <w:u w:val="single"/>
        </w:rPr>
      </w:r>
      <w:r w:rsidR="006A3AD6" w:rsidRPr="0073739B">
        <w:rPr>
          <w:rFonts w:ascii="Times New Roman" w:hAnsi="Times New Roman" w:cs="Times New Roman"/>
          <w:color w:val="2E74B5" w:themeColor="accent5" w:themeShade="BF"/>
          <w:sz w:val="24"/>
          <w:szCs w:val="24"/>
          <w:u w:val="single"/>
        </w:rPr>
        <w:fldChar w:fldCharType="separate"/>
      </w:r>
      <w:ins w:id="93" w:author="sumit kumar" w:date="2022-01-28T00:52:00Z">
        <w:r w:rsidR="00A55E47" w:rsidRPr="00A55E47">
          <w:rPr>
            <w:rFonts w:ascii="Times New Roman" w:hAnsi="Times New Roman" w:cs="Times New Roman"/>
            <w:color w:val="2E74B5" w:themeColor="accent5" w:themeShade="BF"/>
            <w:sz w:val="24"/>
            <w:szCs w:val="24"/>
            <w:u w:val="single"/>
            <w:rPrChange w:id="94" w:author="sumit kumar" w:date="2022-01-28T00:52:00Z">
              <w:rPr/>
            </w:rPrChange>
          </w:rPr>
          <w:t xml:space="preserve">Figura </w:t>
        </w:r>
        <w:r w:rsidR="00A55E47" w:rsidRPr="00A55E47">
          <w:rPr>
            <w:rFonts w:ascii="Times New Roman" w:hAnsi="Times New Roman" w:cs="Times New Roman"/>
            <w:noProof/>
            <w:color w:val="2E74B5" w:themeColor="accent5" w:themeShade="BF"/>
            <w:sz w:val="24"/>
            <w:szCs w:val="24"/>
            <w:u w:val="single"/>
            <w:rPrChange w:id="95" w:author="sumit kumar" w:date="2022-01-28T00:52:00Z">
              <w:rPr>
                <w:noProof/>
              </w:rPr>
            </w:rPrChange>
          </w:rPr>
          <w:t>3</w:t>
        </w:r>
      </w:ins>
      <w:del w:id="96"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Figura </w:delText>
        </w:r>
        <w:r w:rsidR="00614ADD" w:rsidRPr="00614ADD" w:rsidDel="00A55E47">
          <w:rPr>
            <w:rFonts w:ascii="Times New Roman" w:hAnsi="Times New Roman" w:cs="Times New Roman"/>
            <w:noProof/>
            <w:color w:val="2E74B5" w:themeColor="accent5" w:themeShade="BF"/>
            <w:sz w:val="24"/>
            <w:szCs w:val="24"/>
            <w:u w:val="single"/>
          </w:rPr>
          <w:delText>3</w:delText>
        </w:r>
      </w:del>
      <w:r w:rsidR="006A3AD6" w:rsidRPr="0073739B">
        <w:rPr>
          <w:rFonts w:ascii="Times New Roman" w:hAnsi="Times New Roman" w:cs="Times New Roman"/>
          <w:color w:val="2E74B5" w:themeColor="accent5" w:themeShade="BF"/>
          <w:sz w:val="24"/>
          <w:szCs w:val="24"/>
          <w:u w:val="single"/>
        </w:rPr>
        <w:fldChar w:fldCharType="end"/>
      </w:r>
      <w:r w:rsidR="001C19C5" w:rsidRPr="00DC671C">
        <w:rPr>
          <w:rFonts w:ascii="Times New Roman" w:hAnsi="Times New Roman" w:cs="Times New Roman"/>
          <w:sz w:val="24"/>
          <w:szCs w:val="24"/>
        </w:rPr>
        <w:t>)</w:t>
      </w:r>
      <w:r w:rsidR="006877C2">
        <w:rPr>
          <w:rFonts w:ascii="Times New Roman" w:hAnsi="Times New Roman" w:cs="Times New Roman"/>
          <w:sz w:val="24"/>
          <w:szCs w:val="24"/>
        </w:rPr>
        <w:t>, el cual</w:t>
      </w:r>
      <w:r w:rsidR="00E530AA" w:rsidRPr="00DC671C">
        <w:rPr>
          <w:rFonts w:ascii="Times New Roman" w:hAnsi="Times New Roman" w:cs="Times New Roman"/>
          <w:sz w:val="24"/>
          <w:szCs w:val="24"/>
        </w:rPr>
        <w:t xml:space="preserve"> suele</w:t>
      </w:r>
      <w:r w:rsidR="006A0C9A" w:rsidRPr="00DC671C">
        <w:rPr>
          <w:rFonts w:ascii="Times New Roman" w:hAnsi="Times New Roman" w:cs="Times New Roman"/>
          <w:sz w:val="24"/>
          <w:szCs w:val="24"/>
        </w:rPr>
        <w:t xml:space="preserve"> </w:t>
      </w:r>
      <w:r w:rsidR="00E530AA" w:rsidRPr="00DC671C">
        <w:rPr>
          <w:rFonts w:ascii="Times New Roman" w:hAnsi="Times New Roman" w:cs="Times New Roman"/>
          <w:sz w:val="24"/>
          <w:szCs w:val="24"/>
        </w:rPr>
        <w:t xml:space="preserve">estar enfocado en </w:t>
      </w:r>
      <w:r w:rsidR="006A0C9A" w:rsidRPr="00DC671C">
        <w:rPr>
          <w:rFonts w:ascii="Times New Roman" w:hAnsi="Times New Roman" w:cs="Times New Roman"/>
          <w:sz w:val="24"/>
          <w:szCs w:val="24"/>
        </w:rPr>
        <w:t>la creación de las ANN, es decir, sistemas que imitan al cerebro humano, adaptándose y aprendiendo a partir de grandes cantidades de datos</w:t>
      </w:r>
      <w:r w:rsidR="00846D82">
        <w:rPr>
          <w:rFonts w:ascii="Times New Roman" w:hAnsi="Times New Roman" w:cs="Times New Roman"/>
          <w:sz w:val="24"/>
          <w:szCs w:val="24"/>
        </w:rPr>
        <w:t xml:space="preserve"> </w:t>
      </w:r>
      <w:r w:rsidR="00846D82">
        <w:rPr>
          <w:rFonts w:ascii="Times New Roman" w:hAnsi="Times New Roman" w:cs="Times New Roman"/>
          <w:sz w:val="24"/>
          <w:szCs w:val="24"/>
        </w:rPr>
        <w:fldChar w:fldCharType="begin" w:fldLock="1"/>
      </w:r>
      <w:r w:rsidR="00BB0CB8">
        <w:rPr>
          <w:rFonts w:ascii="Times New Roman" w:hAnsi="Times New Roman" w:cs="Times New Roman"/>
          <w:sz w:val="24"/>
          <w:szCs w:val="24"/>
        </w:rPr>
        <w:instrText>ADDIN CSL_CITATION {"citationItems":[{"id":"ITEM-1","itemData":{"author":[{"dropping-particle":"","family":"IBERDROLA","given":"","non-dropping-particle":"","parse-names":false,"suffix":""}],"id":"ITEM-1","issued":{"date-parts":[["2020"]]},"page":"1-6","title":"¿ Qué es el deep learning y por qué es clave para la inteligencia artificial ?","type":"article-journal"},"uris":["http://www.mendeley.com/documents/?uuid=dd9541d9-7dad-35c9-9e7d-7edae300c3df"]}],"mendeley":{"formattedCitation":"(IBERDROLA, 2020)","plainTextFormattedCitation":"(IBERDROLA, 2020)","previouslyFormattedCitation":"(IBERDROLA, 2020)"},"properties":{"noteIndex":0},"schema":"https://github.com/citation-style-language/schema/raw/master/csl-citation.json"}</w:instrText>
      </w:r>
      <w:r w:rsidR="00846D82">
        <w:rPr>
          <w:rFonts w:ascii="Times New Roman" w:hAnsi="Times New Roman" w:cs="Times New Roman"/>
          <w:sz w:val="24"/>
          <w:szCs w:val="24"/>
        </w:rPr>
        <w:fldChar w:fldCharType="separate"/>
      </w:r>
      <w:r w:rsidR="00846D82" w:rsidRPr="00846D82">
        <w:rPr>
          <w:rFonts w:ascii="Times New Roman" w:hAnsi="Times New Roman" w:cs="Times New Roman"/>
          <w:noProof/>
          <w:sz w:val="24"/>
          <w:szCs w:val="24"/>
        </w:rPr>
        <w:t>(IBERDROLA, 2020)</w:t>
      </w:r>
      <w:r w:rsidR="00846D82">
        <w:rPr>
          <w:rFonts w:ascii="Times New Roman" w:hAnsi="Times New Roman" w:cs="Times New Roman"/>
          <w:sz w:val="24"/>
          <w:szCs w:val="24"/>
        </w:rPr>
        <w:fldChar w:fldCharType="end"/>
      </w:r>
      <w:r w:rsidR="006A0C9A" w:rsidRPr="00DC671C">
        <w:rPr>
          <w:rFonts w:ascii="Times New Roman" w:hAnsi="Times New Roman" w:cs="Times New Roman"/>
          <w:sz w:val="24"/>
          <w:szCs w:val="24"/>
        </w:rPr>
        <w:t xml:space="preserve">. </w:t>
      </w:r>
      <w:r w:rsidR="0073739B">
        <w:rPr>
          <w:rFonts w:ascii="Times New Roman" w:hAnsi="Times New Roman" w:cs="Times New Roman"/>
          <w:sz w:val="24"/>
          <w:szCs w:val="24"/>
        </w:rPr>
        <w:t>Dichas</w:t>
      </w:r>
      <w:r w:rsidR="006A0C9A" w:rsidRPr="00DC671C">
        <w:rPr>
          <w:rFonts w:ascii="Times New Roman" w:hAnsi="Times New Roman" w:cs="Times New Roman"/>
          <w:sz w:val="24"/>
          <w:szCs w:val="24"/>
        </w:rPr>
        <w:t xml:space="preserve"> </w:t>
      </w:r>
      <w:r w:rsidR="004B6B53" w:rsidRPr="00DC671C">
        <w:rPr>
          <w:rFonts w:ascii="Times New Roman" w:hAnsi="Times New Roman" w:cs="Times New Roman"/>
          <w:sz w:val="24"/>
          <w:szCs w:val="24"/>
        </w:rPr>
        <w:t>redes</w:t>
      </w:r>
      <w:r w:rsidR="006A0C9A" w:rsidRPr="00DC671C">
        <w:rPr>
          <w:rFonts w:ascii="Times New Roman" w:hAnsi="Times New Roman" w:cs="Times New Roman"/>
          <w:sz w:val="24"/>
          <w:szCs w:val="24"/>
        </w:rPr>
        <w:t xml:space="preserve"> han sido emplead</w:t>
      </w:r>
      <w:r w:rsidR="004B6B53" w:rsidRPr="00DC671C">
        <w:rPr>
          <w:rFonts w:ascii="Times New Roman" w:hAnsi="Times New Roman" w:cs="Times New Roman"/>
          <w:sz w:val="24"/>
          <w:szCs w:val="24"/>
        </w:rPr>
        <w:t>a</w:t>
      </w:r>
      <w:r w:rsidR="006A0C9A" w:rsidRPr="00DC671C">
        <w:rPr>
          <w:rFonts w:ascii="Times New Roman" w:hAnsi="Times New Roman" w:cs="Times New Roman"/>
          <w:sz w:val="24"/>
          <w:szCs w:val="24"/>
        </w:rPr>
        <w:t xml:space="preserve">s para el reconocimiento del </w:t>
      </w:r>
      <w:r w:rsidR="00A52E2C" w:rsidRPr="00DC671C">
        <w:rPr>
          <w:rFonts w:ascii="Times New Roman" w:hAnsi="Times New Roman" w:cs="Times New Roman"/>
          <w:sz w:val="24"/>
          <w:szCs w:val="24"/>
        </w:rPr>
        <w:t xml:space="preserve">lenguaje </w:t>
      </w:r>
      <w:r w:rsidR="001C19C5" w:rsidRPr="00DC671C">
        <w:rPr>
          <w:rFonts w:ascii="Times New Roman" w:hAnsi="Times New Roman" w:cs="Times New Roman"/>
          <w:sz w:val="24"/>
          <w:szCs w:val="24"/>
        </w:rPr>
        <w:t>humano</w:t>
      </w:r>
      <w:r w:rsidR="006A0C9A" w:rsidRPr="00DC671C">
        <w:rPr>
          <w:rFonts w:ascii="Times New Roman" w:hAnsi="Times New Roman" w:cs="Times New Roman"/>
          <w:sz w:val="24"/>
          <w:szCs w:val="24"/>
        </w:rPr>
        <w:t xml:space="preserve">, </w:t>
      </w:r>
      <w:r w:rsidR="00EA7239" w:rsidRPr="00DC671C">
        <w:rPr>
          <w:rFonts w:ascii="Times New Roman" w:hAnsi="Times New Roman" w:cs="Times New Roman"/>
          <w:sz w:val="24"/>
          <w:szCs w:val="24"/>
        </w:rPr>
        <w:t xml:space="preserve">la identificación </w:t>
      </w:r>
      <w:r w:rsidR="006A0C9A" w:rsidRPr="00DC671C">
        <w:rPr>
          <w:rFonts w:ascii="Times New Roman" w:hAnsi="Times New Roman" w:cs="Times New Roman"/>
          <w:sz w:val="24"/>
          <w:szCs w:val="24"/>
        </w:rPr>
        <w:t xml:space="preserve">de imágenes o para realizar predicciones, entre otros </w:t>
      </w:r>
      <w:r w:rsidR="0073739B">
        <w:rPr>
          <w:rFonts w:ascii="Times New Roman" w:hAnsi="Times New Roman" w:cs="Times New Roman"/>
          <w:sz w:val="24"/>
          <w:szCs w:val="24"/>
        </w:rPr>
        <w:t>posibles</w:t>
      </w:r>
      <w:r w:rsidR="001C19C5" w:rsidRPr="00DC671C">
        <w:rPr>
          <w:rFonts w:ascii="Times New Roman" w:hAnsi="Times New Roman" w:cs="Times New Roman"/>
          <w:sz w:val="24"/>
          <w:szCs w:val="24"/>
        </w:rPr>
        <w:t xml:space="preserve"> </w:t>
      </w:r>
      <w:r w:rsidR="006A0C9A" w:rsidRPr="00DC671C">
        <w:rPr>
          <w:rFonts w:ascii="Times New Roman" w:hAnsi="Times New Roman" w:cs="Times New Roman"/>
          <w:sz w:val="24"/>
          <w:szCs w:val="24"/>
        </w:rPr>
        <w:t>casos.</w:t>
      </w:r>
    </w:p>
    <w:p w14:paraId="4FD457DE" w14:textId="3D2116BD" w:rsidR="00EA7239" w:rsidRPr="00846D82" w:rsidRDefault="00EA7239" w:rsidP="000E6FC8">
      <w:pPr>
        <w:pStyle w:val="Figuras"/>
        <w:rPr>
          <w:i/>
          <w:iCs/>
        </w:rPr>
      </w:pPr>
      <w:bookmarkStart w:id="97" w:name="_Ref88750886"/>
      <w:bookmarkStart w:id="98" w:name="_Toc94028563"/>
      <w:bookmarkStart w:id="99" w:name="_Toc94033245"/>
      <w:r w:rsidRPr="00846D82">
        <w:t xml:space="preserve">Figura </w:t>
      </w:r>
      <w:fldSimple w:instr=" SEQ Figura \* ARABIC ">
        <w:r w:rsidR="00A55E47">
          <w:rPr>
            <w:noProof/>
          </w:rPr>
          <w:t>3</w:t>
        </w:r>
      </w:fldSimple>
      <w:bookmarkEnd w:id="97"/>
      <w:r w:rsidRPr="00846D82">
        <w:t>: Campos de la Inteligencia Artificial</w:t>
      </w:r>
      <w:bookmarkEnd w:id="98"/>
      <w:bookmarkEnd w:id="99"/>
    </w:p>
    <w:p w14:paraId="33643A2D" w14:textId="77777777" w:rsidR="001C19C5" w:rsidRPr="00DC671C" w:rsidRDefault="00EA7239" w:rsidP="00BB0CB8">
      <w:pPr>
        <w:keepNext/>
        <w:spacing w:after="0" w:line="240" w:lineRule="auto"/>
        <w:jc w:val="center"/>
        <w:rPr>
          <w:rFonts w:ascii="Times New Roman" w:hAnsi="Times New Roman" w:cs="Times New Roman"/>
          <w:sz w:val="24"/>
          <w:szCs w:val="24"/>
        </w:rPr>
      </w:pPr>
      <w:r w:rsidRPr="00DC671C">
        <w:rPr>
          <w:rFonts w:ascii="Times New Roman" w:hAnsi="Times New Roman" w:cs="Times New Roman"/>
          <w:noProof/>
          <w:sz w:val="24"/>
          <w:szCs w:val="24"/>
          <w:lang w:eastAsia="es-ES"/>
        </w:rPr>
        <w:drawing>
          <wp:inline distT="0" distB="0" distL="0" distR="0" wp14:anchorId="2513F317" wp14:editId="02563E74">
            <wp:extent cx="4069639" cy="2198143"/>
            <wp:effectExtent l="0" t="0" r="762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4082890" cy="2205300"/>
                    </a:xfrm>
                    <a:prstGeom prst="rect">
                      <a:avLst/>
                    </a:prstGeom>
                  </pic:spPr>
                </pic:pic>
              </a:graphicData>
            </a:graphic>
          </wp:inline>
        </w:drawing>
      </w:r>
    </w:p>
    <w:p w14:paraId="362BD5EC" w14:textId="5619D49C" w:rsidR="00EA7239" w:rsidRPr="00846D82" w:rsidRDefault="001C19C5" w:rsidP="00846D82">
      <w:pPr>
        <w:pStyle w:val="Descripcin"/>
        <w:spacing w:after="180"/>
        <w:jc w:val="center"/>
        <w:rPr>
          <w:rFonts w:ascii="Times New Roman" w:hAnsi="Times New Roman" w:cs="Times New Roman"/>
          <w:i w:val="0"/>
          <w:iCs w:val="0"/>
          <w:color w:val="auto"/>
          <w:sz w:val="16"/>
          <w:szCs w:val="16"/>
        </w:rPr>
      </w:pPr>
      <w:bookmarkStart w:id="100" w:name="_Toc94028564"/>
      <w:r w:rsidRPr="00846D82">
        <w:rPr>
          <w:rFonts w:ascii="Times New Roman" w:hAnsi="Times New Roman" w:cs="Times New Roman"/>
          <w:i w:val="0"/>
          <w:iCs w:val="0"/>
          <w:color w:val="auto"/>
          <w:sz w:val="16"/>
          <w:szCs w:val="16"/>
        </w:rPr>
        <w:t xml:space="preserve">Fuente: </w:t>
      </w:r>
      <w:r w:rsidR="0069011F" w:rsidRPr="00846D82">
        <w:rPr>
          <w:rFonts w:ascii="Times New Roman" w:hAnsi="Times New Roman" w:cs="Times New Roman"/>
          <w:i w:val="0"/>
          <w:iCs w:val="0"/>
          <w:color w:val="auto"/>
          <w:sz w:val="16"/>
          <w:szCs w:val="16"/>
        </w:rPr>
        <w:t xml:space="preserve">Extraído de </w:t>
      </w:r>
      <w:r w:rsidR="009743DD" w:rsidRPr="00846D82">
        <w:rPr>
          <w:rFonts w:ascii="Times New Roman" w:hAnsi="Times New Roman" w:cs="Times New Roman"/>
          <w:i w:val="0"/>
          <w:iCs w:val="0"/>
          <w:color w:val="auto"/>
          <w:sz w:val="16"/>
          <w:szCs w:val="16"/>
        </w:rPr>
        <w:fldChar w:fldCharType="begin" w:fldLock="1"/>
      </w:r>
      <w:r w:rsidR="005B07A3" w:rsidRPr="00846D82">
        <w:rPr>
          <w:rFonts w:ascii="Times New Roman" w:hAnsi="Times New Roman" w:cs="Times New Roman"/>
          <w:i w:val="0"/>
          <w:iCs w:val="0"/>
          <w:color w:val="auto"/>
          <w:sz w:val="16"/>
          <w:szCs w:val="16"/>
        </w:rPr>
        <w:instrText>ADDIN CSL_CITATION {"citationItems":[{"id":"ITEM-1","itemData":{"URL":"https://iasolver.es/que-es-la-inteligencia-artificial/","abstract":"La Inteligencia Artificial es el presente y futuro de la transformación digital, pero ¿qué es exactamente y cómo puede revolucionar el mundo de la tecnología?\nMuchos de vosotros habréis oído hablar recientemente de la ´Inteligencia Artificial´ (IA o AI por sus siglas en inglés) y muchas son las noticias que ya giran en torno a este concepto. Todo el mundo habla de ella, pero pocos saben realmente qué es o para qué se utiliza. Nuestro objetivo en este post es explicar en qué consiste exactamente la IA, los diferentes tipos que podemos encontrar y sus principales aplicaciones.","accessed":{"date-parts":[["2021","11","29"]]},"author":[{"dropping-particle":"","family":"Juan Pérez","given":"Jaime","non-dropping-particle":"","parse-names":false,"suffix":""},{"dropping-particle":"","family":"Cantero","given":"Laura","non-dropping-particle":"","parse-names":false,"suffix":""}],"id":"ITEM-1","issued":{"date-parts":[["2021","3","30"]]},"title":"Qué es la Inteligencia Artificial - BLOG - IA SOLVER","type":"webpage"},"label":"book","uris":["http://www.mendeley.com/documents/?uuid=00cba477-ba98-36bb-b18f-1858ae4f4887"]}],"mendeley":{"formattedCitation":"(Juan Pérez &amp; Cantero, 2021)","manualFormatting":"Juan Pérez &amp; Cantero (2021)","plainTextFormattedCitation":"(Juan Pérez &amp; Cantero, 2021)","previouslyFormattedCitation":"(Juan Pérez &amp; Cantero, 2021)"},"properties":{"noteIndex":0},"schema":"https://github.com/citation-style-language/schema/raw/master/csl-citation.json"}</w:instrText>
      </w:r>
      <w:r w:rsidR="009743DD" w:rsidRPr="00846D82">
        <w:rPr>
          <w:rFonts w:ascii="Times New Roman" w:hAnsi="Times New Roman" w:cs="Times New Roman"/>
          <w:i w:val="0"/>
          <w:iCs w:val="0"/>
          <w:color w:val="auto"/>
          <w:sz w:val="16"/>
          <w:szCs w:val="16"/>
        </w:rPr>
        <w:fldChar w:fldCharType="separate"/>
      </w:r>
      <w:r w:rsidR="009743DD" w:rsidRPr="00846D82">
        <w:rPr>
          <w:rFonts w:ascii="Times New Roman" w:hAnsi="Times New Roman" w:cs="Times New Roman"/>
          <w:i w:val="0"/>
          <w:iCs w:val="0"/>
          <w:noProof/>
          <w:color w:val="auto"/>
          <w:sz w:val="16"/>
          <w:szCs w:val="16"/>
        </w:rPr>
        <w:t>Juan Pérez &amp; Cantero (2021)</w:t>
      </w:r>
      <w:bookmarkEnd w:id="100"/>
      <w:r w:rsidR="009743DD" w:rsidRPr="00846D82">
        <w:rPr>
          <w:rFonts w:ascii="Times New Roman" w:hAnsi="Times New Roman" w:cs="Times New Roman"/>
          <w:i w:val="0"/>
          <w:iCs w:val="0"/>
          <w:color w:val="auto"/>
          <w:sz w:val="16"/>
          <w:szCs w:val="16"/>
        </w:rPr>
        <w:fldChar w:fldCharType="end"/>
      </w:r>
    </w:p>
    <w:p w14:paraId="2DEBED3F" w14:textId="4B362C23" w:rsidR="00156D8E" w:rsidRPr="00DC671C" w:rsidRDefault="0073739B" w:rsidP="00846D82">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Particularmente</w:t>
      </w:r>
      <w:r w:rsidR="001C19C5" w:rsidRPr="00DC671C">
        <w:rPr>
          <w:rFonts w:ascii="Times New Roman" w:hAnsi="Times New Roman" w:cs="Times New Roman"/>
          <w:sz w:val="24"/>
          <w:szCs w:val="24"/>
        </w:rPr>
        <w:t>, l</w:t>
      </w:r>
      <w:r w:rsidR="00805A0D" w:rsidRPr="00DC671C">
        <w:rPr>
          <w:rFonts w:ascii="Times New Roman" w:hAnsi="Times New Roman" w:cs="Times New Roman"/>
          <w:sz w:val="24"/>
          <w:szCs w:val="24"/>
        </w:rPr>
        <w:t>as ANN</w:t>
      </w:r>
      <w:r w:rsidR="001C19C5" w:rsidRPr="00DC671C">
        <w:rPr>
          <w:rFonts w:ascii="Times New Roman" w:hAnsi="Times New Roman" w:cs="Times New Roman"/>
          <w:sz w:val="24"/>
          <w:szCs w:val="24"/>
        </w:rPr>
        <w:t xml:space="preserve"> </w:t>
      </w:r>
      <w:r w:rsidR="00805A0D" w:rsidRPr="00DC671C">
        <w:rPr>
          <w:rFonts w:ascii="Times New Roman" w:hAnsi="Times New Roman" w:cs="Times New Roman"/>
          <w:sz w:val="24"/>
          <w:szCs w:val="24"/>
        </w:rPr>
        <w:t>son modelos matemáticos motivados por el funcionamiento del cerebro</w:t>
      </w:r>
      <w:r w:rsidR="00164CE3" w:rsidRPr="00DC671C">
        <w:rPr>
          <w:rFonts w:ascii="Times New Roman" w:hAnsi="Times New Roman" w:cs="Times New Roman"/>
          <w:sz w:val="24"/>
          <w:szCs w:val="24"/>
        </w:rPr>
        <w:t xml:space="preserve"> humano</w:t>
      </w:r>
      <w:r w:rsidR="00805A0D" w:rsidRPr="00DC671C">
        <w:rPr>
          <w:rFonts w:ascii="Times New Roman" w:hAnsi="Times New Roman" w:cs="Times New Roman"/>
          <w:sz w:val="24"/>
          <w:szCs w:val="24"/>
        </w:rPr>
        <w:t xml:space="preserve">. </w:t>
      </w:r>
      <w:r w:rsidR="00164CE3" w:rsidRPr="00DC671C">
        <w:rPr>
          <w:rFonts w:ascii="Times New Roman" w:hAnsi="Times New Roman" w:cs="Times New Roman"/>
          <w:sz w:val="24"/>
          <w:szCs w:val="24"/>
        </w:rPr>
        <w:t xml:space="preserve">La entidad </w:t>
      </w:r>
      <w:r w:rsidR="00305D7E" w:rsidRPr="00DC671C">
        <w:rPr>
          <w:rFonts w:ascii="Times New Roman" w:hAnsi="Times New Roman" w:cs="Times New Roman"/>
          <w:sz w:val="24"/>
          <w:szCs w:val="24"/>
        </w:rPr>
        <w:t>básica</w:t>
      </w:r>
      <w:r w:rsidR="00164CE3" w:rsidRPr="00DC671C">
        <w:rPr>
          <w:rFonts w:ascii="Times New Roman" w:hAnsi="Times New Roman" w:cs="Times New Roman"/>
          <w:sz w:val="24"/>
          <w:szCs w:val="24"/>
        </w:rPr>
        <w:t xml:space="preserve"> de cualquier </w:t>
      </w:r>
      <w:r w:rsidR="00DF4656" w:rsidRPr="00DC671C">
        <w:rPr>
          <w:rFonts w:ascii="Times New Roman" w:hAnsi="Times New Roman" w:cs="Times New Roman"/>
          <w:sz w:val="24"/>
          <w:szCs w:val="24"/>
        </w:rPr>
        <w:t>ANN</w:t>
      </w:r>
      <w:r w:rsidR="00164CE3" w:rsidRPr="00DC671C">
        <w:rPr>
          <w:rFonts w:ascii="Times New Roman" w:hAnsi="Times New Roman" w:cs="Times New Roman"/>
          <w:sz w:val="24"/>
          <w:szCs w:val="24"/>
        </w:rPr>
        <w:t xml:space="preserve"> es el modelo de una neurona</w:t>
      </w:r>
      <w:r w:rsidR="00C26A50" w:rsidRPr="00DC671C">
        <w:rPr>
          <w:rFonts w:ascii="Times New Roman" w:hAnsi="Times New Roman" w:cs="Times New Roman"/>
          <w:sz w:val="24"/>
          <w:szCs w:val="24"/>
        </w:rPr>
        <w:t>, también conocid</w:t>
      </w:r>
      <w:r w:rsidR="0026257E">
        <w:rPr>
          <w:rFonts w:ascii="Times New Roman" w:hAnsi="Times New Roman" w:cs="Times New Roman"/>
          <w:sz w:val="24"/>
          <w:szCs w:val="24"/>
        </w:rPr>
        <w:t>a</w:t>
      </w:r>
      <w:r w:rsidR="00C26A50" w:rsidRPr="00DC671C">
        <w:rPr>
          <w:rFonts w:ascii="Times New Roman" w:hAnsi="Times New Roman" w:cs="Times New Roman"/>
          <w:sz w:val="24"/>
          <w:szCs w:val="24"/>
        </w:rPr>
        <w:t xml:space="preserve"> como perceptrón</w:t>
      </w:r>
      <w:r w:rsidR="00223A97" w:rsidRPr="00DC671C">
        <w:rPr>
          <w:rFonts w:ascii="Times New Roman" w:hAnsi="Times New Roman" w:cs="Times New Roman"/>
          <w:sz w:val="24"/>
          <w:szCs w:val="24"/>
        </w:rPr>
        <w:t xml:space="preserve">. </w:t>
      </w:r>
      <w:r w:rsidR="00305D7E" w:rsidRPr="00DC671C">
        <w:rPr>
          <w:rFonts w:ascii="Times New Roman" w:hAnsi="Times New Roman" w:cs="Times New Roman"/>
          <w:sz w:val="24"/>
          <w:szCs w:val="24"/>
        </w:rPr>
        <w:t xml:space="preserve">Dicho modelo </w:t>
      </w:r>
      <w:r w:rsidR="00F61BC7" w:rsidRPr="00DC671C">
        <w:rPr>
          <w:rFonts w:ascii="Times New Roman" w:hAnsi="Times New Roman" w:cs="Times New Roman"/>
          <w:sz w:val="24"/>
          <w:szCs w:val="24"/>
        </w:rPr>
        <w:t>propone</w:t>
      </w:r>
      <w:r w:rsidR="009F7F06" w:rsidRPr="00DC671C">
        <w:rPr>
          <w:rFonts w:ascii="Times New Roman" w:hAnsi="Times New Roman" w:cs="Times New Roman"/>
          <w:sz w:val="24"/>
          <w:szCs w:val="24"/>
        </w:rPr>
        <w:t>, como se puede observar en la</w:t>
      </w:r>
      <w:r w:rsidR="006A3AD6" w:rsidRPr="00DC671C">
        <w:rPr>
          <w:rFonts w:ascii="Times New Roman" w:hAnsi="Times New Roman" w:cs="Times New Roman"/>
          <w:sz w:val="24"/>
          <w:szCs w:val="24"/>
        </w:rPr>
        <w:t xml:space="preserve"> </w:t>
      </w:r>
      <w:r w:rsidR="006A3AD6" w:rsidRPr="0073739B">
        <w:rPr>
          <w:rFonts w:ascii="Times New Roman" w:hAnsi="Times New Roman" w:cs="Times New Roman"/>
          <w:color w:val="2E74B5" w:themeColor="accent5" w:themeShade="BF"/>
          <w:sz w:val="24"/>
          <w:szCs w:val="24"/>
          <w:u w:val="single"/>
        </w:rPr>
        <w:fldChar w:fldCharType="begin"/>
      </w:r>
      <w:r w:rsidR="006A3AD6" w:rsidRPr="0073739B">
        <w:rPr>
          <w:rFonts w:ascii="Times New Roman" w:hAnsi="Times New Roman" w:cs="Times New Roman"/>
          <w:color w:val="2E74B5" w:themeColor="accent5" w:themeShade="BF"/>
          <w:sz w:val="24"/>
          <w:szCs w:val="24"/>
          <w:u w:val="single"/>
        </w:rPr>
        <w:instrText xml:space="preserve"> REF _Ref88752968 \h  \* MERGEFORMAT </w:instrText>
      </w:r>
      <w:r w:rsidR="006A3AD6" w:rsidRPr="0073739B">
        <w:rPr>
          <w:rFonts w:ascii="Times New Roman" w:hAnsi="Times New Roman" w:cs="Times New Roman"/>
          <w:color w:val="2E74B5" w:themeColor="accent5" w:themeShade="BF"/>
          <w:sz w:val="24"/>
          <w:szCs w:val="24"/>
          <w:u w:val="single"/>
        </w:rPr>
      </w:r>
      <w:r w:rsidR="006A3AD6" w:rsidRPr="0073739B">
        <w:rPr>
          <w:rFonts w:ascii="Times New Roman" w:hAnsi="Times New Roman" w:cs="Times New Roman"/>
          <w:color w:val="2E74B5" w:themeColor="accent5" w:themeShade="BF"/>
          <w:sz w:val="24"/>
          <w:szCs w:val="24"/>
          <w:u w:val="single"/>
        </w:rPr>
        <w:fldChar w:fldCharType="separate"/>
      </w:r>
      <w:ins w:id="101" w:author="sumit kumar" w:date="2022-01-28T00:52:00Z">
        <w:r w:rsidR="00A55E47" w:rsidRPr="00A55E47">
          <w:rPr>
            <w:rFonts w:ascii="Times New Roman" w:hAnsi="Times New Roman" w:cs="Times New Roman"/>
            <w:color w:val="2E74B5" w:themeColor="accent5" w:themeShade="BF"/>
            <w:sz w:val="24"/>
            <w:szCs w:val="24"/>
            <w:u w:val="single"/>
            <w:rPrChange w:id="102" w:author="sumit kumar" w:date="2022-01-28T00:52:00Z">
              <w:rPr/>
            </w:rPrChange>
          </w:rPr>
          <w:t xml:space="preserve">Figura </w:t>
        </w:r>
        <w:r w:rsidR="00A55E47" w:rsidRPr="00A55E47">
          <w:rPr>
            <w:rFonts w:ascii="Times New Roman" w:hAnsi="Times New Roman" w:cs="Times New Roman"/>
            <w:noProof/>
            <w:color w:val="2E74B5" w:themeColor="accent5" w:themeShade="BF"/>
            <w:sz w:val="24"/>
            <w:szCs w:val="24"/>
            <w:u w:val="single"/>
            <w:rPrChange w:id="103" w:author="sumit kumar" w:date="2022-01-28T00:52:00Z">
              <w:rPr>
                <w:noProof/>
              </w:rPr>
            </w:rPrChange>
          </w:rPr>
          <w:t>4</w:t>
        </w:r>
      </w:ins>
      <w:del w:id="104"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Figura </w:delText>
        </w:r>
        <w:r w:rsidR="00614ADD" w:rsidRPr="00614ADD" w:rsidDel="00A55E47">
          <w:rPr>
            <w:rFonts w:ascii="Times New Roman" w:hAnsi="Times New Roman" w:cs="Times New Roman"/>
            <w:noProof/>
            <w:color w:val="2E74B5" w:themeColor="accent5" w:themeShade="BF"/>
            <w:sz w:val="24"/>
            <w:szCs w:val="24"/>
            <w:u w:val="single"/>
          </w:rPr>
          <w:delText>4</w:delText>
        </w:r>
      </w:del>
      <w:r w:rsidR="006A3AD6" w:rsidRPr="0073739B">
        <w:rPr>
          <w:rFonts w:ascii="Times New Roman" w:hAnsi="Times New Roman" w:cs="Times New Roman"/>
          <w:color w:val="2E74B5" w:themeColor="accent5" w:themeShade="BF"/>
          <w:sz w:val="24"/>
          <w:szCs w:val="24"/>
          <w:u w:val="single"/>
        </w:rPr>
        <w:fldChar w:fldCharType="end"/>
      </w:r>
      <w:r w:rsidR="009F7F06" w:rsidRPr="00DC671C">
        <w:rPr>
          <w:rFonts w:ascii="Times New Roman" w:hAnsi="Times New Roman" w:cs="Times New Roman"/>
          <w:sz w:val="24"/>
          <w:szCs w:val="24"/>
        </w:rPr>
        <w:t>,</w:t>
      </w:r>
      <w:r w:rsidR="00305D7E" w:rsidRPr="00DC671C">
        <w:rPr>
          <w:rFonts w:ascii="Times New Roman" w:hAnsi="Times New Roman" w:cs="Times New Roman"/>
          <w:sz w:val="24"/>
          <w:szCs w:val="24"/>
        </w:rPr>
        <w:t xml:space="preserve"> que </w:t>
      </w:r>
      <w:r w:rsidR="00C60FF0" w:rsidRPr="00DC671C">
        <w:rPr>
          <w:rFonts w:ascii="Times New Roman" w:hAnsi="Times New Roman" w:cs="Times New Roman"/>
          <w:sz w:val="24"/>
          <w:szCs w:val="24"/>
        </w:rPr>
        <w:t xml:space="preserve">las </w:t>
      </w:r>
      <w:r w:rsidR="00305D7E" w:rsidRPr="00DC671C">
        <w:rPr>
          <w:rFonts w:ascii="Times New Roman" w:hAnsi="Times New Roman" w:cs="Times New Roman"/>
          <w:sz w:val="24"/>
          <w:szCs w:val="24"/>
        </w:rPr>
        <w:t>entrada</w:t>
      </w:r>
      <w:r w:rsidR="00C60FF0" w:rsidRPr="00DC671C">
        <w:rPr>
          <w:rFonts w:ascii="Times New Roman" w:hAnsi="Times New Roman" w:cs="Times New Roman"/>
          <w:sz w:val="24"/>
          <w:szCs w:val="24"/>
        </w:rPr>
        <w:t xml:space="preserve">s </w:t>
      </w:r>
      <w:r w:rsidR="00305D7E" w:rsidRPr="00DC671C">
        <w:rPr>
          <w:rFonts w:ascii="Times New Roman" w:hAnsi="Times New Roman" w:cs="Times New Roman"/>
          <w:sz w:val="24"/>
          <w:szCs w:val="24"/>
        </w:rPr>
        <w:t xml:space="preserve">se suman de forma ponderada mediante unos pesos. </w:t>
      </w:r>
      <w:r>
        <w:rPr>
          <w:rFonts w:ascii="Times New Roman" w:hAnsi="Times New Roman" w:cs="Times New Roman"/>
          <w:sz w:val="24"/>
          <w:szCs w:val="24"/>
        </w:rPr>
        <w:t>De este modo</w:t>
      </w:r>
      <w:r w:rsidR="004B6B53" w:rsidRPr="00DC671C">
        <w:rPr>
          <w:rFonts w:ascii="Times New Roman" w:hAnsi="Times New Roman" w:cs="Times New Roman"/>
          <w:sz w:val="24"/>
          <w:szCs w:val="24"/>
        </w:rPr>
        <w:t>, s</w:t>
      </w:r>
      <w:r w:rsidR="00305D7E" w:rsidRPr="00DC671C">
        <w:rPr>
          <w:rFonts w:ascii="Times New Roman" w:hAnsi="Times New Roman" w:cs="Times New Roman"/>
          <w:sz w:val="24"/>
          <w:szCs w:val="24"/>
        </w:rPr>
        <w:t xml:space="preserve">i </w:t>
      </w:r>
      <w:r w:rsidR="00D71A48">
        <w:rPr>
          <w:rFonts w:ascii="Times New Roman" w:hAnsi="Times New Roman" w:cs="Times New Roman"/>
          <w:sz w:val="24"/>
          <w:szCs w:val="24"/>
        </w:rPr>
        <w:t>dicha</w:t>
      </w:r>
      <w:r w:rsidR="00305D7E" w:rsidRPr="00DC671C">
        <w:rPr>
          <w:rFonts w:ascii="Times New Roman" w:hAnsi="Times New Roman" w:cs="Times New Roman"/>
          <w:sz w:val="24"/>
          <w:szCs w:val="24"/>
        </w:rPr>
        <w:t xml:space="preserve"> suma </w:t>
      </w:r>
      <w:r w:rsidR="00F61BC7" w:rsidRPr="00DC671C">
        <w:rPr>
          <w:rFonts w:ascii="Times New Roman" w:hAnsi="Times New Roman" w:cs="Times New Roman"/>
          <w:sz w:val="24"/>
          <w:szCs w:val="24"/>
        </w:rPr>
        <w:t>supera</w:t>
      </w:r>
      <w:r w:rsidR="00BA063C" w:rsidRPr="00DC671C">
        <w:rPr>
          <w:rFonts w:ascii="Times New Roman" w:hAnsi="Times New Roman" w:cs="Times New Roman"/>
          <w:sz w:val="24"/>
          <w:szCs w:val="24"/>
        </w:rPr>
        <w:t xml:space="preserve"> </w:t>
      </w:r>
      <w:r w:rsidR="00C60FF0" w:rsidRPr="00DC671C">
        <w:rPr>
          <w:rFonts w:ascii="Times New Roman" w:hAnsi="Times New Roman" w:cs="Times New Roman"/>
          <w:sz w:val="24"/>
          <w:szCs w:val="24"/>
        </w:rPr>
        <w:t xml:space="preserve">un </w:t>
      </w:r>
      <w:r w:rsidR="002B2C9A" w:rsidRPr="00DC671C">
        <w:rPr>
          <w:rFonts w:ascii="Times New Roman" w:hAnsi="Times New Roman" w:cs="Times New Roman"/>
          <w:sz w:val="24"/>
          <w:szCs w:val="24"/>
        </w:rPr>
        <w:t>umbral</w:t>
      </w:r>
      <w:r w:rsidR="00DF4656" w:rsidRPr="00DC671C">
        <w:rPr>
          <w:rFonts w:ascii="Times New Roman" w:hAnsi="Times New Roman" w:cs="Times New Roman"/>
          <w:sz w:val="24"/>
          <w:szCs w:val="24"/>
        </w:rPr>
        <w:t xml:space="preserve"> o </w:t>
      </w:r>
      <w:r w:rsidR="00DF4656" w:rsidRPr="0073739B">
        <w:rPr>
          <w:rFonts w:ascii="Times New Roman" w:hAnsi="Times New Roman" w:cs="Times New Roman"/>
          <w:i/>
          <w:iCs/>
          <w:sz w:val="24"/>
          <w:szCs w:val="24"/>
        </w:rPr>
        <w:t>bias</w:t>
      </w:r>
      <w:r w:rsidR="00F61BC7" w:rsidRPr="00DC671C">
        <w:rPr>
          <w:rFonts w:ascii="Times New Roman" w:hAnsi="Times New Roman" w:cs="Times New Roman"/>
          <w:sz w:val="24"/>
          <w:szCs w:val="24"/>
        </w:rPr>
        <w:t xml:space="preserve">, esta neurona </w:t>
      </w:r>
      <w:r w:rsidR="0026257E">
        <w:rPr>
          <w:rFonts w:ascii="Times New Roman" w:hAnsi="Times New Roman" w:cs="Times New Roman"/>
          <w:sz w:val="24"/>
          <w:szCs w:val="24"/>
        </w:rPr>
        <w:t>genera</w:t>
      </w:r>
      <w:r w:rsidR="00F61BC7" w:rsidRPr="00DC671C">
        <w:rPr>
          <w:rFonts w:ascii="Times New Roman" w:hAnsi="Times New Roman" w:cs="Times New Roman"/>
          <w:sz w:val="24"/>
          <w:szCs w:val="24"/>
        </w:rPr>
        <w:t xml:space="preserve"> un cierto valor de salida</w:t>
      </w:r>
      <w:r w:rsidR="000D5A42" w:rsidRPr="00DC671C">
        <w:rPr>
          <w:rFonts w:ascii="Times New Roman" w:hAnsi="Times New Roman" w:cs="Times New Roman"/>
          <w:sz w:val="24"/>
          <w:szCs w:val="24"/>
        </w:rPr>
        <w:t xml:space="preserve"> </w:t>
      </w:r>
      <w:r w:rsidR="000D5A42" w:rsidRPr="00DC671C">
        <w:rPr>
          <w:rFonts w:ascii="Times New Roman" w:hAnsi="Times New Roman" w:cs="Times New Roman"/>
          <w:sz w:val="24"/>
          <w:szCs w:val="24"/>
        </w:rPr>
        <w:fldChar w:fldCharType="begin" w:fldLock="1"/>
      </w:r>
      <w:r w:rsidR="0079164B">
        <w:rPr>
          <w:rFonts w:ascii="Times New Roman" w:hAnsi="Times New Roman" w:cs="Times New Roman"/>
          <w:sz w:val="24"/>
          <w:szCs w:val="24"/>
        </w:rPr>
        <w:instrText>ADDIN CSL_CITATION {"citationItems":[{"id":"ITEM-1","itemData":{"URL":"https://nbviewer.org/url/cayetanoguerra.github.io/ia/nbpy/redneuronal6.ipynb","accessed":{"date-parts":[["2021","11","26"]]},"author":[{"dropping-particle":"","family":"Guerra Artal","given":"Cayetano","non-dropping-particle":"","parse-names":false,"suffix":""}],"id":"ITEM-1","issued":{"date-parts":[["2021"]]},"title":"Jupyter Notebook Viewer","type":"webpage"},"uris":["http://www.mendeley.com/documents/?uuid=12bab305-19b8-369d-bd04-f31e1485bf8a"]}],"mendeley":{"formattedCitation":"(Guerra Artal, 2021)","plainTextFormattedCitation":"(Guerra Artal, 2021)","previouslyFormattedCitation":"(Guerra Artal, 2021)"},"properties":{"noteIndex":0},"schema":"https://github.com/citation-style-language/schema/raw/master/csl-citation.json"}</w:instrText>
      </w:r>
      <w:r w:rsidR="000D5A42" w:rsidRPr="00DC671C">
        <w:rPr>
          <w:rFonts w:ascii="Times New Roman" w:hAnsi="Times New Roman" w:cs="Times New Roman"/>
          <w:sz w:val="24"/>
          <w:szCs w:val="24"/>
        </w:rPr>
        <w:fldChar w:fldCharType="separate"/>
      </w:r>
      <w:r w:rsidR="00BB0CB8" w:rsidRPr="00BB0CB8">
        <w:rPr>
          <w:rFonts w:ascii="Times New Roman" w:hAnsi="Times New Roman" w:cs="Times New Roman"/>
          <w:noProof/>
          <w:sz w:val="24"/>
          <w:szCs w:val="24"/>
        </w:rPr>
        <w:t>(Guerra Artal, 2021)</w:t>
      </w:r>
      <w:r w:rsidR="000D5A42" w:rsidRPr="00DC671C">
        <w:rPr>
          <w:rFonts w:ascii="Times New Roman" w:hAnsi="Times New Roman" w:cs="Times New Roman"/>
          <w:sz w:val="24"/>
          <w:szCs w:val="24"/>
        </w:rPr>
        <w:fldChar w:fldCharType="end"/>
      </w:r>
      <w:r w:rsidR="00F61BC7" w:rsidRPr="00DC671C">
        <w:rPr>
          <w:rFonts w:ascii="Times New Roman" w:hAnsi="Times New Roman" w:cs="Times New Roman"/>
          <w:sz w:val="24"/>
          <w:szCs w:val="24"/>
        </w:rPr>
        <w:t>.</w:t>
      </w:r>
      <w:r w:rsidR="003339C7" w:rsidRPr="00DC671C">
        <w:rPr>
          <w:rFonts w:ascii="Times New Roman" w:hAnsi="Times New Roman" w:cs="Times New Roman"/>
          <w:sz w:val="24"/>
          <w:szCs w:val="24"/>
        </w:rPr>
        <w:t xml:space="preserve"> Además</w:t>
      </w:r>
      <w:r w:rsidR="00053C0B">
        <w:rPr>
          <w:rFonts w:ascii="Times New Roman" w:hAnsi="Times New Roman" w:cs="Times New Roman"/>
          <w:sz w:val="24"/>
          <w:szCs w:val="24"/>
        </w:rPr>
        <w:t>,</w:t>
      </w:r>
      <w:r w:rsidR="003339C7" w:rsidRPr="00DC671C">
        <w:rPr>
          <w:rFonts w:ascii="Times New Roman" w:hAnsi="Times New Roman" w:cs="Times New Roman"/>
          <w:sz w:val="24"/>
          <w:szCs w:val="24"/>
        </w:rPr>
        <w:t xml:space="preserve"> </w:t>
      </w:r>
      <w:r w:rsidR="00E629F2" w:rsidRPr="00DC671C">
        <w:rPr>
          <w:rFonts w:ascii="Times New Roman" w:hAnsi="Times New Roman" w:cs="Times New Roman"/>
          <w:sz w:val="24"/>
          <w:szCs w:val="24"/>
        </w:rPr>
        <w:t>esta</w:t>
      </w:r>
      <w:r w:rsidR="003339C7" w:rsidRPr="00DC671C">
        <w:rPr>
          <w:rFonts w:ascii="Times New Roman" w:hAnsi="Times New Roman" w:cs="Times New Roman"/>
          <w:sz w:val="24"/>
          <w:szCs w:val="24"/>
        </w:rPr>
        <w:t xml:space="preserve"> salida puede </w:t>
      </w:r>
      <w:r w:rsidR="004B6B53" w:rsidRPr="00DC671C">
        <w:rPr>
          <w:rFonts w:ascii="Times New Roman" w:hAnsi="Times New Roman" w:cs="Times New Roman"/>
          <w:sz w:val="24"/>
          <w:szCs w:val="24"/>
        </w:rPr>
        <w:t xml:space="preserve">estar </w:t>
      </w:r>
      <w:r w:rsidR="00420C30" w:rsidRPr="00DC671C">
        <w:rPr>
          <w:rFonts w:ascii="Times New Roman" w:hAnsi="Times New Roman" w:cs="Times New Roman"/>
          <w:sz w:val="24"/>
          <w:szCs w:val="24"/>
        </w:rPr>
        <w:t xml:space="preserve">limitada </w:t>
      </w:r>
      <w:r w:rsidR="004B6B53" w:rsidRPr="00DC671C">
        <w:rPr>
          <w:rFonts w:ascii="Times New Roman" w:hAnsi="Times New Roman" w:cs="Times New Roman"/>
          <w:sz w:val="24"/>
          <w:szCs w:val="24"/>
        </w:rPr>
        <w:t xml:space="preserve">por una </w:t>
      </w:r>
      <w:r w:rsidR="0033733F" w:rsidRPr="00DC671C">
        <w:rPr>
          <w:rFonts w:ascii="Times New Roman" w:hAnsi="Times New Roman" w:cs="Times New Roman"/>
          <w:sz w:val="24"/>
          <w:szCs w:val="24"/>
        </w:rPr>
        <w:t xml:space="preserve">función </w:t>
      </w:r>
      <w:r w:rsidR="003339C7" w:rsidRPr="00DC671C">
        <w:rPr>
          <w:rFonts w:ascii="Times New Roman" w:hAnsi="Times New Roman" w:cs="Times New Roman"/>
          <w:sz w:val="24"/>
          <w:szCs w:val="24"/>
        </w:rPr>
        <w:t>de activación</w:t>
      </w:r>
      <w:r w:rsidR="00053C0B">
        <w:rPr>
          <w:rFonts w:ascii="Times New Roman" w:hAnsi="Times New Roman" w:cs="Times New Roman"/>
          <w:sz w:val="24"/>
          <w:szCs w:val="24"/>
        </w:rPr>
        <w:t xml:space="preserve"> la cual </w:t>
      </w:r>
      <w:r w:rsidR="00374D27" w:rsidRPr="00DC671C">
        <w:rPr>
          <w:rFonts w:ascii="Times New Roman" w:hAnsi="Times New Roman" w:cs="Times New Roman"/>
          <w:sz w:val="24"/>
          <w:szCs w:val="24"/>
        </w:rPr>
        <w:t xml:space="preserve">determina si una neurona debe activarse o no en función de su relevancia para la predicción del modelo </w:t>
      </w:r>
      <w:r w:rsidR="00374D27" w:rsidRPr="00DC671C">
        <w:rPr>
          <w:rFonts w:ascii="Times New Roman" w:hAnsi="Times New Roman" w:cs="Times New Roman"/>
          <w:sz w:val="24"/>
          <w:szCs w:val="24"/>
        </w:rPr>
        <w:fldChar w:fldCharType="begin" w:fldLock="1"/>
      </w:r>
      <w:r w:rsidR="008E3680" w:rsidRPr="00DC671C">
        <w:rPr>
          <w:rFonts w:ascii="Times New Roman" w:hAnsi="Times New Roman" w:cs="Times New Roman"/>
          <w:sz w:val="24"/>
          <w:szCs w:val="24"/>
        </w:rPr>
        <w:instrText>ADDIN CSL_CITATION {"citationItems":[{"id":"ITEM-1","itemData":{"URL":"https://medium.com/writers-blokke/what-is-an-activation-function-in-a-neural-network-ae0eb2bd2f82","accessed":{"date-parts":[["2021","11","29"]]},"author":[{"dropping-particle":"","family":"Verdence","given":"Chris","non-dropping-particle":"","parse-names":false,"suffix":""}],"id":"ITEM-1","issued":{"date-parts":[["2020","10","29"]]},"title":"What is an Activation Function in a Neural Network? | by Chris Verdence | Writers’ Blokke | Medium","type":"webpage"},"uris":["http://www.mendeley.com/documents/?uuid=1790d5d8-15e7-3d92-8744-58765fffcd05"]}],"mendeley":{"formattedCitation":"(Verdence, 2020)","plainTextFormattedCitation":"(Verdence, 2020)","previouslyFormattedCitation":"(Verdence, 2020)"},"properties":{"noteIndex":0},"schema":"https://github.com/citation-style-language/schema/raw/master/csl-citation.json"}</w:instrText>
      </w:r>
      <w:r w:rsidR="00374D27" w:rsidRPr="00DC671C">
        <w:rPr>
          <w:rFonts w:ascii="Times New Roman" w:hAnsi="Times New Roman" w:cs="Times New Roman"/>
          <w:sz w:val="24"/>
          <w:szCs w:val="24"/>
        </w:rPr>
        <w:fldChar w:fldCharType="separate"/>
      </w:r>
      <w:r w:rsidR="00374D27" w:rsidRPr="00DC671C">
        <w:rPr>
          <w:rFonts w:ascii="Times New Roman" w:hAnsi="Times New Roman" w:cs="Times New Roman"/>
          <w:noProof/>
          <w:sz w:val="24"/>
          <w:szCs w:val="24"/>
        </w:rPr>
        <w:t>(Verdence, 2020)</w:t>
      </w:r>
      <w:r w:rsidR="00374D27" w:rsidRPr="00DC671C">
        <w:rPr>
          <w:rFonts w:ascii="Times New Roman" w:hAnsi="Times New Roman" w:cs="Times New Roman"/>
          <w:sz w:val="24"/>
          <w:szCs w:val="24"/>
        </w:rPr>
        <w:fldChar w:fldCharType="end"/>
      </w:r>
      <w:r w:rsidR="00374D27" w:rsidRPr="00DC671C">
        <w:rPr>
          <w:rFonts w:ascii="Times New Roman" w:hAnsi="Times New Roman" w:cs="Times New Roman"/>
          <w:sz w:val="24"/>
          <w:szCs w:val="24"/>
        </w:rPr>
        <w:t>.</w:t>
      </w:r>
    </w:p>
    <w:p w14:paraId="6F39726F" w14:textId="48431A18" w:rsidR="009967B5" w:rsidRPr="00BB0CB8" w:rsidRDefault="009967B5" w:rsidP="000E6FC8">
      <w:pPr>
        <w:pStyle w:val="Figuras"/>
        <w:rPr>
          <w:i/>
          <w:iCs/>
        </w:rPr>
      </w:pPr>
      <w:bookmarkStart w:id="105" w:name="_Ref88752968"/>
      <w:bookmarkStart w:id="106" w:name="_Toc94028565"/>
      <w:bookmarkStart w:id="107" w:name="_Toc94033246"/>
      <w:r w:rsidRPr="00BB0CB8">
        <w:t xml:space="preserve">Figura </w:t>
      </w:r>
      <w:fldSimple w:instr=" SEQ Figura \* ARABIC ">
        <w:r w:rsidR="00A55E47">
          <w:rPr>
            <w:noProof/>
          </w:rPr>
          <w:t>4</w:t>
        </w:r>
      </w:fldSimple>
      <w:bookmarkEnd w:id="105"/>
      <w:r w:rsidRPr="00BB0CB8">
        <w:t>: Modelo matemático de una neurona artificial</w:t>
      </w:r>
      <w:bookmarkEnd w:id="106"/>
      <w:bookmarkEnd w:id="107"/>
    </w:p>
    <w:p w14:paraId="3A512743" w14:textId="77777777" w:rsidR="009967B5" w:rsidRPr="00DC671C" w:rsidRDefault="009967B5" w:rsidP="00BB0CB8">
      <w:pPr>
        <w:pStyle w:val="Prrafodelista"/>
        <w:keepNext/>
        <w:spacing w:after="0" w:line="240" w:lineRule="auto"/>
        <w:ind w:left="0"/>
        <w:jc w:val="center"/>
        <w:rPr>
          <w:rFonts w:ascii="Times New Roman" w:hAnsi="Times New Roman" w:cs="Times New Roman"/>
          <w:sz w:val="24"/>
          <w:szCs w:val="24"/>
        </w:rPr>
      </w:pPr>
      <w:r w:rsidRPr="00BB0CB8">
        <w:rPr>
          <w:rFonts w:ascii="Times New Roman" w:hAnsi="Times New Roman" w:cs="Times New Roman"/>
          <w:noProof/>
          <w:sz w:val="20"/>
          <w:szCs w:val="20"/>
          <w:lang w:eastAsia="es-ES"/>
        </w:rPr>
        <w:drawing>
          <wp:inline distT="0" distB="0" distL="0" distR="0" wp14:anchorId="405CDD4B" wp14:editId="41A69553">
            <wp:extent cx="3189427" cy="193147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02100" cy="1939152"/>
                    </a:xfrm>
                    <a:prstGeom prst="rect">
                      <a:avLst/>
                    </a:prstGeom>
                  </pic:spPr>
                </pic:pic>
              </a:graphicData>
            </a:graphic>
          </wp:inline>
        </w:drawing>
      </w:r>
    </w:p>
    <w:p w14:paraId="34014EB6" w14:textId="690BF723" w:rsidR="00533A73" w:rsidRPr="00BB0CB8" w:rsidRDefault="009967B5" w:rsidP="00BB0CB8">
      <w:pPr>
        <w:pStyle w:val="Descripcin"/>
        <w:spacing w:after="180" w:line="360" w:lineRule="auto"/>
        <w:ind w:firstLine="360"/>
        <w:jc w:val="center"/>
        <w:rPr>
          <w:rFonts w:ascii="Times New Roman" w:hAnsi="Times New Roman" w:cs="Times New Roman"/>
          <w:i w:val="0"/>
          <w:iCs w:val="0"/>
          <w:color w:val="auto"/>
          <w:sz w:val="16"/>
          <w:szCs w:val="16"/>
        </w:rPr>
      </w:pPr>
      <w:bookmarkStart w:id="108" w:name="_Toc94028566"/>
      <w:r w:rsidRPr="00BB0CB8">
        <w:rPr>
          <w:rFonts w:ascii="Times New Roman" w:hAnsi="Times New Roman" w:cs="Times New Roman"/>
          <w:i w:val="0"/>
          <w:iCs w:val="0"/>
          <w:color w:val="auto"/>
          <w:sz w:val="16"/>
          <w:szCs w:val="16"/>
        </w:rPr>
        <w:t>Fuente: Extraído de</w:t>
      </w:r>
      <w:r w:rsidR="008C5965" w:rsidRPr="00BB0CB8">
        <w:rPr>
          <w:rFonts w:ascii="Times New Roman" w:hAnsi="Times New Roman" w:cs="Times New Roman"/>
          <w:i w:val="0"/>
          <w:iCs w:val="0"/>
          <w:color w:val="auto"/>
          <w:sz w:val="16"/>
          <w:szCs w:val="16"/>
        </w:rPr>
        <w:t xml:space="preserve"> </w:t>
      </w:r>
      <w:r w:rsidR="008C5965" w:rsidRPr="00BB0CB8">
        <w:rPr>
          <w:rFonts w:ascii="Times New Roman" w:hAnsi="Times New Roman" w:cs="Times New Roman"/>
          <w:i w:val="0"/>
          <w:iCs w:val="0"/>
          <w:color w:val="auto"/>
          <w:sz w:val="16"/>
          <w:szCs w:val="16"/>
        </w:rPr>
        <w:fldChar w:fldCharType="begin" w:fldLock="1"/>
      </w:r>
      <w:r w:rsidR="000D5A42" w:rsidRPr="00BB0CB8">
        <w:rPr>
          <w:rFonts w:ascii="Times New Roman" w:hAnsi="Times New Roman" w:cs="Times New Roman"/>
          <w:i w:val="0"/>
          <w:iCs w:val="0"/>
          <w:color w:val="auto"/>
          <w:sz w:val="16"/>
          <w:szCs w:val="16"/>
        </w:rPr>
        <w:instrText>ADDIN CSL_CITATION {"citationItems":[{"id":"ITEM-1","itemData":{"URL":"https://www.xeridia.com/blog/redes-neuronales-artificiales-que-son-y-como-se-entrenan-parte-i","accessed":{"date-parts":[["2021","11","25"]]},"author":[{"dropping-particle":"","family":"García-Olalla Olivera","given":"Oscar","non-dropping-particle":"","parse-names":false,"suffix":""}],"id":"ITEM-1","issued":{"date-parts":[["2019","9","16"]]},"title":"Redes Neuronales artificiales: Qué son y cómo se entrenan | Xeridia","type":"webpage"},"uris":["http://www.mendeley.com/documents/?uuid=9215f36b-1e81-3988-824b-0ff77807e1fa"]}],"mendeley":{"formattedCitation":"(García-Olalla Olivera, 2019)","manualFormatting":"García-Olalla Olivera (2019)","plainTextFormattedCitation":"(García-Olalla Olivera, 2019)","previouslyFormattedCitation":"(García-Olalla Olivera, 2019)"},"properties":{"noteIndex":0},"schema":"https://github.com/citation-style-language/schema/raw/master/csl-citation.json"}</w:instrText>
      </w:r>
      <w:r w:rsidR="008C5965" w:rsidRPr="00BB0CB8">
        <w:rPr>
          <w:rFonts w:ascii="Times New Roman" w:hAnsi="Times New Roman" w:cs="Times New Roman"/>
          <w:i w:val="0"/>
          <w:iCs w:val="0"/>
          <w:color w:val="auto"/>
          <w:sz w:val="16"/>
          <w:szCs w:val="16"/>
        </w:rPr>
        <w:fldChar w:fldCharType="separate"/>
      </w:r>
      <w:r w:rsidR="005B07A3" w:rsidRPr="00BB0CB8">
        <w:rPr>
          <w:rFonts w:ascii="Times New Roman" w:hAnsi="Times New Roman" w:cs="Times New Roman"/>
          <w:i w:val="0"/>
          <w:iCs w:val="0"/>
          <w:noProof/>
          <w:color w:val="auto"/>
          <w:sz w:val="16"/>
          <w:szCs w:val="16"/>
        </w:rPr>
        <w:t>García-Olalla Olivera (2019)</w:t>
      </w:r>
      <w:bookmarkEnd w:id="108"/>
      <w:r w:rsidR="008C5965" w:rsidRPr="00BB0CB8">
        <w:rPr>
          <w:rFonts w:ascii="Times New Roman" w:hAnsi="Times New Roman" w:cs="Times New Roman"/>
          <w:i w:val="0"/>
          <w:iCs w:val="0"/>
          <w:color w:val="auto"/>
          <w:sz w:val="16"/>
          <w:szCs w:val="16"/>
        </w:rPr>
        <w:fldChar w:fldCharType="end"/>
      </w:r>
    </w:p>
    <w:p w14:paraId="7A399EA6" w14:textId="214EE725" w:rsidR="00323364" w:rsidRPr="00DC671C" w:rsidRDefault="0026257E" w:rsidP="00237C81">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No obstante</w:t>
      </w:r>
      <w:r w:rsidR="00323364" w:rsidRPr="00DC671C">
        <w:rPr>
          <w:rFonts w:ascii="Times New Roman" w:hAnsi="Times New Roman" w:cs="Times New Roman"/>
          <w:sz w:val="24"/>
          <w:szCs w:val="24"/>
        </w:rPr>
        <w:t xml:space="preserve">, para poder construir redes neuronales, </w:t>
      </w:r>
      <w:r w:rsidR="00F50B75" w:rsidRPr="00DC671C">
        <w:rPr>
          <w:rFonts w:ascii="Times New Roman" w:hAnsi="Times New Roman" w:cs="Times New Roman"/>
          <w:sz w:val="24"/>
          <w:szCs w:val="24"/>
        </w:rPr>
        <w:t xml:space="preserve">es necesario que </w:t>
      </w:r>
      <w:r w:rsidR="00323364" w:rsidRPr="00DC671C">
        <w:rPr>
          <w:rFonts w:ascii="Times New Roman" w:hAnsi="Times New Roman" w:cs="Times New Roman"/>
          <w:sz w:val="24"/>
          <w:szCs w:val="24"/>
        </w:rPr>
        <w:t xml:space="preserve">estas neuronas </w:t>
      </w:r>
      <w:r>
        <w:rPr>
          <w:rFonts w:ascii="Times New Roman" w:hAnsi="Times New Roman" w:cs="Times New Roman"/>
          <w:sz w:val="24"/>
          <w:szCs w:val="24"/>
        </w:rPr>
        <w:t xml:space="preserve">se conecten entre ellas </w:t>
      </w:r>
      <w:r w:rsidR="00323364" w:rsidRPr="00DC671C">
        <w:rPr>
          <w:rFonts w:ascii="Times New Roman" w:hAnsi="Times New Roman" w:cs="Times New Roman"/>
          <w:sz w:val="24"/>
          <w:szCs w:val="24"/>
        </w:rPr>
        <w:t xml:space="preserve">formando capas </w:t>
      </w:r>
      <w:r>
        <w:rPr>
          <w:rFonts w:ascii="Times New Roman" w:hAnsi="Times New Roman" w:cs="Times New Roman"/>
          <w:sz w:val="24"/>
          <w:szCs w:val="24"/>
        </w:rPr>
        <w:t>(</w:t>
      </w:r>
      <w:r w:rsidR="006A3AD6" w:rsidRPr="0026257E">
        <w:rPr>
          <w:rFonts w:ascii="Times New Roman" w:hAnsi="Times New Roman" w:cs="Times New Roman"/>
          <w:color w:val="2E74B5" w:themeColor="accent5" w:themeShade="BF"/>
          <w:sz w:val="24"/>
          <w:szCs w:val="24"/>
          <w:u w:val="single"/>
        </w:rPr>
        <w:fldChar w:fldCharType="begin"/>
      </w:r>
      <w:r w:rsidR="006A3AD6" w:rsidRPr="0026257E">
        <w:rPr>
          <w:rFonts w:ascii="Times New Roman" w:hAnsi="Times New Roman" w:cs="Times New Roman"/>
          <w:color w:val="2E74B5" w:themeColor="accent5" w:themeShade="BF"/>
          <w:sz w:val="24"/>
          <w:szCs w:val="24"/>
          <w:u w:val="single"/>
        </w:rPr>
        <w:instrText xml:space="preserve"> REF _Ref88679660 \h  \* MERGEFORMAT </w:instrText>
      </w:r>
      <w:r w:rsidR="006A3AD6" w:rsidRPr="0026257E">
        <w:rPr>
          <w:rFonts w:ascii="Times New Roman" w:hAnsi="Times New Roman" w:cs="Times New Roman"/>
          <w:color w:val="2E74B5" w:themeColor="accent5" w:themeShade="BF"/>
          <w:sz w:val="24"/>
          <w:szCs w:val="24"/>
          <w:u w:val="single"/>
        </w:rPr>
      </w:r>
      <w:r w:rsidR="006A3AD6" w:rsidRPr="0026257E">
        <w:rPr>
          <w:rFonts w:ascii="Times New Roman" w:hAnsi="Times New Roman" w:cs="Times New Roman"/>
          <w:color w:val="2E74B5" w:themeColor="accent5" w:themeShade="BF"/>
          <w:sz w:val="24"/>
          <w:szCs w:val="24"/>
          <w:u w:val="single"/>
        </w:rPr>
        <w:fldChar w:fldCharType="separate"/>
      </w:r>
      <w:ins w:id="109" w:author="sumit kumar" w:date="2022-01-28T00:52:00Z">
        <w:r w:rsidR="00A55E47" w:rsidRPr="00A55E47">
          <w:rPr>
            <w:rFonts w:ascii="Times New Roman" w:hAnsi="Times New Roman" w:cs="Times New Roman"/>
            <w:color w:val="2E74B5" w:themeColor="accent5" w:themeShade="BF"/>
            <w:sz w:val="24"/>
            <w:szCs w:val="24"/>
            <w:u w:val="single"/>
            <w:rPrChange w:id="110" w:author="sumit kumar" w:date="2022-01-28T00:52:00Z">
              <w:rPr/>
            </w:rPrChange>
          </w:rPr>
          <w:t xml:space="preserve">Figura </w:t>
        </w:r>
        <w:r w:rsidR="00A55E47" w:rsidRPr="00A55E47">
          <w:rPr>
            <w:rFonts w:ascii="Times New Roman" w:hAnsi="Times New Roman" w:cs="Times New Roman"/>
            <w:noProof/>
            <w:color w:val="2E74B5" w:themeColor="accent5" w:themeShade="BF"/>
            <w:sz w:val="24"/>
            <w:szCs w:val="24"/>
            <w:u w:val="single"/>
            <w:rPrChange w:id="111" w:author="sumit kumar" w:date="2022-01-28T00:52:00Z">
              <w:rPr>
                <w:noProof/>
              </w:rPr>
            </w:rPrChange>
          </w:rPr>
          <w:t>5</w:t>
        </w:r>
      </w:ins>
      <w:del w:id="112"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Figura </w:delText>
        </w:r>
        <w:r w:rsidR="00614ADD" w:rsidRPr="00614ADD" w:rsidDel="00A55E47">
          <w:rPr>
            <w:rFonts w:ascii="Times New Roman" w:hAnsi="Times New Roman" w:cs="Times New Roman"/>
            <w:noProof/>
            <w:color w:val="2E74B5" w:themeColor="accent5" w:themeShade="BF"/>
            <w:sz w:val="24"/>
            <w:szCs w:val="24"/>
            <w:u w:val="single"/>
          </w:rPr>
          <w:delText>5</w:delText>
        </w:r>
      </w:del>
      <w:r w:rsidR="006A3AD6" w:rsidRPr="0026257E">
        <w:rPr>
          <w:rFonts w:ascii="Times New Roman" w:hAnsi="Times New Roman" w:cs="Times New Roman"/>
          <w:color w:val="2E74B5" w:themeColor="accent5" w:themeShade="BF"/>
          <w:sz w:val="24"/>
          <w:szCs w:val="24"/>
          <w:u w:val="single"/>
        </w:rPr>
        <w:fldChar w:fldCharType="end"/>
      </w:r>
      <w:r>
        <w:rPr>
          <w:rFonts w:ascii="Times New Roman" w:hAnsi="Times New Roman" w:cs="Times New Roman"/>
          <w:sz w:val="24"/>
          <w:szCs w:val="24"/>
        </w:rPr>
        <w:t>)</w:t>
      </w:r>
      <w:r w:rsidR="00323364" w:rsidRPr="00DC671C">
        <w:rPr>
          <w:rFonts w:ascii="Times New Roman" w:hAnsi="Times New Roman" w:cs="Times New Roman"/>
          <w:sz w:val="24"/>
          <w:szCs w:val="24"/>
        </w:rPr>
        <w:t xml:space="preserve">. </w:t>
      </w:r>
      <w:r w:rsidR="00A86A40">
        <w:rPr>
          <w:rFonts w:ascii="Times New Roman" w:hAnsi="Times New Roman" w:cs="Times New Roman"/>
          <w:sz w:val="24"/>
          <w:szCs w:val="24"/>
        </w:rPr>
        <w:t>Así</w:t>
      </w:r>
      <w:r w:rsidR="00890C5A" w:rsidRPr="00DC671C">
        <w:rPr>
          <w:rFonts w:ascii="Times New Roman" w:hAnsi="Times New Roman" w:cs="Times New Roman"/>
          <w:sz w:val="24"/>
          <w:szCs w:val="24"/>
        </w:rPr>
        <w:t xml:space="preserve">, </w:t>
      </w:r>
      <w:r>
        <w:rPr>
          <w:rFonts w:ascii="Times New Roman" w:hAnsi="Times New Roman" w:cs="Times New Roman"/>
          <w:sz w:val="24"/>
          <w:szCs w:val="24"/>
        </w:rPr>
        <w:t xml:space="preserve">se pueden </w:t>
      </w:r>
      <w:r w:rsidR="00323364" w:rsidRPr="00DC671C">
        <w:rPr>
          <w:rFonts w:ascii="Times New Roman" w:hAnsi="Times New Roman" w:cs="Times New Roman"/>
          <w:sz w:val="24"/>
          <w:szCs w:val="24"/>
        </w:rPr>
        <w:t xml:space="preserve">clasificar </w:t>
      </w:r>
      <w:r w:rsidR="00A86A40">
        <w:rPr>
          <w:rFonts w:ascii="Times New Roman" w:hAnsi="Times New Roman" w:cs="Times New Roman"/>
          <w:sz w:val="24"/>
          <w:szCs w:val="24"/>
        </w:rPr>
        <w:t>estas</w:t>
      </w:r>
      <w:r w:rsidR="00323364" w:rsidRPr="00DC671C">
        <w:rPr>
          <w:rFonts w:ascii="Times New Roman" w:hAnsi="Times New Roman" w:cs="Times New Roman"/>
          <w:sz w:val="24"/>
          <w:szCs w:val="24"/>
        </w:rPr>
        <w:t xml:space="preserve"> capas en tres</w:t>
      </w:r>
      <w:r w:rsidR="00890C5A" w:rsidRPr="00DC671C">
        <w:rPr>
          <w:rFonts w:ascii="Times New Roman" w:hAnsi="Times New Roman" w:cs="Times New Roman"/>
          <w:sz w:val="24"/>
          <w:szCs w:val="24"/>
        </w:rPr>
        <w:t xml:space="preserve"> posibles</w:t>
      </w:r>
      <w:r w:rsidR="00323364" w:rsidRPr="00DC671C">
        <w:rPr>
          <w:rFonts w:ascii="Times New Roman" w:hAnsi="Times New Roman" w:cs="Times New Roman"/>
          <w:sz w:val="24"/>
          <w:szCs w:val="24"/>
        </w:rPr>
        <w:t xml:space="preserve"> tipos</w:t>
      </w:r>
      <w:r w:rsidR="008E3680" w:rsidRPr="00DC671C">
        <w:rPr>
          <w:rFonts w:ascii="Times New Roman" w:hAnsi="Times New Roman" w:cs="Times New Roman"/>
          <w:sz w:val="24"/>
          <w:szCs w:val="24"/>
        </w:rPr>
        <w:t xml:space="preserve"> </w:t>
      </w:r>
      <w:r w:rsidR="008E3680" w:rsidRPr="00DC671C">
        <w:rPr>
          <w:rFonts w:ascii="Times New Roman" w:hAnsi="Times New Roman" w:cs="Times New Roman"/>
          <w:sz w:val="24"/>
          <w:szCs w:val="24"/>
        </w:rPr>
        <w:fldChar w:fldCharType="begin" w:fldLock="1"/>
      </w:r>
      <w:r w:rsidR="008F5B5A" w:rsidRPr="00DC671C">
        <w:rPr>
          <w:rFonts w:ascii="Times New Roman" w:hAnsi="Times New Roman" w:cs="Times New Roman"/>
          <w:sz w:val="24"/>
          <w:szCs w:val="24"/>
        </w:rPr>
        <w:instrText>ADDIN CSL_CITATION {"citationItems":[{"id":"ITEM-1","itemData":{"URL":"https://www.diegocalvo.es/perceptron-multicapa/","accessed":{"date-parts":[["2021","11","29"]]},"author":[{"dropping-particle":"","family":"Calvo","given":"Diego","non-dropping-particle":"","parse-names":false,"suffix":""}],"id":"ITEM-1","issued":{"date-parts":[["2018","12","8"]]},"title":"Perceptrón Multicapa - Red Neuronal - Diego Calvo","type":"webpage"},"uris":["http://www.mendeley.com/documents/?uuid=5e0eb910-03d7-3fdf-a832-ad1c7c0f978a"]}],"mendeley":{"formattedCitation":"(Calvo, 2018)","plainTextFormattedCitation":"(Calvo, 2018)","previouslyFormattedCitation":"(Calvo, 2018)"},"properties":{"noteIndex":0},"schema":"https://github.com/citation-style-language/schema/raw/master/csl-citation.json"}</w:instrText>
      </w:r>
      <w:r w:rsidR="008E3680" w:rsidRPr="00DC671C">
        <w:rPr>
          <w:rFonts w:ascii="Times New Roman" w:hAnsi="Times New Roman" w:cs="Times New Roman"/>
          <w:sz w:val="24"/>
          <w:szCs w:val="24"/>
        </w:rPr>
        <w:fldChar w:fldCharType="separate"/>
      </w:r>
      <w:r w:rsidR="008E3680" w:rsidRPr="00DC671C">
        <w:rPr>
          <w:rFonts w:ascii="Times New Roman" w:hAnsi="Times New Roman" w:cs="Times New Roman"/>
          <w:noProof/>
          <w:sz w:val="24"/>
          <w:szCs w:val="24"/>
        </w:rPr>
        <w:t>(Calvo, 2018)</w:t>
      </w:r>
      <w:r w:rsidR="008E3680" w:rsidRPr="00DC671C">
        <w:rPr>
          <w:rFonts w:ascii="Times New Roman" w:hAnsi="Times New Roman" w:cs="Times New Roman"/>
          <w:sz w:val="24"/>
          <w:szCs w:val="24"/>
        </w:rPr>
        <w:fldChar w:fldCharType="end"/>
      </w:r>
      <w:r w:rsidR="00323364" w:rsidRPr="00DC671C">
        <w:rPr>
          <w:rFonts w:ascii="Times New Roman" w:hAnsi="Times New Roman" w:cs="Times New Roman"/>
          <w:sz w:val="24"/>
          <w:szCs w:val="24"/>
        </w:rPr>
        <w:t>:</w:t>
      </w:r>
    </w:p>
    <w:p w14:paraId="114A20ED" w14:textId="263BF8F5" w:rsidR="00323364" w:rsidRPr="00DC671C" w:rsidRDefault="00323364" w:rsidP="00833E03">
      <w:pPr>
        <w:pStyle w:val="Prrafodelista"/>
        <w:numPr>
          <w:ilvl w:val="0"/>
          <w:numId w:val="1"/>
        </w:numPr>
        <w:spacing w:after="180" w:line="360" w:lineRule="auto"/>
        <w:ind w:left="927"/>
        <w:jc w:val="both"/>
        <w:rPr>
          <w:rFonts w:ascii="Times New Roman" w:hAnsi="Times New Roman" w:cs="Times New Roman"/>
          <w:sz w:val="24"/>
          <w:szCs w:val="24"/>
        </w:rPr>
      </w:pPr>
      <w:r w:rsidRPr="00237C81">
        <w:rPr>
          <w:rFonts w:ascii="Times New Roman" w:hAnsi="Times New Roman" w:cs="Times New Roman"/>
          <w:b/>
          <w:bCs/>
          <w:sz w:val="24"/>
          <w:szCs w:val="24"/>
        </w:rPr>
        <w:t>Capa de entrada</w:t>
      </w:r>
      <w:r w:rsidRPr="00DC671C">
        <w:rPr>
          <w:rFonts w:ascii="Times New Roman" w:hAnsi="Times New Roman" w:cs="Times New Roman"/>
          <w:sz w:val="24"/>
          <w:szCs w:val="24"/>
        </w:rPr>
        <w:t xml:space="preserve">: </w:t>
      </w:r>
      <w:r w:rsidR="0025138F" w:rsidRPr="00DC671C">
        <w:rPr>
          <w:rFonts w:ascii="Times New Roman" w:hAnsi="Times New Roman" w:cs="Times New Roman"/>
          <w:sz w:val="24"/>
          <w:szCs w:val="24"/>
        </w:rPr>
        <w:t>conecta la red con el exterior</w:t>
      </w:r>
      <w:r w:rsidR="004224D5" w:rsidRPr="00DC671C">
        <w:rPr>
          <w:rFonts w:ascii="Times New Roman" w:hAnsi="Times New Roman" w:cs="Times New Roman"/>
          <w:sz w:val="24"/>
          <w:szCs w:val="24"/>
        </w:rPr>
        <w:t>. En ella</w:t>
      </w:r>
      <w:r w:rsidR="00A86A40">
        <w:rPr>
          <w:rFonts w:ascii="Times New Roman" w:hAnsi="Times New Roman" w:cs="Times New Roman"/>
          <w:sz w:val="24"/>
          <w:szCs w:val="24"/>
        </w:rPr>
        <w:t xml:space="preserve">, </w:t>
      </w:r>
      <w:r w:rsidR="0025138F" w:rsidRPr="00DC671C">
        <w:rPr>
          <w:rFonts w:ascii="Times New Roman" w:hAnsi="Times New Roman" w:cs="Times New Roman"/>
          <w:sz w:val="24"/>
          <w:szCs w:val="24"/>
        </w:rPr>
        <w:t xml:space="preserve">cada neurona se corresponde con una de las variables de entrada </w:t>
      </w:r>
      <w:r w:rsidR="00A86A40">
        <w:rPr>
          <w:rFonts w:ascii="Times New Roman" w:hAnsi="Times New Roman" w:cs="Times New Roman"/>
          <w:sz w:val="24"/>
          <w:szCs w:val="24"/>
        </w:rPr>
        <w:t xml:space="preserve">a </w:t>
      </w:r>
      <w:r w:rsidR="0025138F" w:rsidRPr="00DC671C">
        <w:rPr>
          <w:rFonts w:ascii="Times New Roman" w:hAnsi="Times New Roman" w:cs="Times New Roman"/>
          <w:sz w:val="24"/>
          <w:szCs w:val="24"/>
        </w:rPr>
        <w:t xml:space="preserve">la red. </w:t>
      </w:r>
      <w:r w:rsidRPr="00DC671C">
        <w:rPr>
          <w:rFonts w:ascii="Times New Roman" w:hAnsi="Times New Roman" w:cs="Times New Roman"/>
          <w:sz w:val="24"/>
          <w:szCs w:val="24"/>
        </w:rPr>
        <w:t>Además</w:t>
      </w:r>
      <w:r w:rsidR="00A86A40">
        <w:rPr>
          <w:rFonts w:ascii="Times New Roman" w:hAnsi="Times New Roman" w:cs="Times New Roman"/>
          <w:sz w:val="24"/>
          <w:szCs w:val="24"/>
        </w:rPr>
        <w:t>,</w:t>
      </w:r>
      <w:r w:rsidRPr="00DC671C">
        <w:rPr>
          <w:rFonts w:ascii="Times New Roman" w:hAnsi="Times New Roman" w:cs="Times New Roman"/>
          <w:sz w:val="24"/>
          <w:szCs w:val="24"/>
        </w:rPr>
        <w:t xml:space="preserve"> en esta</w:t>
      </w:r>
      <w:r w:rsidR="0025138F" w:rsidRPr="00DC671C">
        <w:rPr>
          <w:rFonts w:ascii="Times New Roman" w:hAnsi="Times New Roman" w:cs="Times New Roman"/>
          <w:sz w:val="24"/>
          <w:szCs w:val="24"/>
        </w:rPr>
        <w:t xml:space="preserve"> capa</w:t>
      </w:r>
      <w:r w:rsidR="00F50B75" w:rsidRPr="00DC671C">
        <w:rPr>
          <w:rFonts w:ascii="Times New Roman" w:hAnsi="Times New Roman" w:cs="Times New Roman"/>
          <w:sz w:val="24"/>
          <w:szCs w:val="24"/>
        </w:rPr>
        <w:t xml:space="preserve"> </w:t>
      </w:r>
      <w:r w:rsidRPr="00DC671C">
        <w:rPr>
          <w:rFonts w:ascii="Times New Roman" w:hAnsi="Times New Roman" w:cs="Times New Roman"/>
          <w:sz w:val="24"/>
          <w:szCs w:val="24"/>
        </w:rPr>
        <w:t>no se produce ningún tipo de procesamiento</w:t>
      </w:r>
      <w:r w:rsidR="00E530AA" w:rsidRPr="00DC671C">
        <w:rPr>
          <w:rFonts w:ascii="Times New Roman" w:hAnsi="Times New Roman" w:cs="Times New Roman"/>
          <w:sz w:val="24"/>
          <w:szCs w:val="24"/>
        </w:rPr>
        <w:t xml:space="preserve"> de los datos</w:t>
      </w:r>
      <w:r w:rsidRPr="00DC671C">
        <w:rPr>
          <w:rFonts w:ascii="Times New Roman" w:hAnsi="Times New Roman" w:cs="Times New Roman"/>
          <w:sz w:val="24"/>
          <w:szCs w:val="24"/>
        </w:rPr>
        <w:t>.</w:t>
      </w:r>
    </w:p>
    <w:p w14:paraId="45678CB7" w14:textId="2BD9CAC4" w:rsidR="0025138F" w:rsidRPr="00DC671C" w:rsidRDefault="00323364" w:rsidP="00833E03">
      <w:pPr>
        <w:pStyle w:val="Prrafodelista"/>
        <w:numPr>
          <w:ilvl w:val="0"/>
          <w:numId w:val="1"/>
        </w:numPr>
        <w:spacing w:after="180" w:line="360" w:lineRule="auto"/>
        <w:ind w:left="927"/>
        <w:jc w:val="both"/>
        <w:rPr>
          <w:rFonts w:ascii="Times New Roman" w:hAnsi="Times New Roman" w:cs="Times New Roman"/>
          <w:sz w:val="24"/>
          <w:szCs w:val="24"/>
        </w:rPr>
      </w:pPr>
      <w:r w:rsidRPr="00237C81">
        <w:rPr>
          <w:rFonts w:ascii="Times New Roman" w:hAnsi="Times New Roman" w:cs="Times New Roman"/>
          <w:b/>
          <w:bCs/>
          <w:sz w:val="24"/>
          <w:szCs w:val="24"/>
        </w:rPr>
        <w:t>Capas ocultas</w:t>
      </w:r>
      <w:r w:rsidRPr="00DC671C">
        <w:rPr>
          <w:rFonts w:ascii="Times New Roman" w:hAnsi="Times New Roman" w:cs="Times New Roman"/>
          <w:sz w:val="24"/>
          <w:szCs w:val="24"/>
        </w:rPr>
        <w:t xml:space="preserve">: una vez que la información de entrada se encuentra en la red, esta se someterá a diversas operaciones en </w:t>
      </w:r>
      <w:r w:rsidR="00A86A40">
        <w:rPr>
          <w:rFonts w:ascii="Times New Roman" w:hAnsi="Times New Roman" w:cs="Times New Roman"/>
          <w:sz w:val="24"/>
          <w:szCs w:val="24"/>
        </w:rPr>
        <w:t>estas capas</w:t>
      </w:r>
      <w:r w:rsidRPr="00DC671C">
        <w:rPr>
          <w:rFonts w:ascii="Times New Roman" w:hAnsi="Times New Roman" w:cs="Times New Roman"/>
          <w:sz w:val="24"/>
          <w:szCs w:val="24"/>
        </w:rPr>
        <w:t>.</w:t>
      </w:r>
      <w:r w:rsidR="004E1D69" w:rsidRPr="00DC671C">
        <w:rPr>
          <w:rFonts w:ascii="Times New Roman" w:hAnsi="Times New Roman" w:cs="Times New Roman"/>
          <w:sz w:val="24"/>
          <w:szCs w:val="24"/>
        </w:rPr>
        <w:t xml:space="preserve"> </w:t>
      </w:r>
      <w:r w:rsidR="005330F2" w:rsidRPr="00DC671C">
        <w:rPr>
          <w:rFonts w:ascii="Times New Roman" w:hAnsi="Times New Roman" w:cs="Times New Roman"/>
          <w:sz w:val="24"/>
          <w:szCs w:val="24"/>
        </w:rPr>
        <w:t>Así</w:t>
      </w:r>
      <w:r w:rsidR="00C1331B" w:rsidRPr="00DC671C">
        <w:rPr>
          <w:rFonts w:ascii="Times New Roman" w:hAnsi="Times New Roman" w:cs="Times New Roman"/>
          <w:sz w:val="24"/>
          <w:szCs w:val="24"/>
        </w:rPr>
        <w:t>, se tratan de neuronas cuyas entradas</w:t>
      </w:r>
      <w:r w:rsidR="004224D5" w:rsidRPr="00DC671C">
        <w:rPr>
          <w:rFonts w:ascii="Times New Roman" w:hAnsi="Times New Roman" w:cs="Times New Roman"/>
          <w:sz w:val="24"/>
          <w:szCs w:val="24"/>
        </w:rPr>
        <w:t xml:space="preserve"> son los resultados de la función de activación de </w:t>
      </w:r>
      <w:r w:rsidR="00A86A40">
        <w:rPr>
          <w:rFonts w:ascii="Times New Roman" w:hAnsi="Times New Roman" w:cs="Times New Roman"/>
          <w:sz w:val="24"/>
          <w:szCs w:val="24"/>
        </w:rPr>
        <w:t xml:space="preserve">las neuronas </w:t>
      </w:r>
      <w:r w:rsidR="004224D5" w:rsidRPr="00DC671C">
        <w:rPr>
          <w:rFonts w:ascii="Times New Roman" w:hAnsi="Times New Roman" w:cs="Times New Roman"/>
          <w:sz w:val="24"/>
          <w:szCs w:val="24"/>
        </w:rPr>
        <w:t>de la capa anterior</w:t>
      </w:r>
      <w:r w:rsidR="00C1331B" w:rsidRPr="00DC671C">
        <w:rPr>
          <w:rFonts w:ascii="Times New Roman" w:hAnsi="Times New Roman" w:cs="Times New Roman"/>
          <w:sz w:val="24"/>
          <w:szCs w:val="24"/>
        </w:rPr>
        <w:t>.</w:t>
      </w:r>
      <w:r w:rsidR="004224D5" w:rsidRPr="00DC671C">
        <w:rPr>
          <w:rFonts w:ascii="Times New Roman" w:hAnsi="Times New Roman" w:cs="Times New Roman"/>
          <w:sz w:val="24"/>
          <w:szCs w:val="24"/>
        </w:rPr>
        <w:t xml:space="preserve"> </w:t>
      </w:r>
      <w:r w:rsidR="00A86A40">
        <w:rPr>
          <w:rFonts w:ascii="Times New Roman" w:hAnsi="Times New Roman" w:cs="Times New Roman"/>
          <w:sz w:val="24"/>
          <w:szCs w:val="24"/>
        </w:rPr>
        <w:t>Además</w:t>
      </w:r>
      <w:r w:rsidR="004224D5" w:rsidRPr="00DC671C">
        <w:rPr>
          <w:rFonts w:ascii="Times New Roman" w:hAnsi="Times New Roman" w:cs="Times New Roman"/>
          <w:sz w:val="24"/>
          <w:szCs w:val="24"/>
        </w:rPr>
        <w:t xml:space="preserve">, las salidas de las neuronas de esta capa (limitadas </w:t>
      </w:r>
      <w:r w:rsidR="006A3AD6" w:rsidRPr="00DC671C">
        <w:rPr>
          <w:rFonts w:ascii="Times New Roman" w:hAnsi="Times New Roman" w:cs="Times New Roman"/>
          <w:sz w:val="24"/>
          <w:szCs w:val="24"/>
        </w:rPr>
        <w:t xml:space="preserve">normalmente </w:t>
      </w:r>
      <w:r w:rsidR="004224D5" w:rsidRPr="00DC671C">
        <w:rPr>
          <w:rFonts w:ascii="Times New Roman" w:hAnsi="Times New Roman" w:cs="Times New Roman"/>
          <w:sz w:val="24"/>
          <w:szCs w:val="24"/>
        </w:rPr>
        <w:t xml:space="preserve">por una función de activación) pasarán como entradas </w:t>
      </w:r>
      <w:r w:rsidR="005330F2" w:rsidRPr="00DC671C">
        <w:rPr>
          <w:rFonts w:ascii="Times New Roman" w:hAnsi="Times New Roman" w:cs="Times New Roman"/>
          <w:sz w:val="24"/>
          <w:szCs w:val="24"/>
        </w:rPr>
        <w:t>a</w:t>
      </w:r>
      <w:r w:rsidR="004224D5" w:rsidRPr="00DC671C">
        <w:rPr>
          <w:rFonts w:ascii="Times New Roman" w:hAnsi="Times New Roman" w:cs="Times New Roman"/>
          <w:sz w:val="24"/>
          <w:szCs w:val="24"/>
        </w:rPr>
        <w:t xml:space="preserve"> la siguiente capa.</w:t>
      </w:r>
    </w:p>
    <w:p w14:paraId="5B0D5063" w14:textId="1BAA300E" w:rsidR="004E6087" w:rsidRPr="00DC671C" w:rsidRDefault="004E1D69" w:rsidP="00833E03">
      <w:pPr>
        <w:pStyle w:val="Prrafodelista"/>
        <w:numPr>
          <w:ilvl w:val="0"/>
          <w:numId w:val="1"/>
        </w:numPr>
        <w:spacing w:after="180" w:line="360" w:lineRule="auto"/>
        <w:ind w:left="927"/>
        <w:jc w:val="both"/>
        <w:rPr>
          <w:rFonts w:ascii="Times New Roman" w:hAnsi="Times New Roman" w:cs="Times New Roman"/>
          <w:sz w:val="24"/>
          <w:szCs w:val="24"/>
        </w:rPr>
      </w:pPr>
      <w:r w:rsidRPr="00237C81">
        <w:rPr>
          <w:rFonts w:ascii="Times New Roman" w:hAnsi="Times New Roman" w:cs="Times New Roman"/>
          <w:b/>
          <w:bCs/>
          <w:sz w:val="24"/>
          <w:szCs w:val="24"/>
        </w:rPr>
        <w:t>Capa de salida</w:t>
      </w:r>
      <w:r w:rsidRPr="00DC671C">
        <w:rPr>
          <w:rFonts w:ascii="Times New Roman" w:hAnsi="Times New Roman" w:cs="Times New Roman"/>
          <w:sz w:val="24"/>
          <w:szCs w:val="24"/>
        </w:rPr>
        <w:t xml:space="preserve">: </w:t>
      </w:r>
      <w:r w:rsidR="00C1331B" w:rsidRPr="00DC671C">
        <w:rPr>
          <w:rFonts w:ascii="Times New Roman" w:hAnsi="Times New Roman" w:cs="Times New Roman"/>
          <w:sz w:val="24"/>
          <w:szCs w:val="24"/>
        </w:rPr>
        <w:t>conecta las capas ocultas con la salida de la red que proporciona los resultados.</w:t>
      </w:r>
    </w:p>
    <w:p w14:paraId="6A4D7454" w14:textId="7678C058" w:rsidR="009F1928" w:rsidRPr="00237C81" w:rsidRDefault="009F1928" w:rsidP="000E6FC8">
      <w:pPr>
        <w:pStyle w:val="Figuras"/>
        <w:rPr>
          <w:i/>
          <w:iCs/>
        </w:rPr>
      </w:pPr>
      <w:bookmarkStart w:id="113" w:name="_Ref88679660"/>
      <w:bookmarkStart w:id="114" w:name="_Toc94028567"/>
      <w:bookmarkStart w:id="115" w:name="_Toc94033247"/>
      <w:r w:rsidRPr="00237C81">
        <w:lastRenderedPageBreak/>
        <w:t xml:space="preserve">Figura </w:t>
      </w:r>
      <w:fldSimple w:instr=" SEQ Figura \* ARABIC ">
        <w:r w:rsidR="00A55E47">
          <w:rPr>
            <w:noProof/>
          </w:rPr>
          <w:t>5</w:t>
        </w:r>
      </w:fldSimple>
      <w:bookmarkEnd w:id="113"/>
      <w:r w:rsidRPr="00237C81">
        <w:t xml:space="preserve">: </w:t>
      </w:r>
      <w:r w:rsidR="00DF4656" w:rsidRPr="00237C81">
        <w:t>Perceptrón Multicapa (con varias capas ocultas)</w:t>
      </w:r>
      <w:bookmarkEnd w:id="114"/>
      <w:bookmarkEnd w:id="115"/>
    </w:p>
    <w:p w14:paraId="38749A33" w14:textId="77777777" w:rsidR="009F1928" w:rsidRPr="00DC671C" w:rsidRDefault="009F1928" w:rsidP="00237C81">
      <w:pPr>
        <w:pStyle w:val="Prrafodelista"/>
        <w:keepNext/>
        <w:spacing w:after="0" w:line="240" w:lineRule="auto"/>
        <w:ind w:left="0"/>
        <w:jc w:val="center"/>
        <w:rPr>
          <w:rFonts w:ascii="Times New Roman" w:hAnsi="Times New Roman" w:cs="Times New Roman"/>
          <w:sz w:val="24"/>
          <w:szCs w:val="24"/>
        </w:rPr>
      </w:pPr>
      <w:r w:rsidRPr="00DC671C">
        <w:rPr>
          <w:rFonts w:ascii="Times New Roman" w:hAnsi="Times New Roman" w:cs="Times New Roman"/>
          <w:noProof/>
          <w:sz w:val="24"/>
          <w:szCs w:val="24"/>
          <w:lang w:eastAsia="es-ES"/>
        </w:rPr>
        <w:drawing>
          <wp:inline distT="0" distB="0" distL="0" distR="0" wp14:anchorId="4B3D7ACB" wp14:editId="2EBB58F0">
            <wp:extent cx="2691753" cy="2843098"/>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rotWithShape="1">
                    <a:blip r:embed="rId20">
                      <a:extLst>
                        <a:ext uri="{28A0092B-C50C-407E-A947-70E740481C1C}">
                          <a14:useLocalDpi xmlns:a14="http://schemas.microsoft.com/office/drawing/2010/main" val="0"/>
                        </a:ext>
                      </a:extLst>
                    </a:blip>
                    <a:srcRect t="2264"/>
                    <a:stretch/>
                  </pic:blipFill>
                  <pic:spPr bwMode="auto">
                    <a:xfrm>
                      <a:off x="0" y="0"/>
                      <a:ext cx="2719566" cy="2872475"/>
                    </a:xfrm>
                    <a:prstGeom prst="rect">
                      <a:avLst/>
                    </a:prstGeom>
                    <a:ln>
                      <a:noFill/>
                    </a:ln>
                    <a:extLst>
                      <a:ext uri="{53640926-AAD7-44D8-BBD7-CCE9431645EC}">
                        <a14:shadowObscured xmlns:a14="http://schemas.microsoft.com/office/drawing/2010/main"/>
                      </a:ext>
                    </a:extLst>
                  </pic:spPr>
                </pic:pic>
              </a:graphicData>
            </a:graphic>
          </wp:inline>
        </w:drawing>
      </w:r>
    </w:p>
    <w:p w14:paraId="4CC3755B" w14:textId="001B69BE" w:rsidR="000A3A44" w:rsidRPr="00237C81" w:rsidRDefault="009F1928" w:rsidP="00237C81">
      <w:pPr>
        <w:spacing w:after="180" w:line="240" w:lineRule="auto"/>
        <w:jc w:val="center"/>
        <w:rPr>
          <w:rFonts w:ascii="Times New Roman" w:hAnsi="Times New Roman" w:cs="Times New Roman"/>
          <w:sz w:val="16"/>
          <w:szCs w:val="16"/>
          <w:lang w:val="es-ES_tradnl"/>
        </w:rPr>
      </w:pPr>
      <w:r w:rsidRPr="00237C81">
        <w:rPr>
          <w:rFonts w:ascii="Times New Roman" w:hAnsi="Times New Roman" w:cs="Times New Roman"/>
          <w:sz w:val="16"/>
          <w:szCs w:val="16"/>
        </w:rPr>
        <w:t xml:space="preserve">Fuente: Extraído de </w:t>
      </w:r>
      <w:r w:rsidRPr="00237C81">
        <w:rPr>
          <w:rFonts w:ascii="Times New Roman" w:hAnsi="Times New Roman" w:cs="Times New Roman"/>
          <w:sz w:val="16"/>
          <w:szCs w:val="16"/>
        </w:rPr>
        <w:fldChar w:fldCharType="begin" w:fldLock="1"/>
      </w:r>
      <w:r w:rsidR="000D241E" w:rsidRPr="00237C81">
        <w:rPr>
          <w:rFonts w:ascii="Times New Roman" w:hAnsi="Times New Roman" w:cs="Times New Roman"/>
          <w:sz w:val="16"/>
          <w:szCs w:val="16"/>
        </w:rPr>
        <w:instrText>ADDIN CSL_CITATION {"citationItems":[{"id":"ITEM-1","itemData":{"DOI":"10.3389/frai.2020.00004","ISSN":"26248212","abstract":"Deep learning models stand for a new learning paradigm in artificial intelligence (AI) and machine learning. Recent breakthrough results in image analysis and speech recognition have generated a massive interest in this field because also applications in many other domains providing big data seem possible. On a downside, the mathematical and computational methodology underlying deep learning models is very challenging, especially for interdisciplinary scientists. For this reason, we present in this paper an introductory review of deep learning approaches including Deep Feedforward Neural Networks (D-FFNN), Convolutional Neural Networks (CNNs), Deep Belief Networks (DBNs), Autoencoders (AEs), and Long Short-Term Memory (LSTM) networks. These models form the major core architectures of deep learning models currently used and should belong in any data scientist's toolbox. Importantly, those core architectural building blocks can be composed flexibly—in an almost Lego-like manner—to build new application-specific network architectures. Hence, a basic understanding of these network architectures is important to be prepared for future developments in AI.","author":[{"dropping-particle":"","family":"Emmert-Streib","given":"Frank","non-dropping-particle":"","parse-names":false,"suffix":""},{"dropping-particle":"","family":"Yang","given":"Zhen","non-dropping-particle":"","parse-names":false,"suffix":""},{"dropping-particle":"","family":"Feng","given":"Han","non-dropping-particle":"","parse-names":false,"suffix":""},{"dropping-particle":"","family":"Tripathi","given":"Shailesh","non-dropping-particle":"","parse-names":false,"suffix":""},{"dropping-particle":"","family":"Dehmer","given":"Matthias","non-dropping-particle":"","parse-names":false,"suffix":""}],"container-title":"Frontiers in Artificial Intelligence","id":"ITEM-1","issue":"February","issued":{"date-parts":[["2020"]]},"page":"1-23","title":"An Introductory Review of Deep Learning for Prediction Models With Big Data","type":"article-journal","volume":"3"},"uris":["http://www.mendeley.com/documents/?uuid=b299ad67-11e2-4548-a0ce-5be59a6d41ac"]}],"mendeley":{"formattedCitation":"(Emmert-Streib et al., 2020)","manualFormatting":"Emmert-Streib et al. (2020)","plainTextFormattedCitation":"(Emmert-Streib et al., 2020)","previouslyFormattedCitation":"(Emmert-Streib et al., 2020)"},"properties":{"noteIndex":0},"schema":"https://github.com/citation-style-language/schema/raw/master/csl-citation.json"}</w:instrText>
      </w:r>
      <w:r w:rsidRPr="00237C81">
        <w:rPr>
          <w:rFonts w:ascii="Times New Roman" w:hAnsi="Times New Roman" w:cs="Times New Roman"/>
          <w:sz w:val="16"/>
          <w:szCs w:val="16"/>
        </w:rPr>
        <w:fldChar w:fldCharType="separate"/>
      </w:r>
      <w:r w:rsidRPr="00237C81">
        <w:rPr>
          <w:rFonts w:ascii="Times New Roman" w:hAnsi="Times New Roman" w:cs="Times New Roman"/>
          <w:noProof/>
          <w:sz w:val="16"/>
          <w:szCs w:val="16"/>
        </w:rPr>
        <w:t xml:space="preserve">Emmert-Streib </w:t>
      </w:r>
      <w:r w:rsidR="00A01770" w:rsidRPr="00A01770">
        <w:rPr>
          <w:rFonts w:ascii="Times New Roman" w:hAnsi="Times New Roman" w:cs="Times New Roman"/>
          <w:i/>
          <w:iCs/>
          <w:noProof/>
          <w:sz w:val="16"/>
          <w:szCs w:val="16"/>
        </w:rPr>
        <w:t>et al</w:t>
      </w:r>
      <w:r w:rsidRPr="00237C81">
        <w:rPr>
          <w:rFonts w:ascii="Times New Roman" w:hAnsi="Times New Roman" w:cs="Times New Roman"/>
          <w:noProof/>
          <w:sz w:val="16"/>
          <w:szCs w:val="16"/>
        </w:rPr>
        <w:t>. (2020)</w:t>
      </w:r>
      <w:r w:rsidRPr="00237C81">
        <w:rPr>
          <w:rFonts w:ascii="Times New Roman" w:hAnsi="Times New Roman" w:cs="Times New Roman"/>
          <w:sz w:val="16"/>
          <w:szCs w:val="16"/>
        </w:rPr>
        <w:fldChar w:fldCharType="end"/>
      </w:r>
    </w:p>
    <w:p w14:paraId="7AD2A890" w14:textId="29469B38" w:rsidR="0090605C" w:rsidRPr="00DC671C" w:rsidRDefault="005F1CA8" w:rsidP="00237C81">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Por otra parte, lo que se observa </w:t>
      </w:r>
      <w:r w:rsidR="00B750A5" w:rsidRPr="00DC671C">
        <w:rPr>
          <w:rFonts w:ascii="Times New Roman" w:hAnsi="Times New Roman" w:cs="Times New Roman"/>
          <w:sz w:val="24"/>
          <w:szCs w:val="24"/>
        </w:rPr>
        <w:t xml:space="preserve">en la </w:t>
      </w:r>
      <w:r w:rsidR="00A24943" w:rsidRPr="005F1CA8">
        <w:rPr>
          <w:rFonts w:ascii="Times New Roman" w:hAnsi="Times New Roman" w:cs="Times New Roman"/>
          <w:color w:val="2E74B5" w:themeColor="accent5" w:themeShade="BF"/>
          <w:sz w:val="24"/>
          <w:szCs w:val="24"/>
          <w:u w:val="single"/>
        </w:rPr>
        <w:fldChar w:fldCharType="begin"/>
      </w:r>
      <w:r w:rsidR="00A24943" w:rsidRPr="005F1CA8">
        <w:rPr>
          <w:rFonts w:ascii="Times New Roman" w:hAnsi="Times New Roman" w:cs="Times New Roman"/>
          <w:color w:val="2E74B5" w:themeColor="accent5" w:themeShade="BF"/>
          <w:sz w:val="24"/>
          <w:szCs w:val="24"/>
          <w:u w:val="single"/>
        </w:rPr>
        <w:instrText xml:space="preserve"> REF _Ref88679660 \h  \* MERGEFORMAT </w:instrText>
      </w:r>
      <w:r w:rsidR="00A24943" w:rsidRPr="005F1CA8">
        <w:rPr>
          <w:rFonts w:ascii="Times New Roman" w:hAnsi="Times New Roman" w:cs="Times New Roman"/>
          <w:color w:val="2E74B5" w:themeColor="accent5" w:themeShade="BF"/>
          <w:sz w:val="24"/>
          <w:szCs w:val="24"/>
          <w:u w:val="single"/>
        </w:rPr>
      </w:r>
      <w:r w:rsidR="00A24943" w:rsidRPr="005F1CA8">
        <w:rPr>
          <w:rFonts w:ascii="Times New Roman" w:hAnsi="Times New Roman" w:cs="Times New Roman"/>
          <w:color w:val="2E74B5" w:themeColor="accent5" w:themeShade="BF"/>
          <w:sz w:val="24"/>
          <w:szCs w:val="24"/>
          <w:u w:val="single"/>
        </w:rPr>
        <w:fldChar w:fldCharType="separate"/>
      </w:r>
      <w:ins w:id="116" w:author="sumit kumar" w:date="2022-01-28T00:52:00Z">
        <w:r w:rsidR="00A55E47" w:rsidRPr="00A55E47">
          <w:rPr>
            <w:rFonts w:ascii="Times New Roman" w:hAnsi="Times New Roman" w:cs="Times New Roman"/>
            <w:color w:val="2E74B5" w:themeColor="accent5" w:themeShade="BF"/>
            <w:sz w:val="24"/>
            <w:szCs w:val="24"/>
            <w:u w:val="single"/>
            <w:rPrChange w:id="117" w:author="sumit kumar" w:date="2022-01-28T00:52:00Z">
              <w:rPr/>
            </w:rPrChange>
          </w:rPr>
          <w:t xml:space="preserve">Figura </w:t>
        </w:r>
        <w:r w:rsidR="00A55E47" w:rsidRPr="00A55E47">
          <w:rPr>
            <w:rFonts w:ascii="Times New Roman" w:hAnsi="Times New Roman" w:cs="Times New Roman"/>
            <w:noProof/>
            <w:color w:val="2E74B5" w:themeColor="accent5" w:themeShade="BF"/>
            <w:sz w:val="24"/>
            <w:szCs w:val="24"/>
            <w:u w:val="single"/>
            <w:rPrChange w:id="118" w:author="sumit kumar" w:date="2022-01-28T00:52:00Z">
              <w:rPr>
                <w:noProof/>
              </w:rPr>
            </w:rPrChange>
          </w:rPr>
          <w:t>5</w:t>
        </w:r>
      </w:ins>
      <w:del w:id="119"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Figura </w:delText>
        </w:r>
        <w:r w:rsidR="00614ADD" w:rsidRPr="00614ADD" w:rsidDel="00A55E47">
          <w:rPr>
            <w:rFonts w:ascii="Times New Roman" w:hAnsi="Times New Roman" w:cs="Times New Roman"/>
            <w:noProof/>
            <w:color w:val="2E74B5" w:themeColor="accent5" w:themeShade="BF"/>
            <w:sz w:val="24"/>
            <w:szCs w:val="24"/>
            <w:u w:val="single"/>
          </w:rPr>
          <w:delText>5</w:delText>
        </w:r>
      </w:del>
      <w:r w:rsidR="00A24943" w:rsidRPr="005F1CA8">
        <w:rPr>
          <w:rFonts w:ascii="Times New Roman" w:hAnsi="Times New Roman" w:cs="Times New Roman"/>
          <w:color w:val="2E74B5" w:themeColor="accent5" w:themeShade="BF"/>
          <w:sz w:val="24"/>
          <w:szCs w:val="24"/>
          <w:u w:val="single"/>
        </w:rPr>
        <w:fldChar w:fldCharType="end"/>
      </w:r>
      <w:r w:rsidR="00A24943" w:rsidRPr="00DC671C">
        <w:rPr>
          <w:rFonts w:ascii="Times New Roman" w:hAnsi="Times New Roman" w:cs="Times New Roman"/>
          <w:sz w:val="24"/>
          <w:szCs w:val="24"/>
        </w:rPr>
        <w:t xml:space="preserve"> </w:t>
      </w:r>
      <w:r w:rsidR="00B750A5" w:rsidRPr="00DC671C">
        <w:rPr>
          <w:rFonts w:ascii="Times New Roman" w:hAnsi="Times New Roman" w:cs="Times New Roman"/>
          <w:sz w:val="24"/>
          <w:szCs w:val="24"/>
        </w:rPr>
        <w:t>es también una de las arquitecturas más simple</w:t>
      </w:r>
      <w:r>
        <w:rPr>
          <w:rFonts w:ascii="Times New Roman" w:hAnsi="Times New Roman" w:cs="Times New Roman"/>
          <w:sz w:val="24"/>
          <w:szCs w:val="24"/>
        </w:rPr>
        <w:t>s</w:t>
      </w:r>
      <w:r w:rsidR="00B750A5" w:rsidRPr="00DC671C">
        <w:rPr>
          <w:rFonts w:ascii="Times New Roman" w:hAnsi="Times New Roman" w:cs="Times New Roman"/>
          <w:sz w:val="24"/>
          <w:szCs w:val="24"/>
        </w:rPr>
        <w:t xml:space="preserve"> </w:t>
      </w:r>
      <w:r w:rsidR="006A51E2" w:rsidRPr="00DC671C">
        <w:rPr>
          <w:rFonts w:ascii="Times New Roman" w:hAnsi="Times New Roman" w:cs="Times New Roman"/>
          <w:sz w:val="24"/>
          <w:szCs w:val="24"/>
        </w:rPr>
        <w:t>en</w:t>
      </w:r>
      <w:r w:rsidR="00B750A5" w:rsidRPr="00DC671C">
        <w:rPr>
          <w:rFonts w:ascii="Times New Roman" w:hAnsi="Times New Roman" w:cs="Times New Roman"/>
          <w:sz w:val="24"/>
          <w:szCs w:val="24"/>
        </w:rPr>
        <w:t xml:space="preserve"> las redes neuronales</w:t>
      </w:r>
      <w:r w:rsidR="006A51E2" w:rsidRPr="00DC671C">
        <w:rPr>
          <w:rFonts w:ascii="Times New Roman" w:hAnsi="Times New Roman" w:cs="Times New Roman"/>
          <w:sz w:val="24"/>
          <w:szCs w:val="24"/>
        </w:rPr>
        <w:t>,</w:t>
      </w:r>
      <w:r w:rsidR="00B750A5" w:rsidRPr="00DC671C">
        <w:rPr>
          <w:rFonts w:ascii="Times New Roman" w:hAnsi="Times New Roman" w:cs="Times New Roman"/>
          <w:sz w:val="24"/>
          <w:szCs w:val="24"/>
        </w:rPr>
        <w:t xml:space="preserve"> </w:t>
      </w:r>
      <w:r w:rsidR="006A51E2" w:rsidRPr="00DC671C">
        <w:rPr>
          <w:rFonts w:ascii="Times New Roman" w:hAnsi="Times New Roman" w:cs="Times New Roman"/>
          <w:sz w:val="24"/>
          <w:szCs w:val="24"/>
        </w:rPr>
        <w:t>conocidas como</w:t>
      </w:r>
      <w:r w:rsidR="00B750A5" w:rsidRPr="00DC671C">
        <w:rPr>
          <w:rFonts w:ascii="Times New Roman" w:hAnsi="Times New Roman" w:cs="Times New Roman"/>
          <w:sz w:val="24"/>
          <w:szCs w:val="24"/>
        </w:rPr>
        <w:t xml:space="preserve"> </w:t>
      </w:r>
      <w:r w:rsidR="00DF4656" w:rsidRPr="00DC671C">
        <w:rPr>
          <w:rFonts w:ascii="Times New Roman" w:hAnsi="Times New Roman" w:cs="Times New Roman"/>
          <w:sz w:val="24"/>
          <w:szCs w:val="24"/>
        </w:rPr>
        <w:t xml:space="preserve">el </w:t>
      </w:r>
      <w:r w:rsidR="00B750A5" w:rsidRPr="00DC671C">
        <w:rPr>
          <w:rFonts w:ascii="Times New Roman" w:hAnsi="Times New Roman" w:cs="Times New Roman"/>
          <w:sz w:val="24"/>
          <w:szCs w:val="24"/>
        </w:rPr>
        <w:t>perceptrón multicapa.</w:t>
      </w:r>
      <w:r w:rsidR="006A51E2" w:rsidRPr="00DC671C">
        <w:rPr>
          <w:rFonts w:ascii="Times New Roman" w:hAnsi="Times New Roman" w:cs="Times New Roman"/>
          <w:sz w:val="24"/>
          <w:szCs w:val="24"/>
        </w:rPr>
        <w:t xml:space="preserve"> </w:t>
      </w:r>
      <w:r>
        <w:rPr>
          <w:rFonts w:ascii="Times New Roman" w:hAnsi="Times New Roman" w:cs="Times New Roman"/>
          <w:sz w:val="24"/>
          <w:szCs w:val="24"/>
        </w:rPr>
        <w:t>Dichas</w:t>
      </w:r>
      <w:r w:rsidR="006A51E2" w:rsidRPr="00DC671C">
        <w:rPr>
          <w:rFonts w:ascii="Times New Roman" w:hAnsi="Times New Roman" w:cs="Times New Roman"/>
          <w:sz w:val="24"/>
          <w:szCs w:val="24"/>
        </w:rPr>
        <w:t xml:space="preserve"> redes están formadas por la</w:t>
      </w:r>
      <w:r w:rsidR="0090605C" w:rsidRPr="00DC671C">
        <w:rPr>
          <w:rFonts w:ascii="Times New Roman" w:hAnsi="Times New Roman" w:cs="Times New Roman"/>
          <w:sz w:val="24"/>
          <w:szCs w:val="24"/>
        </w:rPr>
        <w:t>s</w:t>
      </w:r>
      <w:r w:rsidR="006A51E2" w:rsidRPr="00DC671C">
        <w:rPr>
          <w:rFonts w:ascii="Times New Roman" w:hAnsi="Times New Roman" w:cs="Times New Roman"/>
          <w:sz w:val="24"/>
          <w:szCs w:val="24"/>
        </w:rPr>
        <w:t xml:space="preserve"> capa</w:t>
      </w:r>
      <w:r w:rsidR="0090605C" w:rsidRPr="00DC671C">
        <w:rPr>
          <w:rFonts w:ascii="Times New Roman" w:hAnsi="Times New Roman" w:cs="Times New Roman"/>
          <w:sz w:val="24"/>
          <w:szCs w:val="24"/>
        </w:rPr>
        <w:t>s</w:t>
      </w:r>
      <w:r w:rsidR="006A51E2" w:rsidRPr="00DC671C">
        <w:rPr>
          <w:rFonts w:ascii="Times New Roman" w:hAnsi="Times New Roman" w:cs="Times New Roman"/>
          <w:sz w:val="24"/>
          <w:szCs w:val="24"/>
        </w:rPr>
        <w:t xml:space="preserve"> de entrada, salida y por una o varias capas ocultas.</w:t>
      </w:r>
      <w:r w:rsidR="0090605C" w:rsidRPr="00DC671C">
        <w:rPr>
          <w:rFonts w:ascii="Times New Roman" w:hAnsi="Times New Roman" w:cs="Times New Roman"/>
          <w:sz w:val="24"/>
          <w:szCs w:val="24"/>
        </w:rPr>
        <w:t xml:space="preserve"> </w:t>
      </w:r>
      <w:r>
        <w:rPr>
          <w:rFonts w:ascii="Times New Roman" w:hAnsi="Times New Roman" w:cs="Times New Roman"/>
          <w:sz w:val="24"/>
          <w:szCs w:val="24"/>
        </w:rPr>
        <w:t>Así</w:t>
      </w:r>
      <w:r w:rsidR="0090605C" w:rsidRPr="00DC671C">
        <w:rPr>
          <w:rFonts w:ascii="Times New Roman" w:hAnsi="Times New Roman" w:cs="Times New Roman"/>
          <w:sz w:val="24"/>
          <w:szCs w:val="24"/>
        </w:rPr>
        <w:t xml:space="preserve">, en una ANN típica </w:t>
      </w:r>
      <w:r w:rsidR="00107AEE" w:rsidRPr="00DC671C">
        <w:rPr>
          <w:rFonts w:ascii="Times New Roman" w:hAnsi="Times New Roman" w:cs="Times New Roman"/>
          <w:sz w:val="24"/>
          <w:szCs w:val="24"/>
        </w:rPr>
        <w:t xml:space="preserve">todas las </w:t>
      </w:r>
      <w:r w:rsidR="00DE2B96" w:rsidRPr="00DC671C">
        <w:rPr>
          <w:rFonts w:ascii="Times New Roman" w:hAnsi="Times New Roman" w:cs="Times New Roman"/>
          <w:sz w:val="24"/>
          <w:szCs w:val="24"/>
        </w:rPr>
        <w:t>salidas de</w:t>
      </w:r>
      <w:r w:rsidR="0090605C" w:rsidRPr="00DC671C">
        <w:rPr>
          <w:rFonts w:ascii="Times New Roman" w:hAnsi="Times New Roman" w:cs="Times New Roman"/>
          <w:sz w:val="24"/>
          <w:szCs w:val="24"/>
        </w:rPr>
        <w:t xml:space="preserve"> </w:t>
      </w:r>
      <w:r>
        <w:rPr>
          <w:rFonts w:ascii="Times New Roman" w:hAnsi="Times New Roman" w:cs="Times New Roman"/>
          <w:sz w:val="24"/>
          <w:szCs w:val="24"/>
        </w:rPr>
        <w:t>la</w:t>
      </w:r>
      <w:r w:rsidR="0090605C" w:rsidRPr="00DC671C">
        <w:rPr>
          <w:rFonts w:ascii="Times New Roman" w:hAnsi="Times New Roman" w:cs="Times New Roman"/>
          <w:sz w:val="24"/>
          <w:szCs w:val="24"/>
        </w:rPr>
        <w:t xml:space="preserve"> capa </w:t>
      </w:r>
      <w:r w:rsidR="00107AEE" w:rsidRPr="00DC671C">
        <w:rPr>
          <w:rFonts w:ascii="Times New Roman" w:hAnsi="Times New Roman" w:cs="Times New Roman"/>
          <w:sz w:val="24"/>
          <w:szCs w:val="24"/>
        </w:rPr>
        <w:t xml:space="preserve">anterior están conectadas a todas y cada una de las entradas </w:t>
      </w:r>
      <w:r w:rsidR="0090605C" w:rsidRPr="00DC671C">
        <w:rPr>
          <w:rFonts w:ascii="Times New Roman" w:hAnsi="Times New Roman" w:cs="Times New Roman"/>
          <w:sz w:val="24"/>
          <w:szCs w:val="24"/>
        </w:rPr>
        <w:t>de la capa siguiente</w:t>
      </w:r>
      <w:r w:rsidR="00EC5FE8" w:rsidRPr="00DC671C">
        <w:rPr>
          <w:rFonts w:ascii="Times New Roman" w:hAnsi="Times New Roman" w:cs="Times New Roman"/>
          <w:sz w:val="24"/>
          <w:szCs w:val="24"/>
        </w:rPr>
        <w:t xml:space="preserve"> (capas totalmente conectadas)</w:t>
      </w:r>
      <w:r w:rsidR="0090605C" w:rsidRPr="00DC671C">
        <w:rPr>
          <w:rFonts w:ascii="Times New Roman" w:hAnsi="Times New Roman" w:cs="Times New Roman"/>
          <w:sz w:val="24"/>
          <w:szCs w:val="24"/>
        </w:rPr>
        <w:t>, donde cada conexión constituye un parámetro de la red</w:t>
      </w:r>
      <w:r w:rsidR="00DE2B96" w:rsidRPr="00DC671C">
        <w:rPr>
          <w:rFonts w:ascii="Times New Roman" w:hAnsi="Times New Roman" w:cs="Times New Roman"/>
          <w:sz w:val="24"/>
          <w:szCs w:val="24"/>
        </w:rPr>
        <w:t xml:space="preserve"> (</w:t>
      </w:r>
      <w:r w:rsidRPr="005F1CA8">
        <w:rPr>
          <w:rFonts w:ascii="Times New Roman" w:hAnsi="Times New Roman" w:cs="Times New Roman"/>
          <w:color w:val="2E74B5" w:themeColor="accent5" w:themeShade="BF"/>
          <w:sz w:val="24"/>
          <w:szCs w:val="24"/>
          <w:u w:val="single"/>
        </w:rPr>
        <w:fldChar w:fldCharType="begin"/>
      </w:r>
      <w:r w:rsidRPr="005F1CA8">
        <w:rPr>
          <w:rFonts w:ascii="Times New Roman" w:hAnsi="Times New Roman" w:cs="Times New Roman"/>
          <w:color w:val="2E74B5" w:themeColor="accent5" w:themeShade="BF"/>
          <w:sz w:val="24"/>
          <w:szCs w:val="24"/>
          <w:u w:val="single"/>
        </w:rPr>
        <w:instrText xml:space="preserve"> REF _Ref88679660 \h  \* MERGEFORMAT </w:instrText>
      </w:r>
      <w:r w:rsidRPr="005F1CA8">
        <w:rPr>
          <w:rFonts w:ascii="Times New Roman" w:hAnsi="Times New Roman" w:cs="Times New Roman"/>
          <w:color w:val="2E74B5" w:themeColor="accent5" w:themeShade="BF"/>
          <w:sz w:val="24"/>
          <w:szCs w:val="24"/>
          <w:u w:val="single"/>
        </w:rPr>
      </w:r>
      <w:r w:rsidRPr="005F1CA8">
        <w:rPr>
          <w:rFonts w:ascii="Times New Roman" w:hAnsi="Times New Roman" w:cs="Times New Roman"/>
          <w:color w:val="2E74B5" w:themeColor="accent5" w:themeShade="BF"/>
          <w:sz w:val="24"/>
          <w:szCs w:val="24"/>
          <w:u w:val="single"/>
        </w:rPr>
        <w:fldChar w:fldCharType="separate"/>
      </w:r>
      <w:ins w:id="120" w:author="sumit kumar" w:date="2022-01-28T00:52:00Z">
        <w:r w:rsidR="00A55E47" w:rsidRPr="00A55E47">
          <w:rPr>
            <w:rFonts w:ascii="Times New Roman" w:hAnsi="Times New Roman" w:cs="Times New Roman"/>
            <w:color w:val="2E74B5" w:themeColor="accent5" w:themeShade="BF"/>
            <w:sz w:val="24"/>
            <w:szCs w:val="24"/>
            <w:u w:val="single"/>
            <w:rPrChange w:id="121" w:author="sumit kumar" w:date="2022-01-28T00:52:00Z">
              <w:rPr/>
            </w:rPrChange>
          </w:rPr>
          <w:t xml:space="preserve">Figura </w:t>
        </w:r>
        <w:r w:rsidR="00A55E47" w:rsidRPr="00A55E47">
          <w:rPr>
            <w:rFonts w:ascii="Times New Roman" w:hAnsi="Times New Roman" w:cs="Times New Roman"/>
            <w:noProof/>
            <w:color w:val="2E74B5" w:themeColor="accent5" w:themeShade="BF"/>
            <w:sz w:val="24"/>
            <w:szCs w:val="24"/>
            <w:u w:val="single"/>
            <w:rPrChange w:id="122" w:author="sumit kumar" w:date="2022-01-28T00:52:00Z">
              <w:rPr>
                <w:noProof/>
              </w:rPr>
            </w:rPrChange>
          </w:rPr>
          <w:t>5</w:t>
        </w:r>
      </w:ins>
      <w:del w:id="123"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Figura </w:delText>
        </w:r>
        <w:r w:rsidR="00614ADD" w:rsidRPr="00614ADD" w:rsidDel="00A55E47">
          <w:rPr>
            <w:rFonts w:ascii="Times New Roman" w:hAnsi="Times New Roman" w:cs="Times New Roman"/>
            <w:noProof/>
            <w:color w:val="2E74B5" w:themeColor="accent5" w:themeShade="BF"/>
            <w:sz w:val="24"/>
            <w:szCs w:val="24"/>
            <w:u w:val="single"/>
          </w:rPr>
          <w:delText>5</w:delText>
        </w:r>
      </w:del>
      <w:r w:rsidRPr="005F1CA8">
        <w:rPr>
          <w:rFonts w:ascii="Times New Roman" w:hAnsi="Times New Roman" w:cs="Times New Roman"/>
          <w:color w:val="2E74B5" w:themeColor="accent5" w:themeShade="BF"/>
          <w:sz w:val="24"/>
          <w:szCs w:val="24"/>
          <w:u w:val="single"/>
        </w:rPr>
        <w:fldChar w:fldCharType="end"/>
      </w:r>
      <w:r w:rsidR="00DE2B96" w:rsidRPr="00DC671C">
        <w:rPr>
          <w:rFonts w:ascii="Times New Roman" w:hAnsi="Times New Roman" w:cs="Times New Roman"/>
          <w:sz w:val="24"/>
          <w:szCs w:val="24"/>
        </w:rPr>
        <w:t>)</w:t>
      </w:r>
      <w:r w:rsidR="00107AEE" w:rsidRPr="00DC671C">
        <w:rPr>
          <w:rFonts w:ascii="Times New Roman" w:hAnsi="Times New Roman" w:cs="Times New Roman"/>
          <w:sz w:val="24"/>
          <w:szCs w:val="24"/>
        </w:rPr>
        <w:t>.</w:t>
      </w:r>
      <w:r w:rsidR="00A24943" w:rsidRPr="00DC671C">
        <w:rPr>
          <w:rFonts w:ascii="Times New Roman" w:hAnsi="Times New Roman" w:cs="Times New Roman"/>
          <w:sz w:val="24"/>
          <w:szCs w:val="24"/>
        </w:rPr>
        <w:t xml:space="preserve"> </w:t>
      </w:r>
      <w:r>
        <w:rPr>
          <w:rFonts w:ascii="Times New Roman" w:hAnsi="Times New Roman" w:cs="Times New Roman"/>
          <w:sz w:val="24"/>
          <w:szCs w:val="24"/>
        </w:rPr>
        <w:t>Por lo tanto</w:t>
      </w:r>
      <w:r w:rsidR="00472A4D" w:rsidRPr="00DC671C">
        <w:rPr>
          <w:rFonts w:ascii="Times New Roman" w:hAnsi="Times New Roman" w:cs="Times New Roman"/>
          <w:sz w:val="24"/>
          <w:szCs w:val="24"/>
        </w:rPr>
        <w:t xml:space="preserve">, el </w:t>
      </w:r>
      <w:r w:rsidRPr="00DC671C">
        <w:rPr>
          <w:rFonts w:ascii="Times New Roman" w:hAnsi="Times New Roman" w:cs="Times New Roman"/>
          <w:sz w:val="24"/>
          <w:szCs w:val="24"/>
        </w:rPr>
        <w:t xml:space="preserve">principal </w:t>
      </w:r>
      <w:r w:rsidR="00472A4D" w:rsidRPr="00DC671C">
        <w:rPr>
          <w:rFonts w:ascii="Times New Roman" w:hAnsi="Times New Roman" w:cs="Times New Roman"/>
          <w:sz w:val="24"/>
          <w:szCs w:val="24"/>
        </w:rPr>
        <w:t xml:space="preserve">objetivo de una ANN es ajustar los pesos de cada una de estas conexiones para que el valor </w:t>
      </w:r>
      <w:r w:rsidR="000A3A44" w:rsidRPr="00DC671C">
        <w:rPr>
          <w:rFonts w:ascii="Times New Roman" w:hAnsi="Times New Roman" w:cs="Times New Roman"/>
          <w:sz w:val="24"/>
          <w:szCs w:val="24"/>
        </w:rPr>
        <w:t xml:space="preserve">de salida </w:t>
      </w:r>
      <w:r w:rsidR="00472A4D" w:rsidRPr="00DC671C">
        <w:rPr>
          <w:rFonts w:ascii="Times New Roman" w:hAnsi="Times New Roman" w:cs="Times New Roman"/>
          <w:sz w:val="24"/>
          <w:szCs w:val="24"/>
        </w:rPr>
        <w:t>estimado por la red se asemeje cada vez más al real</w:t>
      </w:r>
      <w:r w:rsidR="000A3A44" w:rsidRPr="00DC671C">
        <w:rPr>
          <w:rFonts w:ascii="Times New Roman" w:hAnsi="Times New Roman" w:cs="Times New Roman"/>
          <w:sz w:val="24"/>
          <w:szCs w:val="24"/>
        </w:rPr>
        <w:t>.</w:t>
      </w:r>
      <w:r w:rsidR="00472A4D" w:rsidRPr="00DC671C">
        <w:rPr>
          <w:rFonts w:ascii="Times New Roman" w:hAnsi="Times New Roman" w:cs="Times New Roman"/>
          <w:sz w:val="24"/>
          <w:szCs w:val="24"/>
        </w:rPr>
        <w:t xml:space="preserve"> </w:t>
      </w:r>
      <w:r w:rsidR="000A3A44" w:rsidRPr="00DC671C">
        <w:rPr>
          <w:rFonts w:ascii="Times New Roman" w:hAnsi="Times New Roman" w:cs="Times New Roman"/>
          <w:sz w:val="24"/>
          <w:szCs w:val="24"/>
        </w:rPr>
        <w:t xml:space="preserve">Sin embargo, este tipo de redes pueden </w:t>
      </w:r>
      <w:r w:rsidR="000E07F7">
        <w:rPr>
          <w:rFonts w:ascii="Times New Roman" w:hAnsi="Times New Roman" w:cs="Times New Roman"/>
          <w:sz w:val="24"/>
          <w:szCs w:val="24"/>
        </w:rPr>
        <w:t xml:space="preserve">generar </w:t>
      </w:r>
      <w:r w:rsidR="000A3A44" w:rsidRPr="00DC671C">
        <w:rPr>
          <w:rFonts w:ascii="Times New Roman" w:hAnsi="Times New Roman" w:cs="Times New Roman"/>
          <w:sz w:val="24"/>
          <w:szCs w:val="24"/>
        </w:rPr>
        <w:t>un gran número de parámetros</w:t>
      </w:r>
      <w:r w:rsidR="008F5B5A" w:rsidRPr="00DC671C">
        <w:rPr>
          <w:rFonts w:ascii="Times New Roman" w:hAnsi="Times New Roman" w:cs="Times New Roman"/>
          <w:sz w:val="24"/>
          <w:szCs w:val="24"/>
        </w:rPr>
        <w:t xml:space="preserve"> </w:t>
      </w:r>
      <w:r w:rsidR="008F5B5A" w:rsidRPr="00DC671C">
        <w:rPr>
          <w:rFonts w:ascii="Times New Roman" w:hAnsi="Times New Roman" w:cs="Times New Roman"/>
          <w:sz w:val="24"/>
          <w:szCs w:val="24"/>
        </w:rPr>
        <w:fldChar w:fldCharType="begin" w:fldLock="1"/>
      </w:r>
      <w:r w:rsidR="008F5B5A" w:rsidRPr="00DC671C">
        <w:rPr>
          <w:rFonts w:ascii="Times New Roman" w:hAnsi="Times New Roman" w:cs="Times New Roman"/>
          <w:sz w:val="24"/>
          <w:szCs w:val="24"/>
        </w:rPr>
        <w:instrText>ADDIN CSL_CITATION {"citationItems":[{"id":"ITEM-1","itemData":{"DOI":"10.3389/frai.2020.00004","ISSN":"26248212","abstract":"Deep learning models stand for a new learning paradigm in artificial intelligence (AI) and machine learning. Recent breakthrough results in image analysis and speech recognition have generated a massive interest in this field because also applications in many other domains providing big data seem possible. On a downside, the mathematical and computational methodology underlying deep learning models is very challenging, especially for interdisciplinary scientists. For this reason, we present in this paper an introductory review of deep learning approaches including Deep Feedforward Neural Networks (D-FFNN), Convolutional Neural Networks (CNNs), Deep Belief Networks (DBNs), Autoencoders (AEs), and Long Short-Term Memory (LSTM) networks. These models form the major core architectures of deep learning models currently used and should belong in any data scientist's toolbox. Importantly, those core architectural building blocks can be composed flexibly—in an almost Lego-like manner—to build new application-specific network architectures. Hence, a basic understanding of these network architectures is important to be prepared for future developments in AI.","author":[{"dropping-particle":"","family":"Emmert-Streib","given":"Frank","non-dropping-particle":"","parse-names":false,"suffix":""},{"dropping-particle":"","family":"Yang","given":"Zhen","non-dropping-particle":"","parse-names":false,"suffix":""},{"dropping-particle":"","family":"Feng","given":"Han","non-dropping-particle":"","parse-names":false,"suffix":""},{"dropping-particle":"","family":"Tripathi","given":"Shailesh","non-dropping-particle":"","parse-names":false,"suffix":""},{"dropping-particle":"","family":"Dehmer","given":"Matthias","non-dropping-particle":"","parse-names":false,"suffix":""}],"container-title":"Frontiers in Artificial Intelligence","id":"ITEM-1","issue":"February","issued":{"date-parts":[["2020"]]},"page":"1-23","title":"An Introductory Review of Deep Learning for Prediction Models With Big Data","type":"article-journal","volume":"3"},"uris":["http://www.mendeley.com/documents/?uuid=b299ad67-11e2-4548-a0ce-5be59a6d41ac"]}],"mendeley":{"formattedCitation":"(Emmert-Streib et al., 2020)","plainTextFormattedCitation":"(Emmert-Streib et al., 2020)","previouslyFormattedCitation":"(Emmert-Streib et al., 2020)"},"properties":{"noteIndex":0},"schema":"https://github.com/citation-style-language/schema/raw/master/csl-citation.json"}</w:instrText>
      </w:r>
      <w:r w:rsidR="008F5B5A" w:rsidRPr="00DC671C">
        <w:rPr>
          <w:rFonts w:ascii="Times New Roman" w:hAnsi="Times New Roman" w:cs="Times New Roman"/>
          <w:sz w:val="24"/>
          <w:szCs w:val="24"/>
        </w:rPr>
        <w:fldChar w:fldCharType="separate"/>
      </w:r>
      <w:r w:rsidR="008F5B5A" w:rsidRPr="00DC671C">
        <w:rPr>
          <w:rFonts w:ascii="Times New Roman" w:hAnsi="Times New Roman" w:cs="Times New Roman"/>
          <w:noProof/>
          <w:sz w:val="24"/>
          <w:szCs w:val="24"/>
        </w:rPr>
        <w:t xml:space="preserve">(Emmert-Streib </w:t>
      </w:r>
      <w:r w:rsidR="00A01770" w:rsidRPr="00A01770">
        <w:rPr>
          <w:rFonts w:ascii="Times New Roman" w:hAnsi="Times New Roman" w:cs="Times New Roman"/>
          <w:i/>
          <w:iCs/>
          <w:noProof/>
          <w:sz w:val="24"/>
          <w:szCs w:val="24"/>
        </w:rPr>
        <w:t>et al</w:t>
      </w:r>
      <w:r w:rsidR="008F5B5A" w:rsidRPr="00DC671C">
        <w:rPr>
          <w:rFonts w:ascii="Times New Roman" w:hAnsi="Times New Roman" w:cs="Times New Roman"/>
          <w:noProof/>
          <w:sz w:val="24"/>
          <w:szCs w:val="24"/>
        </w:rPr>
        <w:t>., 2020)</w:t>
      </w:r>
      <w:r w:rsidR="008F5B5A" w:rsidRPr="00DC671C">
        <w:rPr>
          <w:rFonts w:ascii="Times New Roman" w:hAnsi="Times New Roman" w:cs="Times New Roman"/>
          <w:sz w:val="24"/>
          <w:szCs w:val="24"/>
        </w:rPr>
        <w:fldChar w:fldCharType="end"/>
      </w:r>
      <w:r w:rsidR="000A3A44" w:rsidRPr="00DC671C">
        <w:rPr>
          <w:rFonts w:ascii="Times New Roman" w:hAnsi="Times New Roman" w:cs="Times New Roman"/>
          <w:sz w:val="24"/>
          <w:szCs w:val="24"/>
        </w:rPr>
        <w:t>.</w:t>
      </w:r>
    </w:p>
    <w:p w14:paraId="3994D8BA" w14:textId="77777777" w:rsidR="002E50AA" w:rsidRDefault="00101672" w:rsidP="000E07F7">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 xml:space="preserve">Tras esta introducción </w:t>
      </w:r>
      <w:r w:rsidR="009E18B2" w:rsidRPr="00DC671C">
        <w:rPr>
          <w:rFonts w:ascii="Times New Roman" w:hAnsi="Times New Roman" w:cs="Times New Roman"/>
          <w:sz w:val="24"/>
          <w:szCs w:val="24"/>
        </w:rPr>
        <w:t xml:space="preserve">muy básica </w:t>
      </w:r>
      <w:r w:rsidRPr="00DC671C">
        <w:rPr>
          <w:rFonts w:ascii="Times New Roman" w:hAnsi="Times New Roman" w:cs="Times New Roman"/>
          <w:sz w:val="24"/>
          <w:szCs w:val="24"/>
        </w:rPr>
        <w:t xml:space="preserve">sobre </w:t>
      </w:r>
      <w:r w:rsidR="000E07F7">
        <w:rPr>
          <w:rFonts w:ascii="Times New Roman" w:hAnsi="Times New Roman" w:cs="Times New Roman"/>
          <w:sz w:val="24"/>
          <w:szCs w:val="24"/>
        </w:rPr>
        <w:t>las ANN</w:t>
      </w:r>
      <w:r w:rsidR="000D241E" w:rsidRPr="00DC671C">
        <w:rPr>
          <w:rFonts w:ascii="Times New Roman" w:hAnsi="Times New Roman" w:cs="Times New Roman"/>
          <w:sz w:val="24"/>
          <w:szCs w:val="24"/>
        </w:rPr>
        <w:t>,</w:t>
      </w:r>
      <w:r w:rsidRPr="00DC671C">
        <w:rPr>
          <w:rFonts w:ascii="Times New Roman" w:hAnsi="Times New Roman" w:cs="Times New Roman"/>
          <w:sz w:val="24"/>
          <w:szCs w:val="24"/>
        </w:rPr>
        <w:t xml:space="preserve"> nos centramos en el concepto </w:t>
      </w:r>
      <w:r w:rsidR="009E18B2" w:rsidRPr="00DC671C">
        <w:rPr>
          <w:rFonts w:ascii="Times New Roman" w:hAnsi="Times New Roman" w:cs="Times New Roman"/>
          <w:sz w:val="24"/>
          <w:szCs w:val="24"/>
        </w:rPr>
        <w:t xml:space="preserve">y </w:t>
      </w:r>
      <w:r w:rsidRPr="00DC671C">
        <w:rPr>
          <w:rFonts w:ascii="Times New Roman" w:hAnsi="Times New Roman" w:cs="Times New Roman"/>
          <w:sz w:val="24"/>
          <w:szCs w:val="24"/>
        </w:rPr>
        <w:t>funcionamiento de las CNN.</w:t>
      </w:r>
    </w:p>
    <w:p w14:paraId="0B03F6DA" w14:textId="0DC439EB" w:rsidR="000F45D1" w:rsidRDefault="000E07F7" w:rsidP="000E07F7">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Así, estas consisten en un tipo</w:t>
      </w:r>
      <w:r w:rsidR="009E18B2" w:rsidRPr="00DC671C">
        <w:rPr>
          <w:rFonts w:ascii="Times New Roman" w:hAnsi="Times New Roman" w:cs="Times New Roman"/>
          <w:sz w:val="24"/>
          <w:szCs w:val="24"/>
        </w:rPr>
        <w:t xml:space="preserve"> </w:t>
      </w:r>
      <w:r w:rsidR="000D241E" w:rsidRPr="00DC671C">
        <w:rPr>
          <w:rFonts w:ascii="Times New Roman" w:hAnsi="Times New Roman" w:cs="Times New Roman"/>
          <w:sz w:val="24"/>
          <w:szCs w:val="24"/>
        </w:rPr>
        <w:t xml:space="preserve">de </w:t>
      </w:r>
      <w:r w:rsidR="006713F9" w:rsidRPr="00DC671C">
        <w:rPr>
          <w:rFonts w:ascii="Times New Roman" w:hAnsi="Times New Roman" w:cs="Times New Roman"/>
          <w:sz w:val="24"/>
          <w:szCs w:val="24"/>
        </w:rPr>
        <w:t>ANN</w:t>
      </w:r>
      <w:r w:rsidR="000D241E" w:rsidRPr="00DC671C">
        <w:rPr>
          <w:rFonts w:ascii="Times New Roman" w:hAnsi="Times New Roman" w:cs="Times New Roman"/>
          <w:sz w:val="24"/>
          <w:szCs w:val="24"/>
        </w:rPr>
        <w:t xml:space="preserve"> </w:t>
      </w:r>
      <w:r w:rsidR="007A3AD9" w:rsidRPr="00DC671C">
        <w:rPr>
          <w:rFonts w:ascii="Times New Roman" w:hAnsi="Times New Roman" w:cs="Times New Roman"/>
          <w:sz w:val="24"/>
          <w:szCs w:val="24"/>
        </w:rPr>
        <w:t xml:space="preserve">en las que sus capas imitan </w:t>
      </w:r>
      <w:r w:rsidR="005A48E3" w:rsidRPr="00DC671C">
        <w:rPr>
          <w:rFonts w:ascii="Times New Roman" w:hAnsi="Times New Roman" w:cs="Times New Roman"/>
          <w:sz w:val="24"/>
          <w:szCs w:val="24"/>
        </w:rPr>
        <w:t>al córtex visual del ojo humano para identificar distintas características en las entradas</w:t>
      </w:r>
      <w:r w:rsidR="00A8216E">
        <w:rPr>
          <w:rFonts w:ascii="Times New Roman" w:hAnsi="Times New Roman" w:cs="Times New Roman"/>
          <w:sz w:val="24"/>
          <w:szCs w:val="24"/>
        </w:rPr>
        <w:t>,</w:t>
      </w:r>
      <w:r w:rsidR="005A48E3" w:rsidRPr="00DC671C">
        <w:rPr>
          <w:rFonts w:ascii="Times New Roman" w:hAnsi="Times New Roman" w:cs="Times New Roman"/>
          <w:sz w:val="24"/>
          <w:szCs w:val="24"/>
        </w:rPr>
        <w:t xml:space="preserve"> que en definitiva hacen que pueda </w:t>
      </w:r>
      <w:r w:rsidR="002E50AA">
        <w:rPr>
          <w:rFonts w:ascii="Times New Roman" w:hAnsi="Times New Roman" w:cs="Times New Roman"/>
          <w:sz w:val="24"/>
          <w:szCs w:val="24"/>
        </w:rPr>
        <w:t xml:space="preserve">“ver” e </w:t>
      </w:r>
      <w:r w:rsidR="005A48E3" w:rsidRPr="00DC671C">
        <w:rPr>
          <w:rFonts w:ascii="Times New Roman" w:hAnsi="Times New Roman" w:cs="Times New Roman"/>
          <w:sz w:val="24"/>
          <w:szCs w:val="24"/>
        </w:rPr>
        <w:t xml:space="preserve">identificar objetos </w:t>
      </w:r>
      <w:r w:rsidR="00905D06" w:rsidRPr="00DC671C">
        <w:rPr>
          <w:rFonts w:ascii="Times New Roman" w:hAnsi="Times New Roman" w:cs="Times New Roman"/>
          <w:sz w:val="24"/>
          <w:szCs w:val="24"/>
        </w:rPr>
        <w:fldChar w:fldCharType="begin" w:fldLock="1"/>
      </w:r>
      <w:r w:rsidR="004708AD" w:rsidRPr="00DC671C">
        <w:rPr>
          <w:rFonts w:ascii="Times New Roman" w:hAnsi="Times New Roman" w:cs="Times New Roman"/>
          <w:sz w:val="24"/>
          <w:szCs w:val="24"/>
        </w:rPr>
        <w:instrText>ADDIN CSL_CITATION {"citationItems":[{"id":"ITEM-1","itemData":{"URL":"https://www.aprendemachinelearning.com/como-funcionan-las-convolutional-neural-networks-vision-por-ordenador/","accessed":{"date-parts":[["2021","11","25"]]},"author":[{"dropping-particle":"","family":"Ignacio Bagnato","given":"Juan","non-dropping-particle":"","parse-names":false,"suffix":""}],"id":"ITEM-1","issued":{"date-parts":[["2018","11","29"]]},"title":"Convolutional Neural Networks: La Teoría explicada en Español | Aprende Machine Learning","type":"webpage"},"uris":["http://www.mendeley.com/documents/?uuid=f535d444-401f-36d2-8a8b-98330830fc27"]}],"mendeley":{"formattedCitation":"(Ignacio Bagnato, 2018)","plainTextFormattedCitation":"(Ignacio Bagnato, 2018)","previouslyFormattedCitation":"(Ignacio Bagnato, 2018)"},"properties":{"noteIndex":0},"schema":"https://github.com/citation-style-language/schema/raw/master/csl-citation.json"}</w:instrText>
      </w:r>
      <w:r w:rsidR="00905D06" w:rsidRPr="00DC671C">
        <w:rPr>
          <w:rFonts w:ascii="Times New Roman" w:hAnsi="Times New Roman" w:cs="Times New Roman"/>
          <w:sz w:val="24"/>
          <w:szCs w:val="24"/>
        </w:rPr>
        <w:fldChar w:fldCharType="separate"/>
      </w:r>
      <w:r w:rsidR="00905D06" w:rsidRPr="00DC671C">
        <w:rPr>
          <w:rFonts w:ascii="Times New Roman" w:hAnsi="Times New Roman" w:cs="Times New Roman"/>
          <w:noProof/>
          <w:sz w:val="24"/>
          <w:szCs w:val="24"/>
        </w:rPr>
        <w:t>(Ignacio Bagnato, 2018)</w:t>
      </w:r>
      <w:r w:rsidR="00905D06" w:rsidRPr="00DC671C">
        <w:rPr>
          <w:rFonts w:ascii="Times New Roman" w:hAnsi="Times New Roman" w:cs="Times New Roman"/>
          <w:sz w:val="24"/>
          <w:szCs w:val="24"/>
        </w:rPr>
        <w:fldChar w:fldCharType="end"/>
      </w:r>
      <w:r w:rsidR="005A48E3" w:rsidRPr="00DC671C">
        <w:rPr>
          <w:rFonts w:ascii="Times New Roman" w:hAnsi="Times New Roman" w:cs="Times New Roman"/>
          <w:sz w:val="24"/>
          <w:szCs w:val="24"/>
        </w:rPr>
        <w:t>. D</w:t>
      </w:r>
      <w:r w:rsidR="007B1731" w:rsidRPr="00DC671C">
        <w:rPr>
          <w:rFonts w:ascii="Times New Roman" w:hAnsi="Times New Roman" w:cs="Times New Roman"/>
          <w:sz w:val="24"/>
          <w:szCs w:val="24"/>
        </w:rPr>
        <w:t xml:space="preserve">ebido a su aplicación </w:t>
      </w:r>
      <w:r w:rsidR="00ED24BB">
        <w:rPr>
          <w:rFonts w:ascii="Times New Roman" w:hAnsi="Times New Roman" w:cs="Times New Roman"/>
          <w:sz w:val="24"/>
          <w:szCs w:val="24"/>
        </w:rPr>
        <w:t xml:space="preserve">habitual </w:t>
      </w:r>
      <w:r w:rsidR="000F45D1" w:rsidRPr="00DC671C">
        <w:rPr>
          <w:rFonts w:ascii="Times New Roman" w:hAnsi="Times New Roman" w:cs="Times New Roman"/>
          <w:sz w:val="24"/>
          <w:szCs w:val="24"/>
        </w:rPr>
        <w:t xml:space="preserve">sobre </w:t>
      </w:r>
      <w:r w:rsidR="007B1731" w:rsidRPr="00DC671C">
        <w:rPr>
          <w:rFonts w:ascii="Times New Roman" w:hAnsi="Times New Roman" w:cs="Times New Roman"/>
          <w:sz w:val="24"/>
          <w:szCs w:val="24"/>
        </w:rPr>
        <w:t>matrices bidimensionales</w:t>
      </w:r>
      <w:r w:rsidR="004708AD" w:rsidRPr="00DC671C">
        <w:rPr>
          <w:rFonts w:ascii="Times New Roman" w:hAnsi="Times New Roman" w:cs="Times New Roman"/>
          <w:sz w:val="24"/>
          <w:szCs w:val="24"/>
        </w:rPr>
        <w:t xml:space="preserve"> o tridimensionales</w:t>
      </w:r>
      <w:r w:rsidR="007B1731" w:rsidRPr="00DC671C">
        <w:rPr>
          <w:rFonts w:ascii="Times New Roman" w:hAnsi="Times New Roman" w:cs="Times New Roman"/>
          <w:sz w:val="24"/>
          <w:szCs w:val="24"/>
        </w:rPr>
        <w:t xml:space="preserve">, </w:t>
      </w:r>
      <w:r w:rsidR="000F45D1" w:rsidRPr="00DC671C">
        <w:rPr>
          <w:rFonts w:ascii="Times New Roman" w:hAnsi="Times New Roman" w:cs="Times New Roman"/>
          <w:sz w:val="24"/>
          <w:szCs w:val="24"/>
        </w:rPr>
        <w:t xml:space="preserve">estas han demostrado ser muy </w:t>
      </w:r>
      <w:r w:rsidR="00ED24BB">
        <w:rPr>
          <w:rFonts w:ascii="Times New Roman" w:hAnsi="Times New Roman" w:cs="Times New Roman"/>
          <w:sz w:val="24"/>
          <w:szCs w:val="24"/>
        </w:rPr>
        <w:t xml:space="preserve">útiles </w:t>
      </w:r>
      <w:r w:rsidR="007B1731" w:rsidRPr="00DC671C">
        <w:rPr>
          <w:rFonts w:ascii="Times New Roman" w:hAnsi="Times New Roman" w:cs="Times New Roman"/>
          <w:sz w:val="24"/>
          <w:szCs w:val="24"/>
        </w:rPr>
        <w:t xml:space="preserve">para tareas de visión artificial, como la </w:t>
      </w:r>
      <w:r w:rsidR="009854DE" w:rsidRPr="00DC671C">
        <w:rPr>
          <w:rFonts w:ascii="Times New Roman" w:hAnsi="Times New Roman" w:cs="Times New Roman"/>
          <w:sz w:val="24"/>
          <w:szCs w:val="24"/>
        </w:rPr>
        <w:t>identificación y clasificación</w:t>
      </w:r>
      <w:r w:rsidR="007B1731" w:rsidRPr="00DC671C">
        <w:rPr>
          <w:rFonts w:ascii="Times New Roman" w:hAnsi="Times New Roman" w:cs="Times New Roman"/>
          <w:sz w:val="24"/>
          <w:szCs w:val="24"/>
        </w:rPr>
        <w:t xml:space="preserve"> de imágenes, </w:t>
      </w:r>
      <w:r w:rsidR="009854DE" w:rsidRPr="00DC671C">
        <w:rPr>
          <w:rFonts w:ascii="Times New Roman" w:hAnsi="Times New Roman" w:cs="Times New Roman"/>
          <w:sz w:val="24"/>
          <w:szCs w:val="24"/>
        </w:rPr>
        <w:t xml:space="preserve">detección de objetos y reconocimiento de rostros </w:t>
      </w:r>
      <w:r w:rsidR="004708AD" w:rsidRPr="00DC671C">
        <w:rPr>
          <w:rFonts w:ascii="Times New Roman" w:hAnsi="Times New Roman" w:cs="Times New Roman"/>
          <w:sz w:val="24"/>
          <w:szCs w:val="24"/>
        </w:rPr>
        <w:fldChar w:fldCharType="begin" w:fldLock="1"/>
      </w:r>
      <w:r w:rsidR="004708AD" w:rsidRPr="00DC671C">
        <w:rPr>
          <w:rFonts w:ascii="Times New Roman" w:hAnsi="Times New Roman" w:cs="Times New Roman"/>
          <w:sz w:val="24"/>
          <w:szCs w:val="24"/>
        </w:rPr>
        <w:instrText>ADDIN CSL_CITATION {"citationItems":[{"id":"ITEM-1","itemData":{"URL":"https://medium.com/@RaghavPrabhu/understanding-of-convolutional-neural-network-cnn-deep-learning-99760835f148","accessed":{"date-parts":[["2021","11","29"]]},"author":[{"dropping-particle":"","family":"Prabhu","given":"","non-dropping-particle":"","parse-names":false,"suffix":""}],"id":"ITEM-1","issued":{"date-parts":[["2018","3","4"]]},"title":"Understanding of Convolutional Neural Network (CNN) — Deep Learning | by Prabhu | Medium","type":"webpage"},"uris":["http://www.mendeley.com/documents/?uuid=a658af77-3d57-34d6-bbfe-aae7877c56fe"]}],"mendeley":{"formattedCitation":"(Prabhu, 2018)","plainTextFormattedCitation":"(Prabhu, 2018)","previouslyFormattedCitation":"(Prabhu, 2018)"},"properties":{"noteIndex":0},"schema":"https://github.com/citation-style-language/schema/raw/master/csl-citation.json"}</w:instrText>
      </w:r>
      <w:r w:rsidR="004708AD" w:rsidRPr="00DC671C">
        <w:rPr>
          <w:rFonts w:ascii="Times New Roman" w:hAnsi="Times New Roman" w:cs="Times New Roman"/>
          <w:sz w:val="24"/>
          <w:szCs w:val="24"/>
        </w:rPr>
        <w:fldChar w:fldCharType="separate"/>
      </w:r>
      <w:r w:rsidR="004708AD" w:rsidRPr="00DC671C">
        <w:rPr>
          <w:rFonts w:ascii="Times New Roman" w:hAnsi="Times New Roman" w:cs="Times New Roman"/>
          <w:noProof/>
          <w:sz w:val="24"/>
          <w:szCs w:val="24"/>
        </w:rPr>
        <w:t>(Prabhu, 2018)</w:t>
      </w:r>
      <w:r w:rsidR="004708AD" w:rsidRPr="00DC671C">
        <w:rPr>
          <w:rFonts w:ascii="Times New Roman" w:hAnsi="Times New Roman" w:cs="Times New Roman"/>
          <w:sz w:val="24"/>
          <w:szCs w:val="24"/>
        </w:rPr>
        <w:fldChar w:fldCharType="end"/>
      </w:r>
      <w:r w:rsidR="000F45D1" w:rsidRPr="00DC671C">
        <w:rPr>
          <w:rFonts w:ascii="Times New Roman" w:hAnsi="Times New Roman" w:cs="Times New Roman"/>
          <w:sz w:val="24"/>
          <w:szCs w:val="24"/>
        </w:rPr>
        <w:t>.</w:t>
      </w:r>
      <w:r w:rsidR="00101672" w:rsidRPr="00DC671C">
        <w:rPr>
          <w:rFonts w:ascii="Times New Roman" w:hAnsi="Times New Roman" w:cs="Times New Roman"/>
          <w:sz w:val="24"/>
          <w:szCs w:val="24"/>
        </w:rPr>
        <w:t xml:space="preserve"> Concretamente</w:t>
      </w:r>
      <w:r w:rsidR="000F45D1" w:rsidRPr="00DC671C">
        <w:rPr>
          <w:rFonts w:ascii="Times New Roman" w:hAnsi="Times New Roman" w:cs="Times New Roman"/>
          <w:sz w:val="24"/>
          <w:szCs w:val="24"/>
        </w:rPr>
        <w:t xml:space="preserve"> </w:t>
      </w:r>
      <w:r w:rsidR="00ED24BB">
        <w:rPr>
          <w:rFonts w:ascii="Times New Roman" w:hAnsi="Times New Roman" w:cs="Times New Roman"/>
          <w:sz w:val="24"/>
          <w:szCs w:val="24"/>
        </w:rPr>
        <w:t xml:space="preserve">consisten en una </w:t>
      </w:r>
      <w:r w:rsidR="00C42FA6" w:rsidRPr="00DC671C">
        <w:rPr>
          <w:rFonts w:ascii="Times New Roman" w:hAnsi="Times New Roman" w:cs="Times New Roman"/>
          <w:sz w:val="24"/>
          <w:szCs w:val="24"/>
        </w:rPr>
        <w:t>variación del perceptrón multicapa (</w:t>
      </w:r>
      <w:r w:rsidR="00A24943" w:rsidRPr="00ED24BB">
        <w:rPr>
          <w:rFonts w:ascii="Times New Roman" w:hAnsi="Times New Roman" w:cs="Times New Roman"/>
          <w:color w:val="2E74B5" w:themeColor="accent5" w:themeShade="BF"/>
          <w:sz w:val="24"/>
          <w:szCs w:val="24"/>
          <w:u w:val="single"/>
        </w:rPr>
        <w:fldChar w:fldCharType="begin"/>
      </w:r>
      <w:r w:rsidR="00A24943" w:rsidRPr="00ED24BB">
        <w:rPr>
          <w:rFonts w:ascii="Times New Roman" w:hAnsi="Times New Roman" w:cs="Times New Roman"/>
          <w:color w:val="2E74B5" w:themeColor="accent5" w:themeShade="BF"/>
          <w:sz w:val="24"/>
          <w:szCs w:val="24"/>
          <w:u w:val="single"/>
        </w:rPr>
        <w:instrText xml:space="preserve"> REF _Ref88679660 \h  \* MERGEFORMAT </w:instrText>
      </w:r>
      <w:r w:rsidR="00A24943" w:rsidRPr="00ED24BB">
        <w:rPr>
          <w:rFonts w:ascii="Times New Roman" w:hAnsi="Times New Roman" w:cs="Times New Roman"/>
          <w:color w:val="2E74B5" w:themeColor="accent5" w:themeShade="BF"/>
          <w:sz w:val="24"/>
          <w:szCs w:val="24"/>
          <w:u w:val="single"/>
        </w:rPr>
      </w:r>
      <w:r w:rsidR="00A24943" w:rsidRPr="00ED24BB">
        <w:rPr>
          <w:rFonts w:ascii="Times New Roman" w:hAnsi="Times New Roman" w:cs="Times New Roman"/>
          <w:color w:val="2E74B5" w:themeColor="accent5" w:themeShade="BF"/>
          <w:sz w:val="24"/>
          <w:szCs w:val="24"/>
          <w:u w:val="single"/>
        </w:rPr>
        <w:fldChar w:fldCharType="separate"/>
      </w:r>
      <w:ins w:id="124" w:author="sumit kumar" w:date="2022-01-28T00:52:00Z">
        <w:r w:rsidR="00A55E47" w:rsidRPr="00A55E47">
          <w:rPr>
            <w:rFonts w:ascii="Times New Roman" w:hAnsi="Times New Roman" w:cs="Times New Roman"/>
            <w:color w:val="2E74B5" w:themeColor="accent5" w:themeShade="BF"/>
            <w:sz w:val="24"/>
            <w:szCs w:val="24"/>
            <w:u w:val="single"/>
            <w:rPrChange w:id="125" w:author="sumit kumar" w:date="2022-01-28T00:52:00Z">
              <w:rPr/>
            </w:rPrChange>
          </w:rPr>
          <w:t xml:space="preserve">Figura </w:t>
        </w:r>
        <w:r w:rsidR="00A55E47" w:rsidRPr="00A55E47">
          <w:rPr>
            <w:rFonts w:ascii="Times New Roman" w:hAnsi="Times New Roman" w:cs="Times New Roman"/>
            <w:noProof/>
            <w:color w:val="2E74B5" w:themeColor="accent5" w:themeShade="BF"/>
            <w:sz w:val="24"/>
            <w:szCs w:val="24"/>
            <w:u w:val="single"/>
            <w:rPrChange w:id="126" w:author="sumit kumar" w:date="2022-01-28T00:52:00Z">
              <w:rPr>
                <w:noProof/>
              </w:rPr>
            </w:rPrChange>
          </w:rPr>
          <w:t>5</w:t>
        </w:r>
      </w:ins>
      <w:del w:id="127"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Figura </w:delText>
        </w:r>
        <w:r w:rsidR="00614ADD" w:rsidRPr="00614ADD" w:rsidDel="00A55E47">
          <w:rPr>
            <w:rFonts w:ascii="Times New Roman" w:hAnsi="Times New Roman" w:cs="Times New Roman"/>
            <w:noProof/>
            <w:color w:val="2E74B5" w:themeColor="accent5" w:themeShade="BF"/>
            <w:sz w:val="24"/>
            <w:szCs w:val="24"/>
            <w:u w:val="single"/>
          </w:rPr>
          <w:delText>5</w:delText>
        </w:r>
      </w:del>
      <w:r w:rsidR="00A24943" w:rsidRPr="00ED24BB">
        <w:rPr>
          <w:rFonts w:ascii="Times New Roman" w:hAnsi="Times New Roman" w:cs="Times New Roman"/>
          <w:color w:val="2E74B5" w:themeColor="accent5" w:themeShade="BF"/>
          <w:sz w:val="24"/>
          <w:szCs w:val="24"/>
          <w:u w:val="single"/>
        </w:rPr>
        <w:fldChar w:fldCharType="end"/>
      </w:r>
      <w:r w:rsidR="00C42FA6" w:rsidRPr="00DC671C">
        <w:rPr>
          <w:rFonts w:ascii="Times New Roman" w:hAnsi="Times New Roman" w:cs="Times New Roman"/>
          <w:sz w:val="24"/>
          <w:szCs w:val="24"/>
        </w:rPr>
        <w:t>)</w:t>
      </w:r>
      <w:r w:rsidR="00EC5FE8" w:rsidRPr="00DC671C">
        <w:rPr>
          <w:rFonts w:ascii="Times New Roman" w:hAnsi="Times New Roman" w:cs="Times New Roman"/>
          <w:sz w:val="24"/>
          <w:szCs w:val="24"/>
        </w:rPr>
        <w:t xml:space="preserve"> y </w:t>
      </w:r>
      <w:r w:rsidR="000F45D1" w:rsidRPr="00DC671C">
        <w:rPr>
          <w:rFonts w:ascii="Times New Roman" w:hAnsi="Times New Roman" w:cs="Times New Roman"/>
          <w:sz w:val="24"/>
          <w:szCs w:val="24"/>
        </w:rPr>
        <w:t>están compuestas por</w:t>
      </w:r>
      <w:r w:rsidR="00EC5FE8" w:rsidRPr="00DC671C">
        <w:rPr>
          <w:rFonts w:ascii="Times New Roman" w:hAnsi="Times New Roman" w:cs="Times New Roman"/>
          <w:sz w:val="24"/>
          <w:szCs w:val="24"/>
        </w:rPr>
        <w:t xml:space="preserve">: </w:t>
      </w:r>
      <w:r w:rsidR="00EC5FE8" w:rsidRPr="00CE12B3">
        <w:rPr>
          <w:rFonts w:ascii="Times New Roman" w:hAnsi="Times New Roman" w:cs="Times New Roman"/>
          <w:b/>
          <w:bCs/>
          <w:sz w:val="24"/>
          <w:szCs w:val="24"/>
        </w:rPr>
        <w:t>las capas convolutivas</w:t>
      </w:r>
      <w:r w:rsidR="00EC5FE8" w:rsidRPr="00DC671C">
        <w:rPr>
          <w:rFonts w:ascii="Times New Roman" w:hAnsi="Times New Roman" w:cs="Times New Roman"/>
          <w:sz w:val="24"/>
          <w:szCs w:val="24"/>
        </w:rPr>
        <w:t xml:space="preserve"> y </w:t>
      </w:r>
      <w:r w:rsidR="00EC5FE8" w:rsidRPr="00CE12B3">
        <w:rPr>
          <w:rFonts w:ascii="Times New Roman" w:hAnsi="Times New Roman" w:cs="Times New Roman"/>
          <w:b/>
          <w:bCs/>
          <w:sz w:val="24"/>
          <w:szCs w:val="24"/>
        </w:rPr>
        <w:t>las capas totalmente conectada</w:t>
      </w:r>
      <w:r w:rsidR="009E18B2" w:rsidRPr="00CE12B3">
        <w:rPr>
          <w:rFonts w:ascii="Times New Roman" w:hAnsi="Times New Roman" w:cs="Times New Roman"/>
          <w:b/>
          <w:bCs/>
          <w:sz w:val="24"/>
          <w:szCs w:val="24"/>
        </w:rPr>
        <w:t>s</w:t>
      </w:r>
      <w:r w:rsidR="009A2C39" w:rsidRPr="00DC671C">
        <w:rPr>
          <w:rFonts w:ascii="Times New Roman" w:hAnsi="Times New Roman" w:cs="Times New Roman"/>
          <w:sz w:val="24"/>
          <w:szCs w:val="24"/>
        </w:rPr>
        <w:t>.</w:t>
      </w:r>
    </w:p>
    <w:p w14:paraId="02BB52D2" w14:textId="4B0EAAF6" w:rsidR="00A8216E" w:rsidRPr="00DC671C" w:rsidRDefault="00A8216E" w:rsidP="00237C81">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lastRenderedPageBreak/>
        <w:t>Las capas convolutivas forman una parte esencial de las CNN. En ellas, cada neurona está conectada solo a un subconjunto de salidas de la capa anterior (</w:t>
      </w:r>
      <w:r w:rsidRPr="00ED24BB">
        <w:rPr>
          <w:rFonts w:ascii="Times New Roman" w:hAnsi="Times New Roman" w:cs="Times New Roman"/>
          <w:color w:val="2E74B5" w:themeColor="accent5" w:themeShade="BF"/>
          <w:sz w:val="24"/>
          <w:szCs w:val="24"/>
          <w:u w:val="single"/>
        </w:rPr>
        <w:fldChar w:fldCharType="begin"/>
      </w:r>
      <w:r w:rsidRPr="00ED24BB">
        <w:rPr>
          <w:rFonts w:ascii="Times New Roman" w:hAnsi="Times New Roman" w:cs="Times New Roman"/>
          <w:color w:val="2E74B5" w:themeColor="accent5" w:themeShade="BF"/>
          <w:sz w:val="24"/>
          <w:szCs w:val="24"/>
          <w:u w:val="single"/>
        </w:rPr>
        <w:instrText xml:space="preserve"> REF _Ref89108884 \h  \* MERGEFORMAT </w:instrText>
      </w:r>
      <w:r w:rsidRPr="00ED24BB">
        <w:rPr>
          <w:rFonts w:ascii="Times New Roman" w:hAnsi="Times New Roman" w:cs="Times New Roman"/>
          <w:color w:val="2E74B5" w:themeColor="accent5" w:themeShade="BF"/>
          <w:sz w:val="24"/>
          <w:szCs w:val="24"/>
          <w:u w:val="single"/>
        </w:rPr>
      </w:r>
      <w:r w:rsidRPr="00ED24BB">
        <w:rPr>
          <w:rFonts w:ascii="Times New Roman" w:hAnsi="Times New Roman" w:cs="Times New Roman"/>
          <w:color w:val="2E74B5" w:themeColor="accent5" w:themeShade="BF"/>
          <w:sz w:val="24"/>
          <w:szCs w:val="24"/>
          <w:u w:val="single"/>
        </w:rPr>
        <w:fldChar w:fldCharType="separate"/>
      </w:r>
      <w:ins w:id="128" w:author="sumit kumar" w:date="2022-01-28T00:52:00Z">
        <w:r w:rsidR="00A55E47" w:rsidRPr="00A55E47">
          <w:rPr>
            <w:rFonts w:ascii="Times New Roman" w:hAnsi="Times New Roman" w:cs="Times New Roman"/>
            <w:color w:val="2E74B5" w:themeColor="accent5" w:themeShade="BF"/>
            <w:sz w:val="24"/>
            <w:szCs w:val="24"/>
            <w:u w:val="single"/>
            <w:rPrChange w:id="129" w:author="sumit kumar" w:date="2022-01-28T00:52:00Z">
              <w:rPr/>
            </w:rPrChange>
          </w:rPr>
          <w:t xml:space="preserve">Figura </w:t>
        </w:r>
        <w:r w:rsidR="00A55E47" w:rsidRPr="00A55E47">
          <w:rPr>
            <w:rFonts w:ascii="Times New Roman" w:hAnsi="Times New Roman" w:cs="Times New Roman"/>
            <w:noProof/>
            <w:color w:val="2E74B5" w:themeColor="accent5" w:themeShade="BF"/>
            <w:sz w:val="24"/>
            <w:szCs w:val="24"/>
            <w:u w:val="single"/>
            <w:rPrChange w:id="130" w:author="sumit kumar" w:date="2022-01-28T00:52:00Z">
              <w:rPr>
                <w:noProof/>
              </w:rPr>
            </w:rPrChange>
          </w:rPr>
          <w:t>6</w:t>
        </w:r>
      </w:ins>
      <w:del w:id="131"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Figura </w:delText>
        </w:r>
        <w:r w:rsidR="00614ADD" w:rsidRPr="00614ADD" w:rsidDel="00A55E47">
          <w:rPr>
            <w:rFonts w:ascii="Times New Roman" w:hAnsi="Times New Roman" w:cs="Times New Roman"/>
            <w:noProof/>
            <w:color w:val="2E74B5" w:themeColor="accent5" w:themeShade="BF"/>
            <w:sz w:val="24"/>
            <w:szCs w:val="24"/>
            <w:u w:val="single"/>
          </w:rPr>
          <w:delText>6</w:delText>
        </w:r>
      </w:del>
      <w:r w:rsidRPr="00ED24BB">
        <w:rPr>
          <w:rFonts w:ascii="Times New Roman" w:hAnsi="Times New Roman" w:cs="Times New Roman"/>
          <w:color w:val="2E74B5" w:themeColor="accent5" w:themeShade="BF"/>
          <w:sz w:val="24"/>
          <w:szCs w:val="24"/>
          <w:u w:val="single"/>
        </w:rPr>
        <w:fldChar w:fldCharType="end"/>
      </w:r>
      <w:r w:rsidRPr="00DC671C">
        <w:rPr>
          <w:rFonts w:ascii="Times New Roman" w:hAnsi="Times New Roman" w:cs="Times New Roman"/>
          <w:sz w:val="24"/>
          <w:szCs w:val="24"/>
        </w:rPr>
        <w:t xml:space="preserve">). Gracias a esto, se </w:t>
      </w:r>
      <w:r w:rsidR="00C83585">
        <w:rPr>
          <w:rFonts w:ascii="Times New Roman" w:hAnsi="Times New Roman" w:cs="Times New Roman"/>
          <w:sz w:val="24"/>
          <w:szCs w:val="24"/>
        </w:rPr>
        <w:t>reduce</w:t>
      </w:r>
      <w:r w:rsidRPr="00DC671C">
        <w:rPr>
          <w:rFonts w:ascii="Times New Roman" w:hAnsi="Times New Roman" w:cs="Times New Roman"/>
          <w:sz w:val="24"/>
          <w:szCs w:val="24"/>
        </w:rPr>
        <w:t xml:space="preserve"> de manera considerable el número total de parámetros de estas redes en comparación con las totalmente conectadas </w:t>
      </w:r>
      <w:r w:rsidRPr="00DC671C">
        <w:rPr>
          <w:rFonts w:ascii="Times New Roman" w:hAnsi="Times New Roman" w:cs="Times New Roman"/>
          <w:sz w:val="24"/>
          <w:szCs w:val="24"/>
        </w:rPr>
        <w:fldChar w:fldCharType="begin" w:fldLock="1"/>
      </w:r>
      <w:r w:rsidRPr="00DC671C">
        <w:rPr>
          <w:rFonts w:ascii="Times New Roman" w:hAnsi="Times New Roman" w:cs="Times New Roman"/>
          <w:sz w:val="24"/>
          <w:szCs w:val="24"/>
        </w:rPr>
        <w:instrText>ADDIN CSL_CITATION {"citationItems":[{"id":"ITEM-1","itemData":{"DOI":"10.3389/frai.2020.00004","ISSN":"26248212","abstract":"Deep learning models stand for a new learning paradigm in artificial intelligence (AI) and machine learning. Recent breakthrough results in image analysis and speech recognition have generated a massive interest in this field because also applications in many other domains providing big data seem possible. On a downside, the mathematical and computational methodology underlying deep learning models is very challenging, especially for interdisciplinary scientists. For this reason, we present in this paper an introductory review of deep learning approaches including Deep Feedforward Neural Networks (D-FFNN), Convolutional Neural Networks (CNNs), Deep Belief Networks (DBNs), Autoencoders (AEs), and Long Short-Term Memory (LSTM) networks. These models form the major core architectures of deep learning models currently used and should belong in any data scientist's toolbox. Importantly, those core architectural building blocks can be composed flexibly—in an almost Lego-like manner—to build new application-specific network architectures. Hence, a basic understanding of these network architectures is important to be prepared for future developments in AI.","author":[{"dropping-particle":"","family":"Emmert-Streib","given":"Frank","non-dropping-particle":"","parse-names":false,"suffix":""},{"dropping-particle":"","family":"Yang","given":"Zhen","non-dropping-particle":"","parse-names":false,"suffix":""},{"dropping-particle":"","family":"Feng","given":"Han","non-dropping-particle":"","parse-names":false,"suffix":""},{"dropping-particle":"","family":"Tripathi","given":"Shailesh","non-dropping-particle":"","parse-names":false,"suffix":""},{"dropping-particle":"","family":"Dehmer","given":"Matthias","non-dropping-particle":"","parse-names":false,"suffix":""}],"container-title":"Frontiers in Artificial Intelligence","id":"ITEM-1","issue":"February","issued":{"date-parts":[["2020"]]},"page":"1-23","title":"An Introductory Review of Deep Learning for Prediction Models With Big Data","type":"article-journal","volume":"3"},"uris":["http://www.mendeley.com/documents/?uuid=b299ad67-11e2-4548-a0ce-5be59a6d41ac"]}],"mendeley":{"formattedCitation":"(Emmert-Streib et al., 2020)","plainTextFormattedCitation":"(Emmert-Streib et al., 2020)","previouslyFormattedCitation":"(Emmert-Streib et al., 2020)"},"properties":{"noteIndex":0},"schema":"https://github.com/citation-style-language/schema/raw/master/csl-citation.json"}</w:instrText>
      </w:r>
      <w:r w:rsidRPr="00DC671C">
        <w:rPr>
          <w:rFonts w:ascii="Times New Roman" w:hAnsi="Times New Roman" w:cs="Times New Roman"/>
          <w:sz w:val="24"/>
          <w:szCs w:val="24"/>
        </w:rPr>
        <w:fldChar w:fldCharType="separate"/>
      </w:r>
      <w:r w:rsidRPr="00DC671C">
        <w:rPr>
          <w:rFonts w:ascii="Times New Roman" w:hAnsi="Times New Roman" w:cs="Times New Roman"/>
          <w:noProof/>
          <w:sz w:val="24"/>
          <w:szCs w:val="24"/>
        </w:rPr>
        <w:t xml:space="preserve">(Emmert-Streib </w:t>
      </w:r>
      <w:r w:rsidR="00A01770" w:rsidRPr="00A01770">
        <w:rPr>
          <w:rFonts w:ascii="Times New Roman" w:hAnsi="Times New Roman" w:cs="Times New Roman"/>
          <w:i/>
          <w:iCs/>
          <w:noProof/>
          <w:sz w:val="24"/>
          <w:szCs w:val="24"/>
        </w:rPr>
        <w:t>et al</w:t>
      </w:r>
      <w:r w:rsidRPr="00DC671C">
        <w:rPr>
          <w:rFonts w:ascii="Times New Roman" w:hAnsi="Times New Roman" w:cs="Times New Roman"/>
          <w:noProof/>
          <w:sz w:val="24"/>
          <w:szCs w:val="24"/>
        </w:rPr>
        <w:t>., 2020)</w:t>
      </w:r>
      <w:r w:rsidRPr="00DC671C">
        <w:rPr>
          <w:rFonts w:ascii="Times New Roman" w:hAnsi="Times New Roman" w:cs="Times New Roman"/>
          <w:sz w:val="24"/>
          <w:szCs w:val="24"/>
        </w:rPr>
        <w:fldChar w:fldCharType="end"/>
      </w:r>
      <w:r w:rsidRPr="00DC671C">
        <w:rPr>
          <w:rFonts w:ascii="Times New Roman" w:hAnsi="Times New Roman" w:cs="Times New Roman"/>
          <w:sz w:val="24"/>
          <w:szCs w:val="24"/>
        </w:rPr>
        <w:t>. Además</w:t>
      </w:r>
      <w:r w:rsidR="00C83585">
        <w:rPr>
          <w:rFonts w:ascii="Times New Roman" w:hAnsi="Times New Roman" w:cs="Times New Roman"/>
          <w:sz w:val="24"/>
          <w:szCs w:val="24"/>
        </w:rPr>
        <w:t>,</w:t>
      </w:r>
      <w:r w:rsidRPr="00DC671C">
        <w:rPr>
          <w:rFonts w:ascii="Times New Roman" w:hAnsi="Times New Roman" w:cs="Times New Roman"/>
          <w:sz w:val="24"/>
          <w:szCs w:val="24"/>
        </w:rPr>
        <w:t xml:space="preserve"> estas capas se caracterizan porque en ellas se realiza una operación matemática </w:t>
      </w:r>
      <w:r w:rsidR="00C83585">
        <w:rPr>
          <w:rFonts w:ascii="Times New Roman" w:hAnsi="Times New Roman" w:cs="Times New Roman"/>
          <w:sz w:val="24"/>
          <w:szCs w:val="24"/>
        </w:rPr>
        <w:t>denominada</w:t>
      </w:r>
      <w:r w:rsidRPr="00DC671C">
        <w:rPr>
          <w:rFonts w:ascii="Times New Roman" w:hAnsi="Times New Roman" w:cs="Times New Roman"/>
          <w:sz w:val="24"/>
          <w:szCs w:val="24"/>
        </w:rPr>
        <w:t xml:space="preserve"> como </w:t>
      </w:r>
      <w:r w:rsidRPr="00C83585">
        <w:rPr>
          <w:rFonts w:ascii="Times New Roman" w:hAnsi="Times New Roman" w:cs="Times New Roman"/>
          <w:b/>
          <w:bCs/>
          <w:sz w:val="24"/>
          <w:szCs w:val="24"/>
        </w:rPr>
        <w:t>convolución</w:t>
      </w:r>
      <w:r w:rsidRPr="00DC671C">
        <w:rPr>
          <w:rFonts w:ascii="Times New Roman" w:hAnsi="Times New Roman" w:cs="Times New Roman"/>
          <w:sz w:val="24"/>
          <w:szCs w:val="24"/>
        </w:rPr>
        <w:t xml:space="preserve">. </w:t>
      </w:r>
      <w:r w:rsidR="00C83585">
        <w:rPr>
          <w:rFonts w:ascii="Times New Roman" w:hAnsi="Times New Roman" w:cs="Times New Roman"/>
          <w:sz w:val="24"/>
          <w:szCs w:val="24"/>
        </w:rPr>
        <w:t>Así, l</w:t>
      </w:r>
      <w:r w:rsidRPr="00DC671C">
        <w:rPr>
          <w:rFonts w:ascii="Times New Roman" w:hAnsi="Times New Roman" w:cs="Times New Roman"/>
          <w:sz w:val="24"/>
          <w:szCs w:val="24"/>
        </w:rPr>
        <w:t xml:space="preserve">a </w:t>
      </w:r>
      <w:r w:rsidRPr="00C83585">
        <w:rPr>
          <w:rFonts w:ascii="Times New Roman" w:hAnsi="Times New Roman" w:cs="Times New Roman"/>
          <w:color w:val="2E74B5" w:themeColor="accent5" w:themeShade="BF"/>
          <w:sz w:val="24"/>
          <w:szCs w:val="24"/>
          <w:u w:val="single"/>
        </w:rPr>
        <w:fldChar w:fldCharType="begin"/>
      </w:r>
      <w:r w:rsidRPr="00C83585">
        <w:rPr>
          <w:rFonts w:ascii="Times New Roman" w:hAnsi="Times New Roman" w:cs="Times New Roman"/>
          <w:color w:val="2E74B5" w:themeColor="accent5" w:themeShade="BF"/>
          <w:sz w:val="24"/>
          <w:szCs w:val="24"/>
          <w:u w:val="single"/>
        </w:rPr>
        <w:instrText xml:space="preserve"> REF _Ref88837466 \h  \* MERGEFORMAT </w:instrText>
      </w:r>
      <w:r w:rsidRPr="00C83585">
        <w:rPr>
          <w:rFonts w:ascii="Times New Roman" w:hAnsi="Times New Roman" w:cs="Times New Roman"/>
          <w:color w:val="2E74B5" w:themeColor="accent5" w:themeShade="BF"/>
          <w:sz w:val="24"/>
          <w:szCs w:val="24"/>
          <w:u w:val="single"/>
        </w:rPr>
      </w:r>
      <w:r w:rsidRPr="00C83585">
        <w:rPr>
          <w:rFonts w:ascii="Times New Roman" w:hAnsi="Times New Roman" w:cs="Times New Roman"/>
          <w:color w:val="2E74B5" w:themeColor="accent5" w:themeShade="BF"/>
          <w:sz w:val="24"/>
          <w:szCs w:val="24"/>
          <w:u w:val="single"/>
        </w:rPr>
        <w:fldChar w:fldCharType="separate"/>
      </w:r>
      <w:ins w:id="132" w:author="sumit kumar" w:date="2022-01-28T00:52:00Z">
        <w:r w:rsidR="00A55E47" w:rsidRPr="00A55E47">
          <w:rPr>
            <w:rFonts w:ascii="Times New Roman" w:hAnsi="Times New Roman" w:cs="Times New Roman"/>
            <w:color w:val="2E74B5" w:themeColor="accent5" w:themeShade="BF"/>
            <w:sz w:val="24"/>
            <w:szCs w:val="24"/>
            <w:u w:val="single"/>
            <w:rPrChange w:id="133" w:author="sumit kumar" w:date="2022-01-28T00:52:00Z">
              <w:rPr/>
            </w:rPrChange>
          </w:rPr>
          <w:t xml:space="preserve">Figura </w:t>
        </w:r>
        <w:r w:rsidR="00A55E47" w:rsidRPr="00A55E47">
          <w:rPr>
            <w:rFonts w:ascii="Times New Roman" w:hAnsi="Times New Roman" w:cs="Times New Roman"/>
            <w:noProof/>
            <w:color w:val="2E74B5" w:themeColor="accent5" w:themeShade="BF"/>
            <w:sz w:val="24"/>
            <w:szCs w:val="24"/>
            <w:u w:val="single"/>
            <w:rPrChange w:id="134" w:author="sumit kumar" w:date="2022-01-28T00:52:00Z">
              <w:rPr>
                <w:noProof/>
              </w:rPr>
            </w:rPrChange>
          </w:rPr>
          <w:t>7</w:t>
        </w:r>
      </w:ins>
      <w:del w:id="135"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Figura </w:delText>
        </w:r>
        <w:r w:rsidR="00614ADD" w:rsidRPr="00614ADD" w:rsidDel="00A55E47">
          <w:rPr>
            <w:rFonts w:ascii="Times New Roman" w:hAnsi="Times New Roman" w:cs="Times New Roman"/>
            <w:noProof/>
            <w:color w:val="2E74B5" w:themeColor="accent5" w:themeShade="BF"/>
            <w:sz w:val="24"/>
            <w:szCs w:val="24"/>
            <w:u w:val="single"/>
          </w:rPr>
          <w:delText>7</w:delText>
        </w:r>
      </w:del>
      <w:r w:rsidRPr="00C83585">
        <w:rPr>
          <w:rFonts w:ascii="Times New Roman" w:hAnsi="Times New Roman" w:cs="Times New Roman"/>
          <w:color w:val="2E74B5" w:themeColor="accent5" w:themeShade="BF"/>
          <w:sz w:val="24"/>
          <w:szCs w:val="24"/>
          <w:u w:val="single"/>
        </w:rPr>
        <w:fldChar w:fldCharType="end"/>
      </w:r>
      <w:r w:rsidRPr="00DC671C">
        <w:rPr>
          <w:rFonts w:ascii="Times New Roman" w:hAnsi="Times New Roman" w:cs="Times New Roman"/>
          <w:sz w:val="24"/>
          <w:szCs w:val="24"/>
        </w:rPr>
        <w:t xml:space="preserve"> muestra cómo se realiza </w:t>
      </w:r>
      <w:r>
        <w:rPr>
          <w:rFonts w:ascii="Times New Roman" w:hAnsi="Times New Roman" w:cs="Times New Roman"/>
          <w:sz w:val="24"/>
          <w:szCs w:val="24"/>
        </w:rPr>
        <w:t>dicha</w:t>
      </w:r>
      <w:r w:rsidRPr="00DC671C">
        <w:rPr>
          <w:rFonts w:ascii="Times New Roman" w:hAnsi="Times New Roman" w:cs="Times New Roman"/>
          <w:sz w:val="24"/>
          <w:szCs w:val="24"/>
        </w:rPr>
        <w:t xml:space="preserve"> operación sobre una entrada bidimensional.</w:t>
      </w:r>
    </w:p>
    <w:p w14:paraId="72BE520B" w14:textId="346AC8E3" w:rsidR="003F76EA" w:rsidRPr="00A8216E" w:rsidRDefault="003F76EA" w:rsidP="000E6FC8">
      <w:pPr>
        <w:pStyle w:val="Figuras"/>
        <w:rPr>
          <w:i/>
          <w:iCs/>
        </w:rPr>
      </w:pPr>
      <w:bookmarkStart w:id="136" w:name="_Ref89108884"/>
      <w:bookmarkStart w:id="137" w:name="_Toc94028568"/>
      <w:bookmarkStart w:id="138" w:name="_Toc94033248"/>
      <w:r w:rsidRPr="00A8216E">
        <w:t xml:space="preserve">Figura </w:t>
      </w:r>
      <w:fldSimple w:instr=" SEQ Figura \* ARABIC ">
        <w:r w:rsidR="00A55E47">
          <w:rPr>
            <w:noProof/>
          </w:rPr>
          <w:t>6</w:t>
        </w:r>
      </w:fldSimple>
      <w:bookmarkEnd w:id="136"/>
      <w:r w:rsidRPr="00A8216E">
        <w:t>: Ejemplo de una CNN</w:t>
      </w:r>
      <w:bookmarkEnd w:id="137"/>
      <w:bookmarkEnd w:id="138"/>
    </w:p>
    <w:p w14:paraId="0A5E7094" w14:textId="77777777" w:rsidR="003F76EA" w:rsidRPr="00DC671C" w:rsidRDefault="003F76EA" w:rsidP="00A8216E">
      <w:pPr>
        <w:keepNext/>
        <w:spacing w:after="0" w:line="240" w:lineRule="auto"/>
        <w:jc w:val="center"/>
        <w:rPr>
          <w:rFonts w:ascii="Times New Roman" w:hAnsi="Times New Roman" w:cs="Times New Roman"/>
          <w:sz w:val="24"/>
          <w:szCs w:val="24"/>
        </w:rPr>
      </w:pPr>
      <w:r w:rsidRPr="00A8216E">
        <w:rPr>
          <w:rFonts w:ascii="Times New Roman" w:hAnsi="Times New Roman" w:cs="Times New Roman"/>
          <w:noProof/>
          <w:sz w:val="20"/>
          <w:szCs w:val="20"/>
          <w:lang w:eastAsia="es-ES"/>
        </w:rPr>
        <w:drawing>
          <wp:inline distT="0" distB="0" distL="0" distR="0" wp14:anchorId="1F96A22F" wp14:editId="644FBA1D">
            <wp:extent cx="2672246" cy="2712491"/>
            <wp:effectExtent l="0" t="0" r="0"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2679848" cy="2720207"/>
                    </a:xfrm>
                    <a:prstGeom prst="rect">
                      <a:avLst/>
                    </a:prstGeom>
                  </pic:spPr>
                </pic:pic>
              </a:graphicData>
            </a:graphic>
          </wp:inline>
        </w:drawing>
      </w:r>
    </w:p>
    <w:p w14:paraId="7E41ED89" w14:textId="77777777" w:rsidR="00CE12B3" w:rsidRDefault="003F76EA" w:rsidP="001411DC">
      <w:pPr>
        <w:pStyle w:val="Descripcin"/>
        <w:spacing w:after="180"/>
        <w:jc w:val="center"/>
        <w:rPr>
          <w:rFonts w:ascii="Times New Roman" w:hAnsi="Times New Roman" w:cs="Times New Roman"/>
          <w:i w:val="0"/>
          <w:iCs w:val="0"/>
          <w:color w:val="auto"/>
          <w:sz w:val="16"/>
          <w:szCs w:val="16"/>
        </w:rPr>
      </w:pPr>
      <w:bookmarkStart w:id="139" w:name="_Toc94028569"/>
      <w:r w:rsidRPr="00CE12B3">
        <w:rPr>
          <w:rFonts w:ascii="Times New Roman" w:hAnsi="Times New Roman" w:cs="Times New Roman"/>
          <w:i w:val="0"/>
          <w:iCs w:val="0"/>
          <w:color w:val="auto"/>
          <w:sz w:val="16"/>
          <w:szCs w:val="16"/>
        </w:rPr>
        <w:t>Las flechas rojas señalan como las neuronas de una capa solo están</w:t>
      </w:r>
      <w:r w:rsidR="00A8216E" w:rsidRPr="00CE12B3">
        <w:rPr>
          <w:rFonts w:ascii="Times New Roman" w:hAnsi="Times New Roman" w:cs="Times New Roman"/>
          <w:i w:val="0"/>
          <w:iCs w:val="0"/>
          <w:color w:val="auto"/>
          <w:sz w:val="16"/>
          <w:szCs w:val="16"/>
        </w:rPr>
        <w:t xml:space="preserve"> </w:t>
      </w:r>
      <w:r w:rsidRPr="00CE12B3">
        <w:rPr>
          <w:rFonts w:ascii="Times New Roman" w:hAnsi="Times New Roman" w:cs="Times New Roman"/>
          <w:i w:val="0"/>
          <w:iCs w:val="0"/>
          <w:color w:val="auto"/>
          <w:sz w:val="16"/>
          <w:szCs w:val="16"/>
        </w:rPr>
        <w:t>conectadas a un subconjunto de neuronas de la siguiente capa</w:t>
      </w:r>
      <w:bookmarkEnd w:id="139"/>
    </w:p>
    <w:p w14:paraId="1FE01625" w14:textId="45FD60EF" w:rsidR="003F76EA" w:rsidRPr="00CE12B3" w:rsidRDefault="003F76EA" w:rsidP="00CE12B3">
      <w:pPr>
        <w:pStyle w:val="Descripcin"/>
        <w:spacing w:after="180"/>
        <w:jc w:val="center"/>
        <w:rPr>
          <w:rFonts w:ascii="Times New Roman" w:hAnsi="Times New Roman" w:cs="Times New Roman"/>
          <w:i w:val="0"/>
          <w:iCs w:val="0"/>
          <w:color w:val="auto"/>
          <w:sz w:val="16"/>
          <w:szCs w:val="16"/>
        </w:rPr>
      </w:pPr>
      <w:bookmarkStart w:id="140" w:name="_Toc94028570"/>
      <w:r w:rsidRPr="00CE12B3">
        <w:rPr>
          <w:rFonts w:ascii="Times New Roman" w:hAnsi="Times New Roman" w:cs="Times New Roman"/>
          <w:i w:val="0"/>
          <w:iCs w:val="0"/>
          <w:color w:val="auto"/>
          <w:sz w:val="16"/>
          <w:szCs w:val="16"/>
        </w:rPr>
        <w:t xml:space="preserve">Fuente: Extraído de </w:t>
      </w:r>
      <w:r w:rsidRPr="00CE12B3">
        <w:rPr>
          <w:rFonts w:ascii="Times New Roman" w:hAnsi="Times New Roman" w:cs="Times New Roman"/>
          <w:i w:val="0"/>
          <w:iCs w:val="0"/>
          <w:color w:val="auto"/>
          <w:sz w:val="16"/>
          <w:szCs w:val="16"/>
        </w:rPr>
        <w:fldChar w:fldCharType="begin" w:fldLock="1"/>
      </w:r>
      <w:r w:rsidRPr="00CE12B3">
        <w:rPr>
          <w:rFonts w:ascii="Times New Roman" w:hAnsi="Times New Roman" w:cs="Times New Roman"/>
          <w:i w:val="0"/>
          <w:iCs w:val="0"/>
          <w:color w:val="auto"/>
          <w:sz w:val="16"/>
          <w:szCs w:val="16"/>
        </w:rPr>
        <w:instrText>ADDIN CSL_CITATION {"citationItems":[{"id":"ITEM-1","itemData":{"DOI":"10.3389/frai.2020.00004","ISSN":"26248212","abstract":"Deep learning models stand for a new learning paradigm in artificial intelligence (AI) and machine learning. Recent breakthrough results in image analysis and speech recognition have generated a massive interest in this field because also applications in many other domains providing big data seem possible. On a downside, the mathematical and computational methodology underlying deep learning models is very challenging, especially for interdisciplinary scientists. For this reason, we present in this paper an introductory review of deep learning approaches including Deep Feedforward Neural Networks (D-FFNN), Convolutional Neural Networks (CNNs), Deep Belief Networks (DBNs), Autoencoders (AEs), and Long Short-Term Memory (LSTM) networks. These models form the major core architectures of deep learning models currently used and should belong in any data scientist's toolbox. Importantly, those core architectural building blocks can be composed flexibly—in an almost Lego-like manner—to build new application-specific network architectures. Hence, a basic understanding of these network architectures is important to be prepared for future developments in AI.","author":[{"dropping-particle":"","family":"Emmert-Streib","given":"Frank","non-dropping-particle":"","parse-names":false,"suffix":""},{"dropping-particle":"","family":"Yang","given":"Zhen","non-dropping-particle":"","parse-names":false,"suffix":""},{"dropping-particle":"","family":"Feng","given":"Han","non-dropping-particle":"","parse-names":false,"suffix":""},{"dropping-particle":"","family":"Tripathi","given":"Shailesh","non-dropping-particle":"","parse-names":false,"suffix":""},{"dropping-particle":"","family":"Dehmer","given":"Matthias","non-dropping-particle":"","parse-names":false,"suffix":""}],"container-title":"Frontiers in Artificial Intelligence","id":"ITEM-1","issue":"February","issued":{"date-parts":[["2020"]]},"page":"1-23","title":"An Introductory Review of Deep Learning for Prediction Models With Big Data","type":"article-journal","volume":"3"},"uris":["http://www.mendeley.com/documents/?uuid=b299ad67-11e2-4548-a0ce-5be59a6d41ac"]}],"mendeley":{"formattedCitation":"(Emmert-Streib et al., 2020)","manualFormatting":"Emmert-Streib et al. (2020)","plainTextFormattedCitation":"(Emmert-Streib et al., 2020)","previouslyFormattedCitation":"(Emmert-Streib et al., 2020)"},"properties":{"noteIndex":0},"schema":"https://github.com/citation-style-language/schema/raw/master/csl-citation.json"}</w:instrText>
      </w:r>
      <w:r w:rsidRPr="00CE12B3">
        <w:rPr>
          <w:rFonts w:ascii="Times New Roman" w:hAnsi="Times New Roman" w:cs="Times New Roman"/>
          <w:i w:val="0"/>
          <w:iCs w:val="0"/>
          <w:color w:val="auto"/>
          <w:sz w:val="16"/>
          <w:szCs w:val="16"/>
        </w:rPr>
        <w:fldChar w:fldCharType="separate"/>
      </w:r>
      <w:r w:rsidRPr="00CE12B3">
        <w:rPr>
          <w:rFonts w:ascii="Times New Roman" w:hAnsi="Times New Roman" w:cs="Times New Roman"/>
          <w:i w:val="0"/>
          <w:iCs w:val="0"/>
          <w:noProof/>
          <w:color w:val="auto"/>
          <w:sz w:val="16"/>
          <w:szCs w:val="16"/>
        </w:rPr>
        <w:t xml:space="preserve">Emmert-Streib </w:t>
      </w:r>
      <w:r w:rsidR="00A01770" w:rsidRPr="00A01770">
        <w:rPr>
          <w:rFonts w:ascii="Times New Roman" w:hAnsi="Times New Roman" w:cs="Times New Roman"/>
          <w:noProof/>
          <w:color w:val="auto"/>
          <w:sz w:val="16"/>
          <w:szCs w:val="16"/>
        </w:rPr>
        <w:t>et al</w:t>
      </w:r>
      <w:r w:rsidRPr="00CE12B3">
        <w:rPr>
          <w:rFonts w:ascii="Times New Roman" w:hAnsi="Times New Roman" w:cs="Times New Roman"/>
          <w:i w:val="0"/>
          <w:iCs w:val="0"/>
          <w:noProof/>
          <w:color w:val="auto"/>
          <w:sz w:val="16"/>
          <w:szCs w:val="16"/>
        </w:rPr>
        <w:t>. (2020)</w:t>
      </w:r>
      <w:bookmarkEnd w:id="140"/>
      <w:r w:rsidRPr="00CE12B3">
        <w:rPr>
          <w:rFonts w:ascii="Times New Roman" w:hAnsi="Times New Roman" w:cs="Times New Roman"/>
          <w:i w:val="0"/>
          <w:iCs w:val="0"/>
          <w:color w:val="auto"/>
          <w:sz w:val="16"/>
          <w:szCs w:val="16"/>
        </w:rPr>
        <w:fldChar w:fldCharType="end"/>
      </w:r>
    </w:p>
    <w:p w14:paraId="6025E5F1" w14:textId="050C36E3" w:rsidR="00D81994" w:rsidRDefault="00C83585" w:rsidP="00CE12B3">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Además</w:t>
      </w:r>
      <w:r w:rsidR="00675A29" w:rsidRPr="00DC671C">
        <w:rPr>
          <w:rFonts w:ascii="Times New Roman" w:hAnsi="Times New Roman" w:cs="Times New Roman"/>
          <w:sz w:val="24"/>
          <w:szCs w:val="24"/>
        </w:rPr>
        <w:t xml:space="preserve">, si </w:t>
      </w:r>
      <w:r w:rsidR="00763F50">
        <w:rPr>
          <w:rFonts w:ascii="Times New Roman" w:hAnsi="Times New Roman" w:cs="Times New Roman"/>
          <w:sz w:val="24"/>
          <w:szCs w:val="24"/>
        </w:rPr>
        <w:t xml:space="preserve">se </w:t>
      </w:r>
      <w:r w:rsidR="00675A29" w:rsidRPr="00DC671C">
        <w:rPr>
          <w:rFonts w:ascii="Times New Roman" w:hAnsi="Times New Roman" w:cs="Times New Roman"/>
          <w:sz w:val="24"/>
          <w:szCs w:val="24"/>
        </w:rPr>
        <w:t xml:space="preserve">supone </w:t>
      </w:r>
      <w:r w:rsidR="000B0748" w:rsidRPr="00DC671C">
        <w:rPr>
          <w:rFonts w:ascii="Times New Roman" w:hAnsi="Times New Roman" w:cs="Times New Roman"/>
          <w:sz w:val="24"/>
          <w:szCs w:val="24"/>
        </w:rPr>
        <w:t xml:space="preserve">que </w:t>
      </w:r>
      <w:r w:rsidR="00675A29" w:rsidRPr="00DC671C">
        <w:rPr>
          <w:rFonts w:ascii="Times New Roman" w:hAnsi="Times New Roman" w:cs="Times New Roman"/>
          <w:sz w:val="24"/>
          <w:szCs w:val="24"/>
        </w:rPr>
        <w:t xml:space="preserve">la entrada </w:t>
      </w:r>
      <w:r>
        <w:rPr>
          <w:rFonts w:ascii="Times New Roman" w:hAnsi="Times New Roman" w:cs="Times New Roman"/>
          <w:sz w:val="24"/>
          <w:szCs w:val="24"/>
        </w:rPr>
        <w:t xml:space="preserve">de </w:t>
      </w:r>
      <w:r w:rsidR="00953A9C" w:rsidRPr="00DC671C">
        <w:rPr>
          <w:rFonts w:ascii="Times New Roman" w:hAnsi="Times New Roman" w:cs="Times New Roman"/>
          <w:sz w:val="24"/>
          <w:szCs w:val="24"/>
        </w:rPr>
        <w:t xml:space="preserve">la </w:t>
      </w:r>
      <w:r w:rsidR="000B0748" w:rsidRPr="00DC671C">
        <w:rPr>
          <w:rFonts w:ascii="Times New Roman" w:hAnsi="Times New Roman" w:cs="Times New Roman"/>
          <w:sz w:val="24"/>
          <w:szCs w:val="24"/>
        </w:rPr>
        <w:t xml:space="preserve">operación de convolución </w:t>
      </w:r>
      <w:r>
        <w:rPr>
          <w:rFonts w:ascii="Times New Roman" w:hAnsi="Times New Roman" w:cs="Times New Roman"/>
          <w:sz w:val="24"/>
          <w:szCs w:val="24"/>
        </w:rPr>
        <w:t xml:space="preserve">consiste en </w:t>
      </w:r>
      <w:r w:rsidR="000B0748" w:rsidRPr="00DC671C">
        <w:rPr>
          <w:rFonts w:ascii="Times New Roman" w:hAnsi="Times New Roman" w:cs="Times New Roman"/>
          <w:sz w:val="24"/>
          <w:szCs w:val="24"/>
        </w:rPr>
        <w:t>una imagen</w:t>
      </w:r>
      <w:r w:rsidR="00A24943" w:rsidRPr="00DC671C">
        <w:rPr>
          <w:rFonts w:ascii="Times New Roman" w:hAnsi="Times New Roman" w:cs="Times New Roman"/>
          <w:sz w:val="24"/>
          <w:szCs w:val="24"/>
        </w:rPr>
        <w:t xml:space="preserve"> en escala de grises</w:t>
      </w:r>
      <w:r w:rsidR="00953A9C" w:rsidRPr="00DC671C">
        <w:rPr>
          <w:rFonts w:ascii="Times New Roman" w:hAnsi="Times New Roman" w:cs="Times New Roman"/>
          <w:sz w:val="24"/>
          <w:szCs w:val="24"/>
        </w:rPr>
        <w:t xml:space="preserve"> (en realidad sus pixeles)</w:t>
      </w:r>
      <w:r w:rsidR="00A1330E">
        <w:rPr>
          <w:rFonts w:ascii="Times New Roman" w:hAnsi="Times New Roman" w:cs="Times New Roman"/>
          <w:sz w:val="24"/>
          <w:szCs w:val="24"/>
        </w:rPr>
        <w:t xml:space="preserve">, </w:t>
      </w:r>
      <w:r w:rsidR="00347384">
        <w:rPr>
          <w:rFonts w:ascii="Times New Roman" w:hAnsi="Times New Roman" w:cs="Times New Roman"/>
          <w:sz w:val="24"/>
          <w:szCs w:val="24"/>
        </w:rPr>
        <w:t xml:space="preserve">dicha </w:t>
      </w:r>
      <w:r w:rsidR="00675A29" w:rsidRPr="00DC671C">
        <w:rPr>
          <w:rFonts w:ascii="Times New Roman" w:hAnsi="Times New Roman" w:cs="Times New Roman"/>
          <w:sz w:val="24"/>
          <w:szCs w:val="24"/>
        </w:rPr>
        <w:t xml:space="preserve">operación </w:t>
      </w:r>
      <w:r w:rsidR="001661A4" w:rsidRPr="00DC671C">
        <w:rPr>
          <w:rFonts w:ascii="Times New Roman" w:hAnsi="Times New Roman" w:cs="Times New Roman"/>
          <w:sz w:val="24"/>
          <w:szCs w:val="24"/>
        </w:rPr>
        <w:t xml:space="preserve">no </w:t>
      </w:r>
      <w:r w:rsidR="00347384">
        <w:rPr>
          <w:rFonts w:ascii="Times New Roman" w:hAnsi="Times New Roman" w:cs="Times New Roman"/>
          <w:sz w:val="24"/>
          <w:szCs w:val="24"/>
        </w:rPr>
        <w:t xml:space="preserve">hace </w:t>
      </w:r>
      <w:r w:rsidR="001661A4" w:rsidRPr="00DC671C">
        <w:rPr>
          <w:rFonts w:ascii="Times New Roman" w:hAnsi="Times New Roman" w:cs="Times New Roman"/>
          <w:sz w:val="24"/>
          <w:szCs w:val="24"/>
        </w:rPr>
        <w:t xml:space="preserve">más que </w:t>
      </w:r>
      <w:r w:rsidR="00347384">
        <w:rPr>
          <w:rFonts w:ascii="Times New Roman" w:hAnsi="Times New Roman" w:cs="Times New Roman"/>
          <w:sz w:val="24"/>
          <w:szCs w:val="24"/>
        </w:rPr>
        <w:t xml:space="preserve">alterar </w:t>
      </w:r>
      <w:r w:rsidR="001661A4" w:rsidRPr="00DC671C">
        <w:rPr>
          <w:rFonts w:ascii="Times New Roman" w:hAnsi="Times New Roman" w:cs="Times New Roman"/>
          <w:sz w:val="24"/>
          <w:szCs w:val="24"/>
        </w:rPr>
        <w:t xml:space="preserve">sus pixeles para generar una </w:t>
      </w:r>
      <w:r w:rsidR="00CE12B3">
        <w:rPr>
          <w:rFonts w:ascii="Times New Roman" w:hAnsi="Times New Roman" w:cs="Times New Roman"/>
          <w:sz w:val="24"/>
          <w:szCs w:val="24"/>
        </w:rPr>
        <w:t>nueva imagen</w:t>
      </w:r>
      <w:r w:rsidR="001661A4" w:rsidRPr="00DC671C">
        <w:rPr>
          <w:rFonts w:ascii="Times New Roman" w:hAnsi="Times New Roman" w:cs="Times New Roman"/>
          <w:sz w:val="24"/>
          <w:szCs w:val="24"/>
        </w:rPr>
        <w:t>.</w:t>
      </w:r>
    </w:p>
    <w:p w14:paraId="2A4A261A" w14:textId="2A668692" w:rsidR="001661A4" w:rsidRPr="00DC671C" w:rsidRDefault="00D81994" w:rsidP="00CE12B3">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C</w:t>
      </w:r>
      <w:r w:rsidR="001661A4" w:rsidRPr="00DC671C">
        <w:rPr>
          <w:rFonts w:ascii="Times New Roman" w:hAnsi="Times New Roman" w:cs="Times New Roman"/>
          <w:sz w:val="24"/>
          <w:szCs w:val="24"/>
        </w:rPr>
        <w:t xml:space="preserve">ada pixel de </w:t>
      </w:r>
      <w:r>
        <w:rPr>
          <w:rFonts w:ascii="Times New Roman" w:hAnsi="Times New Roman" w:cs="Times New Roman"/>
          <w:sz w:val="24"/>
          <w:szCs w:val="24"/>
        </w:rPr>
        <w:t xml:space="preserve">la nueva imagen </w:t>
      </w:r>
      <w:r w:rsidR="001661A4" w:rsidRPr="00DC671C">
        <w:rPr>
          <w:rFonts w:ascii="Times New Roman" w:hAnsi="Times New Roman" w:cs="Times New Roman"/>
          <w:sz w:val="24"/>
          <w:szCs w:val="24"/>
        </w:rPr>
        <w:t xml:space="preserve">se </w:t>
      </w:r>
      <w:r w:rsidR="00D03906" w:rsidRPr="00DC671C">
        <w:rPr>
          <w:rFonts w:ascii="Times New Roman" w:hAnsi="Times New Roman" w:cs="Times New Roman"/>
          <w:sz w:val="24"/>
          <w:szCs w:val="24"/>
        </w:rPr>
        <w:t>calcula</w:t>
      </w:r>
      <w:r w:rsidR="001661A4" w:rsidRPr="00DC671C">
        <w:rPr>
          <w:rFonts w:ascii="Times New Roman" w:hAnsi="Times New Roman" w:cs="Times New Roman"/>
          <w:sz w:val="24"/>
          <w:szCs w:val="24"/>
        </w:rPr>
        <w:t xml:space="preserve"> situando una matriz de números</w:t>
      </w:r>
      <w:r w:rsidR="00221C2E">
        <w:rPr>
          <w:rFonts w:ascii="Times New Roman" w:hAnsi="Times New Roman" w:cs="Times New Roman"/>
          <w:sz w:val="24"/>
          <w:szCs w:val="24"/>
        </w:rPr>
        <w:t xml:space="preserve">: </w:t>
      </w:r>
      <w:r w:rsidR="001661A4" w:rsidRPr="00DC671C">
        <w:rPr>
          <w:rFonts w:ascii="Times New Roman" w:hAnsi="Times New Roman" w:cs="Times New Roman"/>
          <w:sz w:val="24"/>
          <w:szCs w:val="24"/>
        </w:rPr>
        <w:t xml:space="preserve">filtro o </w:t>
      </w:r>
      <w:r w:rsidR="001661A4" w:rsidRPr="00221C2E">
        <w:rPr>
          <w:rFonts w:ascii="Times New Roman" w:hAnsi="Times New Roman" w:cs="Times New Roman"/>
          <w:i/>
          <w:iCs/>
          <w:sz w:val="24"/>
          <w:szCs w:val="24"/>
        </w:rPr>
        <w:t>kernel</w:t>
      </w:r>
      <w:r w:rsidR="00221C2E">
        <w:rPr>
          <w:rFonts w:ascii="Times New Roman" w:hAnsi="Times New Roman" w:cs="Times New Roman"/>
          <w:sz w:val="24"/>
          <w:szCs w:val="24"/>
        </w:rPr>
        <w:t>,</w:t>
      </w:r>
      <w:r w:rsidR="001661A4" w:rsidRPr="00DC671C">
        <w:rPr>
          <w:rFonts w:ascii="Times New Roman" w:hAnsi="Times New Roman" w:cs="Times New Roman"/>
          <w:sz w:val="24"/>
          <w:szCs w:val="24"/>
        </w:rPr>
        <w:t xml:space="preserve"> sobre la imagen original. </w:t>
      </w:r>
      <w:r w:rsidR="00D03906" w:rsidRPr="00DC671C">
        <w:rPr>
          <w:rFonts w:ascii="Times New Roman" w:hAnsi="Times New Roman" w:cs="Times New Roman"/>
          <w:sz w:val="24"/>
          <w:szCs w:val="24"/>
        </w:rPr>
        <w:t>P</w:t>
      </w:r>
      <w:r w:rsidR="001661A4" w:rsidRPr="00DC671C">
        <w:rPr>
          <w:rFonts w:ascii="Times New Roman" w:hAnsi="Times New Roman" w:cs="Times New Roman"/>
          <w:sz w:val="24"/>
          <w:szCs w:val="24"/>
        </w:rPr>
        <w:t xml:space="preserve">osteriormente </w:t>
      </w:r>
      <w:r w:rsidR="00D03906" w:rsidRPr="00DC671C">
        <w:rPr>
          <w:rFonts w:ascii="Times New Roman" w:hAnsi="Times New Roman" w:cs="Times New Roman"/>
          <w:sz w:val="24"/>
          <w:szCs w:val="24"/>
        </w:rPr>
        <w:t>se realiza</w:t>
      </w:r>
      <w:r w:rsidR="001661A4" w:rsidRPr="00DC671C">
        <w:rPr>
          <w:rFonts w:ascii="Times New Roman" w:hAnsi="Times New Roman" w:cs="Times New Roman"/>
          <w:sz w:val="24"/>
          <w:szCs w:val="24"/>
        </w:rPr>
        <w:t xml:space="preserve"> un producto escalar de los pixeles que correspondan de la imagen</w:t>
      </w:r>
      <w:r>
        <w:rPr>
          <w:rFonts w:ascii="Times New Roman" w:hAnsi="Times New Roman" w:cs="Times New Roman"/>
          <w:sz w:val="24"/>
          <w:szCs w:val="24"/>
        </w:rPr>
        <w:t xml:space="preserve"> </w:t>
      </w:r>
      <w:r w:rsidR="001661A4" w:rsidRPr="00DC671C">
        <w:rPr>
          <w:rFonts w:ascii="Times New Roman" w:hAnsi="Times New Roman" w:cs="Times New Roman"/>
          <w:sz w:val="24"/>
          <w:szCs w:val="24"/>
        </w:rPr>
        <w:t>con los valores del kernel</w:t>
      </w:r>
      <w:r w:rsidR="00CE12B3">
        <w:rPr>
          <w:rFonts w:ascii="Times New Roman" w:hAnsi="Times New Roman" w:cs="Times New Roman"/>
          <w:sz w:val="24"/>
          <w:szCs w:val="24"/>
        </w:rPr>
        <w:t xml:space="preserve"> (</w:t>
      </w:r>
      <w:r w:rsidRPr="00C83585">
        <w:rPr>
          <w:rFonts w:ascii="Times New Roman" w:hAnsi="Times New Roman" w:cs="Times New Roman"/>
          <w:color w:val="2E74B5" w:themeColor="accent5" w:themeShade="BF"/>
          <w:sz w:val="24"/>
          <w:szCs w:val="24"/>
          <w:u w:val="single"/>
        </w:rPr>
        <w:fldChar w:fldCharType="begin"/>
      </w:r>
      <w:r w:rsidRPr="00C83585">
        <w:rPr>
          <w:rFonts w:ascii="Times New Roman" w:hAnsi="Times New Roman" w:cs="Times New Roman"/>
          <w:color w:val="2E74B5" w:themeColor="accent5" w:themeShade="BF"/>
          <w:sz w:val="24"/>
          <w:szCs w:val="24"/>
          <w:u w:val="single"/>
        </w:rPr>
        <w:instrText xml:space="preserve"> REF _Ref88837466 \h  \* MERGEFORMAT </w:instrText>
      </w:r>
      <w:r w:rsidRPr="00C83585">
        <w:rPr>
          <w:rFonts w:ascii="Times New Roman" w:hAnsi="Times New Roman" w:cs="Times New Roman"/>
          <w:color w:val="2E74B5" w:themeColor="accent5" w:themeShade="BF"/>
          <w:sz w:val="24"/>
          <w:szCs w:val="24"/>
          <w:u w:val="single"/>
        </w:rPr>
      </w:r>
      <w:r w:rsidRPr="00C83585">
        <w:rPr>
          <w:rFonts w:ascii="Times New Roman" w:hAnsi="Times New Roman" w:cs="Times New Roman"/>
          <w:color w:val="2E74B5" w:themeColor="accent5" w:themeShade="BF"/>
          <w:sz w:val="24"/>
          <w:szCs w:val="24"/>
          <w:u w:val="single"/>
        </w:rPr>
        <w:fldChar w:fldCharType="separate"/>
      </w:r>
      <w:ins w:id="141" w:author="sumit kumar" w:date="2022-01-28T00:52:00Z">
        <w:r w:rsidR="00A55E47" w:rsidRPr="00A55E47">
          <w:rPr>
            <w:rFonts w:ascii="Times New Roman" w:hAnsi="Times New Roman" w:cs="Times New Roman"/>
            <w:color w:val="2E74B5" w:themeColor="accent5" w:themeShade="BF"/>
            <w:sz w:val="24"/>
            <w:szCs w:val="24"/>
            <w:u w:val="single"/>
            <w:rPrChange w:id="142" w:author="sumit kumar" w:date="2022-01-28T00:52:00Z">
              <w:rPr/>
            </w:rPrChange>
          </w:rPr>
          <w:t xml:space="preserve">Figura </w:t>
        </w:r>
        <w:r w:rsidR="00A55E47" w:rsidRPr="00A55E47">
          <w:rPr>
            <w:rFonts w:ascii="Times New Roman" w:hAnsi="Times New Roman" w:cs="Times New Roman"/>
            <w:noProof/>
            <w:color w:val="2E74B5" w:themeColor="accent5" w:themeShade="BF"/>
            <w:sz w:val="24"/>
            <w:szCs w:val="24"/>
            <w:u w:val="single"/>
            <w:rPrChange w:id="143" w:author="sumit kumar" w:date="2022-01-28T00:52:00Z">
              <w:rPr>
                <w:noProof/>
              </w:rPr>
            </w:rPrChange>
          </w:rPr>
          <w:t>7</w:t>
        </w:r>
      </w:ins>
      <w:del w:id="144"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Figura </w:delText>
        </w:r>
        <w:r w:rsidR="00614ADD" w:rsidRPr="00614ADD" w:rsidDel="00A55E47">
          <w:rPr>
            <w:rFonts w:ascii="Times New Roman" w:hAnsi="Times New Roman" w:cs="Times New Roman"/>
            <w:noProof/>
            <w:color w:val="2E74B5" w:themeColor="accent5" w:themeShade="BF"/>
            <w:sz w:val="24"/>
            <w:szCs w:val="24"/>
            <w:u w:val="single"/>
          </w:rPr>
          <w:delText>7</w:delText>
        </w:r>
      </w:del>
      <w:r w:rsidRPr="00C83585">
        <w:rPr>
          <w:rFonts w:ascii="Times New Roman" w:hAnsi="Times New Roman" w:cs="Times New Roman"/>
          <w:color w:val="2E74B5" w:themeColor="accent5" w:themeShade="BF"/>
          <w:sz w:val="24"/>
          <w:szCs w:val="24"/>
          <w:u w:val="single"/>
        </w:rPr>
        <w:fldChar w:fldCharType="end"/>
      </w:r>
      <w:r w:rsidR="00CE12B3">
        <w:rPr>
          <w:rFonts w:ascii="Times New Roman" w:hAnsi="Times New Roman" w:cs="Times New Roman"/>
          <w:sz w:val="24"/>
          <w:szCs w:val="24"/>
        </w:rPr>
        <w:t>)</w:t>
      </w:r>
      <w:r w:rsidR="001661A4" w:rsidRPr="00DC671C">
        <w:rPr>
          <w:rFonts w:ascii="Times New Roman" w:hAnsi="Times New Roman" w:cs="Times New Roman"/>
          <w:sz w:val="24"/>
          <w:szCs w:val="24"/>
        </w:rPr>
        <w:t xml:space="preserve">. </w:t>
      </w:r>
      <w:r w:rsidR="00953A9C" w:rsidRPr="00DC671C">
        <w:rPr>
          <w:rFonts w:ascii="Times New Roman" w:hAnsi="Times New Roman" w:cs="Times New Roman"/>
          <w:sz w:val="24"/>
          <w:szCs w:val="24"/>
        </w:rPr>
        <w:t xml:space="preserve">De </w:t>
      </w:r>
      <w:r>
        <w:rPr>
          <w:rFonts w:ascii="Times New Roman" w:hAnsi="Times New Roman" w:cs="Times New Roman"/>
          <w:sz w:val="24"/>
          <w:szCs w:val="24"/>
        </w:rPr>
        <w:t>esta manera</w:t>
      </w:r>
      <w:r w:rsidR="001661A4" w:rsidRPr="00DC671C">
        <w:rPr>
          <w:rFonts w:ascii="Times New Roman" w:hAnsi="Times New Roman" w:cs="Times New Roman"/>
          <w:sz w:val="24"/>
          <w:szCs w:val="24"/>
        </w:rPr>
        <w:t xml:space="preserve">, si </w:t>
      </w:r>
      <w:r w:rsidR="00CC041B" w:rsidRPr="00DC671C">
        <w:rPr>
          <w:rFonts w:ascii="Times New Roman" w:hAnsi="Times New Roman" w:cs="Times New Roman"/>
          <w:sz w:val="24"/>
          <w:szCs w:val="24"/>
        </w:rPr>
        <w:t>se desplaza</w:t>
      </w:r>
      <w:r w:rsidR="001661A4" w:rsidRPr="00DC671C">
        <w:rPr>
          <w:rFonts w:ascii="Times New Roman" w:hAnsi="Times New Roman" w:cs="Times New Roman"/>
          <w:sz w:val="24"/>
          <w:szCs w:val="24"/>
        </w:rPr>
        <w:t xml:space="preserve"> </w:t>
      </w:r>
      <w:r w:rsidR="00CC041B" w:rsidRPr="00DC671C">
        <w:rPr>
          <w:rFonts w:ascii="Times New Roman" w:hAnsi="Times New Roman" w:cs="Times New Roman"/>
          <w:sz w:val="24"/>
          <w:szCs w:val="24"/>
        </w:rPr>
        <w:t>dicho</w:t>
      </w:r>
      <w:r w:rsidR="001661A4" w:rsidRPr="00DC671C">
        <w:rPr>
          <w:rFonts w:ascii="Times New Roman" w:hAnsi="Times New Roman" w:cs="Times New Roman"/>
          <w:sz w:val="24"/>
          <w:szCs w:val="24"/>
        </w:rPr>
        <w:t xml:space="preserve"> filtro por todos los pixeles de la imagen </w:t>
      </w:r>
      <w:r w:rsidR="00CC041B" w:rsidRPr="00DC671C">
        <w:rPr>
          <w:rFonts w:ascii="Times New Roman" w:hAnsi="Times New Roman" w:cs="Times New Roman"/>
          <w:sz w:val="24"/>
          <w:szCs w:val="24"/>
        </w:rPr>
        <w:t>original</w:t>
      </w:r>
      <w:r w:rsidR="001661A4" w:rsidRPr="00DC671C">
        <w:rPr>
          <w:rFonts w:ascii="Times New Roman" w:hAnsi="Times New Roman" w:cs="Times New Roman"/>
          <w:sz w:val="24"/>
          <w:szCs w:val="24"/>
        </w:rPr>
        <w:t xml:space="preserve"> </w:t>
      </w:r>
      <w:r w:rsidR="00CC041B" w:rsidRPr="00DC671C">
        <w:rPr>
          <w:rFonts w:ascii="Times New Roman" w:hAnsi="Times New Roman" w:cs="Times New Roman"/>
          <w:sz w:val="24"/>
          <w:szCs w:val="24"/>
        </w:rPr>
        <w:t xml:space="preserve">se genera </w:t>
      </w:r>
      <w:r w:rsidR="001661A4" w:rsidRPr="00DC671C">
        <w:rPr>
          <w:rFonts w:ascii="Times New Roman" w:hAnsi="Times New Roman" w:cs="Times New Roman"/>
          <w:sz w:val="24"/>
          <w:szCs w:val="24"/>
        </w:rPr>
        <w:t xml:space="preserve">lo que se conoce como un mapa de característica. </w:t>
      </w:r>
      <w:r w:rsidR="00CE7D55">
        <w:rPr>
          <w:rFonts w:ascii="Times New Roman" w:hAnsi="Times New Roman" w:cs="Times New Roman"/>
          <w:sz w:val="24"/>
          <w:szCs w:val="24"/>
        </w:rPr>
        <w:t xml:space="preserve">Dicho </w:t>
      </w:r>
      <w:r w:rsidR="00CC041B" w:rsidRPr="00DC671C">
        <w:rPr>
          <w:rFonts w:ascii="Times New Roman" w:hAnsi="Times New Roman" w:cs="Times New Roman"/>
          <w:sz w:val="24"/>
          <w:szCs w:val="24"/>
        </w:rPr>
        <w:t>mapa indica una cierta característica</w:t>
      </w:r>
      <w:r w:rsidR="00476D4A" w:rsidRPr="00DC671C">
        <w:rPr>
          <w:rFonts w:ascii="Times New Roman" w:hAnsi="Times New Roman" w:cs="Times New Roman"/>
          <w:sz w:val="24"/>
          <w:szCs w:val="24"/>
        </w:rPr>
        <w:t xml:space="preserve"> </w:t>
      </w:r>
      <w:r w:rsidR="00CC041B" w:rsidRPr="00DC671C">
        <w:rPr>
          <w:rFonts w:ascii="Times New Roman" w:hAnsi="Times New Roman" w:cs="Times New Roman"/>
          <w:sz w:val="24"/>
          <w:szCs w:val="24"/>
        </w:rPr>
        <w:t>(</w:t>
      </w:r>
      <w:r w:rsidR="00CC041B" w:rsidRPr="00DC671C">
        <w:rPr>
          <w:rFonts w:ascii="Times New Roman" w:hAnsi="Times New Roman" w:cs="Times New Roman"/>
          <w:i/>
          <w:iCs/>
          <w:sz w:val="24"/>
          <w:szCs w:val="24"/>
        </w:rPr>
        <w:t>e.g.</w:t>
      </w:r>
      <w:r w:rsidR="00CC041B" w:rsidRPr="00DC671C">
        <w:rPr>
          <w:rFonts w:ascii="Times New Roman" w:hAnsi="Times New Roman" w:cs="Times New Roman"/>
          <w:sz w:val="24"/>
          <w:szCs w:val="24"/>
        </w:rPr>
        <w:t xml:space="preserve"> </w:t>
      </w:r>
      <w:r w:rsidR="00953A9C" w:rsidRPr="00DC671C">
        <w:rPr>
          <w:rFonts w:ascii="Times New Roman" w:hAnsi="Times New Roman" w:cs="Times New Roman"/>
          <w:sz w:val="24"/>
          <w:szCs w:val="24"/>
        </w:rPr>
        <w:t xml:space="preserve">cambios de contraste, texturas, superficies planas, </w:t>
      </w:r>
      <w:r w:rsidR="00476D4A" w:rsidRPr="00DC671C">
        <w:rPr>
          <w:rFonts w:ascii="Times New Roman" w:hAnsi="Times New Roman" w:cs="Times New Roman"/>
          <w:sz w:val="24"/>
          <w:szCs w:val="24"/>
        </w:rPr>
        <w:t>etc.</w:t>
      </w:r>
      <w:r w:rsidR="00CC041B" w:rsidRPr="00DC671C">
        <w:rPr>
          <w:rFonts w:ascii="Times New Roman" w:hAnsi="Times New Roman" w:cs="Times New Roman"/>
          <w:sz w:val="24"/>
          <w:szCs w:val="24"/>
        </w:rPr>
        <w:t xml:space="preserve">) de la imagen original que ha sido detectada por </w:t>
      </w:r>
      <w:r w:rsidR="00CE7D55">
        <w:rPr>
          <w:rFonts w:ascii="Times New Roman" w:hAnsi="Times New Roman" w:cs="Times New Roman"/>
          <w:sz w:val="24"/>
          <w:szCs w:val="24"/>
        </w:rPr>
        <w:t xml:space="preserve">el </w:t>
      </w:r>
      <w:r w:rsidR="00CC041B" w:rsidRPr="00DC671C">
        <w:rPr>
          <w:rFonts w:ascii="Times New Roman" w:hAnsi="Times New Roman" w:cs="Times New Roman"/>
          <w:sz w:val="24"/>
          <w:szCs w:val="24"/>
        </w:rPr>
        <w:t>filtro.</w:t>
      </w:r>
      <w:r w:rsidR="00476D4A" w:rsidRPr="00DC671C">
        <w:rPr>
          <w:rFonts w:ascii="Times New Roman" w:hAnsi="Times New Roman" w:cs="Times New Roman"/>
          <w:sz w:val="24"/>
          <w:szCs w:val="24"/>
        </w:rPr>
        <w:t xml:space="preserve"> </w:t>
      </w:r>
      <w:r w:rsidR="00CE7D55">
        <w:rPr>
          <w:rFonts w:ascii="Times New Roman" w:hAnsi="Times New Roman" w:cs="Times New Roman"/>
          <w:sz w:val="24"/>
          <w:szCs w:val="24"/>
        </w:rPr>
        <w:t>Por lo tanto</w:t>
      </w:r>
      <w:r w:rsidR="001661A4" w:rsidRPr="00DC671C">
        <w:rPr>
          <w:rFonts w:ascii="Times New Roman" w:hAnsi="Times New Roman" w:cs="Times New Roman"/>
          <w:sz w:val="24"/>
          <w:szCs w:val="24"/>
        </w:rPr>
        <w:t xml:space="preserve">, cada vez que el filtro </w:t>
      </w:r>
      <w:r w:rsidR="00476D4A" w:rsidRPr="00DC671C">
        <w:rPr>
          <w:rFonts w:ascii="Times New Roman" w:hAnsi="Times New Roman" w:cs="Times New Roman"/>
          <w:sz w:val="24"/>
          <w:szCs w:val="24"/>
        </w:rPr>
        <w:t>detecta</w:t>
      </w:r>
      <w:r w:rsidR="001661A4" w:rsidRPr="00DC671C">
        <w:rPr>
          <w:rFonts w:ascii="Times New Roman" w:hAnsi="Times New Roman" w:cs="Times New Roman"/>
          <w:sz w:val="24"/>
          <w:szCs w:val="24"/>
        </w:rPr>
        <w:t xml:space="preserve"> en la imagen original la característica para el que han sido programado sus valores, esto se </w:t>
      </w:r>
      <w:r w:rsidR="00476D4A" w:rsidRPr="00DC671C">
        <w:rPr>
          <w:rFonts w:ascii="Times New Roman" w:hAnsi="Times New Roman" w:cs="Times New Roman"/>
          <w:sz w:val="24"/>
          <w:szCs w:val="24"/>
        </w:rPr>
        <w:t>refleja</w:t>
      </w:r>
      <w:r w:rsidR="001661A4" w:rsidRPr="00DC671C">
        <w:rPr>
          <w:rFonts w:ascii="Times New Roman" w:hAnsi="Times New Roman" w:cs="Times New Roman"/>
          <w:sz w:val="24"/>
          <w:szCs w:val="24"/>
        </w:rPr>
        <w:t xml:space="preserve"> </w:t>
      </w:r>
      <w:r w:rsidR="00476D4A" w:rsidRPr="00DC671C">
        <w:rPr>
          <w:rFonts w:ascii="Times New Roman" w:hAnsi="Times New Roman" w:cs="Times New Roman"/>
          <w:sz w:val="24"/>
          <w:szCs w:val="24"/>
        </w:rPr>
        <w:t xml:space="preserve">en el mapa </w:t>
      </w:r>
      <w:r w:rsidR="001661A4" w:rsidRPr="00DC671C">
        <w:rPr>
          <w:rFonts w:ascii="Times New Roman" w:hAnsi="Times New Roman" w:cs="Times New Roman"/>
          <w:sz w:val="24"/>
          <w:szCs w:val="24"/>
        </w:rPr>
        <w:t>con un pixel</w:t>
      </w:r>
      <w:r w:rsidR="00476D4A" w:rsidRPr="00DC671C">
        <w:rPr>
          <w:rFonts w:ascii="Times New Roman" w:hAnsi="Times New Roman" w:cs="Times New Roman"/>
          <w:sz w:val="24"/>
          <w:szCs w:val="24"/>
        </w:rPr>
        <w:t xml:space="preserve"> </w:t>
      </w:r>
      <w:r w:rsidR="001661A4" w:rsidRPr="00DC671C">
        <w:rPr>
          <w:rFonts w:ascii="Times New Roman" w:hAnsi="Times New Roman" w:cs="Times New Roman"/>
          <w:sz w:val="24"/>
          <w:szCs w:val="24"/>
        </w:rPr>
        <w:t xml:space="preserve">blanco. En la </w:t>
      </w:r>
      <w:r w:rsidR="004D16B7" w:rsidRPr="00CE7D55">
        <w:rPr>
          <w:rFonts w:ascii="Times New Roman" w:hAnsi="Times New Roman" w:cs="Times New Roman"/>
          <w:color w:val="2E74B5" w:themeColor="accent5" w:themeShade="BF"/>
          <w:sz w:val="24"/>
          <w:szCs w:val="24"/>
          <w:u w:val="single"/>
        </w:rPr>
        <w:fldChar w:fldCharType="begin"/>
      </w:r>
      <w:r w:rsidR="004D16B7" w:rsidRPr="00CE7D55">
        <w:rPr>
          <w:rFonts w:ascii="Times New Roman" w:hAnsi="Times New Roman" w:cs="Times New Roman"/>
          <w:color w:val="2E74B5" w:themeColor="accent5" w:themeShade="BF"/>
          <w:sz w:val="24"/>
          <w:szCs w:val="24"/>
          <w:u w:val="single"/>
        </w:rPr>
        <w:instrText xml:space="preserve"> REF _Ref88838791 \h  \* MERGEFORMAT </w:instrText>
      </w:r>
      <w:r w:rsidR="004D16B7" w:rsidRPr="00CE7D55">
        <w:rPr>
          <w:rFonts w:ascii="Times New Roman" w:hAnsi="Times New Roman" w:cs="Times New Roman"/>
          <w:color w:val="2E74B5" w:themeColor="accent5" w:themeShade="BF"/>
          <w:sz w:val="24"/>
          <w:szCs w:val="24"/>
          <w:u w:val="single"/>
        </w:rPr>
      </w:r>
      <w:r w:rsidR="004D16B7" w:rsidRPr="00CE7D55">
        <w:rPr>
          <w:rFonts w:ascii="Times New Roman" w:hAnsi="Times New Roman" w:cs="Times New Roman"/>
          <w:color w:val="2E74B5" w:themeColor="accent5" w:themeShade="BF"/>
          <w:sz w:val="24"/>
          <w:szCs w:val="24"/>
          <w:u w:val="single"/>
        </w:rPr>
        <w:fldChar w:fldCharType="separate"/>
      </w:r>
      <w:ins w:id="145" w:author="sumit kumar" w:date="2022-01-28T00:52:00Z">
        <w:r w:rsidR="00A55E47" w:rsidRPr="00A55E47">
          <w:rPr>
            <w:rFonts w:ascii="Times New Roman" w:hAnsi="Times New Roman" w:cs="Times New Roman"/>
            <w:color w:val="2E74B5" w:themeColor="accent5" w:themeShade="BF"/>
            <w:sz w:val="24"/>
            <w:szCs w:val="24"/>
            <w:u w:val="single"/>
            <w:rPrChange w:id="146" w:author="sumit kumar" w:date="2022-01-28T00:52:00Z">
              <w:rPr/>
            </w:rPrChange>
          </w:rPr>
          <w:t xml:space="preserve">Figura </w:t>
        </w:r>
        <w:r w:rsidR="00A55E47" w:rsidRPr="00A55E47">
          <w:rPr>
            <w:rFonts w:ascii="Times New Roman" w:hAnsi="Times New Roman" w:cs="Times New Roman"/>
            <w:noProof/>
            <w:color w:val="2E74B5" w:themeColor="accent5" w:themeShade="BF"/>
            <w:sz w:val="24"/>
            <w:szCs w:val="24"/>
            <w:u w:val="single"/>
            <w:rPrChange w:id="147" w:author="sumit kumar" w:date="2022-01-28T00:52:00Z">
              <w:rPr>
                <w:noProof/>
              </w:rPr>
            </w:rPrChange>
          </w:rPr>
          <w:t>8</w:t>
        </w:r>
      </w:ins>
      <w:del w:id="148"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Figura </w:delText>
        </w:r>
        <w:r w:rsidR="00614ADD" w:rsidRPr="00614ADD" w:rsidDel="00A55E47">
          <w:rPr>
            <w:rFonts w:ascii="Times New Roman" w:hAnsi="Times New Roman" w:cs="Times New Roman"/>
            <w:noProof/>
            <w:color w:val="2E74B5" w:themeColor="accent5" w:themeShade="BF"/>
            <w:sz w:val="24"/>
            <w:szCs w:val="24"/>
            <w:u w:val="single"/>
          </w:rPr>
          <w:delText>8</w:delText>
        </w:r>
      </w:del>
      <w:r w:rsidR="004D16B7" w:rsidRPr="00CE7D55">
        <w:rPr>
          <w:rFonts w:ascii="Times New Roman" w:hAnsi="Times New Roman" w:cs="Times New Roman"/>
          <w:color w:val="2E74B5" w:themeColor="accent5" w:themeShade="BF"/>
          <w:sz w:val="24"/>
          <w:szCs w:val="24"/>
          <w:u w:val="single"/>
        </w:rPr>
        <w:fldChar w:fldCharType="end"/>
      </w:r>
      <w:r w:rsidR="00F36319" w:rsidRPr="00DC671C">
        <w:rPr>
          <w:rFonts w:ascii="Times New Roman" w:hAnsi="Times New Roman" w:cs="Times New Roman"/>
          <w:sz w:val="24"/>
          <w:szCs w:val="24"/>
        </w:rPr>
        <w:t xml:space="preserve"> </w:t>
      </w:r>
      <w:r w:rsidR="001661A4" w:rsidRPr="00DC671C">
        <w:rPr>
          <w:rFonts w:ascii="Times New Roman" w:hAnsi="Times New Roman" w:cs="Times New Roman"/>
          <w:sz w:val="24"/>
          <w:szCs w:val="24"/>
        </w:rPr>
        <w:t xml:space="preserve">se </w:t>
      </w:r>
      <w:r w:rsidR="009F3A63">
        <w:rPr>
          <w:rFonts w:ascii="Times New Roman" w:hAnsi="Times New Roman" w:cs="Times New Roman"/>
          <w:sz w:val="24"/>
          <w:szCs w:val="24"/>
        </w:rPr>
        <w:t>recogen</w:t>
      </w:r>
      <w:r w:rsidR="001661A4" w:rsidRPr="00DC671C">
        <w:rPr>
          <w:rFonts w:ascii="Times New Roman" w:hAnsi="Times New Roman" w:cs="Times New Roman"/>
          <w:sz w:val="24"/>
          <w:szCs w:val="24"/>
        </w:rPr>
        <w:t xml:space="preserve"> </w:t>
      </w:r>
      <w:r w:rsidR="006E5668">
        <w:rPr>
          <w:rFonts w:ascii="Times New Roman" w:hAnsi="Times New Roman" w:cs="Times New Roman"/>
          <w:sz w:val="24"/>
          <w:szCs w:val="24"/>
        </w:rPr>
        <w:t xml:space="preserve">algunos </w:t>
      </w:r>
      <w:r w:rsidR="001661A4" w:rsidRPr="00DC671C">
        <w:rPr>
          <w:rFonts w:ascii="Times New Roman" w:hAnsi="Times New Roman" w:cs="Times New Roman"/>
          <w:sz w:val="24"/>
          <w:szCs w:val="24"/>
        </w:rPr>
        <w:t xml:space="preserve">ejemplos </w:t>
      </w:r>
      <w:r w:rsidR="005A7309" w:rsidRPr="00DC671C">
        <w:rPr>
          <w:rFonts w:ascii="Times New Roman" w:hAnsi="Times New Roman" w:cs="Times New Roman"/>
          <w:sz w:val="24"/>
          <w:szCs w:val="24"/>
        </w:rPr>
        <w:t xml:space="preserve">de filtros 3x3 </w:t>
      </w:r>
      <w:r w:rsidR="001661A4" w:rsidRPr="00DC671C">
        <w:rPr>
          <w:rFonts w:ascii="Times New Roman" w:hAnsi="Times New Roman" w:cs="Times New Roman"/>
          <w:sz w:val="24"/>
          <w:szCs w:val="24"/>
        </w:rPr>
        <w:t xml:space="preserve">con sus respectivos valores y la característica que </w:t>
      </w:r>
      <w:r w:rsidR="00953A9C" w:rsidRPr="00DC671C">
        <w:rPr>
          <w:rFonts w:ascii="Times New Roman" w:hAnsi="Times New Roman" w:cs="Times New Roman"/>
          <w:sz w:val="24"/>
          <w:szCs w:val="24"/>
        </w:rPr>
        <w:t>detectarían</w:t>
      </w:r>
      <w:r w:rsidR="005A7309" w:rsidRPr="00DC671C">
        <w:rPr>
          <w:rFonts w:ascii="Times New Roman" w:hAnsi="Times New Roman" w:cs="Times New Roman"/>
          <w:sz w:val="24"/>
          <w:szCs w:val="24"/>
        </w:rPr>
        <w:t xml:space="preserve"> en una imagen</w:t>
      </w:r>
      <w:r w:rsidR="001661A4" w:rsidRPr="00DC671C">
        <w:rPr>
          <w:rFonts w:ascii="Times New Roman" w:hAnsi="Times New Roman" w:cs="Times New Roman"/>
          <w:sz w:val="24"/>
          <w:szCs w:val="24"/>
        </w:rPr>
        <w:t>.</w:t>
      </w:r>
    </w:p>
    <w:p w14:paraId="5B6682CF" w14:textId="4795E3D3" w:rsidR="00783306" w:rsidRPr="001411DC" w:rsidRDefault="00783306" w:rsidP="000E6FC8">
      <w:pPr>
        <w:pStyle w:val="Figuras"/>
        <w:rPr>
          <w:i/>
          <w:iCs/>
        </w:rPr>
      </w:pPr>
      <w:bookmarkStart w:id="149" w:name="_Ref88837466"/>
      <w:bookmarkStart w:id="150" w:name="_Toc94028571"/>
      <w:bookmarkStart w:id="151" w:name="_Toc94033249"/>
      <w:r w:rsidRPr="001411DC">
        <w:lastRenderedPageBreak/>
        <w:t xml:space="preserve">Figura </w:t>
      </w:r>
      <w:fldSimple w:instr=" SEQ Figura \* ARABIC ">
        <w:r w:rsidR="00A55E47">
          <w:rPr>
            <w:noProof/>
          </w:rPr>
          <w:t>7</w:t>
        </w:r>
      </w:fldSimple>
      <w:bookmarkEnd w:id="149"/>
      <w:r w:rsidRPr="001411DC">
        <w:t>: Operación de convolución</w:t>
      </w:r>
      <w:bookmarkEnd w:id="150"/>
      <w:bookmarkEnd w:id="151"/>
    </w:p>
    <w:p w14:paraId="06B51525" w14:textId="77777777" w:rsidR="00783306" w:rsidRPr="00DC671C" w:rsidRDefault="00783306" w:rsidP="001411DC">
      <w:pPr>
        <w:keepNext/>
        <w:spacing w:after="180" w:line="240" w:lineRule="auto"/>
        <w:jc w:val="center"/>
        <w:rPr>
          <w:rFonts w:ascii="Times New Roman" w:hAnsi="Times New Roman" w:cs="Times New Roman"/>
          <w:sz w:val="24"/>
          <w:szCs w:val="24"/>
        </w:rPr>
      </w:pPr>
      <w:r w:rsidRPr="001411DC">
        <w:rPr>
          <w:rFonts w:ascii="Times New Roman" w:hAnsi="Times New Roman" w:cs="Times New Roman"/>
          <w:noProof/>
          <w:sz w:val="20"/>
          <w:szCs w:val="20"/>
          <w:lang w:eastAsia="es-ES"/>
        </w:rPr>
        <w:drawing>
          <wp:inline distT="0" distB="0" distL="0" distR="0" wp14:anchorId="63043E53" wp14:editId="61A3DCF3">
            <wp:extent cx="3721269" cy="1235123"/>
            <wp:effectExtent l="0" t="0" r="0" b="3175"/>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rotWithShape="1">
                    <a:blip r:embed="rId22"/>
                    <a:srcRect b="13437"/>
                    <a:stretch/>
                  </pic:blipFill>
                  <pic:spPr bwMode="auto">
                    <a:xfrm>
                      <a:off x="0" y="0"/>
                      <a:ext cx="3731553" cy="1238536"/>
                    </a:xfrm>
                    <a:prstGeom prst="rect">
                      <a:avLst/>
                    </a:prstGeom>
                    <a:ln>
                      <a:noFill/>
                    </a:ln>
                    <a:extLst>
                      <a:ext uri="{53640926-AAD7-44D8-BBD7-CCE9431645EC}">
                        <a14:shadowObscured xmlns:a14="http://schemas.microsoft.com/office/drawing/2010/main"/>
                      </a:ext>
                    </a:extLst>
                  </pic:spPr>
                </pic:pic>
              </a:graphicData>
            </a:graphic>
          </wp:inline>
        </w:drawing>
      </w:r>
    </w:p>
    <w:p w14:paraId="6BF8ED07" w14:textId="790E14BC" w:rsidR="00783306" w:rsidRPr="001411DC" w:rsidRDefault="00783306" w:rsidP="001411DC">
      <w:pPr>
        <w:pStyle w:val="Descripcin"/>
        <w:spacing w:after="180"/>
        <w:jc w:val="center"/>
        <w:rPr>
          <w:rFonts w:ascii="Times New Roman" w:hAnsi="Times New Roman" w:cs="Times New Roman"/>
          <w:i w:val="0"/>
          <w:iCs w:val="0"/>
          <w:color w:val="auto"/>
          <w:sz w:val="16"/>
          <w:szCs w:val="16"/>
        </w:rPr>
      </w:pPr>
      <w:bookmarkStart w:id="152" w:name="_Toc94028572"/>
      <w:r w:rsidRPr="001411DC">
        <w:rPr>
          <w:rFonts w:ascii="Times New Roman" w:hAnsi="Times New Roman" w:cs="Times New Roman"/>
          <w:i w:val="0"/>
          <w:iCs w:val="0"/>
          <w:color w:val="auto"/>
          <w:sz w:val="16"/>
          <w:szCs w:val="16"/>
        </w:rPr>
        <w:t>Dato de entrada bidimensional de tamaño 6x6 sobre el que se aplica un filtro de 3x3 para generar un mapa de características de 4x4</w:t>
      </w:r>
      <w:bookmarkEnd w:id="152"/>
    </w:p>
    <w:p w14:paraId="6BCD52A2" w14:textId="5798BC2C" w:rsidR="00BA281A" w:rsidRPr="001411DC" w:rsidRDefault="00783306" w:rsidP="001411DC">
      <w:pPr>
        <w:spacing w:after="180" w:line="240" w:lineRule="auto"/>
        <w:jc w:val="center"/>
        <w:rPr>
          <w:rFonts w:ascii="Times New Roman" w:hAnsi="Times New Roman" w:cs="Times New Roman"/>
          <w:sz w:val="16"/>
          <w:szCs w:val="16"/>
        </w:rPr>
      </w:pPr>
      <w:r w:rsidRPr="001411DC">
        <w:rPr>
          <w:rFonts w:ascii="Times New Roman" w:hAnsi="Times New Roman" w:cs="Times New Roman"/>
          <w:sz w:val="16"/>
          <w:szCs w:val="16"/>
        </w:rPr>
        <w:t xml:space="preserve">Fuente: Extraído de </w:t>
      </w:r>
      <w:r w:rsidRPr="001411DC">
        <w:rPr>
          <w:rFonts w:ascii="Times New Roman" w:hAnsi="Times New Roman" w:cs="Times New Roman"/>
          <w:sz w:val="16"/>
          <w:szCs w:val="16"/>
        </w:rPr>
        <w:fldChar w:fldCharType="begin" w:fldLock="1"/>
      </w:r>
      <w:r w:rsidR="00A4102E" w:rsidRPr="001411DC">
        <w:rPr>
          <w:rFonts w:ascii="Times New Roman" w:hAnsi="Times New Roman" w:cs="Times New Roman"/>
          <w:sz w:val="16"/>
          <w:szCs w:val="16"/>
        </w:rPr>
        <w:instrText>ADDIN CSL_CITATION {"citationItems":[{"id":"ITEM-1","itemData":{"DOI":"10.3389/frai.2020.00004","ISSN":"26248212","abstract":"Deep learning models stand for a new learning paradigm in artificial intelligence (AI) and machine learning. Recent breakthrough results in image analysis and speech recognition have generated a massive interest in this field because also applications in many other domains providing big data seem possible. On a downside, the mathematical and computational methodology underlying deep learning models is very challenging, especially for interdisciplinary scientists. For this reason, we present in this paper an introductory review of deep learning approaches including Deep Feedforward Neural Networks (D-FFNN), Convolutional Neural Networks (CNNs), Deep Belief Networks (DBNs), Autoencoders (AEs), and Long Short-Term Memory (LSTM) networks. These models form the major core architectures of deep learning models currently used and should belong in any data scientist's toolbox. Importantly, those core architectural building blocks can be composed flexibly—in an almost Lego-like manner—to build new application-specific network architectures. Hence, a basic understanding of these network architectures is important to be prepared for future developments in AI.","author":[{"dropping-particle":"","family":"Emmert-Streib","given":"Frank","non-dropping-particle":"","parse-names":false,"suffix":""},{"dropping-particle":"","family":"Yang","given":"Zhen","non-dropping-particle":"","parse-names":false,"suffix":""},{"dropping-particle":"","family":"Feng","given":"Han","non-dropping-particle":"","parse-names":false,"suffix":""},{"dropping-particle":"","family":"Tripathi","given":"Shailesh","non-dropping-particle":"","parse-names":false,"suffix":""},{"dropping-particle":"","family":"Dehmer","given":"Matthias","non-dropping-particle":"","parse-names":false,"suffix":""}],"container-title":"Frontiers in Artificial Intelligence","id":"ITEM-1","issue":"February","issued":{"date-parts":[["2020"]]},"page":"1-23","title":"An Introductory Review of Deep Learning for Prediction Models With Big Data","type":"article-journal","volume":"3"},"uris":["http://www.mendeley.com/documents/?uuid=b299ad67-11e2-4548-a0ce-5be59a6d41ac"]}],"mendeley":{"formattedCitation":"(Emmert-Streib et al., 2020)","manualFormatting":"Emmert-Streib et al. (2020)","plainTextFormattedCitation":"(Emmert-Streib et al., 2020)","previouslyFormattedCitation":"(Emmert-Streib et al., 2020)"},"properties":{"noteIndex":0},"schema":"https://github.com/citation-style-language/schema/raw/master/csl-citation.json"}</w:instrText>
      </w:r>
      <w:r w:rsidRPr="001411DC">
        <w:rPr>
          <w:rFonts w:ascii="Times New Roman" w:hAnsi="Times New Roman" w:cs="Times New Roman"/>
          <w:sz w:val="16"/>
          <w:szCs w:val="16"/>
        </w:rPr>
        <w:fldChar w:fldCharType="separate"/>
      </w:r>
      <w:r w:rsidRPr="001411DC">
        <w:rPr>
          <w:rFonts w:ascii="Times New Roman" w:hAnsi="Times New Roman" w:cs="Times New Roman"/>
          <w:noProof/>
          <w:sz w:val="16"/>
          <w:szCs w:val="16"/>
        </w:rPr>
        <w:t xml:space="preserve">Emmert-Streib </w:t>
      </w:r>
      <w:r w:rsidR="00A01770" w:rsidRPr="00A01770">
        <w:rPr>
          <w:rFonts w:ascii="Times New Roman" w:hAnsi="Times New Roman" w:cs="Times New Roman"/>
          <w:i/>
          <w:iCs/>
          <w:noProof/>
          <w:sz w:val="16"/>
          <w:szCs w:val="16"/>
        </w:rPr>
        <w:t>et al</w:t>
      </w:r>
      <w:r w:rsidRPr="001411DC">
        <w:rPr>
          <w:rFonts w:ascii="Times New Roman" w:hAnsi="Times New Roman" w:cs="Times New Roman"/>
          <w:noProof/>
          <w:sz w:val="16"/>
          <w:szCs w:val="16"/>
        </w:rPr>
        <w:t>. (2020)</w:t>
      </w:r>
      <w:r w:rsidRPr="001411DC">
        <w:rPr>
          <w:rFonts w:ascii="Times New Roman" w:hAnsi="Times New Roman" w:cs="Times New Roman"/>
          <w:sz w:val="16"/>
          <w:szCs w:val="16"/>
        </w:rPr>
        <w:fldChar w:fldCharType="end"/>
      </w:r>
    </w:p>
    <w:p w14:paraId="16124F1E" w14:textId="3BE0D8D8" w:rsidR="00EF3FBA" w:rsidRPr="001411DC" w:rsidRDefault="00EF3FBA" w:rsidP="000E6FC8">
      <w:pPr>
        <w:pStyle w:val="Figuras"/>
        <w:rPr>
          <w:i/>
          <w:iCs/>
        </w:rPr>
      </w:pPr>
      <w:bookmarkStart w:id="153" w:name="_Ref88838791"/>
      <w:bookmarkStart w:id="154" w:name="_Toc94028573"/>
      <w:bookmarkStart w:id="155" w:name="_Toc94033250"/>
      <w:r w:rsidRPr="001411DC">
        <w:t xml:space="preserve">Figura </w:t>
      </w:r>
      <w:fldSimple w:instr=" SEQ Figura \* ARABIC ">
        <w:r w:rsidR="00A55E47">
          <w:rPr>
            <w:noProof/>
          </w:rPr>
          <w:t>8</w:t>
        </w:r>
      </w:fldSimple>
      <w:bookmarkEnd w:id="153"/>
      <w:r w:rsidRPr="001411DC">
        <w:t>: Ejemplos de filtros</w:t>
      </w:r>
      <w:r w:rsidR="005E0A8C" w:rsidRPr="001411DC">
        <w:t xml:space="preserve"> 3x3</w:t>
      </w:r>
      <w:bookmarkEnd w:id="154"/>
      <w:bookmarkEnd w:id="155"/>
    </w:p>
    <w:p w14:paraId="34255FE9" w14:textId="77777777" w:rsidR="00EF3FBA" w:rsidRPr="00DC671C" w:rsidRDefault="00EF3FBA" w:rsidP="001411DC">
      <w:pPr>
        <w:keepNext/>
        <w:spacing w:after="0" w:line="240" w:lineRule="auto"/>
        <w:jc w:val="center"/>
        <w:rPr>
          <w:rFonts w:ascii="Times New Roman" w:hAnsi="Times New Roman" w:cs="Times New Roman"/>
          <w:sz w:val="24"/>
          <w:szCs w:val="24"/>
        </w:rPr>
      </w:pPr>
      <w:r w:rsidRPr="001411DC">
        <w:rPr>
          <w:rFonts w:ascii="Times New Roman" w:hAnsi="Times New Roman" w:cs="Times New Roman"/>
          <w:noProof/>
          <w:sz w:val="20"/>
          <w:szCs w:val="20"/>
          <w:lang w:eastAsia="es-ES"/>
        </w:rPr>
        <w:drawing>
          <wp:inline distT="0" distB="0" distL="0" distR="0" wp14:anchorId="320B238D" wp14:editId="66603E20">
            <wp:extent cx="3716456" cy="1473767"/>
            <wp:effectExtent l="0" t="0" r="0" b="0"/>
            <wp:docPr id="11" name="Imagen 1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de la pantalla de un video juego&#10;&#10;Descripción generada automáticamente con confianza baja"/>
                    <pic:cNvPicPr/>
                  </pic:nvPicPr>
                  <pic:blipFill>
                    <a:blip r:embed="rId23"/>
                    <a:stretch>
                      <a:fillRect/>
                    </a:stretch>
                  </pic:blipFill>
                  <pic:spPr>
                    <a:xfrm>
                      <a:off x="0" y="0"/>
                      <a:ext cx="3738257" cy="1482412"/>
                    </a:xfrm>
                    <a:prstGeom prst="rect">
                      <a:avLst/>
                    </a:prstGeom>
                  </pic:spPr>
                </pic:pic>
              </a:graphicData>
            </a:graphic>
          </wp:inline>
        </w:drawing>
      </w:r>
    </w:p>
    <w:p w14:paraId="3F002717" w14:textId="36BBFB53" w:rsidR="005E0A8C" w:rsidRPr="001411DC" w:rsidRDefault="005E0A8C" w:rsidP="001411DC">
      <w:pPr>
        <w:pStyle w:val="Descripcin"/>
        <w:spacing w:after="180"/>
        <w:jc w:val="center"/>
        <w:rPr>
          <w:rFonts w:ascii="Times New Roman" w:hAnsi="Times New Roman" w:cs="Times New Roman"/>
          <w:i w:val="0"/>
          <w:iCs w:val="0"/>
          <w:color w:val="auto"/>
          <w:sz w:val="16"/>
          <w:szCs w:val="16"/>
        </w:rPr>
      </w:pPr>
      <w:bookmarkStart w:id="156" w:name="_Toc94028574"/>
      <w:r w:rsidRPr="001411DC">
        <w:rPr>
          <w:rFonts w:ascii="Times New Roman" w:hAnsi="Times New Roman" w:cs="Times New Roman"/>
          <w:i w:val="0"/>
          <w:iCs w:val="0"/>
          <w:color w:val="auto"/>
          <w:sz w:val="16"/>
          <w:szCs w:val="16"/>
        </w:rPr>
        <w:t xml:space="preserve">(1) Filtro que </w:t>
      </w:r>
      <w:r w:rsidR="00432B5A" w:rsidRPr="001411DC">
        <w:rPr>
          <w:rFonts w:ascii="Times New Roman" w:hAnsi="Times New Roman" w:cs="Times New Roman"/>
          <w:i w:val="0"/>
          <w:iCs w:val="0"/>
          <w:color w:val="auto"/>
          <w:sz w:val="16"/>
          <w:szCs w:val="16"/>
        </w:rPr>
        <w:t>genera</w:t>
      </w:r>
      <w:r w:rsidRPr="001411DC">
        <w:rPr>
          <w:rFonts w:ascii="Times New Roman" w:hAnsi="Times New Roman" w:cs="Times New Roman"/>
          <w:i w:val="0"/>
          <w:iCs w:val="0"/>
          <w:color w:val="auto"/>
          <w:sz w:val="16"/>
          <w:szCs w:val="16"/>
        </w:rPr>
        <w:t xml:space="preserve"> una copia exacta de la imagen original; (2) Filtro que genera una imagen nueva desenfocada; (3) Filtro que detecta bordes verticales en una imagen.</w:t>
      </w:r>
      <w:bookmarkEnd w:id="156"/>
    </w:p>
    <w:p w14:paraId="3351CF83" w14:textId="64A579E3" w:rsidR="00F01277" w:rsidRPr="001411DC" w:rsidRDefault="00EF3FBA" w:rsidP="001411DC">
      <w:pPr>
        <w:pStyle w:val="Descripcin"/>
        <w:spacing w:after="180"/>
        <w:jc w:val="center"/>
        <w:rPr>
          <w:rFonts w:ascii="Times New Roman" w:hAnsi="Times New Roman" w:cs="Times New Roman"/>
          <w:i w:val="0"/>
          <w:iCs w:val="0"/>
          <w:color w:val="auto"/>
          <w:sz w:val="16"/>
          <w:szCs w:val="16"/>
        </w:rPr>
      </w:pPr>
      <w:bookmarkStart w:id="157" w:name="_Toc94028575"/>
      <w:r w:rsidRPr="001411DC">
        <w:rPr>
          <w:rFonts w:ascii="Times New Roman" w:hAnsi="Times New Roman" w:cs="Times New Roman"/>
          <w:i w:val="0"/>
          <w:iCs w:val="0"/>
          <w:color w:val="auto"/>
          <w:sz w:val="16"/>
          <w:szCs w:val="16"/>
        </w:rPr>
        <w:t>Fuente: Elaboración propia del autor</w:t>
      </w:r>
      <w:bookmarkEnd w:id="157"/>
    </w:p>
    <w:p w14:paraId="0E20FD56" w14:textId="4AC0E4C0" w:rsidR="00D67B38" w:rsidRPr="00DC671C" w:rsidRDefault="006D1846" w:rsidP="001411DC">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De esta manera</w:t>
      </w:r>
      <w:r w:rsidR="00D67B38" w:rsidRPr="00DC671C">
        <w:rPr>
          <w:rFonts w:ascii="Times New Roman" w:hAnsi="Times New Roman" w:cs="Times New Roman"/>
          <w:sz w:val="24"/>
          <w:szCs w:val="24"/>
        </w:rPr>
        <w:t>,</w:t>
      </w:r>
      <w:r w:rsidR="005A7309" w:rsidRPr="00DC671C">
        <w:rPr>
          <w:rFonts w:ascii="Times New Roman" w:hAnsi="Times New Roman" w:cs="Times New Roman"/>
          <w:sz w:val="24"/>
          <w:szCs w:val="24"/>
        </w:rPr>
        <w:t xml:space="preserve"> </w:t>
      </w:r>
      <w:r w:rsidR="00D57D0A" w:rsidRPr="00DC671C">
        <w:rPr>
          <w:rFonts w:ascii="Times New Roman" w:hAnsi="Times New Roman" w:cs="Times New Roman"/>
          <w:sz w:val="24"/>
          <w:szCs w:val="24"/>
        </w:rPr>
        <w:t>la</w:t>
      </w:r>
      <w:r w:rsidR="005A7309" w:rsidRPr="00DC671C">
        <w:rPr>
          <w:rFonts w:ascii="Times New Roman" w:hAnsi="Times New Roman" w:cs="Times New Roman"/>
          <w:sz w:val="24"/>
          <w:szCs w:val="24"/>
        </w:rPr>
        <w:t xml:space="preserve"> </w:t>
      </w:r>
      <w:r w:rsidR="00D57D0A" w:rsidRPr="00DC671C">
        <w:rPr>
          <w:rFonts w:ascii="Times New Roman" w:hAnsi="Times New Roman" w:cs="Times New Roman"/>
          <w:sz w:val="24"/>
          <w:szCs w:val="24"/>
        </w:rPr>
        <w:t>operación de</w:t>
      </w:r>
      <w:r w:rsidR="003F76EA" w:rsidRPr="00DC671C">
        <w:rPr>
          <w:rFonts w:ascii="Times New Roman" w:hAnsi="Times New Roman" w:cs="Times New Roman"/>
          <w:sz w:val="24"/>
          <w:szCs w:val="24"/>
        </w:rPr>
        <w:t xml:space="preserve"> convolución sobre una imagen puede detectar diferentes </w:t>
      </w:r>
      <w:r w:rsidR="00D67B38" w:rsidRPr="00DC671C">
        <w:rPr>
          <w:rFonts w:ascii="Times New Roman" w:hAnsi="Times New Roman" w:cs="Times New Roman"/>
          <w:sz w:val="24"/>
          <w:szCs w:val="24"/>
        </w:rPr>
        <w:t>características</w:t>
      </w:r>
      <w:r w:rsidR="003F76EA" w:rsidRPr="00DC671C">
        <w:rPr>
          <w:rFonts w:ascii="Times New Roman" w:hAnsi="Times New Roman" w:cs="Times New Roman"/>
          <w:sz w:val="24"/>
          <w:szCs w:val="24"/>
        </w:rPr>
        <w:t xml:space="preserve"> según como sean los valores </w:t>
      </w:r>
      <w:r w:rsidR="009F3A63" w:rsidRPr="00DC671C">
        <w:rPr>
          <w:rFonts w:ascii="Times New Roman" w:hAnsi="Times New Roman" w:cs="Times New Roman"/>
          <w:sz w:val="24"/>
          <w:szCs w:val="24"/>
        </w:rPr>
        <w:t>de este</w:t>
      </w:r>
      <w:r w:rsidR="003F76EA" w:rsidRPr="00DC671C">
        <w:rPr>
          <w:rFonts w:ascii="Times New Roman" w:hAnsi="Times New Roman" w:cs="Times New Roman"/>
          <w:sz w:val="24"/>
          <w:szCs w:val="24"/>
        </w:rPr>
        <w:t>.</w:t>
      </w:r>
      <w:r w:rsidR="005A7309" w:rsidRPr="00DC671C">
        <w:rPr>
          <w:rFonts w:ascii="Times New Roman" w:hAnsi="Times New Roman" w:cs="Times New Roman"/>
          <w:sz w:val="24"/>
          <w:szCs w:val="24"/>
        </w:rPr>
        <w:t xml:space="preserve"> Sin embargo, </w:t>
      </w:r>
      <w:r w:rsidR="009F3A63">
        <w:rPr>
          <w:rFonts w:ascii="Times New Roman" w:hAnsi="Times New Roman" w:cs="Times New Roman"/>
          <w:sz w:val="24"/>
          <w:szCs w:val="24"/>
        </w:rPr>
        <w:t>dichos</w:t>
      </w:r>
      <w:r w:rsidR="005A7309" w:rsidRPr="00DC671C">
        <w:rPr>
          <w:rFonts w:ascii="Times New Roman" w:hAnsi="Times New Roman" w:cs="Times New Roman"/>
          <w:sz w:val="24"/>
          <w:szCs w:val="24"/>
        </w:rPr>
        <w:t xml:space="preserve"> valores no se ajustan manualmente, sino que </w:t>
      </w:r>
      <w:r w:rsidR="00CE7D55">
        <w:rPr>
          <w:rFonts w:ascii="Times New Roman" w:hAnsi="Times New Roman" w:cs="Times New Roman"/>
          <w:sz w:val="24"/>
          <w:szCs w:val="24"/>
        </w:rPr>
        <w:t xml:space="preserve">es </w:t>
      </w:r>
      <w:r w:rsidR="005A7309" w:rsidRPr="00DC671C">
        <w:rPr>
          <w:rFonts w:ascii="Times New Roman" w:hAnsi="Times New Roman" w:cs="Times New Roman"/>
          <w:sz w:val="24"/>
          <w:szCs w:val="24"/>
        </w:rPr>
        <w:t xml:space="preserve">la propia </w:t>
      </w:r>
      <w:r w:rsidR="00202A67" w:rsidRPr="00DC671C">
        <w:rPr>
          <w:rFonts w:ascii="Times New Roman" w:hAnsi="Times New Roman" w:cs="Times New Roman"/>
          <w:sz w:val="24"/>
          <w:szCs w:val="24"/>
        </w:rPr>
        <w:t xml:space="preserve">red </w:t>
      </w:r>
      <w:r w:rsidR="00CE7D55">
        <w:rPr>
          <w:rFonts w:ascii="Times New Roman" w:hAnsi="Times New Roman" w:cs="Times New Roman"/>
          <w:sz w:val="24"/>
          <w:szCs w:val="24"/>
        </w:rPr>
        <w:t xml:space="preserve">quien </w:t>
      </w:r>
      <w:r w:rsidR="00D67B38" w:rsidRPr="00DC671C">
        <w:rPr>
          <w:rFonts w:ascii="Times New Roman" w:hAnsi="Times New Roman" w:cs="Times New Roman"/>
          <w:sz w:val="24"/>
          <w:szCs w:val="24"/>
        </w:rPr>
        <w:t xml:space="preserve">los </w:t>
      </w:r>
      <w:r w:rsidR="00202A67" w:rsidRPr="00DC671C">
        <w:rPr>
          <w:rFonts w:ascii="Times New Roman" w:hAnsi="Times New Roman" w:cs="Times New Roman"/>
          <w:sz w:val="24"/>
          <w:szCs w:val="24"/>
        </w:rPr>
        <w:t>irá apr</w:t>
      </w:r>
      <w:r w:rsidR="00E4405D" w:rsidRPr="00DC671C">
        <w:rPr>
          <w:rFonts w:ascii="Times New Roman" w:hAnsi="Times New Roman" w:cs="Times New Roman"/>
          <w:sz w:val="24"/>
          <w:szCs w:val="24"/>
        </w:rPr>
        <w:t>end</w:t>
      </w:r>
      <w:r w:rsidR="00202A67" w:rsidRPr="00DC671C">
        <w:rPr>
          <w:rFonts w:ascii="Times New Roman" w:hAnsi="Times New Roman" w:cs="Times New Roman"/>
          <w:sz w:val="24"/>
          <w:szCs w:val="24"/>
        </w:rPr>
        <w:t xml:space="preserve">iendo poco a poco </w:t>
      </w:r>
      <w:r w:rsidR="00E4405D" w:rsidRPr="00DC671C">
        <w:rPr>
          <w:rFonts w:ascii="Times New Roman" w:hAnsi="Times New Roman" w:cs="Times New Roman"/>
          <w:sz w:val="24"/>
          <w:szCs w:val="24"/>
        </w:rPr>
        <w:t xml:space="preserve">para realizar mejor </w:t>
      </w:r>
      <w:r w:rsidR="00D67B38" w:rsidRPr="00DC671C">
        <w:rPr>
          <w:rFonts w:ascii="Times New Roman" w:hAnsi="Times New Roman" w:cs="Times New Roman"/>
          <w:sz w:val="24"/>
          <w:szCs w:val="24"/>
        </w:rPr>
        <w:t>la</w:t>
      </w:r>
      <w:r w:rsidR="00E4405D" w:rsidRPr="00DC671C">
        <w:rPr>
          <w:rFonts w:ascii="Times New Roman" w:hAnsi="Times New Roman" w:cs="Times New Roman"/>
          <w:sz w:val="24"/>
          <w:szCs w:val="24"/>
        </w:rPr>
        <w:t xml:space="preserve"> tarea</w:t>
      </w:r>
      <w:r w:rsidR="00D67B38" w:rsidRPr="00DC671C">
        <w:rPr>
          <w:rFonts w:ascii="Times New Roman" w:hAnsi="Times New Roman" w:cs="Times New Roman"/>
          <w:sz w:val="24"/>
          <w:szCs w:val="24"/>
        </w:rPr>
        <w:t xml:space="preserve"> para la que ha sido programada</w:t>
      </w:r>
      <w:r w:rsidR="00E4405D" w:rsidRPr="00DC671C">
        <w:rPr>
          <w:rFonts w:ascii="Times New Roman" w:hAnsi="Times New Roman" w:cs="Times New Roman"/>
          <w:sz w:val="24"/>
          <w:szCs w:val="24"/>
        </w:rPr>
        <w:t xml:space="preserve">. </w:t>
      </w:r>
      <w:r w:rsidR="00CD50E9" w:rsidRPr="00DC671C">
        <w:rPr>
          <w:rFonts w:ascii="Times New Roman" w:hAnsi="Times New Roman" w:cs="Times New Roman"/>
          <w:sz w:val="24"/>
          <w:szCs w:val="24"/>
        </w:rPr>
        <w:t>Tal que, a</w:t>
      </w:r>
      <w:r w:rsidR="00E4405D" w:rsidRPr="00DC671C">
        <w:rPr>
          <w:rFonts w:ascii="Times New Roman" w:hAnsi="Times New Roman" w:cs="Times New Roman"/>
          <w:sz w:val="24"/>
          <w:szCs w:val="24"/>
        </w:rPr>
        <w:t>prender estos filtros para detectar patrones es la principal tarea de una CNN.</w:t>
      </w:r>
      <w:r w:rsidR="00D67B38" w:rsidRPr="00DC671C">
        <w:rPr>
          <w:rFonts w:ascii="Times New Roman" w:hAnsi="Times New Roman" w:cs="Times New Roman"/>
          <w:sz w:val="24"/>
          <w:szCs w:val="24"/>
        </w:rPr>
        <w:t xml:space="preserve"> Además, </w:t>
      </w:r>
      <w:r w:rsidR="00CD50E9" w:rsidRPr="00DC671C">
        <w:rPr>
          <w:rFonts w:ascii="Times New Roman" w:hAnsi="Times New Roman" w:cs="Times New Roman"/>
          <w:sz w:val="24"/>
          <w:szCs w:val="24"/>
        </w:rPr>
        <w:t>es posible</w:t>
      </w:r>
      <w:r w:rsidR="00D67B38" w:rsidRPr="00DC671C">
        <w:rPr>
          <w:rFonts w:ascii="Times New Roman" w:hAnsi="Times New Roman" w:cs="Times New Roman"/>
          <w:sz w:val="24"/>
          <w:szCs w:val="24"/>
        </w:rPr>
        <w:t xml:space="preserve"> aplicar varios filtros sobre una </w:t>
      </w:r>
      <w:r w:rsidR="00D57D0A" w:rsidRPr="00DC671C">
        <w:rPr>
          <w:rFonts w:ascii="Times New Roman" w:hAnsi="Times New Roman" w:cs="Times New Roman"/>
          <w:sz w:val="24"/>
          <w:szCs w:val="24"/>
        </w:rPr>
        <w:t>misma imagen</w:t>
      </w:r>
      <w:r w:rsidR="00D67B38" w:rsidRPr="00DC671C">
        <w:rPr>
          <w:rFonts w:ascii="Times New Roman" w:hAnsi="Times New Roman" w:cs="Times New Roman"/>
          <w:sz w:val="24"/>
          <w:szCs w:val="24"/>
        </w:rPr>
        <w:t xml:space="preserve"> para </w:t>
      </w:r>
      <w:r w:rsidR="00C23B56">
        <w:rPr>
          <w:rFonts w:ascii="Times New Roman" w:hAnsi="Times New Roman" w:cs="Times New Roman"/>
          <w:sz w:val="24"/>
          <w:szCs w:val="24"/>
        </w:rPr>
        <w:t>identificar</w:t>
      </w:r>
      <w:r w:rsidR="00D67B38" w:rsidRPr="00DC671C">
        <w:rPr>
          <w:rFonts w:ascii="Times New Roman" w:hAnsi="Times New Roman" w:cs="Times New Roman"/>
          <w:sz w:val="24"/>
          <w:szCs w:val="24"/>
        </w:rPr>
        <w:t xml:space="preserve"> diferentes características </w:t>
      </w:r>
      <w:r w:rsidR="00CD50E9" w:rsidRPr="00DC671C">
        <w:rPr>
          <w:rFonts w:ascii="Times New Roman" w:hAnsi="Times New Roman" w:cs="Times New Roman"/>
          <w:sz w:val="24"/>
          <w:szCs w:val="24"/>
        </w:rPr>
        <w:t xml:space="preserve">presentes en </w:t>
      </w:r>
      <w:r w:rsidR="00D67B38" w:rsidRPr="00DC671C">
        <w:rPr>
          <w:rFonts w:ascii="Times New Roman" w:hAnsi="Times New Roman" w:cs="Times New Roman"/>
          <w:sz w:val="24"/>
          <w:szCs w:val="24"/>
        </w:rPr>
        <w:t>ella.</w:t>
      </w:r>
    </w:p>
    <w:p w14:paraId="5DB4F3F4" w14:textId="40A246E1" w:rsidR="009A2C39" w:rsidRDefault="00C23B56" w:rsidP="001411DC">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En resumen</w:t>
      </w:r>
      <w:r w:rsidR="00E4405D" w:rsidRPr="00DC671C">
        <w:rPr>
          <w:rFonts w:ascii="Times New Roman" w:hAnsi="Times New Roman" w:cs="Times New Roman"/>
          <w:sz w:val="24"/>
          <w:szCs w:val="24"/>
        </w:rPr>
        <w:t>, entra una imagen</w:t>
      </w:r>
      <w:r w:rsidR="00AA6FDD" w:rsidRPr="00DC671C">
        <w:rPr>
          <w:rFonts w:ascii="Times New Roman" w:hAnsi="Times New Roman" w:cs="Times New Roman"/>
          <w:sz w:val="24"/>
          <w:szCs w:val="24"/>
        </w:rPr>
        <w:t xml:space="preserve"> a la red</w:t>
      </w:r>
      <w:r w:rsidR="00E4405D" w:rsidRPr="00DC671C">
        <w:rPr>
          <w:rFonts w:ascii="Times New Roman" w:hAnsi="Times New Roman" w:cs="Times New Roman"/>
          <w:sz w:val="24"/>
          <w:szCs w:val="24"/>
        </w:rPr>
        <w:t xml:space="preserve">, se le aplican una serie de convoluciones y se generan un conjunto de mapas de características. </w:t>
      </w:r>
      <w:r>
        <w:rPr>
          <w:rFonts w:ascii="Times New Roman" w:hAnsi="Times New Roman" w:cs="Times New Roman"/>
          <w:sz w:val="24"/>
          <w:szCs w:val="24"/>
        </w:rPr>
        <w:t>No obstante</w:t>
      </w:r>
      <w:r w:rsidR="00AA6FDD" w:rsidRPr="00DC671C">
        <w:rPr>
          <w:rFonts w:ascii="Times New Roman" w:hAnsi="Times New Roman" w:cs="Times New Roman"/>
          <w:sz w:val="24"/>
          <w:szCs w:val="24"/>
        </w:rPr>
        <w:t xml:space="preserve">, </w:t>
      </w:r>
      <w:r w:rsidR="005F5BD0" w:rsidRPr="00DC671C">
        <w:rPr>
          <w:rFonts w:ascii="Times New Roman" w:hAnsi="Times New Roman" w:cs="Times New Roman"/>
          <w:sz w:val="24"/>
          <w:szCs w:val="24"/>
        </w:rPr>
        <w:t xml:space="preserve">la operación de convolución por sí sola no puede detectar características complejas </w:t>
      </w:r>
      <w:r w:rsidR="0027642E">
        <w:rPr>
          <w:rFonts w:ascii="Times New Roman" w:hAnsi="Times New Roman" w:cs="Times New Roman"/>
          <w:sz w:val="24"/>
          <w:szCs w:val="24"/>
        </w:rPr>
        <w:t>en</w:t>
      </w:r>
      <w:r>
        <w:rPr>
          <w:rFonts w:ascii="Times New Roman" w:hAnsi="Times New Roman" w:cs="Times New Roman"/>
          <w:sz w:val="24"/>
          <w:szCs w:val="24"/>
        </w:rPr>
        <w:t xml:space="preserve"> </w:t>
      </w:r>
      <w:r w:rsidR="005F5BD0" w:rsidRPr="00DC671C">
        <w:rPr>
          <w:rFonts w:ascii="Times New Roman" w:hAnsi="Times New Roman" w:cs="Times New Roman"/>
          <w:sz w:val="24"/>
          <w:szCs w:val="24"/>
        </w:rPr>
        <w:t xml:space="preserve">una imagen, más que bordes y patrones </w:t>
      </w:r>
      <w:r w:rsidR="004722E0" w:rsidRPr="00DC671C">
        <w:rPr>
          <w:rFonts w:ascii="Times New Roman" w:hAnsi="Times New Roman" w:cs="Times New Roman"/>
          <w:sz w:val="24"/>
          <w:szCs w:val="24"/>
        </w:rPr>
        <w:t xml:space="preserve">muy </w:t>
      </w:r>
      <w:r w:rsidR="005F5BD0" w:rsidRPr="00DC671C">
        <w:rPr>
          <w:rFonts w:ascii="Times New Roman" w:hAnsi="Times New Roman" w:cs="Times New Roman"/>
          <w:sz w:val="24"/>
          <w:szCs w:val="24"/>
        </w:rPr>
        <w:t xml:space="preserve">simples. </w:t>
      </w:r>
      <w:r w:rsidR="00AA6FDD" w:rsidRPr="00DC671C">
        <w:rPr>
          <w:rFonts w:ascii="Times New Roman" w:hAnsi="Times New Roman" w:cs="Times New Roman"/>
          <w:sz w:val="24"/>
          <w:szCs w:val="24"/>
        </w:rPr>
        <w:t xml:space="preserve">¿Entonces como una CNN puede </w:t>
      </w:r>
      <w:r w:rsidR="0027642E">
        <w:rPr>
          <w:rFonts w:ascii="Times New Roman" w:hAnsi="Times New Roman" w:cs="Times New Roman"/>
          <w:sz w:val="24"/>
          <w:szCs w:val="24"/>
        </w:rPr>
        <w:t>identificar</w:t>
      </w:r>
      <w:r w:rsidR="00AA6FDD" w:rsidRPr="00DC671C">
        <w:rPr>
          <w:rFonts w:ascii="Times New Roman" w:hAnsi="Times New Roman" w:cs="Times New Roman"/>
          <w:sz w:val="24"/>
          <w:szCs w:val="24"/>
        </w:rPr>
        <w:t xml:space="preserve"> estas características complejas? </w:t>
      </w:r>
      <w:r w:rsidR="00266B33" w:rsidRPr="00DC671C">
        <w:rPr>
          <w:rFonts w:ascii="Times New Roman" w:hAnsi="Times New Roman" w:cs="Times New Roman"/>
          <w:sz w:val="24"/>
          <w:szCs w:val="24"/>
        </w:rPr>
        <w:t>E</w:t>
      </w:r>
      <w:r w:rsidR="005F5BD0" w:rsidRPr="00DC671C">
        <w:rPr>
          <w:rFonts w:ascii="Times New Roman" w:hAnsi="Times New Roman" w:cs="Times New Roman"/>
          <w:sz w:val="24"/>
          <w:szCs w:val="24"/>
        </w:rPr>
        <w:t>l</w:t>
      </w:r>
      <w:r w:rsidR="00266B33" w:rsidRPr="00DC671C">
        <w:rPr>
          <w:rFonts w:ascii="Times New Roman" w:hAnsi="Times New Roman" w:cs="Times New Roman"/>
          <w:sz w:val="24"/>
          <w:szCs w:val="24"/>
        </w:rPr>
        <w:t xml:space="preserve"> verdadero</w:t>
      </w:r>
      <w:r w:rsidR="005F5BD0" w:rsidRPr="00DC671C">
        <w:rPr>
          <w:rFonts w:ascii="Times New Roman" w:hAnsi="Times New Roman" w:cs="Times New Roman"/>
          <w:sz w:val="24"/>
          <w:szCs w:val="24"/>
        </w:rPr>
        <w:t xml:space="preserve"> potencial de este tipo de redes se encuentra en que </w:t>
      </w:r>
      <w:r w:rsidR="0027642E">
        <w:rPr>
          <w:rFonts w:ascii="Times New Roman" w:hAnsi="Times New Roman" w:cs="Times New Roman"/>
          <w:sz w:val="24"/>
          <w:szCs w:val="24"/>
        </w:rPr>
        <w:t>dichas</w:t>
      </w:r>
      <w:r w:rsidR="005F5BD0" w:rsidRPr="00DC671C">
        <w:rPr>
          <w:rFonts w:ascii="Times New Roman" w:hAnsi="Times New Roman" w:cs="Times New Roman"/>
          <w:sz w:val="24"/>
          <w:szCs w:val="24"/>
        </w:rPr>
        <w:t xml:space="preserve"> operaciones </w:t>
      </w:r>
      <w:r w:rsidR="0027642E">
        <w:rPr>
          <w:rFonts w:ascii="Times New Roman" w:hAnsi="Times New Roman" w:cs="Times New Roman"/>
          <w:sz w:val="24"/>
          <w:szCs w:val="24"/>
        </w:rPr>
        <w:t xml:space="preserve">de convolución </w:t>
      </w:r>
      <w:r w:rsidR="005F5BD0" w:rsidRPr="00DC671C">
        <w:rPr>
          <w:rFonts w:ascii="Times New Roman" w:hAnsi="Times New Roman" w:cs="Times New Roman"/>
          <w:sz w:val="24"/>
          <w:szCs w:val="24"/>
        </w:rPr>
        <w:t xml:space="preserve">se </w:t>
      </w:r>
      <w:r w:rsidR="00266B33" w:rsidRPr="00DC671C">
        <w:rPr>
          <w:rFonts w:ascii="Times New Roman" w:hAnsi="Times New Roman" w:cs="Times New Roman"/>
          <w:sz w:val="24"/>
          <w:szCs w:val="24"/>
        </w:rPr>
        <w:t xml:space="preserve">realizan de manera </w:t>
      </w:r>
      <w:r w:rsidR="005F5BD0" w:rsidRPr="00DC671C">
        <w:rPr>
          <w:rFonts w:ascii="Times New Roman" w:hAnsi="Times New Roman" w:cs="Times New Roman"/>
          <w:sz w:val="24"/>
          <w:szCs w:val="24"/>
        </w:rPr>
        <w:t>secuencial</w:t>
      </w:r>
      <w:r w:rsidR="009F3A63">
        <w:rPr>
          <w:rFonts w:ascii="Times New Roman" w:hAnsi="Times New Roman" w:cs="Times New Roman"/>
          <w:sz w:val="24"/>
          <w:szCs w:val="24"/>
        </w:rPr>
        <w:t>.</w:t>
      </w:r>
      <w:r w:rsidR="005F5BD0" w:rsidRPr="00DC671C">
        <w:rPr>
          <w:rFonts w:ascii="Times New Roman" w:hAnsi="Times New Roman" w:cs="Times New Roman"/>
          <w:sz w:val="24"/>
          <w:szCs w:val="24"/>
        </w:rPr>
        <w:t xml:space="preserve"> Es decir, </w:t>
      </w:r>
      <w:r w:rsidR="00266B33" w:rsidRPr="00DC671C">
        <w:rPr>
          <w:rFonts w:ascii="Times New Roman" w:hAnsi="Times New Roman" w:cs="Times New Roman"/>
          <w:sz w:val="24"/>
          <w:szCs w:val="24"/>
        </w:rPr>
        <w:t>estas capas realizan</w:t>
      </w:r>
      <w:r w:rsidR="005F5BD0" w:rsidRPr="00DC671C">
        <w:rPr>
          <w:rFonts w:ascii="Times New Roman" w:hAnsi="Times New Roman" w:cs="Times New Roman"/>
          <w:sz w:val="24"/>
          <w:szCs w:val="24"/>
        </w:rPr>
        <w:t xml:space="preserve"> detecciones </w:t>
      </w:r>
      <w:r w:rsidR="00266B33" w:rsidRPr="00DC671C">
        <w:rPr>
          <w:rFonts w:ascii="Times New Roman" w:hAnsi="Times New Roman" w:cs="Times New Roman"/>
          <w:sz w:val="24"/>
          <w:szCs w:val="24"/>
        </w:rPr>
        <w:t xml:space="preserve">de características </w:t>
      </w:r>
      <w:r w:rsidR="005F5BD0" w:rsidRPr="00DC671C">
        <w:rPr>
          <w:rFonts w:ascii="Times New Roman" w:hAnsi="Times New Roman" w:cs="Times New Roman"/>
          <w:sz w:val="24"/>
          <w:szCs w:val="24"/>
        </w:rPr>
        <w:t xml:space="preserve">sobre detecciones </w:t>
      </w:r>
      <w:r w:rsidR="00266B33" w:rsidRPr="00DC671C">
        <w:rPr>
          <w:rFonts w:ascii="Times New Roman" w:hAnsi="Times New Roman" w:cs="Times New Roman"/>
          <w:sz w:val="24"/>
          <w:szCs w:val="24"/>
        </w:rPr>
        <w:t xml:space="preserve">previas </w:t>
      </w:r>
      <w:r w:rsidR="005F5BD0" w:rsidRPr="00DC671C">
        <w:rPr>
          <w:rFonts w:ascii="Times New Roman" w:hAnsi="Times New Roman" w:cs="Times New Roman"/>
          <w:sz w:val="24"/>
          <w:szCs w:val="24"/>
        </w:rPr>
        <w:t>de las capas anteriores</w:t>
      </w:r>
      <w:r w:rsidR="00266B33" w:rsidRPr="00DC671C">
        <w:rPr>
          <w:rFonts w:ascii="Times New Roman" w:hAnsi="Times New Roman" w:cs="Times New Roman"/>
          <w:sz w:val="24"/>
          <w:szCs w:val="24"/>
        </w:rPr>
        <w:t xml:space="preserve">. Esto </w:t>
      </w:r>
      <w:r w:rsidR="005F5BD0" w:rsidRPr="00DC671C">
        <w:rPr>
          <w:rFonts w:ascii="Times New Roman" w:hAnsi="Times New Roman" w:cs="Times New Roman"/>
          <w:sz w:val="24"/>
          <w:szCs w:val="24"/>
        </w:rPr>
        <w:t xml:space="preserve">permite </w:t>
      </w:r>
      <w:r w:rsidR="00266B33" w:rsidRPr="00DC671C">
        <w:rPr>
          <w:rFonts w:ascii="Times New Roman" w:hAnsi="Times New Roman" w:cs="Times New Roman"/>
          <w:sz w:val="24"/>
          <w:szCs w:val="24"/>
        </w:rPr>
        <w:t xml:space="preserve">reconocer </w:t>
      </w:r>
      <w:r w:rsidR="005F5BD0" w:rsidRPr="00DC671C">
        <w:rPr>
          <w:rFonts w:ascii="Times New Roman" w:hAnsi="Times New Roman" w:cs="Times New Roman"/>
          <w:sz w:val="24"/>
          <w:szCs w:val="24"/>
        </w:rPr>
        <w:t xml:space="preserve">patrones </w:t>
      </w:r>
      <w:r w:rsidR="00266B33" w:rsidRPr="00DC671C">
        <w:rPr>
          <w:rFonts w:ascii="Times New Roman" w:hAnsi="Times New Roman" w:cs="Times New Roman"/>
          <w:sz w:val="24"/>
          <w:szCs w:val="24"/>
        </w:rPr>
        <w:t xml:space="preserve">cada vez </w:t>
      </w:r>
      <w:r w:rsidR="005F5BD0" w:rsidRPr="00DC671C">
        <w:rPr>
          <w:rFonts w:ascii="Times New Roman" w:hAnsi="Times New Roman" w:cs="Times New Roman"/>
          <w:sz w:val="24"/>
          <w:szCs w:val="24"/>
        </w:rPr>
        <w:t>más complejos de la imagen</w:t>
      </w:r>
      <w:r w:rsidR="000B007D" w:rsidRPr="00DC671C">
        <w:rPr>
          <w:rFonts w:ascii="Times New Roman" w:hAnsi="Times New Roman" w:cs="Times New Roman"/>
          <w:sz w:val="24"/>
          <w:szCs w:val="24"/>
        </w:rPr>
        <w:t xml:space="preserve"> y hacen que </w:t>
      </w:r>
      <w:r w:rsidR="005F5BD0" w:rsidRPr="00DC671C">
        <w:rPr>
          <w:rFonts w:ascii="Times New Roman" w:hAnsi="Times New Roman" w:cs="Times New Roman"/>
          <w:sz w:val="24"/>
          <w:szCs w:val="24"/>
        </w:rPr>
        <w:t>l</w:t>
      </w:r>
      <w:r w:rsidR="00A63442" w:rsidRPr="00DC671C">
        <w:rPr>
          <w:rFonts w:ascii="Times New Roman" w:hAnsi="Times New Roman" w:cs="Times New Roman"/>
          <w:sz w:val="24"/>
          <w:szCs w:val="24"/>
        </w:rPr>
        <w:t>a operación de convolución</w:t>
      </w:r>
      <w:r w:rsidR="000B007D" w:rsidRPr="00DC671C">
        <w:rPr>
          <w:rFonts w:ascii="Times New Roman" w:hAnsi="Times New Roman" w:cs="Times New Roman"/>
          <w:sz w:val="24"/>
          <w:szCs w:val="24"/>
        </w:rPr>
        <w:t xml:space="preserve"> sea cada vez más potente</w:t>
      </w:r>
      <w:r w:rsidR="00A63442" w:rsidRPr="00DC671C">
        <w:rPr>
          <w:rFonts w:ascii="Times New Roman" w:hAnsi="Times New Roman" w:cs="Times New Roman"/>
          <w:sz w:val="24"/>
          <w:szCs w:val="24"/>
        </w:rPr>
        <w:t>.</w:t>
      </w:r>
    </w:p>
    <w:p w14:paraId="394FF6D2" w14:textId="30C40893" w:rsidR="0079164B" w:rsidRPr="00DC671C" w:rsidRDefault="0079164B" w:rsidP="001411DC">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Es por lo dicho,</w:t>
      </w:r>
      <w:r w:rsidR="007C573B">
        <w:rPr>
          <w:rFonts w:ascii="Times New Roman" w:hAnsi="Times New Roman" w:cs="Times New Roman"/>
          <w:sz w:val="24"/>
          <w:szCs w:val="24"/>
        </w:rPr>
        <w:t xml:space="preserve"> que</w:t>
      </w:r>
      <w:r w:rsidRPr="00DC671C">
        <w:rPr>
          <w:rFonts w:ascii="Times New Roman" w:hAnsi="Times New Roman" w:cs="Times New Roman"/>
          <w:sz w:val="24"/>
          <w:szCs w:val="24"/>
        </w:rPr>
        <w:t xml:space="preserve"> el diseño de una arquitectura </w:t>
      </w:r>
      <w:r w:rsidR="005C23A0">
        <w:rPr>
          <w:rFonts w:ascii="Times New Roman" w:hAnsi="Times New Roman" w:cs="Times New Roman"/>
          <w:sz w:val="24"/>
          <w:szCs w:val="24"/>
        </w:rPr>
        <w:t>convolutiva</w:t>
      </w:r>
      <w:r w:rsidRPr="00DC671C">
        <w:rPr>
          <w:rFonts w:ascii="Times New Roman" w:hAnsi="Times New Roman" w:cs="Times New Roman"/>
          <w:sz w:val="24"/>
          <w:szCs w:val="24"/>
        </w:rPr>
        <w:t xml:space="preserve"> se representa habitualmente como un embudo</w:t>
      </w:r>
      <w:r w:rsidR="00763F50">
        <w:rPr>
          <w:rFonts w:ascii="Times New Roman" w:hAnsi="Times New Roman" w:cs="Times New Roman"/>
          <w:sz w:val="24"/>
          <w:szCs w:val="24"/>
        </w:rPr>
        <w:t>.</w:t>
      </w:r>
      <w:r w:rsidRPr="00DC671C">
        <w:rPr>
          <w:rFonts w:ascii="Times New Roman" w:hAnsi="Times New Roman" w:cs="Times New Roman"/>
          <w:sz w:val="24"/>
          <w:szCs w:val="24"/>
        </w:rPr>
        <w:t xml:space="preserve"> En ella la imagen inicial se va comprimiendo espacialmente, es decir su resolución </w:t>
      </w:r>
      <w:r w:rsidRPr="00DC671C">
        <w:rPr>
          <w:rFonts w:ascii="Times New Roman" w:hAnsi="Times New Roman" w:cs="Times New Roman"/>
          <w:sz w:val="24"/>
          <w:szCs w:val="24"/>
        </w:rPr>
        <w:lastRenderedPageBreak/>
        <w:t>va disminuyendo</w:t>
      </w:r>
      <w:r w:rsidR="00763F50">
        <w:rPr>
          <w:rFonts w:ascii="Times New Roman" w:hAnsi="Times New Roman" w:cs="Times New Roman"/>
          <w:sz w:val="24"/>
          <w:szCs w:val="24"/>
        </w:rPr>
        <w:t xml:space="preserve"> </w:t>
      </w:r>
      <w:r w:rsidR="00763F50" w:rsidRPr="00DC671C">
        <w:rPr>
          <w:rFonts w:ascii="Times New Roman" w:hAnsi="Times New Roman" w:cs="Times New Roman"/>
          <w:sz w:val="24"/>
          <w:szCs w:val="24"/>
        </w:rPr>
        <w:t>(</w:t>
      </w:r>
      <w:r w:rsidR="00763F50">
        <w:rPr>
          <w:rFonts w:ascii="Times New Roman" w:hAnsi="Times New Roman" w:cs="Times New Roman"/>
          <w:sz w:val="24"/>
          <w:szCs w:val="24"/>
        </w:rPr>
        <w:t xml:space="preserve">véase </w:t>
      </w:r>
      <w:r w:rsidR="00763F50" w:rsidRPr="007C573B">
        <w:rPr>
          <w:rFonts w:ascii="Times New Roman" w:hAnsi="Times New Roman" w:cs="Times New Roman"/>
          <w:color w:val="2E74B5" w:themeColor="accent5" w:themeShade="BF"/>
          <w:sz w:val="24"/>
          <w:szCs w:val="24"/>
          <w:u w:val="single"/>
        </w:rPr>
        <w:fldChar w:fldCharType="begin"/>
      </w:r>
      <w:r w:rsidR="00763F50" w:rsidRPr="007C573B">
        <w:rPr>
          <w:rFonts w:ascii="Times New Roman" w:hAnsi="Times New Roman" w:cs="Times New Roman"/>
          <w:color w:val="2E74B5" w:themeColor="accent5" w:themeShade="BF"/>
          <w:sz w:val="24"/>
          <w:szCs w:val="24"/>
          <w:u w:val="single"/>
        </w:rPr>
        <w:instrText xml:space="preserve"> REF _Ref88841133 \h  \* MERGEFORMAT </w:instrText>
      </w:r>
      <w:r w:rsidR="00763F50" w:rsidRPr="007C573B">
        <w:rPr>
          <w:rFonts w:ascii="Times New Roman" w:hAnsi="Times New Roman" w:cs="Times New Roman"/>
          <w:color w:val="2E74B5" w:themeColor="accent5" w:themeShade="BF"/>
          <w:sz w:val="24"/>
          <w:szCs w:val="24"/>
          <w:u w:val="single"/>
        </w:rPr>
      </w:r>
      <w:r w:rsidR="00763F50" w:rsidRPr="007C573B">
        <w:rPr>
          <w:rFonts w:ascii="Times New Roman" w:hAnsi="Times New Roman" w:cs="Times New Roman"/>
          <w:color w:val="2E74B5" w:themeColor="accent5" w:themeShade="BF"/>
          <w:sz w:val="24"/>
          <w:szCs w:val="24"/>
          <w:u w:val="single"/>
        </w:rPr>
        <w:fldChar w:fldCharType="separate"/>
      </w:r>
      <w:ins w:id="158" w:author="sumit kumar" w:date="2022-01-28T00:52:00Z">
        <w:r w:rsidR="00A55E47" w:rsidRPr="00A55E47">
          <w:rPr>
            <w:rFonts w:ascii="Times New Roman" w:hAnsi="Times New Roman" w:cs="Times New Roman"/>
            <w:color w:val="2E74B5" w:themeColor="accent5" w:themeShade="BF"/>
            <w:sz w:val="24"/>
            <w:szCs w:val="24"/>
            <w:u w:val="single"/>
            <w:rPrChange w:id="159" w:author="sumit kumar" w:date="2022-01-28T00:52:00Z">
              <w:rPr/>
            </w:rPrChange>
          </w:rPr>
          <w:t xml:space="preserve">Figura </w:t>
        </w:r>
        <w:r w:rsidR="00A55E47" w:rsidRPr="00A55E47">
          <w:rPr>
            <w:rFonts w:ascii="Times New Roman" w:hAnsi="Times New Roman" w:cs="Times New Roman"/>
            <w:noProof/>
            <w:color w:val="2E74B5" w:themeColor="accent5" w:themeShade="BF"/>
            <w:sz w:val="24"/>
            <w:szCs w:val="24"/>
            <w:u w:val="single"/>
            <w:rPrChange w:id="160" w:author="sumit kumar" w:date="2022-01-28T00:52:00Z">
              <w:rPr>
                <w:noProof/>
              </w:rPr>
            </w:rPrChange>
          </w:rPr>
          <w:t>9</w:t>
        </w:r>
      </w:ins>
      <w:del w:id="161"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Figura </w:delText>
        </w:r>
        <w:r w:rsidR="00614ADD" w:rsidRPr="00614ADD" w:rsidDel="00A55E47">
          <w:rPr>
            <w:rFonts w:ascii="Times New Roman" w:hAnsi="Times New Roman" w:cs="Times New Roman"/>
            <w:noProof/>
            <w:color w:val="2E74B5" w:themeColor="accent5" w:themeShade="BF"/>
            <w:sz w:val="24"/>
            <w:szCs w:val="24"/>
            <w:u w:val="single"/>
          </w:rPr>
          <w:delText>9</w:delText>
        </w:r>
      </w:del>
      <w:r w:rsidR="00763F50" w:rsidRPr="007C573B">
        <w:rPr>
          <w:rFonts w:ascii="Times New Roman" w:hAnsi="Times New Roman" w:cs="Times New Roman"/>
          <w:color w:val="2E74B5" w:themeColor="accent5" w:themeShade="BF"/>
          <w:sz w:val="24"/>
          <w:szCs w:val="24"/>
          <w:u w:val="single"/>
        </w:rPr>
        <w:fldChar w:fldCharType="end"/>
      </w:r>
      <w:r w:rsidR="00763F50" w:rsidRPr="00DC671C">
        <w:rPr>
          <w:rFonts w:ascii="Times New Roman" w:hAnsi="Times New Roman" w:cs="Times New Roman"/>
          <w:sz w:val="24"/>
          <w:szCs w:val="24"/>
        </w:rPr>
        <w:t>)</w:t>
      </w:r>
      <w:r w:rsidRPr="00DC671C">
        <w:rPr>
          <w:rFonts w:ascii="Times New Roman" w:hAnsi="Times New Roman" w:cs="Times New Roman"/>
          <w:sz w:val="24"/>
          <w:szCs w:val="24"/>
        </w:rPr>
        <w:t>. Dicha comprensión se logra insertando capa</w:t>
      </w:r>
      <w:r w:rsidR="007C573B">
        <w:rPr>
          <w:rFonts w:ascii="Times New Roman" w:hAnsi="Times New Roman" w:cs="Times New Roman"/>
          <w:sz w:val="24"/>
          <w:szCs w:val="24"/>
        </w:rPr>
        <w:t>s</w:t>
      </w:r>
      <w:r w:rsidRPr="00DC671C">
        <w:rPr>
          <w:rFonts w:ascii="Times New Roman" w:hAnsi="Times New Roman" w:cs="Times New Roman"/>
          <w:sz w:val="24"/>
          <w:szCs w:val="24"/>
        </w:rPr>
        <w:t xml:space="preserve"> de </w:t>
      </w:r>
      <w:r w:rsidRPr="007C573B">
        <w:rPr>
          <w:rFonts w:ascii="Times New Roman" w:hAnsi="Times New Roman" w:cs="Times New Roman"/>
          <w:i/>
          <w:iCs/>
          <w:sz w:val="24"/>
          <w:szCs w:val="24"/>
        </w:rPr>
        <w:t>pooling</w:t>
      </w:r>
      <w:r w:rsidRPr="00DC671C">
        <w:rPr>
          <w:rFonts w:ascii="Times New Roman" w:hAnsi="Times New Roman" w:cs="Times New Roman"/>
          <w:sz w:val="24"/>
          <w:szCs w:val="24"/>
        </w:rPr>
        <w:t xml:space="preserve"> entre las capas convolutivas</w:t>
      </w:r>
      <w:r w:rsidR="00780DE4">
        <w:rPr>
          <w:rFonts w:ascii="Times New Roman" w:hAnsi="Times New Roman" w:cs="Times New Roman"/>
          <w:sz w:val="24"/>
          <w:szCs w:val="24"/>
        </w:rPr>
        <w:t xml:space="preserve"> las cuales tienen </w:t>
      </w:r>
      <w:r w:rsidRPr="00DC671C">
        <w:rPr>
          <w:rFonts w:ascii="Times New Roman" w:hAnsi="Times New Roman" w:cs="Times New Roman"/>
          <w:sz w:val="24"/>
          <w:szCs w:val="24"/>
        </w:rPr>
        <w:t>como objetivo reducir la dimensión de la entrada con algún método de agrupación preestablecido</w:t>
      </w:r>
      <w:r w:rsidR="00780DE4">
        <w:rPr>
          <w:rFonts w:ascii="Times New Roman" w:hAnsi="Times New Roman" w:cs="Times New Roman"/>
          <w:sz w:val="24"/>
          <w:szCs w:val="24"/>
        </w:rPr>
        <w:t xml:space="preserve">. Lo dicho genera </w:t>
      </w:r>
      <w:r w:rsidRPr="00DC671C">
        <w:rPr>
          <w:rFonts w:ascii="Times New Roman" w:hAnsi="Times New Roman" w:cs="Times New Roman"/>
          <w:sz w:val="24"/>
          <w:szCs w:val="24"/>
        </w:rPr>
        <w:t>como resultado entrada</w:t>
      </w:r>
      <w:r w:rsidR="00780DE4">
        <w:rPr>
          <w:rFonts w:ascii="Times New Roman" w:hAnsi="Times New Roman" w:cs="Times New Roman"/>
          <w:sz w:val="24"/>
          <w:szCs w:val="24"/>
        </w:rPr>
        <w:t>s</w:t>
      </w:r>
      <w:r w:rsidRPr="00DC671C">
        <w:rPr>
          <w:rFonts w:ascii="Times New Roman" w:hAnsi="Times New Roman" w:cs="Times New Roman"/>
          <w:sz w:val="24"/>
          <w:szCs w:val="24"/>
        </w:rPr>
        <w:t xml:space="preserve"> más pequeña</w:t>
      </w:r>
      <w:r w:rsidR="00780DE4">
        <w:rPr>
          <w:rFonts w:ascii="Times New Roman" w:hAnsi="Times New Roman" w:cs="Times New Roman"/>
          <w:sz w:val="24"/>
          <w:szCs w:val="24"/>
        </w:rPr>
        <w:t>s</w:t>
      </w:r>
      <w:r w:rsidRPr="00DC671C">
        <w:rPr>
          <w:rFonts w:ascii="Times New Roman" w:hAnsi="Times New Roman" w:cs="Times New Roman"/>
          <w:sz w:val="24"/>
          <w:szCs w:val="24"/>
        </w:rPr>
        <w:t xml:space="preserve"> al conservar la mayor cantidad de información posible </w:t>
      </w:r>
      <w:r w:rsidRPr="00DC671C">
        <w:rPr>
          <w:rFonts w:ascii="Times New Roman" w:hAnsi="Times New Roman" w:cs="Times New Roman"/>
          <w:sz w:val="24"/>
          <w:szCs w:val="24"/>
        </w:rPr>
        <w:fldChar w:fldCharType="begin" w:fldLock="1"/>
      </w:r>
      <w:r w:rsidRPr="00DC671C">
        <w:rPr>
          <w:rFonts w:ascii="Times New Roman" w:hAnsi="Times New Roman" w:cs="Times New Roman"/>
          <w:sz w:val="24"/>
          <w:szCs w:val="24"/>
        </w:rPr>
        <w:instrText>ADDIN CSL_CITATION {"citationItems":[{"id":"ITEM-1","itemData":{"DOI":"10.3389/frai.2020.00004","ISSN":"26248212","abstract":"Deep learning models stand for a new learning paradigm in artificial intelligence (AI) and machine learning. Recent breakthrough results in image analysis and speech recognition have generated a massive interest in this field because also applications in many other domains providing big data seem possible. On a downside, the mathematical and computational methodology underlying deep learning models is very challenging, especially for interdisciplinary scientists. For this reason, we present in this paper an introductory review of deep learning approaches including Deep Feedforward Neural Networks (D-FFNN), Convolutional Neural Networks (CNNs), Deep Belief Networks (DBNs), Autoencoders (AEs), and Long Short-Term Memory (LSTM) networks. These models form the major core architectures of deep learning models currently used and should belong in any data scientist's toolbox. Importantly, those core architectural building blocks can be composed flexibly—in an almost Lego-like manner—to build new application-specific network architectures. Hence, a basic understanding of these network architectures is important to be prepared for future developments in AI.","author":[{"dropping-particle":"","family":"Emmert-Streib","given":"Frank","non-dropping-particle":"","parse-names":false,"suffix":""},{"dropping-particle":"","family":"Yang","given":"Zhen","non-dropping-particle":"","parse-names":false,"suffix":""},{"dropping-particle":"","family":"Feng","given":"Han","non-dropping-particle":"","parse-names":false,"suffix":""},{"dropping-particle":"","family":"Tripathi","given":"Shailesh","non-dropping-particle":"","parse-names":false,"suffix":""},{"dropping-particle":"","family":"Dehmer","given":"Matthias","non-dropping-particle":"","parse-names":false,"suffix":""}],"container-title":"Frontiers in Artificial Intelligence","id":"ITEM-1","issue":"February","issued":{"date-parts":[["2020"]]},"page":"1-23","title":"An Introductory Review of Deep Learning for Prediction Models With Big Data","type":"article-journal","volume":"3"},"uris":["http://www.mendeley.com/documents/?uuid=b299ad67-11e2-4548-a0ce-5be59a6d41ac"]}],"mendeley":{"formattedCitation":"(Emmert-Streib et al., 2020)","plainTextFormattedCitation":"(Emmert-Streib et al., 2020)","previouslyFormattedCitation":"(Emmert-Streib et al., 2020)"},"properties":{"noteIndex":0},"schema":"https://github.com/citation-style-language/schema/raw/master/csl-citation.json"}</w:instrText>
      </w:r>
      <w:r w:rsidRPr="00DC671C">
        <w:rPr>
          <w:rFonts w:ascii="Times New Roman" w:hAnsi="Times New Roman" w:cs="Times New Roman"/>
          <w:sz w:val="24"/>
          <w:szCs w:val="24"/>
        </w:rPr>
        <w:fldChar w:fldCharType="separate"/>
      </w:r>
      <w:r w:rsidRPr="00DC671C">
        <w:rPr>
          <w:rFonts w:ascii="Times New Roman" w:hAnsi="Times New Roman" w:cs="Times New Roman"/>
          <w:noProof/>
          <w:sz w:val="24"/>
          <w:szCs w:val="24"/>
        </w:rPr>
        <w:t xml:space="preserve">(Emmert-Streib </w:t>
      </w:r>
      <w:r w:rsidR="00A01770" w:rsidRPr="00A01770">
        <w:rPr>
          <w:rFonts w:ascii="Times New Roman" w:hAnsi="Times New Roman" w:cs="Times New Roman"/>
          <w:i/>
          <w:iCs/>
          <w:noProof/>
          <w:sz w:val="24"/>
          <w:szCs w:val="24"/>
        </w:rPr>
        <w:t>et al</w:t>
      </w:r>
      <w:r w:rsidRPr="00DC671C">
        <w:rPr>
          <w:rFonts w:ascii="Times New Roman" w:hAnsi="Times New Roman" w:cs="Times New Roman"/>
          <w:noProof/>
          <w:sz w:val="24"/>
          <w:szCs w:val="24"/>
        </w:rPr>
        <w:t>., 2020)</w:t>
      </w:r>
      <w:r w:rsidRPr="00DC671C">
        <w:rPr>
          <w:rFonts w:ascii="Times New Roman" w:hAnsi="Times New Roman" w:cs="Times New Roman"/>
          <w:sz w:val="24"/>
          <w:szCs w:val="24"/>
        </w:rPr>
        <w:fldChar w:fldCharType="end"/>
      </w:r>
      <w:r w:rsidRPr="00DC671C">
        <w:rPr>
          <w:rFonts w:ascii="Times New Roman" w:hAnsi="Times New Roman" w:cs="Times New Roman"/>
          <w:sz w:val="24"/>
          <w:szCs w:val="24"/>
        </w:rPr>
        <w:t>. Además, al mismo tiempo que la imagen se comprime, su grosor va aumentando</w:t>
      </w:r>
      <w:r w:rsidR="007C573B">
        <w:rPr>
          <w:rFonts w:ascii="Times New Roman" w:hAnsi="Times New Roman" w:cs="Times New Roman"/>
          <w:sz w:val="24"/>
          <w:szCs w:val="24"/>
        </w:rPr>
        <w:t>, e</w:t>
      </w:r>
      <w:r w:rsidRPr="00DC671C">
        <w:rPr>
          <w:rFonts w:ascii="Times New Roman" w:hAnsi="Times New Roman" w:cs="Times New Roman"/>
          <w:sz w:val="24"/>
          <w:szCs w:val="24"/>
        </w:rPr>
        <w:t>s decir, el número de mapa de características va en aumento.</w:t>
      </w:r>
    </w:p>
    <w:p w14:paraId="6D546475" w14:textId="3F87F949" w:rsidR="00A4102E" w:rsidRPr="0079164B" w:rsidRDefault="00A4102E" w:rsidP="000E6FC8">
      <w:pPr>
        <w:pStyle w:val="Figuras"/>
        <w:rPr>
          <w:i/>
          <w:iCs/>
        </w:rPr>
      </w:pPr>
      <w:bookmarkStart w:id="162" w:name="_Ref88841133"/>
      <w:bookmarkStart w:id="163" w:name="_Toc94028576"/>
      <w:bookmarkStart w:id="164" w:name="_Toc94033251"/>
      <w:r w:rsidRPr="0079164B">
        <w:t xml:space="preserve">Figura </w:t>
      </w:r>
      <w:fldSimple w:instr=" SEQ Figura \* ARABIC ">
        <w:r w:rsidR="00A55E47">
          <w:rPr>
            <w:noProof/>
          </w:rPr>
          <w:t>9</w:t>
        </w:r>
      </w:fldSimple>
      <w:bookmarkEnd w:id="162"/>
      <w:r w:rsidRPr="0079164B">
        <w:t>: Arquitectura CNN</w:t>
      </w:r>
      <w:r w:rsidR="00951DAD" w:rsidRPr="0079164B">
        <w:t xml:space="preserve"> (típica)</w:t>
      </w:r>
      <w:bookmarkEnd w:id="163"/>
      <w:bookmarkEnd w:id="164"/>
    </w:p>
    <w:p w14:paraId="1BF13593" w14:textId="77777777" w:rsidR="00A4102E" w:rsidRPr="00DC671C" w:rsidRDefault="00A4102E" w:rsidP="0079164B">
      <w:pPr>
        <w:keepNext/>
        <w:spacing w:after="0" w:line="240" w:lineRule="auto"/>
        <w:jc w:val="center"/>
        <w:rPr>
          <w:rFonts w:ascii="Times New Roman" w:hAnsi="Times New Roman" w:cs="Times New Roman"/>
          <w:sz w:val="24"/>
          <w:szCs w:val="24"/>
        </w:rPr>
      </w:pPr>
      <w:r w:rsidRPr="0079164B">
        <w:rPr>
          <w:rFonts w:ascii="Times New Roman" w:hAnsi="Times New Roman" w:cs="Times New Roman"/>
          <w:noProof/>
          <w:sz w:val="20"/>
          <w:szCs w:val="20"/>
          <w:lang w:eastAsia="es-ES"/>
        </w:rPr>
        <w:drawing>
          <wp:inline distT="0" distB="0" distL="0" distR="0" wp14:anchorId="3EC8BBD7" wp14:editId="153C4864">
            <wp:extent cx="5503175" cy="1987617"/>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6268" cy="2003181"/>
                    </a:xfrm>
                    <a:prstGeom prst="rect">
                      <a:avLst/>
                    </a:prstGeom>
                    <a:noFill/>
                  </pic:spPr>
                </pic:pic>
              </a:graphicData>
            </a:graphic>
          </wp:inline>
        </w:drawing>
      </w:r>
    </w:p>
    <w:p w14:paraId="731ECB6E" w14:textId="467F610E" w:rsidR="000B007D" w:rsidRPr="0079164B" w:rsidRDefault="00A4102E" w:rsidP="0079164B">
      <w:pPr>
        <w:pStyle w:val="Descripcin"/>
        <w:spacing w:after="180"/>
        <w:jc w:val="center"/>
        <w:rPr>
          <w:rFonts w:ascii="Times New Roman" w:hAnsi="Times New Roman" w:cs="Times New Roman"/>
          <w:i w:val="0"/>
          <w:iCs w:val="0"/>
          <w:color w:val="auto"/>
          <w:sz w:val="16"/>
          <w:szCs w:val="16"/>
        </w:rPr>
      </w:pPr>
      <w:bookmarkStart w:id="165" w:name="_Toc94028577"/>
      <w:r w:rsidRPr="0079164B">
        <w:rPr>
          <w:rFonts w:ascii="Times New Roman" w:hAnsi="Times New Roman" w:cs="Times New Roman"/>
          <w:i w:val="0"/>
          <w:iCs w:val="0"/>
          <w:color w:val="auto"/>
          <w:sz w:val="16"/>
          <w:szCs w:val="16"/>
        </w:rPr>
        <w:t xml:space="preserve">Fuente: Extraído de </w:t>
      </w:r>
      <w:r w:rsidRPr="0079164B">
        <w:rPr>
          <w:rFonts w:ascii="Times New Roman" w:hAnsi="Times New Roman" w:cs="Times New Roman"/>
          <w:i w:val="0"/>
          <w:iCs w:val="0"/>
          <w:color w:val="auto"/>
          <w:sz w:val="16"/>
          <w:szCs w:val="16"/>
        </w:rPr>
        <w:fldChar w:fldCharType="begin" w:fldLock="1"/>
      </w:r>
      <w:r w:rsidR="00EA6993" w:rsidRPr="0079164B">
        <w:rPr>
          <w:rFonts w:ascii="Times New Roman" w:hAnsi="Times New Roman" w:cs="Times New Roman"/>
          <w:i w:val="0"/>
          <w:iCs w:val="0"/>
          <w:color w:val="auto"/>
          <w:sz w:val="16"/>
          <w:szCs w:val="16"/>
        </w:rPr>
        <w:instrText>ADDIN CSL_CITATION {"citationItems":[{"id":"ITEM-1","itemData":{"DOI":"10.36825/riti.09.17.011","ISSN":"2387-0893","abstract":"Since Covid-19 appeared, the world has entered into a new stage, in which everybody is trying to mitigate the effects of the virus. The mandatory use of face masks in public places and when maintaining contact with people outside the family circle is one of mandatory measures that many countries have implemented, such as Ecuador, thus, the purpose of this article is to develop a convolutional neural network model using TensorFlow based on MobileNetV2, that allows to perform mask detection in real time video with the key feature of determining if the person is using the face mask properly or if it is not wearing a mask, in order to use the model with OpenCV and a pretrained neural network that detects faces. In addition, the performance metrics of the neural network are analyzed, including precision, accuracy, recall and the F1 score. All performance metrics consider the number of epochs for the training process, obtaining as a result a model that classifies between three groups: faces without face mask, faces wearing a face mask improperly and faces wearing a mask properly. with a great performance in all metrics; The results show values greater than 85% for precision, recall and F1 score, and accuracy values between 93% for 5 epochs and 95% for 25 epochs.","author":[{"dropping-particle":"","family":"Andrade Carrera","given":"Hugo","non-dropping-particle":"","parse-names":false,"suffix":""},{"dropping-particle":"","family":"Sinche Maita","given":"Soraya","non-dropping-particle":"","parse-names":false,"suffix":""},{"dropping-particle":"","family":"Hidalgo Lascano","given":"Pablo","non-dropping-particle":"","parse-names":false,"suffix":""}],"container-title":"Revista de Investigación en Tecnologías de la Información","id":"ITEM-1","issue":"17","issued":{"date-parts":[["2021"]]},"page":"111-120","title":"Modelo para detectar el uso correcto de mascarillas en tiempo real utilizando redes neuronales convolucionales","type":"article-journal","volume":"9"},"uris":["http://www.mendeley.com/documents/?uuid=d0aae3ee-9de7-4ace-a4b3-eb2631d3fbbb"]}],"mendeley":{"formattedCitation":"(Andrade Carrera et al., 2021)","manualFormatting":"Andrade Carrera et al. (2021)","plainTextFormattedCitation":"(Andrade Carrera et al., 2021)","previouslyFormattedCitation":"(Andrade Carrera et al., 2021)"},"properties":{"noteIndex":0},"schema":"https://github.com/citation-style-language/schema/raw/master/csl-citation.json"}</w:instrText>
      </w:r>
      <w:r w:rsidRPr="0079164B">
        <w:rPr>
          <w:rFonts w:ascii="Times New Roman" w:hAnsi="Times New Roman" w:cs="Times New Roman"/>
          <w:i w:val="0"/>
          <w:iCs w:val="0"/>
          <w:color w:val="auto"/>
          <w:sz w:val="16"/>
          <w:szCs w:val="16"/>
        </w:rPr>
        <w:fldChar w:fldCharType="separate"/>
      </w:r>
      <w:r w:rsidRPr="0079164B">
        <w:rPr>
          <w:rFonts w:ascii="Times New Roman" w:hAnsi="Times New Roman" w:cs="Times New Roman"/>
          <w:i w:val="0"/>
          <w:iCs w:val="0"/>
          <w:noProof/>
          <w:color w:val="auto"/>
          <w:sz w:val="16"/>
          <w:szCs w:val="16"/>
        </w:rPr>
        <w:t xml:space="preserve">Andrade Carrera </w:t>
      </w:r>
      <w:r w:rsidR="00A01770" w:rsidRPr="00A01770">
        <w:rPr>
          <w:rFonts w:ascii="Times New Roman" w:hAnsi="Times New Roman" w:cs="Times New Roman"/>
          <w:noProof/>
          <w:color w:val="auto"/>
          <w:sz w:val="16"/>
          <w:szCs w:val="16"/>
        </w:rPr>
        <w:t>et al</w:t>
      </w:r>
      <w:r w:rsidRPr="0079164B">
        <w:rPr>
          <w:rFonts w:ascii="Times New Roman" w:hAnsi="Times New Roman" w:cs="Times New Roman"/>
          <w:i w:val="0"/>
          <w:iCs w:val="0"/>
          <w:noProof/>
          <w:color w:val="auto"/>
          <w:sz w:val="16"/>
          <w:szCs w:val="16"/>
        </w:rPr>
        <w:t>. (2021)</w:t>
      </w:r>
      <w:bookmarkEnd w:id="165"/>
      <w:r w:rsidRPr="0079164B">
        <w:rPr>
          <w:rFonts w:ascii="Times New Roman" w:hAnsi="Times New Roman" w:cs="Times New Roman"/>
          <w:i w:val="0"/>
          <w:iCs w:val="0"/>
          <w:color w:val="auto"/>
          <w:sz w:val="16"/>
          <w:szCs w:val="16"/>
        </w:rPr>
        <w:fldChar w:fldCharType="end"/>
      </w:r>
    </w:p>
    <w:p w14:paraId="703F6311" w14:textId="0480AA5F" w:rsidR="006D1846" w:rsidRPr="00DC671C" w:rsidRDefault="00E454C9" w:rsidP="0079164B">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 xml:space="preserve">En conclusión, las CNN están compuestas </w:t>
      </w:r>
      <w:r w:rsidR="0093765C" w:rsidRPr="00DC671C">
        <w:rPr>
          <w:rFonts w:ascii="Times New Roman" w:hAnsi="Times New Roman" w:cs="Times New Roman"/>
          <w:sz w:val="24"/>
          <w:szCs w:val="24"/>
        </w:rPr>
        <w:t>por capas convolutivas y capas totalmente conectadas.</w:t>
      </w:r>
      <w:r w:rsidR="0078627D" w:rsidRPr="00DC671C">
        <w:rPr>
          <w:rFonts w:ascii="Times New Roman" w:hAnsi="Times New Roman" w:cs="Times New Roman"/>
          <w:sz w:val="24"/>
          <w:szCs w:val="24"/>
        </w:rPr>
        <w:t xml:space="preserve"> En las primeras se </w:t>
      </w:r>
      <w:r w:rsidR="00E81B50">
        <w:rPr>
          <w:rFonts w:ascii="Times New Roman" w:hAnsi="Times New Roman" w:cs="Times New Roman"/>
          <w:sz w:val="24"/>
          <w:szCs w:val="24"/>
        </w:rPr>
        <w:t xml:space="preserve">realiza </w:t>
      </w:r>
      <w:r w:rsidR="0078627D" w:rsidRPr="00DC671C">
        <w:rPr>
          <w:rFonts w:ascii="Times New Roman" w:hAnsi="Times New Roman" w:cs="Times New Roman"/>
          <w:sz w:val="24"/>
          <w:szCs w:val="24"/>
        </w:rPr>
        <w:t xml:space="preserve">la extracción de las características, donde la información cada vez se hace más elaborada y compleja a medida que atraviesa las distintas capas </w:t>
      </w:r>
      <w:r w:rsidR="00E81B50">
        <w:rPr>
          <w:rFonts w:ascii="Times New Roman" w:hAnsi="Times New Roman" w:cs="Times New Roman"/>
          <w:sz w:val="24"/>
          <w:szCs w:val="24"/>
        </w:rPr>
        <w:t>convolutivas</w:t>
      </w:r>
      <w:r w:rsidR="004D16B7" w:rsidRPr="00DC671C">
        <w:rPr>
          <w:rFonts w:ascii="Times New Roman" w:hAnsi="Times New Roman" w:cs="Times New Roman"/>
          <w:sz w:val="24"/>
          <w:szCs w:val="24"/>
        </w:rPr>
        <w:t xml:space="preserve"> </w:t>
      </w:r>
      <w:r w:rsidR="004D16B7" w:rsidRPr="00DC671C">
        <w:rPr>
          <w:rFonts w:ascii="Times New Roman" w:hAnsi="Times New Roman" w:cs="Times New Roman"/>
          <w:sz w:val="24"/>
          <w:szCs w:val="24"/>
        </w:rPr>
        <w:fldChar w:fldCharType="begin" w:fldLock="1"/>
      </w:r>
      <w:r w:rsidR="0079164B">
        <w:rPr>
          <w:rFonts w:ascii="Times New Roman" w:hAnsi="Times New Roman" w:cs="Times New Roman"/>
          <w:sz w:val="24"/>
          <w:szCs w:val="24"/>
        </w:rPr>
        <w:instrText>ADDIN CSL_CITATION {"citationItems":[{"id":"ITEM-1","itemData":{"URL":"https://nbviewer.org/url/cayetanoguerra.github.io/ia/nbpy/redneuronal6.ipynb","accessed":{"date-parts":[["2021","11","26"]]},"author":[{"dropping-particle":"","family":"Guerra Artal","given":"Cayetano","non-dropping-particle":"","parse-names":false,"suffix":""}],"id":"ITEM-1","issued":{"date-parts":[["2021"]]},"title":"Jupyter Notebook Viewer","type":"webpage"},"uris":["http://www.mendeley.com/documents/?uuid=12bab305-19b8-369d-bd04-f31e1485bf8a"]}],"mendeley":{"formattedCitation":"(Guerra Artal, 2021)","plainTextFormattedCitation":"(Guerra Artal, 2021)","previouslyFormattedCitation":"(Guerra Artal, 2021)"},"properties":{"noteIndex":0},"schema":"https://github.com/citation-style-language/schema/raw/master/csl-citation.json"}</w:instrText>
      </w:r>
      <w:r w:rsidR="004D16B7" w:rsidRPr="00DC671C">
        <w:rPr>
          <w:rFonts w:ascii="Times New Roman" w:hAnsi="Times New Roman" w:cs="Times New Roman"/>
          <w:sz w:val="24"/>
          <w:szCs w:val="24"/>
        </w:rPr>
        <w:fldChar w:fldCharType="separate"/>
      </w:r>
      <w:r w:rsidR="0079164B" w:rsidRPr="0079164B">
        <w:rPr>
          <w:rFonts w:ascii="Times New Roman" w:hAnsi="Times New Roman" w:cs="Times New Roman"/>
          <w:noProof/>
          <w:sz w:val="24"/>
          <w:szCs w:val="24"/>
        </w:rPr>
        <w:t>(Guerra Artal, 2021)</w:t>
      </w:r>
      <w:r w:rsidR="004D16B7" w:rsidRPr="00DC671C">
        <w:rPr>
          <w:rFonts w:ascii="Times New Roman" w:hAnsi="Times New Roman" w:cs="Times New Roman"/>
          <w:sz w:val="24"/>
          <w:szCs w:val="24"/>
        </w:rPr>
        <w:fldChar w:fldCharType="end"/>
      </w:r>
      <w:r w:rsidR="0078627D" w:rsidRPr="00DC671C">
        <w:rPr>
          <w:rFonts w:ascii="Times New Roman" w:hAnsi="Times New Roman" w:cs="Times New Roman"/>
          <w:sz w:val="24"/>
          <w:szCs w:val="24"/>
        </w:rPr>
        <w:t>. Mientras que las segundas</w:t>
      </w:r>
      <w:r w:rsidR="00BD0521" w:rsidRPr="00DC671C">
        <w:rPr>
          <w:rFonts w:ascii="Times New Roman" w:hAnsi="Times New Roman" w:cs="Times New Roman"/>
          <w:sz w:val="24"/>
          <w:szCs w:val="24"/>
        </w:rPr>
        <w:t>, llevan a cabo el proceso de clasificación propiamente dicho, donde se detecta la combinación de características que conforman el objeto</w:t>
      </w:r>
      <w:r w:rsidR="005C23A0">
        <w:rPr>
          <w:rFonts w:ascii="Times New Roman" w:hAnsi="Times New Roman" w:cs="Times New Roman"/>
          <w:sz w:val="24"/>
          <w:szCs w:val="24"/>
        </w:rPr>
        <w:t xml:space="preserve"> o patrón</w:t>
      </w:r>
      <w:r w:rsidR="00BD0521" w:rsidRPr="00DC671C">
        <w:rPr>
          <w:rFonts w:ascii="Times New Roman" w:hAnsi="Times New Roman" w:cs="Times New Roman"/>
          <w:sz w:val="24"/>
          <w:szCs w:val="24"/>
        </w:rPr>
        <w:t xml:space="preserve"> a determinar </w:t>
      </w:r>
      <w:r w:rsidR="00BD0521" w:rsidRPr="00DC671C">
        <w:rPr>
          <w:rFonts w:ascii="Times New Roman" w:hAnsi="Times New Roman" w:cs="Times New Roman"/>
          <w:sz w:val="24"/>
          <w:szCs w:val="24"/>
        </w:rPr>
        <w:fldChar w:fldCharType="begin" w:fldLock="1"/>
      </w:r>
      <w:r w:rsidR="00DD1191">
        <w:rPr>
          <w:rFonts w:ascii="Times New Roman" w:hAnsi="Times New Roman" w:cs="Times New Roman"/>
          <w:sz w:val="24"/>
          <w:szCs w:val="24"/>
        </w:rPr>
        <w:instrText>ADDIN CSL_CITATION {"citationItems":[{"id":"ITEM-1","itemData":{"URL":"https://nbviewer.org/url/cayetanoguerra.github.io/ia/nbpy/redneuronal6.ipynb","accessed":{"date-parts":[["2021","11","26"]]},"author":[{"dropping-particle":"","family":"Guerra Artal","given":"Cayetano","non-dropping-particle":"","parse-names":false,"suffix":""}],"id":"ITEM-1","issued":{"date-parts":[["2021"]]},"title":"Jupyter Notebook Viewer","type":"webpage"},"uris":["http://www.mendeley.com/documents/?uuid=12bab305-19b8-369d-bd04-f31e1485bf8a"]}],"mendeley":{"formattedCitation":"(Guerra Artal, 2021)","plainTextFormattedCitation":"(Guerra Artal, 2021)","previouslyFormattedCitation":"(Guerra Artal, 2021)"},"properties":{"noteIndex":0},"schema":"https://github.com/citation-style-language/schema/raw/master/csl-citation.json"}</w:instrText>
      </w:r>
      <w:r w:rsidR="00BD0521" w:rsidRPr="00DC671C">
        <w:rPr>
          <w:rFonts w:ascii="Times New Roman" w:hAnsi="Times New Roman" w:cs="Times New Roman"/>
          <w:sz w:val="24"/>
          <w:szCs w:val="24"/>
        </w:rPr>
        <w:fldChar w:fldCharType="separate"/>
      </w:r>
      <w:r w:rsidR="0079164B" w:rsidRPr="0079164B">
        <w:rPr>
          <w:rFonts w:ascii="Times New Roman" w:hAnsi="Times New Roman" w:cs="Times New Roman"/>
          <w:noProof/>
          <w:sz w:val="24"/>
          <w:szCs w:val="24"/>
        </w:rPr>
        <w:t>(Guerra Artal, 2021)</w:t>
      </w:r>
      <w:r w:rsidR="00BD0521" w:rsidRPr="00DC671C">
        <w:rPr>
          <w:rFonts w:ascii="Times New Roman" w:hAnsi="Times New Roman" w:cs="Times New Roman"/>
          <w:sz w:val="24"/>
          <w:szCs w:val="24"/>
        </w:rPr>
        <w:fldChar w:fldCharType="end"/>
      </w:r>
      <w:r w:rsidR="00BD0521" w:rsidRPr="00DC671C">
        <w:rPr>
          <w:rFonts w:ascii="Times New Roman" w:hAnsi="Times New Roman" w:cs="Times New Roman"/>
          <w:sz w:val="24"/>
          <w:szCs w:val="24"/>
        </w:rPr>
        <w:t>.</w:t>
      </w:r>
    </w:p>
    <w:p w14:paraId="12F9588D" w14:textId="21E04290" w:rsidR="006D1846" w:rsidRPr="00DC671C" w:rsidRDefault="008618C4" w:rsidP="00833E03">
      <w:pPr>
        <w:pStyle w:val="Ttulo3"/>
        <w:numPr>
          <w:ilvl w:val="2"/>
          <w:numId w:val="5"/>
        </w:numPr>
        <w:spacing w:before="0" w:after="180" w:line="360" w:lineRule="auto"/>
        <w:ind w:left="504"/>
        <w:jc w:val="both"/>
        <w:rPr>
          <w:rFonts w:ascii="Times New Roman" w:hAnsi="Times New Roman" w:cs="Times New Roman"/>
          <w:b/>
          <w:bCs/>
          <w:color w:val="auto"/>
        </w:rPr>
      </w:pPr>
      <w:bookmarkStart w:id="166" w:name="_Redes_neuronales_convolucionales"/>
      <w:bookmarkStart w:id="167" w:name="_Redes_neuronales_convolutivas"/>
      <w:bookmarkEnd w:id="166"/>
      <w:bookmarkEnd w:id="167"/>
      <w:r w:rsidRPr="00DC671C">
        <w:rPr>
          <w:rFonts w:ascii="Times New Roman" w:hAnsi="Times New Roman" w:cs="Times New Roman"/>
          <w:b/>
          <w:bCs/>
          <w:color w:val="auto"/>
        </w:rPr>
        <w:t xml:space="preserve"> </w:t>
      </w:r>
      <w:bookmarkStart w:id="168" w:name="_Toc94027281"/>
      <w:r w:rsidR="006D1846" w:rsidRPr="00DC671C">
        <w:rPr>
          <w:rFonts w:ascii="Times New Roman" w:hAnsi="Times New Roman" w:cs="Times New Roman"/>
          <w:b/>
          <w:bCs/>
          <w:color w:val="auto"/>
        </w:rPr>
        <w:t xml:space="preserve">Redes neuronales </w:t>
      </w:r>
      <w:r w:rsidR="00E4052F">
        <w:rPr>
          <w:rFonts w:ascii="Times New Roman" w:hAnsi="Times New Roman" w:cs="Times New Roman"/>
          <w:b/>
          <w:bCs/>
          <w:color w:val="auto"/>
        </w:rPr>
        <w:t>convolutivas</w:t>
      </w:r>
      <w:r w:rsidR="006D1846" w:rsidRPr="00DC671C">
        <w:rPr>
          <w:rFonts w:ascii="Times New Roman" w:hAnsi="Times New Roman" w:cs="Times New Roman"/>
          <w:b/>
          <w:bCs/>
          <w:color w:val="auto"/>
        </w:rPr>
        <w:t xml:space="preserve"> </w:t>
      </w:r>
      <w:r w:rsidR="006D1846" w:rsidRPr="00E37FE7">
        <w:rPr>
          <w:rFonts w:ascii="Times New Roman" w:hAnsi="Times New Roman" w:cs="Times New Roman"/>
          <w:b/>
          <w:bCs/>
          <w:color w:val="auto"/>
        </w:rPr>
        <w:t>en el ámbito financiero</w:t>
      </w:r>
      <w:bookmarkEnd w:id="168"/>
    </w:p>
    <w:p w14:paraId="20BF734F" w14:textId="45C691FB" w:rsidR="0032128A" w:rsidRDefault="00BD1B08" w:rsidP="00BD1B08">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Una vez delimitado el concepto de las CNN </w:t>
      </w:r>
      <w:r w:rsidR="00F375D5" w:rsidRPr="00DC671C">
        <w:rPr>
          <w:rFonts w:ascii="Times New Roman" w:hAnsi="Times New Roman" w:cs="Times New Roman"/>
          <w:sz w:val="24"/>
          <w:szCs w:val="24"/>
        </w:rPr>
        <w:t xml:space="preserve">se </w:t>
      </w:r>
      <w:r w:rsidR="00762338" w:rsidRPr="00DC671C">
        <w:rPr>
          <w:rFonts w:ascii="Times New Roman" w:hAnsi="Times New Roman" w:cs="Times New Roman"/>
          <w:sz w:val="24"/>
          <w:szCs w:val="24"/>
        </w:rPr>
        <w:t>realiza</w:t>
      </w:r>
      <w:r w:rsidR="00F375D5" w:rsidRPr="00DC671C">
        <w:rPr>
          <w:rFonts w:ascii="Times New Roman" w:hAnsi="Times New Roman" w:cs="Times New Roman"/>
          <w:sz w:val="24"/>
          <w:szCs w:val="24"/>
        </w:rPr>
        <w:t xml:space="preserve"> </w:t>
      </w:r>
      <w:r w:rsidR="00762338" w:rsidRPr="00DC671C">
        <w:rPr>
          <w:rFonts w:ascii="Times New Roman" w:hAnsi="Times New Roman" w:cs="Times New Roman"/>
          <w:sz w:val="24"/>
          <w:szCs w:val="24"/>
        </w:rPr>
        <w:t xml:space="preserve">un breve recorrido sobre estudios que han empleado </w:t>
      </w:r>
      <w:r w:rsidR="006F6DB1">
        <w:rPr>
          <w:rFonts w:ascii="Times New Roman" w:hAnsi="Times New Roman" w:cs="Times New Roman"/>
          <w:sz w:val="24"/>
          <w:szCs w:val="24"/>
        </w:rPr>
        <w:t>este tipo de</w:t>
      </w:r>
      <w:r w:rsidR="00867C5E">
        <w:rPr>
          <w:rFonts w:ascii="Times New Roman" w:hAnsi="Times New Roman" w:cs="Times New Roman"/>
          <w:sz w:val="24"/>
          <w:szCs w:val="24"/>
        </w:rPr>
        <w:t xml:space="preserve"> </w:t>
      </w:r>
      <w:r>
        <w:rPr>
          <w:rFonts w:ascii="Times New Roman" w:hAnsi="Times New Roman" w:cs="Times New Roman"/>
          <w:sz w:val="24"/>
          <w:szCs w:val="24"/>
        </w:rPr>
        <w:t xml:space="preserve">redes </w:t>
      </w:r>
      <w:r w:rsidR="00762338" w:rsidRPr="00DC671C">
        <w:rPr>
          <w:rFonts w:ascii="Times New Roman" w:hAnsi="Times New Roman" w:cs="Times New Roman"/>
          <w:sz w:val="24"/>
          <w:szCs w:val="24"/>
        </w:rPr>
        <w:t xml:space="preserve">en cuestiones del ámbito financiero. Para ello </w:t>
      </w:r>
      <w:r w:rsidR="00F375D5" w:rsidRPr="00DC671C">
        <w:rPr>
          <w:rFonts w:ascii="Times New Roman" w:hAnsi="Times New Roman" w:cs="Times New Roman"/>
          <w:sz w:val="24"/>
          <w:szCs w:val="24"/>
        </w:rPr>
        <w:t xml:space="preserve">se ha </w:t>
      </w:r>
      <w:r w:rsidR="00762338" w:rsidRPr="00DC671C">
        <w:rPr>
          <w:rFonts w:ascii="Times New Roman" w:hAnsi="Times New Roman" w:cs="Times New Roman"/>
          <w:sz w:val="24"/>
          <w:szCs w:val="24"/>
        </w:rPr>
        <w:t xml:space="preserve">elaborado </w:t>
      </w:r>
      <w:r w:rsidR="00F375D5" w:rsidRPr="00DC671C">
        <w:rPr>
          <w:rFonts w:ascii="Times New Roman" w:hAnsi="Times New Roman" w:cs="Times New Roman"/>
          <w:sz w:val="24"/>
          <w:szCs w:val="24"/>
        </w:rPr>
        <w:t>la</w:t>
      </w:r>
      <w:r>
        <w:rPr>
          <w:rFonts w:ascii="Times New Roman" w:hAnsi="Times New Roman" w:cs="Times New Roman"/>
          <w:i/>
          <w:iCs/>
          <w:sz w:val="24"/>
          <w:szCs w:val="24"/>
        </w:rPr>
        <w:t xml:space="preserve"> </w:t>
      </w:r>
      <w:r w:rsidRPr="00BD1B08">
        <w:rPr>
          <w:rFonts w:ascii="Times New Roman" w:hAnsi="Times New Roman" w:cs="Times New Roman"/>
          <w:color w:val="2E74B5" w:themeColor="accent5" w:themeShade="BF"/>
          <w:sz w:val="24"/>
          <w:szCs w:val="24"/>
          <w:u w:val="single"/>
        </w:rPr>
        <w:fldChar w:fldCharType="begin"/>
      </w:r>
      <w:r w:rsidRPr="00BD1B08">
        <w:rPr>
          <w:rFonts w:ascii="Times New Roman" w:hAnsi="Times New Roman" w:cs="Times New Roman"/>
          <w:color w:val="2E74B5" w:themeColor="accent5" w:themeShade="BF"/>
          <w:sz w:val="24"/>
          <w:szCs w:val="24"/>
          <w:u w:val="single"/>
        </w:rPr>
        <w:instrText xml:space="preserve"> REF _Ref88906482 \h  \* MERGEFORMAT </w:instrText>
      </w:r>
      <w:r w:rsidRPr="00BD1B08">
        <w:rPr>
          <w:rFonts w:ascii="Times New Roman" w:hAnsi="Times New Roman" w:cs="Times New Roman"/>
          <w:color w:val="2E74B5" w:themeColor="accent5" w:themeShade="BF"/>
          <w:sz w:val="24"/>
          <w:szCs w:val="24"/>
          <w:u w:val="single"/>
        </w:rPr>
      </w:r>
      <w:r w:rsidRPr="00BD1B08">
        <w:rPr>
          <w:rFonts w:ascii="Times New Roman" w:hAnsi="Times New Roman" w:cs="Times New Roman"/>
          <w:color w:val="2E74B5" w:themeColor="accent5" w:themeShade="BF"/>
          <w:sz w:val="24"/>
          <w:szCs w:val="24"/>
          <w:u w:val="single"/>
        </w:rPr>
        <w:fldChar w:fldCharType="separate"/>
      </w:r>
      <w:ins w:id="169" w:author="sumit kumar" w:date="2022-01-28T00:52:00Z">
        <w:r w:rsidR="00A55E47" w:rsidRPr="00A55E47">
          <w:rPr>
            <w:rFonts w:ascii="Times New Roman" w:hAnsi="Times New Roman" w:cs="Times New Roman"/>
            <w:color w:val="2E74B5" w:themeColor="accent5" w:themeShade="BF"/>
            <w:sz w:val="24"/>
            <w:szCs w:val="24"/>
            <w:u w:val="single"/>
            <w:rPrChange w:id="170" w:author="sumit kumar" w:date="2022-01-28T00:52:00Z">
              <w:rPr/>
            </w:rPrChange>
          </w:rPr>
          <w:t xml:space="preserve">Tabla </w:t>
        </w:r>
        <w:r w:rsidR="00A55E47" w:rsidRPr="00A55E47">
          <w:rPr>
            <w:rFonts w:ascii="Times New Roman" w:hAnsi="Times New Roman" w:cs="Times New Roman"/>
            <w:noProof/>
            <w:color w:val="2E74B5" w:themeColor="accent5" w:themeShade="BF"/>
            <w:sz w:val="24"/>
            <w:szCs w:val="24"/>
            <w:u w:val="single"/>
            <w:rPrChange w:id="171" w:author="sumit kumar" w:date="2022-01-28T00:52:00Z">
              <w:rPr>
                <w:noProof/>
              </w:rPr>
            </w:rPrChange>
          </w:rPr>
          <w:t>4</w:t>
        </w:r>
      </w:ins>
      <w:del w:id="172"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Tabla </w:delText>
        </w:r>
        <w:r w:rsidR="00614ADD" w:rsidRPr="00614ADD" w:rsidDel="00A55E47">
          <w:rPr>
            <w:rFonts w:ascii="Times New Roman" w:hAnsi="Times New Roman" w:cs="Times New Roman"/>
            <w:noProof/>
            <w:color w:val="2E74B5" w:themeColor="accent5" w:themeShade="BF"/>
            <w:sz w:val="24"/>
            <w:szCs w:val="24"/>
            <w:u w:val="single"/>
          </w:rPr>
          <w:delText>4</w:delText>
        </w:r>
      </w:del>
      <w:r w:rsidRPr="00BD1B08">
        <w:rPr>
          <w:rFonts w:ascii="Times New Roman" w:hAnsi="Times New Roman" w:cs="Times New Roman"/>
          <w:color w:val="2E74B5" w:themeColor="accent5" w:themeShade="BF"/>
          <w:sz w:val="24"/>
          <w:szCs w:val="24"/>
          <w:u w:val="single"/>
        </w:rPr>
        <w:fldChar w:fldCharType="end"/>
      </w:r>
      <w:r w:rsidR="00F375D5" w:rsidRPr="00DC671C">
        <w:rPr>
          <w:rFonts w:ascii="Times New Roman" w:hAnsi="Times New Roman" w:cs="Times New Roman"/>
          <w:sz w:val="24"/>
          <w:szCs w:val="24"/>
        </w:rPr>
        <w:t>,</w:t>
      </w:r>
      <w:r w:rsidR="0079164B">
        <w:rPr>
          <w:rFonts w:ascii="Times New Roman" w:hAnsi="Times New Roman" w:cs="Times New Roman"/>
          <w:sz w:val="24"/>
          <w:szCs w:val="24"/>
        </w:rPr>
        <w:t xml:space="preserve"> </w:t>
      </w:r>
      <w:r w:rsidR="00F375D5" w:rsidRPr="00DC671C">
        <w:rPr>
          <w:rFonts w:ascii="Times New Roman" w:hAnsi="Times New Roman" w:cs="Times New Roman"/>
          <w:sz w:val="24"/>
          <w:szCs w:val="24"/>
        </w:rPr>
        <w:t xml:space="preserve">la cual se encuentra dividida </w:t>
      </w:r>
      <w:r w:rsidR="00762338" w:rsidRPr="00DC671C">
        <w:rPr>
          <w:rFonts w:ascii="Times New Roman" w:hAnsi="Times New Roman" w:cs="Times New Roman"/>
          <w:sz w:val="24"/>
          <w:szCs w:val="24"/>
        </w:rPr>
        <w:t xml:space="preserve">respecto al dato de entrada </w:t>
      </w:r>
      <w:r w:rsidR="00F375D5" w:rsidRPr="00DC671C">
        <w:rPr>
          <w:rFonts w:ascii="Times New Roman" w:hAnsi="Times New Roman" w:cs="Times New Roman"/>
          <w:sz w:val="24"/>
          <w:szCs w:val="24"/>
        </w:rPr>
        <w:t xml:space="preserve">a </w:t>
      </w:r>
      <w:r w:rsidR="00762338" w:rsidRPr="00DC671C">
        <w:rPr>
          <w:rFonts w:ascii="Times New Roman" w:hAnsi="Times New Roman" w:cs="Times New Roman"/>
          <w:sz w:val="24"/>
          <w:szCs w:val="24"/>
        </w:rPr>
        <w:t>la CNN</w:t>
      </w:r>
      <w:r w:rsidR="00F375D5" w:rsidRPr="00DC671C">
        <w:rPr>
          <w:rFonts w:ascii="Times New Roman" w:hAnsi="Times New Roman" w:cs="Times New Roman"/>
          <w:sz w:val="24"/>
          <w:szCs w:val="24"/>
        </w:rPr>
        <w:t xml:space="preserve"> y por la temática general</w:t>
      </w:r>
      <w:r w:rsidR="00BD3E7C" w:rsidRPr="00DC671C">
        <w:rPr>
          <w:rFonts w:ascii="Times New Roman" w:hAnsi="Times New Roman" w:cs="Times New Roman"/>
          <w:sz w:val="24"/>
          <w:szCs w:val="24"/>
        </w:rPr>
        <w:t xml:space="preserve"> de </w:t>
      </w:r>
      <w:r w:rsidR="00867C5E">
        <w:rPr>
          <w:rFonts w:ascii="Times New Roman" w:hAnsi="Times New Roman" w:cs="Times New Roman"/>
          <w:sz w:val="24"/>
          <w:szCs w:val="24"/>
        </w:rPr>
        <w:t xml:space="preserve">dichos </w:t>
      </w:r>
      <w:r w:rsidR="00BD3E7C" w:rsidRPr="00DC671C">
        <w:rPr>
          <w:rFonts w:ascii="Times New Roman" w:hAnsi="Times New Roman" w:cs="Times New Roman"/>
          <w:sz w:val="24"/>
          <w:szCs w:val="24"/>
        </w:rPr>
        <w:t>estudios</w:t>
      </w:r>
      <w:r w:rsidR="00762338" w:rsidRPr="00DC671C">
        <w:rPr>
          <w:rFonts w:ascii="Times New Roman" w:hAnsi="Times New Roman" w:cs="Times New Roman"/>
          <w:sz w:val="24"/>
          <w:szCs w:val="24"/>
        </w:rPr>
        <w:t>.</w:t>
      </w:r>
      <w:r w:rsidR="00F902CC">
        <w:rPr>
          <w:rFonts w:ascii="Times New Roman" w:hAnsi="Times New Roman" w:cs="Times New Roman"/>
          <w:sz w:val="24"/>
          <w:szCs w:val="24"/>
        </w:rPr>
        <w:t xml:space="preserve"> </w:t>
      </w:r>
      <w:r w:rsidR="006F6DB1">
        <w:rPr>
          <w:rFonts w:ascii="Times New Roman" w:hAnsi="Times New Roman" w:cs="Times New Roman"/>
          <w:sz w:val="24"/>
          <w:szCs w:val="24"/>
        </w:rPr>
        <w:t>En este sentido</w:t>
      </w:r>
      <w:r w:rsidR="00BD3E7C" w:rsidRPr="00DC671C">
        <w:rPr>
          <w:rFonts w:ascii="Times New Roman" w:hAnsi="Times New Roman" w:cs="Times New Roman"/>
          <w:sz w:val="24"/>
          <w:szCs w:val="24"/>
        </w:rPr>
        <w:t xml:space="preserve">, </w:t>
      </w:r>
      <w:r w:rsidR="00B65B1C" w:rsidRPr="00DC671C">
        <w:rPr>
          <w:rFonts w:ascii="Times New Roman" w:hAnsi="Times New Roman" w:cs="Times New Roman"/>
          <w:sz w:val="24"/>
          <w:szCs w:val="24"/>
        </w:rPr>
        <w:t xml:space="preserve">se han </w:t>
      </w:r>
      <w:r w:rsidR="00EA788E">
        <w:rPr>
          <w:rFonts w:ascii="Times New Roman" w:hAnsi="Times New Roman" w:cs="Times New Roman"/>
          <w:sz w:val="24"/>
          <w:szCs w:val="24"/>
        </w:rPr>
        <w:t>identificado</w:t>
      </w:r>
      <w:r>
        <w:rPr>
          <w:rFonts w:ascii="Times New Roman" w:hAnsi="Times New Roman" w:cs="Times New Roman"/>
          <w:sz w:val="24"/>
          <w:szCs w:val="24"/>
        </w:rPr>
        <w:t xml:space="preserve"> </w:t>
      </w:r>
      <w:r w:rsidR="00BD3E7C" w:rsidRPr="00DC671C">
        <w:rPr>
          <w:rFonts w:ascii="Times New Roman" w:hAnsi="Times New Roman" w:cs="Times New Roman"/>
          <w:sz w:val="24"/>
          <w:szCs w:val="24"/>
        </w:rPr>
        <w:t>estudios que predicen</w:t>
      </w:r>
      <w:r w:rsidR="00F902CC">
        <w:rPr>
          <w:rFonts w:ascii="Times New Roman" w:hAnsi="Times New Roman" w:cs="Times New Roman"/>
          <w:sz w:val="24"/>
          <w:szCs w:val="24"/>
        </w:rPr>
        <w:t xml:space="preserve"> desde</w:t>
      </w:r>
      <w:r w:rsidR="00BD3E7C" w:rsidRPr="00DC671C">
        <w:rPr>
          <w:rFonts w:ascii="Times New Roman" w:hAnsi="Times New Roman" w:cs="Times New Roman"/>
          <w:sz w:val="24"/>
          <w:szCs w:val="24"/>
        </w:rPr>
        <w:t xml:space="preserve"> el precio de las acciones</w:t>
      </w:r>
      <w:r w:rsidR="00F902CC">
        <w:rPr>
          <w:rFonts w:ascii="Times New Roman" w:hAnsi="Times New Roman" w:cs="Times New Roman"/>
          <w:sz w:val="24"/>
          <w:szCs w:val="24"/>
        </w:rPr>
        <w:t xml:space="preserve"> hasta </w:t>
      </w:r>
      <w:r w:rsidR="00BD3E7C" w:rsidRPr="00DC671C">
        <w:rPr>
          <w:rFonts w:ascii="Times New Roman" w:hAnsi="Times New Roman" w:cs="Times New Roman"/>
          <w:sz w:val="24"/>
          <w:szCs w:val="24"/>
        </w:rPr>
        <w:t xml:space="preserve">el destino </w:t>
      </w:r>
      <w:r w:rsidR="00867C5E">
        <w:rPr>
          <w:rFonts w:ascii="Times New Roman" w:hAnsi="Times New Roman" w:cs="Times New Roman"/>
          <w:sz w:val="24"/>
          <w:szCs w:val="24"/>
        </w:rPr>
        <w:t xml:space="preserve">de una empresa </w:t>
      </w:r>
      <w:r w:rsidR="00BD3E7C" w:rsidRPr="00DC671C">
        <w:rPr>
          <w:rFonts w:ascii="Times New Roman" w:hAnsi="Times New Roman" w:cs="Times New Roman"/>
          <w:sz w:val="24"/>
          <w:szCs w:val="24"/>
        </w:rPr>
        <w:t>(</w:t>
      </w:r>
      <w:r w:rsidR="00BD3E7C" w:rsidRPr="00DC671C">
        <w:rPr>
          <w:rFonts w:ascii="Times New Roman" w:hAnsi="Times New Roman" w:cs="Times New Roman"/>
          <w:i/>
          <w:iCs/>
          <w:sz w:val="24"/>
          <w:szCs w:val="24"/>
        </w:rPr>
        <w:t>e.g.</w:t>
      </w:r>
      <w:r w:rsidR="00BD3E7C" w:rsidRPr="00DC671C">
        <w:rPr>
          <w:rFonts w:ascii="Times New Roman" w:hAnsi="Times New Roman" w:cs="Times New Roman"/>
          <w:sz w:val="24"/>
          <w:szCs w:val="24"/>
        </w:rPr>
        <w:t xml:space="preserve"> bancarrota, fracaso empresarial, etc).</w:t>
      </w:r>
      <w:r w:rsidR="00762338" w:rsidRPr="00DC671C">
        <w:rPr>
          <w:rFonts w:ascii="Times New Roman" w:hAnsi="Times New Roman" w:cs="Times New Roman"/>
          <w:sz w:val="24"/>
          <w:szCs w:val="24"/>
        </w:rPr>
        <w:t xml:space="preserve"> </w:t>
      </w:r>
      <w:r w:rsidR="00F902CC">
        <w:rPr>
          <w:rFonts w:ascii="Times New Roman" w:hAnsi="Times New Roman" w:cs="Times New Roman"/>
          <w:sz w:val="24"/>
          <w:szCs w:val="24"/>
        </w:rPr>
        <w:t>Además, l</w:t>
      </w:r>
      <w:r w:rsidR="00867C5E">
        <w:rPr>
          <w:rFonts w:ascii="Times New Roman" w:hAnsi="Times New Roman" w:cs="Times New Roman"/>
          <w:sz w:val="24"/>
          <w:szCs w:val="24"/>
        </w:rPr>
        <w:t>as CNN</w:t>
      </w:r>
      <w:r w:rsidR="00B65B1C" w:rsidRPr="00DC671C">
        <w:rPr>
          <w:rFonts w:ascii="Times New Roman" w:hAnsi="Times New Roman" w:cs="Times New Roman"/>
          <w:sz w:val="24"/>
          <w:szCs w:val="24"/>
        </w:rPr>
        <w:t>, como adelantábamos en la sección anterior, han resultado ser</w:t>
      </w:r>
      <w:r w:rsidR="004708AD" w:rsidRPr="00DC671C">
        <w:rPr>
          <w:rFonts w:ascii="Times New Roman" w:hAnsi="Times New Roman" w:cs="Times New Roman"/>
          <w:sz w:val="24"/>
          <w:szCs w:val="24"/>
        </w:rPr>
        <w:t xml:space="preserve"> muy </w:t>
      </w:r>
      <w:r w:rsidR="00867C5E">
        <w:rPr>
          <w:rFonts w:ascii="Times New Roman" w:hAnsi="Times New Roman" w:cs="Times New Roman"/>
          <w:sz w:val="24"/>
          <w:szCs w:val="24"/>
        </w:rPr>
        <w:t xml:space="preserve">útiles </w:t>
      </w:r>
      <w:r w:rsidR="004708AD" w:rsidRPr="00DC671C">
        <w:rPr>
          <w:rFonts w:ascii="Times New Roman" w:hAnsi="Times New Roman" w:cs="Times New Roman"/>
          <w:sz w:val="24"/>
          <w:szCs w:val="24"/>
        </w:rPr>
        <w:t xml:space="preserve">en tareas de </w:t>
      </w:r>
      <w:r w:rsidR="00740D42">
        <w:rPr>
          <w:rFonts w:ascii="Times New Roman" w:hAnsi="Times New Roman" w:cs="Times New Roman"/>
          <w:sz w:val="24"/>
          <w:szCs w:val="24"/>
        </w:rPr>
        <w:t xml:space="preserve">visión artificial </w:t>
      </w:r>
      <w:r w:rsidR="004708AD" w:rsidRPr="00DC671C">
        <w:rPr>
          <w:rFonts w:ascii="Times New Roman" w:hAnsi="Times New Roman" w:cs="Times New Roman"/>
          <w:sz w:val="24"/>
          <w:szCs w:val="24"/>
        </w:rPr>
        <w:fldChar w:fldCharType="begin" w:fldLock="1"/>
      </w:r>
      <w:r w:rsidR="00E87923" w:rsidRPr="00DC671C">
        <w:rPr>
          <w:rFonts w:ascii="Times New Roman" w:hAnsi="Times New Roman" w:cs="Times New Roman"/>
          <w:sz w:val="24"/>
          <w:szCs w:val="24"/>
        </w:rPr>
        <w:instrText>ADDIN CSL_CITATION {"citationItems":[{"id":"ITEM-1","itemData":{"URL":"https://medium.com/@RaghavPrabhu/understanding-of-convolutional-neural-network-cnn-deep-learning-99760835f148","accessed":{"date-parts":[["2021","11","29"]]},"author":[{"dropping-particle":"","family":"Prabhu","given":"","non-dropping-particle":"","parse-names":false,"suffix":""}],"id":"ITEM-1","issued":{"date-parts":[["2018","3","4"]]},"title":"Understanding of Convolutional Neural Network (CNN) — Deep Learning | by Prabhu | Medium","type":"webpage"},"uris":["http://www.mendeley.com/documents/?uuid=a658af77-3d57-34d6-bbfe-aae7877c56fe"]}],"mendeley":{"formattedCitation":"(Prabhu, 2018)","plainTextFormattedCitation":"(Prabhu, 2018)","previouslyFormattedCitation":"(Prabhu, 2018)"},"properties":{"noteIndex":0},"schema":"https://github.com/citation-style-language/schema/raw/master/csl-citation.json"}</w:instrText>
      </w:r>
      <w:r w:rsidR="004708AD" w:rsidRPr="00DC671C">
        <w:rPr>
          <w:rFonts w:ascii="Times New Roman" w:hAnsi="Times New Roman" w:cs="Times New Roman"/>
          <w:sz w:val="24"/>
          <w:szCs w:val="24"/>
        </w:rPr>
        <w:fldChar w:fldCharType="separate"/>
      </w:r>
      <w:r w:rsidR="004708AD" w:rsidRPr="00DC671C">
        <w:rPr>
          <w:rFonts w:ascii="Times New Roman" w:hAnsi="Times New Roman" w:cs="Times New Roman"/>
          <w:noProof/>
          <w:sz w:val="24"/>
          <w:szCs w:val="24"/>
        </w:rPr>
        <w:t>(Prabhu, 2018)</w:t>
      </w:r>
      <w:r w:rsidR="004708AD" w:rsidRPr="00DC671C">
        <w:rPr>
          <w:rFonts w:ascii="Times New Roman" w:hAnsi="Times New Roman" w:cs="Times New Roman"/>
          <w:sz w:val="24"/>
          <w:szCs w:val="24"/>
        </w:rPr>
        <w:fldChar w:fldCharType="end"/>
      </w:r>
      <w:r w:rsidR="00762338" w:rsidRPr="00DC671C">
        <w:rPr>
          <w:rFonts w:ascii="Times New Roman" w:hAnsi="Times New Roman" w:cs="Times New Roman"/>
          <w:sz w:val="24"/>
          <w:szCs w:val="24"/>
        </w:rPr>
        <w:t>,</w:t>
      </w:r>
      <w:r w:rsidR="00740D42">
        <w:rPr>
          <w:rFonts w:ascii="Times New Roman" w:hAnsi="Times New Roman" w:cs="Times New Roman"/>
          <w:sz w:val="24"/>
          <w:szCs w:val="24"/>
        </w:rPr>
        <w:t xml:space="preserve"> pero</w:t>
      </w:r>
      <w:r w:rsidR="00762338" w:rsidRPr="00DC671C">
        <w:rPr>
          <w:rFonts w:ascii="Times New Roman" w:hAnsi="Times New Roman" w:cs="Times New Roman"/>
          <w:sz w:val="24"/>
          <w:szCs w:val="24"/>
        </w:rPr>
        <w:t xml:space="preserve"> esto no descarta </w:t>
      </w:r>
      <w:r w:rsidR="00DC5514">
        <w:rPr>
          <w:rFonts w:ascii="Times New Roman" w:hAnsi="Times New Roman" w:cs="Times New Roman"/>
          <w:sz w:val="24"/>
          <w:szCs w:val="24"/>
        </w:rPr>
        <w:t xml:space="preserve">su uso </w:t>
      </w:r>
      <w:r w:rsidR="00762338" w:rsidRPr="00DC671C">
        <w:rPr>
          <w:rFonts w:ascii="Times New Roman" w:hAnsi="Times New Roman" w:cs="Times New Roman"/>
          <w:sz w:val="24"/>
          <w:szCs w:val="24"/>
        </w:rPr>
        <w:t xml:space="preserve">sobre </w:t>
      </w:r>
      <w:r w:rsidR="00740D42">
        <w:rPr>
          <w:rFonts w:ascii="Times New Roman" w:hAnsi="Times New Roman" w:cs="Times New Roman"/>
          <w:sz w:val="24"/>
          <w:szCs w:val="24"/>
        </w:rPr>
        <w:t xml:space="preserve">otras </w:t>
      </w:r>
      <w:r w:rsidR="00762338" w:rsidRPr="00DC671C">
        <w:rPr>
          <w:rFonts w:ascii="Times New Roman" w:hAnsi="Times New Roman" w:cs="Times New Roman"/>
          <w:sz w:val="24"/>
          <w:szCs w:val="24"/>
        </w:rPr>
        <w:t xml:space="preserve">entradas como: series temporales, vectores densos o </w:t>
      </w:r>
      <w:r w:rsidR="00BD3E7C" w:rsidRPr="00DC671C">
        <w:rPr>
          <w:rFonts w:ascii="Times New Roman" w:hAnsi="Times New Roman" w:cs="Times New Roman"/>
          <w:sz w:val="24"/>
          <w:szCs w:val="24"/>
        </w:rPr>
        <w:t>datos de panel</w:t>
      </w:r>
      <w:r w:rsidR="00762338" w:rsidRPr="00DC671C">
        <w:rPr>
          <w:rFonts w:ascii="Times New Roman" w:hAnsi="Times New Roman" w:cs="Times New Roman"/>
          <w:sz w:val="24"/>
          <w:szCs w:val="24"/>
        </w:rPr>
        <w:t>.</w:t>
      </w:r>
    </w:p>
    <w:p w14:paraId="4D853ACE" w14:textId="42C7D0AE" w:rsidR="0032128A" w:rsidRPr="00DC671C" w:rsidRDefault="00EA788E" w:rsidP="0032128A">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Así</w:t>
      </w:r>
      <w:r w:rsidR="00F902CC">
        <w:rPr>
          <w:rFonts w:ascii="Times New Roman" w:hAnsi="Times New Roman" w:cs="Times New Roman"/>
          <w:sz w:val="24"/>
          <w:szCs w:val="24"/>
        </w:rPr>
        <w:t>, centrando el foc</w:t>
      </w:r>
      <w:r w:rsidR="00E0601A">
        <w:rPr>
          <w:rFonts w:ascii="Times New Roman" w:hAnsi="Times New Roman" w:cs="Times New Roman"/>
          <w:sz w:val="24"/>
          <w:szCs w:val="24"/>
        </w:rPr>
        <w:t>o</w:t>
      </w:r>
      <w:r w:rsidR="006577FB">
        <w:rPr>
          <w:rFonts w:ascii="Times New Roman" w:hAnsi="Times New Roman" w:cs="Times New Roman"/>
          <w:sz w:val="24"/>
          <w:szCs w:val="24"/>
        </w:rPr>
        <w:t xml:space="preserve"> </w:t>
      </w:r>
      <w:r w:rsidR="00F902CC">
        <w:rPr>
          <w:rFonts w:ascii="Times New Roman" w:hAnsi="Times New Roman" w:cs="Times New Roman"/>
          <w:sz w:val="24"/>
          <w:szCs w:val="24"/>
        </w:rPr>
        <w:t xml:space="preserve">sobre estudios que no </w:t>
      </w:r>
      <w:r w:rsidR="006F6DB1">
        <w:rPr>
          <w:rFonts w:ascii="Times New Roman" w:hAnsi="Times New Roman" w:cs="Times New Roman"/>
          <w:sz w:val="24"/>
          <w:szCs w:val="24"/>
        </w:rPr>
        <w:t>se basan en</w:t>
      </w:r>
      <w:r w:rsidR="00F902CC">
        <w:rPr>
          <w:rFonts w:ascii="Times New Roman" w:hAnsi="Times New Roman" w:cs="Times New Roman"/>
          <w:sz w:val="24"/>
          <w:szCs w:val="24"/>
        </w:rPr>
        <w:t xml:space="preserve"> </w:t>
      </w:r>
      <w:r w:rsidR="006F6DB1">
        <w:rPr>
          <w:rFonts w:ascii="Times New Roman" w:hAnsi="Times New Roman" w:cs="Times New Roman"/>
          <w:sz w:val="24"/>
          <w:szCs w:val="24"/>
        </w:rPr>
        <w:t>las entradas tradicionales (imágenes)</w:t>
      </w:r>
      <w:r w:rsidR="00E0601A">
        <w:rPr>
          <w:rFonts w:ascii="Times New Roman" w:hAnsi="Times New Roman" w:cs="Times New Roman"/>
          <w:sz w:val="24"/>
          <w:szCs w:val="24"/>
        </w:rPr>
        <w:t>,</w:t>
      </w:r>
      <w:r w:rsidR="006F6DB1">
        <w:rPr>
          <w:rFonts w:ascii="Times New Roman" w:hAnsi="Times New Roman" w:cs="Times New Roman"/>
          <w:sz w:val="24"/>
          <w:szCs w:val="24"/>
        </w:rPr>
        <w:t xml:space="preserve"> son varios los </w:t>
      </w:r>
      <w:r w:rsidR="0032128A" w:rsidRPr="00DC671C">
        <w:rPr>
          <w:rFonts w:ascii="Times New Roman" w:hAnsi="Times New Roman" w:cs="Times New Roman"/>
          <w:sz w:val="24"/>
          <w:szCs w:val="24"/>
        </w:rPr>
        <w:t xml:space="preserve">autores </w:t>
      </w:r>
      <w:r w:rsidR="006F6DB1">
        <w:rPr>
          <w:rFonts w:ascii="Times New Roman" w:hAnsi="Times New Roman" w:cs="Times New Roman"/>
          <w:sz w:val="24"/>
          <w:szCs w:val="24"/>
        </w:rPr>
        <w:t xml:space="preserve">que </w:t>
      </w:r>
      <w:r w:rsidR="0032128A" w:rsidRPr="00DC671C">
        <w:rPr>
          <w:rFonts w:ascii="Times New Roman" w:hAnsi="Times New Roman" w:cs="Times New Roman"/>
          <w:sz w:val="24"/>
          <w:szCs w:val="24"/>
        </w:rPr>
        <w:t xml:space="preserve">han empleado </w:t>
      </w:r>
      <w:r w:rsidR="006F6DB1">
        <w:rPr>
          <w:rFonts w:ascii="Times New Roman" w:hAnsi="Times New Roman" w:cs="Times New Roman"/>
          <w:sz w:val="24"/>
          <w:szCs w:val="24"/>
        </w:rPr>
        <w:t xml:space="preserve">estas redes </w:t>
      </w:r>
      <w:r w:rsidR="0032128A" w:rsidRPr="00DC671C">
        <w:rPr>
          <w:rFonts w:ascii="Times New Roman" w:hAnsi="Times New Roman" w:cs="Times New Roman"/>
          <w:sz w:val="24"/>
          <w:szCs w:val="24"/>
        </w:rPr>
        <w:t xml:space="preserve">para la predicción del precio de las acciones </w:t>
      </w:r>
      <w:r w:rsidR="0032128A" w:rsidRPr="00DC671C">
        <w:rPr>
          <w:rFonts w:ascii="Times New Roman" w:hAnsi="Times New Roman" w:cs="Times New Roman"/>
          <w:sz w:val="24"/>
          <w:szCs w:val="24"/>
        </w:rPr>
        <w:fldChar w:fldCharType="begin" w:fldLock="1"/>
      </w:r>
      <w:r w:rsidR="0032128A" w:rsidRPr="00DC671C">
        <w:rPr>
          <w:rFonts w:ascii="Times New Roman" w:hAnsi="Times New Roman" w:cs="Times New Roman"/>
          <w:sz w:val="24"/>
          <w:szCs w:val="24"/>
        </w:rPr>
        <w:instrText>ADDIN CSL_CITATION {"citationItems":[{"id":"ITEM-1","itemData":{"DOI":"10.1016/j.knosys.2017.09.023","ISSN":"09507051","abstract":"Stock market price data have non-linear, noisy and non-stationary structure, and therefore prediction of the price or its direction are both challenging tasks. In this paper, we propose a Convolutional Neural Network (CNN) architecture with a specifically ordered feature set to predict the intraday direction of Borsa Istanbul 100 stocks. Feature set is extracted using different indicators, price and temporal information. Correlations between instances and features are utilized to order the features before they are presented as inputs to the CNN. The proposed classifier is compared with a CNN trained with randomly ordered features and Logistic Regression. Experimental results show that the proposed classifier outperforms both Logistic Regression and CNN that utilizes randomly ordered features. Feature selection methods are also utilized to reduce training time and model complexity.","author":[{"dropping-particle":"","family":"Gunduz","given":"Hakan","non-dropping-particle":"","parse-names":false,"suffix":""},{"dropping-particle":"","family":"Yaslan","given":"Yusuf","non-dropping-particle":"","parse-names":false,"suffix":""},{"dropping-particle":"","family":"Cataltepe","given":"Zehra","non-dropping-particle":"","parse-names":false,"suffix":""}],"container-title":"Knowledge-Based Systems","id":"ITEM-1","issued":{"date-parts":[["2017"]]},"page":"138-148","publisher":"Elsevier B.V.","title":"Intraday prediction of Borsa Istanbul using convolutional neural networks and feature correlations","type":"article-journal","volume":"137"},"uris":["http://www.mendeley.com/documents/?uuid=e8d782da-c1fa-4e47-92c0-d68fb61eb916"]},{"id":"ITEM-2","itemData":{"ISBN":"9781577357384","ISSN":"10450823","abstract":"We propose a deep learning method for eventdriven stock market prediction. First, events are extracted from news text, and represented as dense vectors, trained using a novel neural tensor network. Second, a deep convolutional neural network is used to model both short-term and long-term influences of events on stock price movements. Experimental results show that our model can achieve nearly 6% improvements on S&amp;P 500 index prediction and individual stock prediction, respectively, compared to state-of-the-art baseline methods. In addition, market simulation results show that our system is more capable of making profits than previously reported systems trained on S&amp;P 500 stock historical data.","author":[{"dropping-particle":"","family":"Ding","given":"Xiao","non-dropping-particle":"","parse-names":false,"suffix":""},{"dropping-particle":"","family":"Zhang","given":"Yue","non-dropping-particle":"","parse-names":false,"suffix":""},{"dropping-particle":"","family":"Liu","given":"Ting","non-dropping-particle":"","parse-names":false,"suffix":""},{"dropping-particle":"","family":"Duan","given":"Junwen","non-dropping-particle":"","parse-names":false,"suffix":""}],"container-title":"IJCAI International Joint Conference on Artificial Intelligence","id":"ITEM-2","issue":"Ijcai","issued":{"date-parts":[["2015"]]},"page":"2327-2333","title":"Deep learning for event-driven stock prediction","type":"article-journal","volume":"2015-Janua"},"uris":["http://www.mendeley.com/documents/?uuid=11dcf08e-ea13-4bfc-adbe-93ee5b79d761"]},{"id":"ITEM-3","itemData":{"DOI":"10.1109/CBI.2017.23","ISBN":"9781538630341","abstract":"In today's financial markets, where most trades are performed in their entirety by electronic means and the largest fraction of them is completely automated, an opportunity has risen from analyzing this vast amount of transactions. Since all the transactions are recorded in great detail, investors can analyze all the generated data and detect repeated patterns of the price movements. Being able to detect them in advance, allows them to take profitable positions or avoid anomalous events in the financial markets. In this work we proposed a deep learning methodology, based on Convolutional Neural Networks (CNNs), that predicts the price movements of stocks, using as input large-scale, high-frequency time-series derived from the order book of financial exchanges. The dataset that we use contains more than 4 million limit order events and our comparison with other methods, like Multilayer Neural Networks and Support Vector Machines, shows that CNNs are better suited for this kind of task.","author":[{"dropping-particle":"","family":"Tsantekidis","given":"Avraam","non-dropping-particle":"","parse-names":false,"suffix":""},{"dropping-particle":"","family":"Passalis","given":"Nikolaos","non-dropping-particle":"","parse-names":false,"suffix":""},{"dropping-particle":"","family":"Tefas","given":"Anastasios","non-dropping-particle":"","parse-names":false,"suffix":""},{"dropping-particle":"","family":"Kanniainen","given":"Juho","non-dropping-particle":"","parse-names":false,"suffix":""},{"dropping-particle":"","family":"Gabbouj","given":"Moncef","non-dropping-particle":"","parse-names":false,"suffix":""},{"dropping-particle":"","family":"Iosifidis","given":"Alexandros","non-dropping-particle":"","parse-names":false,"suffix":""}],"container-title":"Proceedings - 2017 IEEE 19th Conference on Business Informatics, CBI 2017","id":"ITEM-3","issued":{"date-parts":[["2017"]]},"page":"7-12","title":"Forecasting stock prices from the limit order book using convolutional neural networks","type":"article-journal","volume":"1"},"uris":["http://www.mendeley.com/documents/?uuid=fed216ff-afc4-49fa-b282-1f936261947f"]}],"mendeley":{"formattedCitation":"(Ding et al., 2015; Gunduz et al., 2017; Tsantekidis et al., 2017)","manualFormatting":"(e.g. Ding et al., 2015; Gunduz et al., 2017; Tsantekidis et al., 2017)","plainTextFormattedCitation":"(Ding et al., 2015; Gunduz et al., 2017; Tsantekidis et al., 2017)","previouslyFormattedCitation":"(Ding et al., 2015; Gunduz et al., 2017; Tsantekidis et al., 2017)"},"properties":{"noteIndex":0},"schema":"https://github.com/citation-style-language/schema/raw/master/csl-citation.json"}</w:instrText>
      </w:r>
      <w:r w:rsidR="0032128A" w:rsidRPr="00DC671C">
        <w:rPr>
          <w:rFonts w:ascii="Times New Roman" w:hAnsi="Times New Roman" w:cs="Times New Roman"/>
          <w:sz w:val="24"/>
          <w:szCs w:val="24"/>
        </w:rPr>
        <w:fldChar w:fldCharType="separate"/>
      </w:r>
      <w:r w:rsidR="0032128A" w:rsidRPr="00DC671C">
        <w:rPr>
          <w:rFonts w:ascii="Times New Roman" w:hAnsi="Times New Roman" w:cs="Times New Roman"/>
          <w:noProof/>
          <w:sz w:val="24"/>
          <w:szCs w:val="24"/>
        </w:rPr>
        <w:t>(</w:t>
      </w:r>
      <w:r w:rsidR="0032128A" w:rsidRPr="00DC671C">
        <w:rPr>
          <w:rFonts w:ascii="Times New Roman" w:hAnsi="Times New Roman" w:cs="Times New Roman"/>
          <w:i/>
          <w:iCs/>
          <w:noProof/>
          <w:sz w:val="24"/>
          <w:szCs w:val="24"/>
        </w:rPr>
        <w:t>e.g.</w:t>
      </w:r>
      <w:r w:rsidR="0032128A" w:rsidRPr="00DC671C">
        <w:rPr>
          <w:rFonts w:ascii="Times New Roman" w:hAnsi="Times New Roman" w:cs="Times New Roman"/>
          <w:noProof/>
          <w:sz w:val="24"/>
          <w:szCs w:val="24"/>
        </w:rPr>
        <w:t xml:space="preserve"> Ding </w:t>
      </w:r>
      <w:r w:rsidR="00A01770" w:rsidRPr="00A01770">
        <w:rPr>
          <w:rFonts w:ascii="Times New Roman" w:hAnsi="Times New Roman" w:cs="Times New Roman"/>
          <w:i/>
          <w:iCs/>
          <w:noProof/>
          <w:sz w:val="24"/>
          <w:szCs w:val="24"/>
        </w:rPr>
        <w:t>et al</w:t>
      </w:r>
      <w:r w:rsidR="0032128A" w:rsidRPr="00DC671C">
        <w:rPr>
          <w:rFonts w:ascii="Times New Roman" w:hAnsi="Times New Roman" w:cs="Times New Roman"/>
          <w:noProof/>
          <w:sz w:val="24"/>
          <w:szCs w:val="24"/>
        </w:rPr>
        <w:t xml:space="preserve">., 2015; Gunduz </w:t>
      </w:r>
      <w:r w:rsidR="00A01770" w:rsidRPr="00A01770">
        <w:rPr>
          <w:rFonts w:ascii="Times New Roman" w:hAnsi="Times New Roman" w:cs="Times New Roman"/>
          <w:i/>
          <w:iCs/>
          <w:noProof/>
          <w:sz w:val="24"/>
          <w:szCs w:val="24"/>
        </w:rPr>
        <w:t>et al</w:t>
      </w:r>
      <w:r w:rsidR="0032128A" w:rsidRPr="00DC671C">
        <w:rPr>
          <w:rFonts w:ascii="Times New Roman" w:hAnsi="Times New Roman" w:cs="Times New Roman"/>
          <w:noProof/>
          <w:sz w:val="24"/>
          <w:szCs w:val="24"/>
        </w:rPr>
        <w:t xml:space="preserve">., 2017; Tsantekidis </w:t>
      </w:r>
      <w:r w:rsidR="00A01770" w:rsidRPr="00A01770">
        <w:rPr>
          <w:rFonts w:ascii="Times New Roman" w:hAnsi="Times New Roman" w:cs="Times New Roman"/>
          <w:i/>
          <w:iCs/>
          <w:noProof/>
          <w:sz w:val="24"/>
          <w:szCs w:val="24"/>
        </w:rPr>
        <w:t>et al</w:t>
      </w:r>
      <w:r w:rsidR="0032128A" w:rsidRPr="00DC671C">
        <w:rPr>
          <w:rFonts w:ascii="Times New Roman" w:hAnsi="Times New Roman" w:cs="Times New Roman"/>
          <w:noProof/>
          <w:sz w:val="24"/>
          <w:szCs w:val="24"/>
        </w:rPr>
        <w:t>., 2017)</w:t>
      </w:r>
      <w:r w:rsidR="0032128A" w:rsidRPr="00DC671C">
        <w:rPr>
          <w:rFonts w:ascii="Times New Roman" w:hAnsi="Times New Roman" w:cs="Times New Roman"/>
          <w:sz w:val="24"/>
          <w:szCs w:val="24"/>
        </w:rPr>
        <w:fldChar w:fldCharType="end"/>
      </w:r>
      <w:r w:rsidR="0032128A" w:rsidRPr="00DC671C">
        <w:rPr>
          <w:rFonts w:ascii="Times New Roman" w:hAnsi="Times New Roman" w:cs="Times New Roman"/>
          <w:sz w:val="24"/>
          <w:szCs w:val="24"/>
        </w:rPr>
        <w:t xml:space="preserve">. </w:t>
      </w:r>
      <w:r w:rsidR="006F6DB1">
        <w:rPr>
          <w:rFonts w:ascii="Times New Roman" w:hAnsi="Times New Roman" w:cs="Times New Roman"/>
          <w:sz w:val="24"/>
          <w:szCs w:val="24"/>
        </w:rPr>
        <w:t xml:space="preserve">Así, </w:t>
      </w:r>
      <w:r w:rsidR="0032128A" w:rsidRPr="00DC671C">
        <w:rPr>
          <w:rFonts w:ascii="Times New Roman" w:hAnsi="Times New Roman" w:cs="Times New Roman"/>
          <w:sz w:val="24"/>
          <w:szCs w:val="24"/>
        </w:rPr>
        <w:fldChar w:fldCharType="begin" w:fldLock="1"/>
      </w:r>
      <w:r w:rsidR="0032128A" w:rsidRPr="00DC671C">
        <w:rPr>
          <w:rFonts w:ascii="Times New Roman" w:hAnsi="Times New Roman" w:cs="Times New Roman"/>
          <w:sz w:val="24"/>
          <w:szCs w:val="24"/>
        </w:rPr>
        <w:instrText>ADDIN CSL_CITATION {"citationItems":[{"id":"ITEM-1","itemData":{"ISBN":"9781577357384","ISSN":"10450823","abstract":"We propose a deep learning method for eventdriven stock market prediction. First, events are extracted from news text, and represented as dense vectors, trained using a novel neural tensor network. Second, a deep convolutional neural network is used to model both short-term and long-term influences of events on stock price movements. Experimental results show that our model can achieve nearly 6% improvements on S&amp;P 500 index prediction and individual stock prediction, respectively, compared to state-of-the-art baseline methods. In addition, market simulation results show that our system is more capable of making profits than previously reported systems trained on S&amp;P 500 stock historical data.","author":[{"dropping-particle":"","family":"Ding","given":"Xiao","non-dropping-particle":"","parse-names":false,"suffix":""},{"dropping-particle":"","family":"Zhang","given":"Yue","non-dropping-particle":"","parse-names":false,"suffix":""},{"dropping-particle":"","family":"Liu","given":"Ting","non-dropping-particle":"","parse-names":false,"suffix":""},{"dropping-particle":"","family":"Duan","given":"Junwen","non-dropping-particle":"","parse-names":false,"suffix":""}],"container-title":"IJCAI International Joint Conference on Artificial Intelligence","id":"ITEM-1","issue":"Ijcai","issued":{"date-parts":[["2015"]]},"page":"2327-2333","title":"Deep learning for event-driven stock prediction","type":"article-journal","volume":"2015-Janua"},"uris":["http://www.mendeley.com/documents/?uuid=11dcf08e-ea13-4bfc-adbe-93ee5b79d761"]}],"mendeley":{"formattedCitation":"(Ding et al., 2015)","manualFormatting":"Ding et al. (2015)","plainTextFormattedCitation":"(Ding et al., 2015)","previouslyFormattedCitation":"(Ding et al., 2015)"},"properties":{"noteIndex":0},"schema":"https://github.com/citation-style-language/schema/raw/master/csl-citation.json"}</w:instrText>
      </w:r>
      <w:r w:rsidR="0032128A" w:rsidRPr="00DC671C">
        <w:rPr>
          <w:rFonts w:ascii="Times New Roman" w:hAnsi="Times New Roman" w:cs="Times New Roman"/>
          <w:sz w:val="24"/>
          <w:szCs w:val="24"/>
        </w:rPr>
        <w:fldChar w:fldCharType="separate"/>
      </w:r>
      <w:r w:rsidR="0032128A" w:rsidRPr="00DC671C">
        <w:rPr>
          <w:rFonts w:ascii="Times New Roman" w:hAnsi="Times New Roman" w:cs="Times New Roman"/>
          <w:noProof/>
          <w:sz w:val="24"/>
          <w:szCs w:val="24"/>
        </w:rPr>
        <w:t xml:space="preserve">Ding </w:t>
      </w:r>
      <w:r w:rsidR="00A01770" w:rsidRPr="00A01770">
        <w:rPr>
          <w:rFonts w:ascii="Times New Roman" w:hAnsi="Times New Roman" w:cs="Times New Roman"/>
          <w:i/>
          <w:iCs/>
          <w:noProof/>
          <w:sz w:val="24"/>
          <w:szCs w:val="24"/>
        </w:rPr>
        <w:t>et al</w:t>
      </w:r>
      <w:r w:rsidR="0032128A" w:rsidRPr="00DC671C">
        <w:rPr>
          <w:rFonts w:ascii="Times New Roman" w:hAnsi="Times New Roman" w:cs="Times New Roman"/>
          <w:noProof/>
          <w:sz w:val="24"/>
          <w:szCs w:val="24"/>
        </w:rPr>
        <w:t>. (2015)</w:t>
      </w:r>
      <w:r w:rsidR="0032128A" w:rsidRPr="00DC671C">
        <w:rPr>
          <w:rFonts w:ascii="Times New Roman" w:hAnsi="Times New Roman" w:cs="Times New Roman"/>
          <w:sz w:val="24"/>
          <w:szCs w:val="24"/>
        </w:rPr>
        <w:fldChar w:fldCharType="end"/>
      </w:r>
      <w:r w:rsidR="0032128A" w:rsidRPr="00DC671C">
        <w:rPr>
          <w:rFonts w:ascii="Times New Roman" w:hAnsi="Times New Roman" w:cs="Times New Roman"/>
          <w:sz w:val="24"/>
          <w:szCs w:val="24"/>
        </w:rPr>
        <w:t xml:space="preserve"> </w:t>
      </w:r>
      <w:r w:rsidR="00DB5D83">
        <w:rPr>
          <w:rFonts w:ascii="Times New Roman" w:hAnsi="Times New Roman" w:cs="Times New Roman"/>
          <w:sz w:val="24"/>
          <w:szCs w:val="24"/>
        </w:rPr>
        <w:t xml:space="preserve">utilizan </w:t>
      </w:r>
      <w:r w:rsidR="0032128A" w:rsidRPr="00DC671C">
        <w:rPr>
          <w:rFonts w:ascii="Times New Roman" w:hAnsi="Times New Roman" w:cs="Times New Roman"/>
          <w:sz w:val="24"/>
          <w:szCs w:val="24"/>
        </w:rPr>
        <w:t>información de las noticias mensuales</w:t>
      </w:r>
      <w:r w:rsidR="006F6DB1">
        <w:rPr>
          <w:rFonts w:ascii="Times New Roman" w:hAnsi="Times New Roman" w:cs="Times New Roman"/>
          <w:sz w:val="24"/>
          <w:szCs w:val="24"/>
        </w:rPr>
        <w:t xml:space="preserve"> </w:t>
      </w:r>
      <w:r w:rsidR="00DB5D83">
        <w:rPr>
          <w:rFonts w:ascii="Times New Roman" w:hAnsi="Times New Roman" w:cs="Times New Roman"/>
          <w:sz w:val="24"/>
          <w:szCs w:val="24"/>
        </w:rPr>
        <w:t xml:space="preserve">para modelar </w:t>
      </w:r>
      <w:r w:rsidR="0032128A" w:rsidRPr="00DC671C">
        <w:rPr>
          <w:rFonts w:ascii="Times New Roman" w:hAnsi="Times New Roman" w:cs="Times New Roman"/>
          <w:sz w:val="24"/>
          <w:szCs w:val="24"/>
        </w:rPr>
        <w:t>la influencia de estas en el movimiento del precio de las acciones</w:t>
      </w:r>
      <w:r w:rsidR="00DB5D83">
        <w:rPr>
          <w:rFonts w:ascii="Times New Roman" w:hAnsi="Times New Roman" w:cs="Times New Roman"/>
          <w:sz w:val="24"/>
          <w:szCs w:val="24"/>
        </w:rPr>
        <w:t>. Dichos autores llegan a</w:t>
      </w:r>
      <w:r w:rsidR="007B7DEA">
        <w:rPr>
          <w:rFonts w:ascii="Times New Roman" w:hAnsi="Times New Roman" w:cs="Times New Roman"/>
          <w:sz w:val="24"/>
          <w:szCs w:val="24"/>
        </w:rPr>
        <w:t xml:space="preserve"> la conclusión de que</w:t>
      </w:r>
      <w:r w:rsidR="0032128A" w:rsidRPr="00DC671C">
        <w:rPr>
          <w:rFonts w:ascii="Times New Roman" w:hAnsi="Times New Roman" w:cs="Times New Roman"/>
          <w:sz w:val="24"/>
          <w:szCs w:val="24"/>
        </w:rPr>
        <w:t xml:space="preserve"> su modelo </w:t>
      </w:r>
      <w:r w:rsidR="007B7DEA">
        <w:rPr>
          <w:rFonts w:ascii="Times New Roman" w:hAnsi="Times New Roman" w:cs="Times New Roman"/>
          <w:sz w:val="24"/>
          <w:szCs w:val="24"/>
        </w:rPr>
        <w:t xml:space="preserve">obtiene </w:t>
      </w:r>
      <w:r w:rsidR="0032128A" w:rsidRPr="00DC671C">
        <w:rPr>
          <w:rFonts w:ascii="Times New Roman" w:hAnsi="Times New Roman" w:cs="Times New Roman"/>
          <w:sz w:val="24"/>
          <w:szCs w:val="24"/>
        </w:rPr>
        <w:t xml:space="preserve">mayores beneficios </w:t>
      </w:r>
      <w:r w:rsidR="006A7DEF">
        <w:rPr>
          <w:rFonts w:ascii="Times New Roman" w:hAnsi="Times New Roman" w:cs="Times New Roman"/>
          <w:sz w:val="24"/>
          <w:szCs w:val="24"/>
        </w:rPr>
        <w:t>que</w:t>
      </w:r>
      <w:r w:rsidR="0032128A" w:rsidRPr="00DC671C">
        <w:rPr>
          <w:rFonts w:ascii="Times New Roman" w:hAnsi="Times New Roman" w:cs="Times New Roman"/>
          <w:sz w:val="24"/>
          <w:szCs w:val="24"/>
        </w:rPr>
        <w:t xml:space="preserve"> otros </w:t>
      </w:r>
      <w:r>
        <w:rPr>
          <w:rFonts w:ascii="Times New Roman" w:hAnsi="Times New Roman" w:cs="Times New Roman"/>
          <w:sz w:val="24"/>
          <w:szCs w:val="24"/>
        </w:rPr>
        <w:t>tradicionales</w:t>
      </w:r>
      <w:r w:rsidR="0032128A" w:rsidRPr="00DC671C">
        <w:rPr>
          <w:rFonts w:ascii="Times New Roman" w:hAnsi="Times New Roman" w:cs="Times New Roman"/>
          <w:sz w:val="24"/>
          <w:szCs w:val="24"/>
        </w:rPr>
        <w:t>.</w:t>
      </w:r>
      <w:r w:rsidR="00DB5D83">
        <w:rPr>
          <w:rFonts w:ascii="Times New Roman" w:hAnsi="Times New Roman" w:cs="Times New Roman"/>
          <w:sz w:val="24"/>
          <w:szCs w:val="24"/>
        </w:rPr>
        <w:t xml:space="preserve"> </w:t>
      </w:r>
      <w:r w:rsidR="0032128A" w:rsidRPr="00DC671C">
        <w:rPr>
          <w:rFonts w:ascii="Times New Roman" w:hAnsi="Times New Roman" w:cs="Times New Roman"/>
          <w:sz w:val="24"/>
          <w:szCs w:val="24"/>
        </w:rPr>
        <w:t xml:space="preserve">Por otra parte, </w:t>
      </w:r>
      <w:r w:rsidR="0032128A" w:rsidRPr="00DC671C">
        <w:rPr>
          <w:rFonts w:ascii="Times New Roman" w:hAnsi="Times New Roman" w:cs="Times New Roman"/>
          <w:sz w:val="24"/>
          <w:szCs w:val="24"/>
        </w:rPr>
        <w:fldChar w:fldCharType="begin" w:fldLock="1"/>
      </w:r>
      <w:r w:rsidR="0032128A" w:rsidRPr="00DC671C">
        <w:rPr>
          <w:rFonts w:ascii="Times New Roman" w:hAnsi="Times New Roman" w:cs="Times New Roman"/>
          <w:sz w:val="24"/>
          <w:szCs w:val="24"/>
        </w:rPr>
        <w:instrText>ADDIN CSL_CITATION {"citationItems":[{"id":"ITEM-1","itemData":{"DOI":"10.1109/CBI.2017.23","ISBN":"9781538630341","abstract":"In today's financial markets, where most trades are performed in their entirety by electronic means and the largest fraction of them is completely automated, an opportunity has risen from analyzing this vast amount of transactions. Since all the transactions are recorded in great detail, investors can analyze all the generated data and detect repeated patterns of the price movements. Being able to detect them in advance, allows them to take profitable positions or avoid anomalous events in the financial markets. In this work we proposed a deep learning methodology, based on Convolutional Neural Networks (CNNs), that predicts the price movements of stocks, using as input large-scale, high-frequency time-series derived from the order book of financial exchanges. The dataset that we use contains more than 4 million limit order events and our comparison with other methods, like Multilayer Neural Networks and Support Vector Machines, shows that CNNs are better suited for this kind of task.","author":[{"dropping-particle":"","family":"Tsantekidis","given":"Avraam","non-dropping-particle":"","parse-names":false,"suffix":""},{"dropping-particle":"","family":"Passalis","given":"Nikolaos","non-dropping-particle":"","parse-names":false,"suffix":""},{"dropping-particle":"","family":"Tefas","given":"Anastasios","non-dropping-particle":"","parse-names":false,"suffix":""},{"dropping-particle":"","family":"Kanniainen","given":"Juho","non-dropping-particle":"","parse-names":false,"suffix":""},{"dropping-particle":"","family":"Gabbouj","given":"Moncef","non-dropping-particle":"","parse-names":false,"suffix":""},{"dropping-particle":"","family":"Iosifidis","given":"Alexandros","non-dropping-particle":"","parse-names":false,"suffix":""}],"container-title":"Proceedings - 2017 IEEE 19th Conference on Business Informatics, CBI 2017","id":"ITEM-1","issued":{"date-parts":[["2017"]]},"page":"7-12","title":"Forecasting stock prices from the limit order book using convolutional neural networks","type":"article-journal","volume":"1"},"uris":["http://www.mendeley.com/documents/?uuid=fed216ff-afc4-49fa-b282-1f936261947f"]}],"mendeley":{"formattedCitation":"(Tsantekidis et al., 2017)","manualFormatting":"Tsantekidis et al. (2017)","plainTextFormattedCitation":"(Tsantekidis et al., 2017)","previouslyFormattedCitation":"(Tsantekidis et al., 2017)"},"properties":{"noteIndex":0},"schema":"https://github.com/citation-style-language/schema/raw/master/csl-citation.json"}</w:instrText>
      </w:r>
      <w:r w:rsidR="0032128A" w:rsidRPr="00DC671C">
        <w:rPr>
          <w:rFonts w:ascii="Times New Roman" w:hAnsi="Times New Roman" w:cs="Times New Roman"/>
          <w:sz w:val="24"/>
          <w:szCs w:val="24"/>
        </w:rPr>
        <w:fldChar w:fldCharType="separate"/>
      </w:r>
      <w:r w:rsidR="0032128A" w:rsidRPr="00DC671C">
        <w:rPr>
          <w:rFonts w:ascii="Times New Roman" w:hAnsi="Times New Roman" w:cs="Times New Roman"/>
          <w:noProof/>
          <w:sz w:val="24"/>
          <w:szCs w:val="24"/>
        </w:rPr>
        <w:t xml:space="preserve">Tsantekidis </w:t>
      </w:r>
      <w:r w:rsidR="00A01770" w:rsidRPr="00A01770">
        <w:rPr>
          <w:rFonts w:ascii="Times New Roman" w:hAnsi="Times New Roman" w:cs="Times New Roman"/>
          <w:i/>
          <w:iCs/>
          <w:noProof/>
          <w:sz w:val="24"/>
          <w:szCs w:val="24"/>
        </w:rPr>
        <w:t>et al</w:t>
      </w:r>
      <w:r w:rsidR="0032128A" w:rsidRPr="00DC671C">
        <w:rPr>
          <w:rFonts w:ascii="Times New Roman" w:hAnsi="Times New Roman" w:cs="Times New Roman"/>
          <w:noProof/>
          <w:sz w:val="24"/>
          <w:szCs w:val="24"/>
        </w:rPr>
        <w:t>. (2017)</w:t>
      </w:r>
      <w:r w:rsidR="0032128A" w:rsidRPr="00DC671C">
        <w:rPr>
          <w:rFonts w:ascii="Times New Roman" w:hAnsi="Times New Roman" w:cs="Times New Roman"/>
          <w:sz w:val="24"/>
          <w:szCs w:val="24"/>
        </w:rPr>
        <w:fldChar w:fldCharType="end"/>
      </w:r>
      <w:r w:rsidR="0032128A" w:rsidRPr="00DC671C">
        <w:rPr>
          <w:rFonts w:ascii="Times New Roman" w:hAnsi="Times New Roman" w:cs="Times New Roman"/>
          <w:sz w:val="24"/>
          <w:szCs w:val="24"/>
        </w:rPr>
        <w:t xml:space="preserve"> </w:t>
      </w:r>
      <w:r>
        <w:rPr>
          <w:rFonts w:ascii="Times New Roman" w:hAnsi="Times New Roman" w:cs="Times New Roman"/>
          <w:sz w:val="24"/>
          <w:szCs w:val="24"/>
        </w:rPr>
        <w:t>basándose en</w:t>
      </w:r>
      <w:r w:rsidR="00DB5D83">
        <w:rPr>
          <w:rFonts w:ascii="Times New Roman" w:hAnsi="Times New Roman" w:cs="Times New Roman"/>
          <w:sz w:val="24"/>
          <w:szCs w:val="24"/>
        </w:rPr>
        <w:t xml:space="preserve"> </w:t>
      </w:r>
      <w:r w:rsidR="0032128A" w:rsidRPr="00DC671C">
        <w:rPr>
          <w:rFonts w:ascii="Times New Roman" w:hAnsi="Times New Roman" w:cs="Times New Roman"/>
          <w:sz w:val="24"/>
          <w:szCs w:val="24"/>
          <w:lang w:val="es-ES_tradnl"/>
        </w:rPr>
        <w:t xml:space="preserve">series temporales de alta frecuencia </w:t>
      </w:r>
      <w:r w:rsidR="003457C1">
        <w:rPr>
          <w:rFonts w:ascii="Times New Roman" w:hAnsi="Times New Roman" w:cs="Times New Roman"/>
          <w:sz w:val="24"/>
          <w:szCs w:val="24"/>
          <w:lang w:val="es-ES_tradnl"/>
        </w:rPr>
        <w:t xml:space="preserve">predicen </w:t>
      </w:r>
      <w:r w:rsidR="0032128A" w:rsidRPr="00DC671C">
        <w:rPr>
          <w:rFonts w:ascii="Times New Roman" w:hAnsi="Times New Roman" w:cs="Times New Roman"/>
          <w:sz w:val="24"/>
          <w:szCs w:val="24"/>
          <w:lang w:val="es-ES_tradnl"/>
        </w:rPr>
        <w:t>los movimientos de precios de las acciones</w:t>
      </w:r>
      <w:r w:rsidR="003457C1">
        <w:rPr>
          <w:rFonts w:ascii="Times New Roman" w:hAnsi="Times New Roman" w:cs="Times New Roman"/>
          <w:sz w:val="24"/>
          <w:szCs w:val="24"/>
          <w:lang w:val="es-ES_tradnl"/>
        </w:rPr>
        <w:t xml:space="preserve"> con una </w:t>
      </w:r>
      <w:r w:rsidR="0032128A" w:rsidRPr="00DC671C">
        <w:rPr>
          <w:rFonts w:ascii="Times New Roman" w:hAnsi="Times New Roman" w:cs="Times New Roman"/>
          <w:sz w:val="24"/>
          <w:szCs w:val="24"/>
          <w:lang w:val="es-ES_tradnl"/>
        </w:rPr>
        <w:t>precisión media de entre 65</w:t>
      </w:r>
      <w:r w:rsidR="00DB5D83">
        <w:rPr>
          <w:rFonts w:ascii="Times New Roman" w:hAnsi="Times New Roman" w:cs="Times New Roman"/>
          <w:sz w:val="24"/>
          <w:szCs w:val="24"/>
          <w:lang w:val="es-ES_tradnl"/>
        </w:rPr>
        <w:t>%</w:t>
      </w:r>
      <w:r w:rsidR="0032128A" w:rsidRPr="00DC671C">
        <w:rPr>
          <w:rFonts w:ascii="Times New Roman" w:hAnsi="Times New Roman" w:cs="Times New Roman"/>
          <w:sz w:val="24"/>
          <w:szCs w:val="24"/>
          <w:lang w:val="es-ES_tradnl"/>
        </w:rPr>
        <w:t xml:space="preserve"> y 67%.</w:t>
      </w:r>
      <w:r w:rsidR="00712FE9">
        <w:rPr>
          <w:rFonts w:ascii="Times New Roman" w:hAnsi="Times New Roman" w:cs="Times New Roman"/>
          <w:sz w:val="24"/>
          <w:szCs w:val="24"/>
        </w:rPr>
        <w:t xml:space="preserve"> </w:t>
      </w:r>
      <w:r w:rsidR="0032128A" w:rsidRPr="00DC671C">
        <w:rPr>
          <w:rFonts w:ascii="Times New Roman" w:hAnsi="Times New Roman" w:cs="Times New Roman"/>
          <w:sz w:val="24"/>
          <w:szCs w:val="24"/>
          <w:lang w:val="es-ES_tradnl"/>
        </w:rPr>
        <w:t xml:space="preserve">Con respecto a la temática de </w:t>
      </w:r>
      <w:r w:rsidR="00712FE9">
        <w:rPr>
          <w:rFonts w:ascii="Times New Roman" w:hAnsi="Times New Roman" w:cs="Times New Roman"/>
          <w:sz w:val="24"/>
          <w:szCs w:val="24"/>
          <w:lang w:val="es-ES_tradnl"/>
        </w:rPr>
        <w:t>predicción</w:t>
      </w:r>
      <w:r w:rsidR="003457C1">
        <w:rPr>
          <w:rFonts w:ascii="Times New Roman" w:hAnsi="Times New Roman" w:cs="Times New Roman"/>
          <w:sz w:val="24"/>
          <w:szCs w:val="24"/>
          <w:lang w:val="es-ES_tradnl"/>
        </w:rPr>
        <w:t xml:space="preserve"> </w:t>
      </w:r>
      <w:r w:rsidR="00712FE9">
        <w:rPr>
          <w:rFonts w:ascii="Times New Roman" w:hAnsi="Times New Roman" w:cs="Times New Roman"/>
          <w:sz w:val="24"/>
          <w:szCs w:val="24"/>
          <w:lang w:val="es-ES_tradnl"/>
        </w:rPr>
        <w:t>de</w:t>
      </w:r>
      <w:r w:rsidR="003457C1">
        <w:rPr>
          <w:rFonts w:ascii="Times New Roman" w:hAnsi="Times New Roman" w:cs="Times New Roman"/>
          <w:sz w:val="24"/>
          <w:szCs w:val="24"/>
          <w:lang w:val="es-ES_tradnl"/>
        </w:rPr>
        <w:t xml:space="preserve">l </w:t>
      </w:r>
      <w:r w:rsidR="0032128A" w:rsidRPr="00DC671C">
        <w:rPr>
          <w:rFonts w:ascii="Times New Roman" w:hAnsi="Times New Roman" w:cs="Times New Roman"/>
          <w:sz w:val="24"/>
          <w:szCs w:val="24"/>
          <w:lang w:val="es-ES_tradnl"/>
        </w:rPr>
        <w:t xml:space="preserve">destino de una empresa, </w:t>
      </w:r>
      <w:r w:rsidR="003457C1">
        <w:rPr>
          <w:rFonts w:ascii="Times New Roman" w:hAnsi="Times New Roman" w:cs="Times New Roman"/>
          <w:sz w:val="24"/>
          <w:szCs w:val="24"/>
          <w:lang w:val="es-ES_tradnl"/>
        </w:rPr>
        <w:t xml:space="preserve">destaca el </w:t>
      </w:r>
      <w:r w:rsidR="0032128A" w:rsidRPr="00DC671C">
        <w:rPr>
          <w:rFonts w:ascii="Times New Roman" w:hAnsi="Times New Roman" w:cs="Times New Roman"/>
          <w:sz w:val="24"/>
          <w:szCs w:val="24"/>
          <w:lang w:val="es-ES_tradnl"/>
        </w:rPr>
        <w:t xml:space="preserve">estudio de </w:t>
      </w:r>
      <w:r w:rsidR="0032128A" w:rsidRPr="00DC671C">
        <w:rPr>
          <w:rFonts w:ascii="Times New Roman" w:hAnsi="Times New Roman" w:cs="Times New Roman"/>
          <w:sz w:val="24"/>
          <w:szCs w:val="24"/>
          <w:lang w:val="es-ES_tradnl"/>
        </w:rPr>
        <w:fldChar w:fldCharType="begin" w:fldLock="1"/>
      </w:r>
      <w:r w:rsidR="0032128A" w:rsidRPr="00DC671C">
        <w:rPr>
          <w:rFonts w:ascii="Times New Roman" w:hAnsi="Times New Roman" w:cs="Times New Roman"/>
          <w:sz w:val="24"/>
          <w:szCs w:val="24"/>
          <w:lang w:val="es-ES_tradnl"/>
        </w:rPr>
        <w:instrText>ADDIN CSL_CITATION {"citationItems":[{"id":"ITEM-1","itemData":{"DOI":"10.1016/j.intfin.2021.101455","ISSN":"10424431","abstract":"In recent years, deep learning has emerged as a dominant machine learning method used in a variety of applications, including robotics (such as self-driving cars), speech recognition, text analysis and natural language processing, fraud detection, earthquake prediction, medical image analysis just to mention a few applications. In this paper, we propose an optimum deep learning model using a panel data structure to predict corporate failure. We compare deep learning with the more traditional discrete hazard model which has been widely applied in the finance literature in panel data applications (such as bankruptcy prediction). Based on a sample of 641,667 firm-month observations of North American listed companies between 2001 and 2018 and including many financial and market-based feature variables, our deep learning model can predict corporate failure with 93.71% accuracy. This is significantly more accurate than the discrete hazard model which predicted corporate failure with only 86.95% accuracy. Not only has our deep learning model proven highly effective in corporate failure prediction but it can be potentially applied to many other classification problems in finance involving panel data structures.","author":[{"dropping-particle":"","family":"Alam","given":"Nurul","non-dropping-particle":"","parse-names":false,"suffix":""},{"dropping-particle":"","family":"Gao","given":"Junbin","non-dropping-particle":"","parse-names":false,"suffix":""},{"dropping-particle":"","family":"Jones","given":"Stewart","non-dropping-particle":"","parse-names":false,"suffix":""}],"container-title":"Journal of International Financial Markets, Institutions and Money","id":"ITEM-1","issue":"266","issued":{"date-parts":[["2021"]]},"page":"101455","publisher":"Elsevier B.V.","title":"Corporate Failure Prediction: An Evaluation of Deep Learning vs Discrete Hazard Models","type":"article-journal","volume":"75"},"uris":["http://www.mendeley.com/documents/?uuid=3fdd0fab-18fe-4444-bce9-e30d28a5dced"]}],"mendeley":{"formattedCitation":"(Alam et al., 2021)","manualFormatting":"Alam et al. (2021)","plainTextFormattedCitation":"(Alam et al., 2021)","previouslyFormattedCitation":"(Alam et al., 2021)"},"properties":{"noteIndex":0},"schema":"https://github.com/citation-style-language/schema/raw/master/csl-citation.json"}</w:instrText>
      </w:r>
      <w:r w:rsidR="0032128A" w:rsidRPr="00DC671C">
        <w:rPr>
          <w:rFonts w:ascii="Times New Roman" w:hAnsi="Times New Roman" w:cs="Times New Roman"/>
          <w:sz w:val="24"/>
          <w:szCs w:val="24"/>
          <w:lang w:val="es-ES_tradnl"/>
        </w:rPr>
        <w:fldChar w:fldCharType="separate"/>
      </w:r>
      <w:r w:rsidR="0032128A" w:rsidRPr="00DC671C">
        <w:rPr>
          <w:rFonts w:ascii="Times New Roman" w:hAnsi="Times New Roman" w:cs="Times New Roman"/>
          <w:noProof/>
          <w:sz w:val="24"/>
          <w:szCs w:val="24"/>
          <w:lang w:val="es-ES_tradnl"/>
        </w:rPr>
        <w:t xml:space="preserve">Alam </w:t>
      </w:r>
      <w:r w:rsidR="00A01770" w:rsidRPr="00A01770">
        <w:rPr>
          <w:rFonts w:ascii="Times New Roman" w:hAnsi="Times New Roman" w:cs="Times New Roman"/>
          <w:i/>
          <w:iCs/>
          <w:noProof/>
          <w:sz w:val="24"/>
          <w:szCs w:val="24"/>
          <w:lang w:val="es-ES_tradnl"/>
        </w:rPr>
        <w:t>et al</w:t>
      </w:r>
      <w:r w:rsidR="0032128A" w:rsidRPr="00DC671C">
        <w:rPr>
          <w:rFonts w:ascii="Times New Roman" w:hAnsi="Times New Roman" w:cs="Times New Roman"/>
          <w:noProof/>
          <w:sz w:val="24"/>
          <w:szCs w:val="24"/>
          <w:lang w:val="es-ES_tradnl"/>
        </w:rPr>
        <w:t>. (2021)</w:t>
      </w:r>
      <w:r w:rsidR="0032128A" w:rsidRPr="00DC671C">
        <w:rPr>
          <w:rFonts w:ascii="Times New Roman" w:hAnsi="Times New Roman" w:cs="Times New Roman"/>
          <w:sz w:val="24"/>
          <w:szCs w:val="24"/>
          <w:lang w:val="es-ES_tradnl"/>
        </w:rPr>
        <w:fldChar w:fldCharType="end"/>
      </w:r>
      <w:r w:rsidR="003457C1">
        <w:rPr>
          <w:rFonts w:ascii="Times New Roman" w:hAnsi="Times New Roman" w:cs="Times New Roman"/>
          <w:sz w:val="24"/>
          <w:szCs w:val="24"/>
          <w:lang w:val="es-ES_tradnl"/>
        </w:rPr>
        <w:t xml:space="preserve">, quienes </w:t>
      </w:r>
      <w:r w:rsidR="0032128A" w:rsidRPr="00DC671C">
        <w:rPr>
          <w:rFonts w:ascii="Times New Roman" w:hAnsi="Times New Roman" w:cs="Times New Roman"/>
          <w:sz w:val="24"/>
          <w:szCs w:val="24"/>
          <w:lang w:val="es-ES_tradnl"/>
        </w:rPr>
        <w:t>convierte</w:t>
      </w:r>
      <w:r w:rsidR="003457C1">
        <w:rPr>
          <w:rFonts w:ascii="Times New Roman" w:hAnsi="Times New Roman" w:cs="Times New Roman"/>
          <w:sz w:val="24"/>
          <w:szCs w:val="24"/>
          <w:lang w:val="es-ES_tradnl"/>
        </w:rPr>
        <w:t xml:space="preserve">n </w:t>
      </w:r>
      <w:r w:rsidR="0032128A" w:rsidRPr="00DC671C">
        <w:rPr>
          <w:rFonts w:ascii="Times New Roman" w:hAnsi="Times New Roman" w:cs="Times New Roman"/>
          <w:sz w:val="24"/>
          <w:szCs w:val="24"/>
          <w:lang w:val="es-ES_tradnl"/>
        </w:rPr>
        <w:t xml:space="preserve">datos de panel en puntos grassmannianos </w:t>
      </w:r>
      <w:r w:rsidR="00E0601A">
        <w:rPr>
          <w:rFonts w:ascii="Times New Roman" w:hAnsi="Times New Roman" w:cs="Times New Roman"/>
          <w:sz w:val="24"/>
          <w:szCs w:val="24"/>
          <w:lang w:val="es-ES_tradnl"/>
        </w:rPr>
        <w:t xml:space="preserve">con </w:t>
      </w:r>
      <w:r>
        <w:rPr>
          <w:rFonts w:ascii="Times New Roman" w:hAnsi="Times New Roman" w:cs="Times New Roman"/>
          <w:sz w:val="24"/>
          <w:szCs w:val="24"/>
          <w:lang w:val="es-ES_tradnl"/>
        </w:rPr>
        <w:t xml:space="preserve">el fin </w:t>
      </w:r>
      <w:r w:rsidR="00E0601A">
        <w:rPr>
          <w:rFonts w:ascii="Times New Roman" w:hAnsi="Times New Roman" w:cs="Times New Roman"/>
          <w:sz w:val="24"/>
          <w:szCs w:val="24"/>
          <w:lang w:val="es-ES_tradnl"/>
        </w:rPr>
        <w:t xml:space="preserve">de predecir </w:t>
      </w:r>
      <w:r w:rsidR="0032128A" w:rsidRPr="00DC671C">
        <w:rPr>
          <w:rFonts w:ascii="Times New Roman" w:hAnsi="Times New Roman" w:cs="Times New Roman"/>
          <w:sz w:val="24"/>
          <w:szCs w:val="24"/>
          <w:lang w:val="es-ES_tradnl"/>
        </w:rPr>
        <w:t xml:space="preserve">el fracaso empresarial. </w:t>
      </w:r>
      <w:r w:rsidR="003457C1">
        <w:rPr>
          <w:rFonts w:ascii="Times New Roman" w:hAnsi="Times New Roman" w:cs="Times New Roman"/>
          <w:sz w:val="24"/>
          <w:szCs w:val="24"/>
          <w:lang w:val="es-ES_tradnl"/>
        </w:rPr>
        <w:t>Así</w:t>
      </w:r>
      <w:r w:rsidR="0032128A" w:rsidRPr="00DC671C">
        <w:rPr>
          <w:rFonts w:ascii="Times New Roman" w:hAnsi="Times New Roman" w:cs="Times New Roman"/>
          <w:sz w:val="24"/>
          <w:szCs w:val="24"/>
          <w:lang w:val="es-ES_tradnl"/>
        </w:rPr>
        <w:t xml:space="preserve">, el modelo propuesto </w:t>
      </w:r>
      <w:r w:rsidR="003457C1">
        <w:rPr>
          <w:rFonts w:ascii="Times New Roman" w:hAnsi="Times New Roman" w:cs="Times New Roman"/>
          <w:sz w:val="24"/>
          <w:szCs w:val="24"/>
          <w:lang w:val="es-ES_tradnl"/>
        </w:rPr>
        <w:t xml:space="preserve">por </w:t>
      </w:r>
      <w:r w:rsidR="006577FB">
        <w:rPr>
          <w:rFonts w:ascii="Times New Roman" w:hAnsi="Times New Roman" w:cs="Times New Roman"/>
          <w:sz w:val="24"/>
          <w:szCs w:val="24"/>
          <w:lang w:val="es-ES_tradnl"/>
        </w:rPr>
        <w:t>estos</w:t>
      </w:r>
      <w:r w:rsidR="00712FE9">
        <w:rPr>
          <w:rFonts w:ascii="Times New Roman" w:hAnsi="Times New Roman" w:cs="Times New Roman"/>
          <w:sz w:val="24"/>
          <w:szCs w:val="24"/>
          <w:lang w:val="es-ES_tradnl"/>
        </w:rPr>
        <w:t xml:space="preserve"> </w:t>
      </w:r>
      <w:r w:rsidR="00E0601A">
        <w:rPr>
          <w:rFonts w:ascii="Times New Roman" w:hAnsi="Times New Roman" w:cs="Times New Roman"/>
          <w:sz w:val="24"/>
          <w:szCs w:val="24"/>
          <w:lang w:val="es-ES_tradnl"/>
        </w:rPr>
        <w:t>alcanza</w:t>
      </w:r>
      <w:r w:rsidR="0032128A" w:rsidRPr="00DC671C">
        <w:rPr>
          <w:rFonts w:ascii="Times New Roman" w:hAnsi="Times New Roman" w:cs="Times New Roman"/>
          <w:sz w:val="24"/>
          <w:szCs w:val="24"/>
          <w:lang w:val="es-ES_tradnl"/>
        </w:rPr>
        <w:t xml:space="preserve"> una exactitud de 91.2% para </w:t>
      </w:r>
      <w:r w:rsidR="00E0601A">
        <w:rPr>
          <w:rFonts w:ascii="Times New Roman" w:hAnsi="Times New Roman" w:cs="Times New Roman"/>
          <w:sz w:val="24"/>
          <w:szCs w:val="24"/>
          <w:lang w:val="es-ES_tradnl"/>
        </w:rPr>
        <w:t>discriminar</w:t>
      </w:r>
      <w:r w:rsidR="003457C1">
        <w:rPr>
          <w:rFonts w:ascii="Times New Roman" w:hAnsi="Times New Roman" w:cs="Times New Roman"/>
          <w:sz w:val="24"/>
          <w:szCs w:val="24"/>
          <w:lang w:val="es-ES_tradnl"/>
        </w:rPr>
        <w:t xml:space="preserve"> </w:t>
      </w:r>
      <w:r w:rsidR="0032128A" w:rsidRPr="00DC671C">
        <w:rPr>
          <w:rFonts w:ascii="Times New Roman" w:hAnsi="Times New Roman" w:cs="Times New Roman"/>
          <w:sz w:val="24"/>
          <w:szCs w:val="24"/>
          <w:lang w:val="es-ES_tradnl"/>
        </w:rPr>
        <w:t>entre las empresas fracasadas y las no fracasadas.</w:t>
      </w:r>
    </w:p>
    <w:p w14:paraId="7745D83B" w14:textId="77777777" w:rsidR="0032128A" w:rsidRDefault="0032128A" w:rsidP="0079164B">
      <w:pPr>
        <w:spacing w:after="180" w:line="360" w:lineRule="auto"/>
        <w:jc w:val="both"/>
        <w:rPr>
          <w:rFonts w:ascii="Times New Roman" w:hAnsi="Times New Roman" w:cs="Times New Roman"/>
          <w:sz w:val="24"/>
          <w:szCs w:val="24"/>
        </w:rPr>
      </w:pPr>
    </w:p>
    <w:p w14:paraId="30E32BEA" w14:textId="3813981A" w:rsidR="005221DD" w:rsidRPr="00DC671C" w:rsidRDefault="006B1FE9" w:rsidP="006B1FE9">
      <w:pPr>
        <w:rPr>
          <w:rFonts w:ascii="Times New Roman" w:hAnsi="Times New Roman" w:cs="Times New Roman"/>
          <w:sz w:val="24"/>
          <w:szCs w:val="24"/>
        </w:rPr>
      </w:pPr>
      <w:r>
        <w:rPr>
          <w:rFonts w:ascii="Times New Roman" w:hAnsi="Times New Roman" w:cs="Times New Roman"/>
          <w:sz w:val="24"/>
          <w:szCs w:val="24"/>
        </w:rPr>
        <w:br w:type="page"/>
      </w:r>
    </w:p>
    <w:p w14:paraId="12183010" w14:textId="0D029E0E" w:rsidR="005221DD" w:rsidRPr="006B1FE9" w:rsidRDefault="005221DD" w:rsidP="000E6FC8">
      <w:pPr>
        <w:pStyle w:val="Tablas"/>
        <w:rPr>
          <w:i/>
          <w:iCs/>
        </w:rPr>
      </w:pPr>
      <w:bookmarkStart w:id="173" w:name="_Ref88906482"/>
      <w:bookmarkStart w:id="174" w:name="_Toc94028578"/>
      <w:bookmarkStart w:id="175" w:name="_Toc94033213"/>
      <w:r w:rsidRPr="006B1FE9">
        <w:lastRenderedPageBreak/>
        <w:t xml:space="preserve">Tabla </w:t>
      </w:r>
      <w:fldSimple w:instr=" SEQ Tabla \* ARABIC ">
        <w:r w:rsidR="00A55E47">
          <w:rPr>
            <w:noProof/>
          </w:rPr>
          <w:t>4</w:t>
        </w:r>
      </w:fldSimple>
      <w:bookmarkEnd w:id="173"/>
      <w:r w:rsidRPr="006B1FE9">
        <w:t>: Artículos que han empleado CNN en el ámbito financiero</w:t>
      </w:r>
      <w:bookmarkEnd w:id="174"/>
      <w:bookmarkEnd w:id="175"/>
    </w:p>
    <w:tbl>
      <w:tblPr>
        <w:tblStyle w:val="Tablaconcuadrcula"/>
        <w:tblW w:w="10556" w:type="dxa"/>
        <w:jc w:val="center"/>
        <w:tblLook w:val="04A0" w:firstRow="1" w:lastRow="0" w:firstColumn="1" w:lastColumn="0" w:noHBand="0" w:noVBand="1"/>
      </w:tblPr>
      <w:tblGrid>
        <w:gridCol w:w="1266"/>
        <w:gridCol w:w="1238"/>
        <w:gridCol w:w="2736"/>
        <w:gridCol w:w="1985"/>
        <w:gridCol w:w="708"/>
        <w:gridCol w:w="2623"/>
      </w:tblGrid>
      <w:tr w:rsidR="00276DDA" w:rsidRPr="006B1FE9" w14:paraId="44FBBB50" w14:textId="77777777" w:rsidTr="001B04C6">
        <w:trPr>
          <w:trHeight w:val="468"/>
          <w:jc w:val="center"/>
        </w:trPr>
        <w:tc>
          <w:tcPr>
            <w:tcW w:w="1266" w:type="dxa"/>
            <w:shd w:val="clear" w:color="auto" w:fill="FFD966" w:themeFill="accent4" w:themeFillTint="99"/>
          </w:tcPr>
          <w:p w14:paraId="44F87F06" w14:textId="41FE4B0F" w:rsidR="0090152C" w:rsidRPr="006B1FE9" w:rsidRDefault="003666E1" w:rsidP="006B1FE9">
            <w:pPr>
              <w:jc w:val="center"/>
              <w:rPr>
                <w:rFonts w:ascii="Times New Roman" w:hAnsi="Times New Roman" w:cs="Times New Roman"/>
                <w:b/>
                <w:bCs/>
                <w:sz w:val="20"/>
                <w:szCs w:val="20"/>
              </w:rPr>
            </w:pPr>
            <w:r w:rsidRPr="006B1FE9">
              <w:rPr>
                <w:rFonts w:ascii="Times New Roman" w:hAnsi="Times New Roman" w:cs="Times New Roman"/>
                <w:b/>
                <w:bCs/>
                <w:sz w:val="20"/>
                <w:szCs w:val="20"/>
              </w:rPr>
              <w:t>Entrada CNN</w:t>
            </w:r>
          </w:p>
        </w:tc>
        <w:tc>
          <w:tcPr>
            <w:tcW w:w="1238" w:type="dxa"/>
            <w:shd w:val="clear" w:color="auto" w:fill="FFD966" w:themeFill="accent4" w:themeFillTint="99"/>
          </w:tcPr>
          <w:p w14:paraId="3EF507A8" w14:textId="32957C56" w:rsidR="0090152C" w:rsidRPr="006B1FE9" w:rsidRDefault="003666E1" w:rsidP="006B1FE9">
            <w:pPr>
              <w:jc w:val="center"/>
              <w:rPr>
                <w:rFonts w:ascii="Times New Roman" w:hAnsi="Times New Roman" w:cs="Times New Roman"/>
                <w:b/>
                <w:bCs/>
                <w:sz w:val="20"/>
                <w:szCs w:val="20"/>
              </w:rPr>
            </w:pPr>
            <w:r w:rsidRPr="006B1FE9">
              <w:rPr>
                <w:rFonts w:ascii="Times New Roman" w:hAnsi="Times New Roman" w:cs="Times New Roman"/>
                <w:b/>
                <w:bCs/>
                <w:sz w:val="20"/>
                <w:szCs w:val="20"/>
              </w:rPr>
              <w:t>Temática general</w:t>
            </w:r>
          </w:p>
        </w:tc>
        <w:tc>
          <w:tcPr>
            <w:tcW w:w="2736" w:type="dxa"/>
            <w:shd w:val="clear" w:color="auto" w:fill="FFD966" w:themeFill="accent4" w:themeFillTint="99"/>
          </w:tcPr>
          <w:p w14:paraId="0C2DDF47" w14:textId="69DBC2F1" w:rsidR="0090152C" w:rsidRPr="006B1FE9" w:rsidRDefault="003666E1" w:rsidP="006B1FE9">
            <w:pPr>
              <w:jc w:val="center"/>
              <w:rPr>
                <w:rFonts w:ascii="Times New Roman" w:hAnsi="Times New Roman" w:cs="Times New Roman"/>
                <w:b/>
                <w:bCs/>
                <w:sz w:val="20"/>
                <w:szCs w:val="20"/>
              </w:rPr>
            </w:pPr>
            <w:r w:rsidRPr="006B1FE9">
              <w:rPr>
                <w:rFonts w:ascii="Times New Roman" w:hAnsi="Times New Roman" w:cs="Times New Roman"/>
                <w:b/>
                <w:bCs/>
                <w:sz w:val="20"/>
                <w:szCs w:val="20"/>
              </w:rPr>
              <w:t>Nombre articulo</w:t>
            </w:r>
          </w:p>
        </w:tc>
        <w:tc>
          <w:tcPr>
            <w:tcW w:w="1985" w:type="dxa"/>
            <w:shd w:val="clear" w:color="auto" w:fill="FFD966" w:themeFill="accent4" w:themeFillTint="99"/>
          </w:tcPr>
          <w:p w14:paraId="56DB4EF4" w14:textId="207437BE" w:rsidR="0090152C" w:rsidRPr="006B1FE9" w:rsidRDefault="0090152C" w:rsidP="006B1FE9">
            <w:pPr>
              <w:jc w:val="center"/>
              <w:rPr>
                <w:rFonts w:ascii="Times New Roman" w:hAnsi="Times New Roman" w:cs="Times New Roman"/>
                <w:b/>
                <w:bCs/>
                <w:sz w:val="20"/>
                <w:szCs w:val="20"/>
              </w:rPr>
            </w:pPr>
            <w:r w:rsidRPr="006B1FE9">
              <w:rPr>
                <w:rFonts w:ascii="Times New Roman" w:hAnsi="Times New Roman" w:cs="Times New Roman"/>
                <w:b/>
                <w:bCs/>
                <w:sz w:val="20"/>
                <w:szCs w:val="20"/>
              </w:rPr>
              <w:t>Autor</w:t>
            </w:r>
            <w:r w:rsidR="003666E1" w:rsidRPr="006B1FE9">
              <w:rPr>
                <w:rFonts w:ascii="Times New Roman" w:hAnsi="Times New Roman" w:cs="Times New Roman"/>
                <w:b/>
                <w:bCs/>
                <w:sz w:val="20"/>
                <w:szCs w:val="20"/>
              </w:rPr>
              <w:t>/es</w:t>
            </w:r>
          </w:p>
        </w:tc>
        <w:tc>
          <w:tcPr>
            <w:tcW w:w="708" w:type="dxa"/>
            <w:shd w:val="clear" w:color="auto" w:fill="FFD966" w:themeFill="accent4" w:themeFillTint="99"/>
          </w:tcPr>
          <w:p w14:paraId="3670CE44" w14:textId="77777777" w:rsidR="0090152C" w:rsidRPr="006B1FE9" w:rsidRDefault="0090152C" w:rsidP="006B1FE9">
            <w:pPr>
              <w:jc w:val="center"/>
              <w:rPr>
                <w:rFonts w:ascii="Times New Roman" w:hAnsi="Times New Roman" w:cs="Times New Roman"/>
                <w:b/>
                <w:bCs/>
                <w:sz w:val="20"/>
                <w:szCs w:val="20"/>
              </w:rPr>
            </w:pPr>
            <w:r w:rsidRPr="006B1FE9">
              <w:rPr>
                <w:rFonts w:ascii="Times New Roman" w:hAnsi="Times New Roman" w:cs="Times New Roman"/>
                <w:b/>
                <w:bCs/>
                <w:sz w:val="20"/>
                <w:szCs w:val="20"/>
              </w:rPr>
              <w:t>Año</w:t>
            </w:r>
          </w:p>
        </w:tc>
        <w:tc>
          <w:tcPr>
            <w:tcW w:w="2623" w:type="dxa"/>
            <w:shd w:val="clear" w:color="auto" w:fill="FFD966" w:themeFill="accent4" w:themeFillTint="99"/>
          </w:tcPr>
          <w:p w14:paraId="17D79855" w14:textId="26D515FD" w:rsidR="0090152C" w:rsidRPr="006B1FE9" w:rsidRDefault="00296F29" w:rsidP="006B1FE9">
            <w:pPr>
              <w:jc w:val="center"/>
              <w:rPr>
                <w:rFonts w:ascii="Times New Roman" w:hAnsi="Times New Roman" w:cs="Times New Roman"/>
                <w:b/>
                <w:bCs/>
                <w:sz w:val="20"/>
                <w:szCs w:val="20"/>
              </w:rPr>
            </w:pPr>
            <w:r w:rsidRPr="006B1FE9">
              <w:rPr>
                <w:rFonts w:ascii="Times New Roman" w:hAnsi="Times New Roman" w:cs="Times New Roman"/>
                <w:b/>
                <w:bCs/>
                <w:sz w:val="20"/>
                <w:szCs w:val="20"/>
              </w:rPr>
              <w:t>Medidas</w:t>
            </w:r>
          </w:p>
        </w:tc>
      </w:tr>
      <w:tr w:rsidR="00C50B7B" w:rsidRPr="006B1FE9" w14:paraId="5D0D0E6C" w14:textId="77777777" w:rsidTr="001B04C6">
        <w:trPr>
          <w:trHeight w:val="152"/>
          <w:jc w:val="center"/>
        </w:trPr>
        <w:tc>
          <w:tcPr>
            <w:tcW w:w="1266" w:type="dxa"/>
            <w:vMerge w:val="restart"/>
            <w:shd w:val="clear" w:color="auto" w:fill="DEEAF6" w:themeFill="accent5" w:themeFillTint="33"/>
            <w:vAlign w:val="center"/>
          </w:tcPr>
          <w:p w14:paraId="7F71E314" w14:textId="266B2971" w:rsidR="0026400B" w:rsidRPr="006B1FE9" w:rsidRDefault="003666E1" w:rsidP="006B1FE9">
            <w:pPr>
              <w:jc w:val="center"/>
              <w:rPr>
                <w:rFonts w:ascii="Times New Roman" w:hAnsi="Times New Roman" w:cs="Times New Roman"/>
                <w:b/>
                <w:bCs/>
                <w:sz w:val="20"/>
                <w:szCs w:val="20"/>
              </w:rPr>
            </w:pPr>
            <w:r w:rsidRPr="006B1FE9">
              <w:rPr>
                <w:rFonts w:ascii="Times New Roman" w:hAnsi="Times New Roman" w:cs="Times New Roman"/>
                <w:b/>
                <w:bCs/>
                <w:sz w:val="20"/>
                <w:szCs w:val="20"/>
              </w:rPr>
              <w:t>I</w:t>
            </w:r>
            <w:r w:rsidR="0026400B" w:rsidRPr="006B1FE9">
              <w:rPr>
                <w:rFonts w:ascii="Times New Roman" w:hAnsi="Times New Roman" w:cs="Times New Roman"/>
                <w:b/>
                <w:bCs/>
                <w:sz w:val="20"/>
                <w:szCs w:val="20"/>
              </w:rPr>
              <w:t>mágenes</w:t>
            </w:r>
          </w:p>
        </w:tc>
        <w:tc>
          <w:tcPr>
            <w:tcW w:w="1238" w:type="dxa"/>
            <w:vMerge w:val="restart"/>
            <w:vAlign w:val="center"/>
          </w:tcPr>
          <w:p w14:paraId="7E0D033C" w14:textId="09EE63E6" w:rsidR="0026400B" w:rsidRPr="006B1FE9" w:rsidRDefault="0026400B" w:rsidP="006B1FE9">
            <w:pPr>
              <w:jc w:val="center"/>
              <w:rPr>
                <w:rFonts w:ascii="Times New Roman" w:hAnsi="Times New Roman" w:cs="Times New Roman"/>
                <w:b/>
                <w:bCs/>
                <w:sz w:val="20"/>
                <w:szCs w:val="20"/>
              </w:rPr>
            </w:pPr>
            <w:r w:rsidRPr="006B1FE9">
              <w:rPr>
                <w:rFonts w:ascii="Times New Roman" w:hAnsi="Times New Roman" w:cs="Times New Roman"/>
                <w:b/>
                <w:bCs/>
                <w:sz w:val="20"/>
                <w:szCs w:val="20"/>
              </w:rPr>
              <w:t>Trading</w:t>
            </w:r>
          </w:p>
        </w:tc>
        <w:tc>
          <w:tcPr>
            <w:tcW w:w="2736" w:type="dxa"/>
          </w:tcPr>
          <w:p w14:paraId="4F2165AF" w14:textId="257BEB92" w:rsidR="0026400B" w:rsidRPr="006B1FE9" w:rsidRDefault="0026400B" w:rsidP="006B1FE9">
            <w:pPr>
              <w:jc w:val="center"/>
              <w:rPr>
                <w:rFonts w:ascii="Times New Roman" w:hAnsi="Times New Roman" w:cs="Times New Roman"/>
                <w:sz w:val="20"/>
                <w:szCs w:val="20"/>
              </w:rPr>
            </w:pPr>
            <w:r w:rsidRPr="006B1FE9">
              <w:rPr>
                <w:rFonts w:ascii="Times New Roman" w:hAnsi="Times New Roman" w:cs="Times New Roman"/>
                <w:sz w:val="20"/>
                <w:szCs w:val="20"/>
                <w:lang w:val="es-ES_tradnl"/>
              </w:rPr>
              <w:t>Algorithmic financial trading with deep convolutional neural networks: Time series to image conversion approach</w:t>
            </w:r>
          </w:p>
        </w:tc>
        <w:tc>
          <w:tcPr>
            <w:tcW w:w="1985" w:type="dxa"/>
          </w:tcPr>
          <w:p w14:paraId="47392961" w14:textId="77777777" w:rsidR="0026400B" w:rsidRPr="006B1FE9" w:rsidRDefault="0026400B" w:rsidP="006B1FE9">
            <w:pPr>
              <w:jc w:val="center"/>
              <w:rPr>
                <w:rFonts w:ascii="Times New Roman" w:hAnsi="Times New Roman" w:cs="Times New Roman"/>
                <w:sz w:val="20"/>
                <w:szCs w:val="20"/>
                <w:lang w:val="es-ES_tradnl"/>
              </w:rPr>
            </w:pPr>
            <w:r w:rsidRPr="006B1FE9">
              <w:rPr>
                <w:rFonts w:ascii="Times New Roman" w:hAnsi="Times New Roman" w:cs="Times New Roman"/>
                <w:sz w:val="20"/>
                <w:szCs w:val="20"/>
                <w:lang w:val="es-ES_tradnl"/>
              </w:rPr>
              <w:t>Sezer, Omer Berat</w:t>
            </w:r>
          </w:p>
          <w:p w14:paraId="4F46C84F" w14:textId="76F54C6C" w:rsidR="0026400B" w:rsidRPr="006B1FE9" w:rsidRDefault="0026400B" w:rsidP="006B1FE9">
            <w:pPr>
              <w:jc w:val="center"/>
              <w:rPr>
                <w:rFonts w:ascii="Times New Roman" w:hAnsi="Times New Roman" w:cs="Times New Roman"/>
                <w:sz w:val="20"/>
                <w:szCs w:val="20"/>
              </w:rPr>
            </w:pPr>
            <w:r w:rsidRPr="006B1FE9">
              <w:rPr>
                <w:rFonts w:ascii="Times New Roman" w:hAnsi="Times New Roman" w:cs="Times New Roman"/>
                <w:sz w:val="20"/>
                <w:szCs w:val="20"/>
                <w:lang w:val="es-ES_tradnl"/>
              </w:rPr>
              <w:t>Ozbayoglu, Ahmet Murat</w:t>
            </w:r>
          </w:p>
        </w:tc>
        <w:tc>
          <w:tcPr>
            <w:tcW w:w="708" w:type="dxa"/>
          </w:tcPr>
          <w:p w14:paraId="697F6174" w14:textId="405FB804" w:rsidR="0026400B" w:rsidRPr="006B1FE9" w:rsidRDefault="0026400B" w:rsidP="00DC5514">
            <w:pPr>
              <w:jc w:val="center"/>
              <w:rPr>
                <w:rFonts w:ascii="Times New Roman" w:hAnsi="Times New Roman" w:cs="Times New Roman"/>
                <w:sz w:val="20"/>
                <w:szCs w:val="20"/>
              </w:rPr>
            </w:pPr>
            <w:r w:rsidRPr="006B1FE9">
              <w:rPr>
                <w:rFonts w:ascii="Times New Roman" w:hAnsi="Times New Roman" w:cs="Times New Roman"/>
                <w:sz w:val="20"/>
                <w:szCs w:val="20"/>
              </w:rPr>
              <w:t>2018</w:t>
            </w:r>
          </w:p>
        </w:tc>
        <w:tc>
          <w:tcPr>
            <w:tcW w:w="2623" w:type="dxa"/>
          </w:tcPr>
          <w:p w14:paraId="423F3584" w14:textId="77777777" w:rsidR="00DC5514" w:rsidRDefault="008C1922" w:rsidP="00DC5514">
            <w:pPr>
              <w:jc w:val="both"/>
              <w:rPr>
                <w:rFonts w:ascii="Times New Roman" w:hAnsi="Times New Roman" w:cs="Times New Roman"/>
                <w:b/>
                <w:bCs/>
                <w:sz w:val="20"/>
                <w:szCs w:val="20"/>
              </w:rPr>
            </w:pPr>
            <w:r w:rsidRPr="006B1FE9">
              <w:rPr>
                <w:rFonts w:ascii="Times New Roman" w:hAnsi="Times New Roman" w:cs="Times New Roman"/>
                <w:b/>
                <w:bCs/>
                <w:sz w:val="20"/>
                <w:szCs w:val="20"/>
              </w:rPr>
              <w:t>Exactitud:</w:t>
            </w:r>
          </w:p>
          <w:p w14:paraId="24864D81" w14:textId="6ABCE608" w:rsidR="008C1922" w:rsidRPr="00DC5514" w:rsidRDefault="008C1922" w:rsidP="00833E03">
            <w:pPr>
              <w:pStyle w:val="Prrafodelista"/>
              <w:numPr>
                <w:ilvl w:val="0"/>
                <w:numId w:val="4"/>
              </w:numPr>
              <w:jc w:val="both"/>
              <w:rPr>
                <w:rFonts w:ascii="Times New Roman" w:hAnsi="Times New Roman" w:cs="Times New Roman"/>
                <w:b/>
                <w:bCs/>
                <w:sz w:val="20"/>
                <w:szCs w:val="20"/>
              </w:rPr>
            </w:pPr>
            <w:r w:rsidRPr="00DC5514">
              <w:rPr>
                <w:rFonts w:ascii="Times New Roman" w:hAnsi="Times New Roman" w:cs="Times New Roman"/>
                <w:sz w:val="20"/>
                <w:szCs w:val="20"/>
              </w:rPr>
              <w:t xml:space="preserve">Acciones: </w:t>
            </w:r>
            <w:r w:rsidR="00D81D94" w:rsidRPr="00DC5514">
              <w:rPr>
                <w:rFonts w:ascii="Times New Roman" w:hAnsi="Times New Roman" w:cs="Times New Roman"/>
                <w:sz w:val="20"/>
                <w:szCs w:val="20"/>
              </w:rPr>
              <w:t>58%</w:t>
            </w:r>
          </w:p>
          <w:p w14:paraId="32E02C37" w14:textId="6220093E" w:rsidR="00D81D94" w:rsidRPr="006B1FE9" w:rsidRDefault="008C1922" w:rsidP="00833E03">
            <w:pPr>
              <w:pStyle w:val="Prrafodelista"/>
              <w:numPr>
                <w:ilvl w:val="0"/>
                <w:numId w:val="4"/>
              </w:numPr>
              <w:jc w:val="both"/>
              <w:rPr>
                <w:rFonts w:ascii="Times New Roman" w:hAnsi="Times New Roman" w:cs="Times New Roman"/>
                <w:sz w:val="20"/>
                <w:szCs w:val="20"/>
              </w:rPr>
            </w:pPr>
            <w:r w:rsidRPr="006B1FE9">
              <w:rPr>
                <w:rFonts w:ascii="Times New Roman" w:hAnsi="Times New Roman" w:cs="Times New Roman"/>
                <w:sz w:val="20"/>
                <w:szCs w:val="20"/>
              </w:rPr>
              <w:t>F</w:t>
            </w:r>
            <w:r w:rsidR="00D81D94" w:rsidRPr="006B1FE9">
              <w:rPr>
                <w:rFonts w:ascii="Times New Roman" w:hAnsi="Times New Roman" w:cs="Times New Roman"/>
                <w:sz w:val="20"/>
                <w:szCs w:val="20"/>
              </w:rPr>
              <w:t>ondos cotizados</w:t>
            </w:r>
            <w:r w:rsidRPr="006B1FE9">
              <w:rPr>
                <w:rFonts w:ascii="Times New Roman" w:hAnsi="Times New Roman" w:cs="Times New Roman"/>
                <w:sz w:val="20"/>
                <w:szCs w:val="20"/>
              </w:rPr>
              <w:t>: 62%</w:t>
            </w:r>
          </w:p>
        </w:tc>
      </w:tr>
      <w:tr w:rsidR="00C50B7B" w:rsidRPr="006B1FE9" w14:paraId="73B7F92B" w14:textId="77777777" w:rsidTr="001B04C6">
        <w:trPr>
          <w:trHeight w:val="161"/>
          <w:jc w:val="center"/>
        </w:trPr>
        <w:tc>
          <w:tcPr>
            <w:tcW w:w="1266" w:type="dxa"/>
            <w:vMerge/>
            <w:shd w:val="clear" w:color="auto" w:fill="DEEAF6" w:themeFill="accent5" w:themeFillTint="33"/>
          </w:tcPr>
          <w:p w14:paraId="58EF3A45" w14:textId="77777777" w:rsidR="0026400B" w:rsidRPr="006B1FE9" w:rsidRDefault="0026400B" w:rsidP="006B1FE9">
            <w:pPr>
              <w:jc w:val="center"/>
              <w:rPr>
                <w:rFonts w:ascii="Times New Roman" w:hAnsi="Times New Roman" w:cs="Times New Roman"/>
                <w:b/>
                <w:bCs/>
                <w:sz w:val="20"/>
                <w:szCs w:val="20"/>
              </w:rPr>
            </w:pPr>
          </w:p>
        </w:tc>
        <w:tc>
          <w:tcPr>
            <w:tcW w:w="1238" w:type="dxa"/>
            <w:vMerge/>
          </w:tcPr>
          <w:p w14:paraId="04E4C17E" w14:textId="77777777" w:rsidR="0026400B" w:rsidRPr="006B1FE9" w:rsidRDefault="0026400B" w:rsidP="006B1FE9">
            <w:pPr>
              <w:jc w:val="center"/>
              <w:rPr>
                <w:rFonts w:ascii="Times New Roman" w:hAnsi="Times New Roman" w:cs="Times New Roman"/>
                <w:b/>
                <w:bCs/>
                <w:sz w:val="20"/>
                <w:szCs w:val="20"/>
              </w:rPr>
            </w:pPr>
          </w:p>
        </w:tc>
        <w:tc>
          <w:tcPr>
            <w:tcW w:w="2736" w:type="dxa"/>
          </w:tcPr>
          <w:p w14:paraId="6C9B5EA0" w14:textId="4700C07D" w:rsidR="0026400B" w:rsidRPr="006B1FE9" w:rsidRDefault="0026400B" w:rsidP="006B1FE9">
            <w:pPr>
              <w:jc w:val="center"/>
              <w:rPr>
                <w:rFonts w:ascii="Times New Roman" w:hAnsi="Times New Roman" w:cs="Times New Roman"/>
                <w:sz w:val="20"/>
                <w:szCs w:val="20"/>
              </w:rPr>
            </w:pPr>
            <w:r w:rsidRPr="006B1FE9">
              <w:rPr>
                <w:rFonts w:ascii="Times New Roman" w:hAnsi="Times New Roman" w:cs="Times New Roman"/>
                <w:sz w:val="20"/>
                <w:szCs w:val="20"/>
                <w:lang w:val="es-ES_tradnl"/>
              </w:rPr>
              <w:t>Encoding candlesticks as images for pattern classification using convolutional neural networks</w:t>
            </w:r>
          </w:p>
        </w:tc>
        <w:tc>
          <w:tcPr>
            <w:tcW w:w="1985" w:type="dxa"/>
          </w:tcPr>
          <w:p w14:paraId="43F9D36B" w14:textId="77777777" w:rsidR="0026400B" w:rsidRPr="006B1FE9" w:rsidRDefault="0026400B" w:rsidP="006B1FE9">
            <w:pPr>
              <w:jc w:val="center"/>
              <w:rPr>
                <w:rFonts w:ascii="Times New Roman" w:hAnsi="Times New Roman" w:cs="Times New Roman"/>
                <w:sz w:val="20"/>
                <w:szCs w:val="20"/>
                <w:lang w:val="es-ES_tradnl"/>
              </w:rPr>
            </w:pPr>
            <w:r w:rsidRPr="006B1FE9">
              <w:rPr>
                <w:rFonts w:ascii="Times New Roman" w:hAnsi="Times New Roman" w:cs="Times New Roman"/>
                <w:sz w:val="20"/>
                <w:szCs w:val="20"/>
                <w:lang w:val="es-ES_tradnl"/>
              </w:rPr>
              <w:t>Chen, Jun Hao</w:t>
            </w:r>
          </w:p>
          <w:p w14:paraId="1F8A201B" w14:textId="62307C39" w:rsidR="0026400B" w:rsidRPr="006B1FE9" w:rsidRDefault="0026400B" w:rsidP="006B1FE9">
            <w:pPr>
              <w:jc w:val="center"/>
              <w:rPr>
                <w:rFonts w:ascii="Times New Roman" w:hAnsi="Times New Roman" w:cs="Times New Roman"/>
                <w:sz w:val="20"/>
                <w:szCs w:val="20"/>
              </w:rPr>
            </w:pPr>
            <w:r w:rsidRPr="006B1FE9">
              <w:rPr>
                <w:rFonts w:ascii="Times New Roman" w:hAnsi="Times New Roman" w:cs="Times New Roman"/>
                <w:sz w:val="20"/>
                <w:szCs w:val="20"/>
                <w:lang w:val="es-ES_tradnl"/>
              </w:rPr>
              <w:t>Tsai, Yun Cheng</w:t>
            </w:r>
          </w:p>
        </w:tc>
        <w:tc>
          <w:tcPr>
            <w:tcW w:w="708" w:type="dxa"/>
          </w:tcPr>
          <w:p w14:paraId="10FE6894" w14:textId="6B513BCD" w:rsidR="0026400B" w:rsidRPr="006B1FE9" w:rsidRDefault="0026400B" w:rsidP="00DC5514">
            <w:pPr>
              <w:jc w:val="center"/>
              <w:rPr>
                <w:rFonts w:ascii="Times New Roman" w:hAnsi="Times New Roman" w:cs="Times New Roman"/>
                <w:sz w:val="20"/>
                <w:szCs w:val="20"/>
              </w:rPr>
            </w:pPr>
            <w:r w:rsidRPr="006B1FE9">
              <w:rPr>
                <w:rFonts w:ascii="Times New Roman" w:hAnsi="Times New Roman" w:cs="Times New Roman"/>
                <w:sz w:val="20"/>
                <w:szCs w:val="20"/>
              </w:rPr>
              <w:t>2020</w:t>
            </w:r>
          </w:p>
        </w:tc>
        <w:tc>
          <w:tcPr>
            <w:tcW w:w="2623" w:type="dxa"/>
          </w:tcPr>
          <w:p w14:paraId="03E491D4" w14:textId="77777777" w:rsidR="00DC5514" w:rsidRDefault="001B04C6" w:rsidP="00DC5514">
            <w:pPr>
              <w:keepNext/>
              <w:jc w:val="both"/>
              <w:rPr>
                <w:rFonts w:ascii="Times New Roman" w:hAnsi="Times New Roman" w:cs="Times New Roman"/>
                <w:b/>
                <w:bCs/>
                <w:sz w:val="20"/>
                <w:szCs w:val="20"/>
              </w:rPr>
            </w:pPr>
            <w:r w:rsidRPr="006B1FE9">
              <w:rPr>
                <w:rFonts w:ascii="Times New Roman" w:hAnsi="Times New Roman" w:cs="Times New Roman"/>
                <w:b/>
                <w:bCs/>
                <w:sz w:val="20"/>
                <w:szCs w:val="20"/>
              </w:rPr>
              <w:t xml:space="preserve">Exactitud </w:t>
            </w:r>
            <w:r w:rsidR="008C1922" w:rsidRPr="006B1FE9">
              <w:rPr>
                <w:rFonts w:ascii="Times New Roman" w:hAnsi="Times New Roman" w:cs="Times New Roman"/>
                <w:sz w:val="20"/>
                <w:szCs w:val="20"/>
              </w:rPr>
              <w:t>(*)</w:t>
            </w:r>
            <w:r w:rsidRPr="006B1FE9">
              <w:rPr>
                <w:rFonts w:ascii="Times New Roman" w:hAnsi="Times New Roman" w:cs="Times New Roman"/>
                <w:b/>
                <w:bCs/>
                <w:sz w:val="20"/>
                <w:szCs w:val="20"/>
              </w:rPr>
              <w:t>:</w:t>
            </w:r>
          </w:p>
          <w:p w14:paraId="0CD0C825" w14:textId="77777777" w:rsidR="00DC5514" w:rsidRDefault="001B04C6" w:rsidP="00833E03">
            <w:pPr>
              <w:pStyle w:val="Prrafodelista"/>
              <w:keepNext/>
              <w:numPr>
                <w:ilvl w:val="0"/>
                <w:numId w:val="13"/>
              </w:numPr>
              <w:jc w:val="both"/>
              <w:rPr>
                <w:rFonts w:ascii="Times New Roman" w:hAnsi="Times New Roman" w:cs="Times New Roman"/>
                <w:sz w:val="20"/>
                <w:szCs w:val="20"/>
              </w:rPr>
            </w:pPr>
            <w:r w:rsidRPr="00DC5514">
              <w:rPr>
                <w:rFonts w:ascii="Times New Roman" w:hAnsi="Times New Roman" w:cs="Times New Roman"/>
                <w:sz w:val="20"/>
                <w:szCs w:val="20"/>
              </w:rPr>
              <w:t>D</w:t>
            </w:r>
            <w:r w:rsidR="00D81D94" w:rsidRPr="00DC5514">
              <w:rPr>
                <w:rFonts w:ascii="Times New Roman" w:hAnsi="Times New Roman" w:cs="Times New Roman"/>
                <w:sz w:val="20"/>
                <w:szCs w:val="20"/>
              </w:rPr>
              <w:t>atos simulación</w:t>
            </w:r>
            <w:r w:rsidRPr="00DC5514">
              <w:rPr>
                <w:rFonts w:ascii="Times New Roman" w:hAnsi="Times New Roman" w:cs="Times New Roman"/>
                <w:sz w:val="20"/>
                <w:szCs w:val="20"/>
              </w:rPr>
              <w:t>: 92.42%</w:t>
            </w:r>
          </w:p>
          <w:p w14:paraId="68788CA1" w14:textId="1695D31D" w:rsidR="00C50B7B" w:rsidRPr="00DC5514" w:rsidRDefault="001B04C6" w:rsidP="00833E03">
            <w:pPr>
              <w:pStyle w:val="Prrafodelista"/>
              <w:keepNext/>
              <w:numPr>
                <w:ilvl w:val="0"/>
                <w:numId w:val="13"/>
              </w:numPr>
              <w:jc w:val="both"/>
              <w:rPr>
                <w:rFonts w:ascii="Times New Roman" w:hAnsi="Times New Roman" w:cs="Times New Roman"/>
                <w:sz w:val="20"/>
                <w:szCs w:val="20"/>
              </w:rPr>
            </w:pPr>
            <w:r w:rsidRPr="00DC5514">
              <w:rPr>
                <w:rFonts w:ascii="Times New Roman" w:hAnsi="Times New Roman" w:cs="Times New Roman"/>
                <w:sz w:val="20"/>
                <w:szCs w:val="20"/>
              </w:rPr>
              <w:t>D</w:t>
            </w:r>
            <w:r w:rsidR="00C50B7B" w:rsidRPr="00DC5514">
              <w:rPr>
                <w:rFonts w:ascii="Times New Roman" w:hAnsi="Times New Roman" w:cs="Times New Roman"/>
                <w:sz w:val="20"/>
                <w:szCs w:val="20"/>
              </w:rPr>
              <w:t>atos reales</w:t>
            </w:r>
            <w:r w:rsidRPr="00DC5514">
              <w:rPr>
                <w:rFonts w:ascii="Times New Roman" w:hAnsi="Times New Roman" w:cs="Times New Roman"/>
                <w:sz w:val="20"/>
                <w:szCs w:val="20"/>
              </w:rPr>
              <w:t>: 90.7%</w:t>
            </w:r>
          </w:p>
        </w:tc>
      </w:tr>
      <w:tr w:rsidR="00C50B7B" w:rsidRPr="006B1FE9" w14:paraId="273326DA" w14:textId="77777777" w:rsidTr="001B04C6">
        <w:trPr>
          <w:trHeight w:val="161"/>
          <w:jc w:val="center"/>
        </w:trPr>
        <w:tc>
          <w:tcPr>
            <w:tcW w:w="1266" w:type="dxa"/>
            <w:vMerge/>
            <w:shd w:val="clear" w:color="auto" w:fill="DEEAF6" w:themeFill="accent5" w:themeFillTint="33"/>
          </w:tcPr>
          <w:p w14:paraId="66E84AC4" w14:textId="77777777" w:rsidR="0026400B" w:rsidRPr="006B1FE9" w:rsidRDefault="0026400B" w:rsidP="006B1FE9">
            <w:pPr>
              <w:jc w:val="center"/>
              <w:rPr>
                <w:rFonts w:ascii="Times New Roman" w:hAnsi="Times New Roman" w:cs="Times New Roman"/>
                <w:b/>
                <w:bCs/>
                <w:sz w:val="20"/>
                <w:szCs w:val="20"/>
              </w:rPr>
            </w:pPr>
          </w:p>
        </w:tc>
        <w:tc>
          <w:tcPr>
            <w:tcW w:w="1238" w:type="dxa"/>
            <w:vAlign w:val="center"/>
          </w:tcPr>
          <w:p w14:paraId="78891E09" w14:textId="35B91AF4" w:rsidR="0026400B" w:rsidRPr="006B1FE9" w:rsidRDefault="00590456" w:rsidP="006B1FE9">
            <w:pPr>
              <w:jc w:val="center"/>
              <w:rPr>
                <w:rFonts w:ascii="Times New Roman" w:hAnsi="Times New Roman" w:cs="Times New Roman"/>
                <w:b/>
                <w:bCs/>
                <w:sz w:val="20"/>
                <w:szCs w:val="20"/>
              </w:rPr>
            </w:pPr>
            <w:r w:rsidRPr="006B1FE9">
              <w:rPr>
                <w:rFonts w:ascii="Times New Roman" w:hAnsi="Times New Roman" w:cs="Times New Roman"/>
                <w:b/>
                <w:bCs/>
                <w:sz w:val="20"/>
                <w:szCs w:val="20"/>
                <w:lang w:val="es-ES_tradnl"/>
              </w:rPr>
              <w:t>Predicción destino empresarial</w:t>
            </w:r>
          </w:p>
        </w:tc>
        <w:tc>
          <w:tcPr>
            <w:tcW w:w="2736" w:type="dxa"/>
          </w:tcPr>
          <w:p w14:paraId="3F52417F" w14:textId="6C9141E8" w:rsidR="0026400B" w:rsidRPr="006B1FE9" w:rsidRDefault="0026400B" w:rsidP="006B1FE9">
            <w:pPr>
              <w:jc w:val="center"/>
              <w:rPr>
                <w:rFonts w:ascii="Times New Roman" w:hAnsi="Times New Roman" w:cs="Times New Roman"/>
                <w:sz w:val="20"/>
                <w:szCs w:val="20"/>
                <w:lang w:val="es-ES_tradnl"/>
              </w:rPr>
            </w:pPr>
            <w:r w:rsidRPr="006B1FE9">
              <w:rPr>
                <w:rFonts w:ascii="Times New Roman" w:hAnsi="Times New Roman" w:cs="Times New Roman"/>
                <w:sz w:val="20"/>
                <w:szCs w:val="20"/>
                <w:lang w:val="es-ES_tradnl"/>
              </w:rPr>
              <w:t>Bankruptcy prediction using imaged financial ratios and convolutional neural networks</w:t>
            </w:r>
          </w:p>
        </w:tc>
        <w:tc>
          <w:tcPr>
            <w:tcW w:w="1985" w:type="dxa"/>
          </w:tcPr>
          <w:p w14:paraId="51A77349" w14:textId="05A0C08A" w:rsidR="0026400B" w:rsidRPr="006B1FE9" w:rsidRDefault="0026400B" w:rsidP="006B1FE9">
            <w:pPr>
              <w:jc w:val="center"/>
              <w:rPr>
                <w:rFonts w:ascii="Times New Roman" w:hAnsi="Times New Roman" w:cs="Times New Roman"/>
                <w:sz w:val="20"/>
                <w:szCs w:val="20"/>
                <w:lang w:val="es-ES_tradnl"/>
              </w:rPr>
            </w:pPr>
            <w:r w:rsidRPr="006B1FE9">
              <w:rPr>
                <w:rFonts w:ascii="Times New Roman" w:hAnsi="Times New Roman" w:cs="Times New Roman"/>
                <w:sz w:val="20"/>
                <w:szCs w:val="20"/>
                <w:lang w:val="es-ES_tradnl"/>
              </w:rPr>
              <w:t>Hosaka, Tadaaki</w:t>
            </w:r>
          </w:p>
        </w:tc>
        <w:tc>
          <w:tcPr>
            <w:tcW w:w="708" w:type="dxa"/>
          </w:tcPr>
          <w:p w14:paraId="1FFEA2AB" w14:textId="3CF6F56A" w:rsidR="0026400B" w:rsidRPr="006B1FE9" w:rsidRDefault="0026400B" w:rsidP="00DC5514">
            <w:pPr>
              <w:jc w:val="center"/>
              <w:rPr>
                <w:rFonts w:ascii="Times New Roman" w:hAnsi="Times New Roman" w:cs="Times New Roman"/>
                <w:sz w:val="20"/>
                <w:szCs w:val="20"/>
              </w:rPr>
            </w:pPr>
            <w:r w:rsidRPr="006B1FE9">
              <w:rPr>
                <w:rFonts w:ascii="Times New Roman" w:hAnsi="Times New Roman" w:cs="Times New Roman"/>
                <w:sz w:val="20"/>
                <w:szCs w:val="20"/>
              </w:rPr>
              <w:t>2019</w:t>
            </w:r>
          </w:p>
        </w:tc>
        <w:tc>
          <w:tcPr>
            <w:tcW w:w="2623" w:type="dxa"/>
          </w:tcPr>
          <w:p w14:paraId="1696640C" w14:textId="6DC438C0" w:rsidR="00A954E4" w:rsidRPr="006B1FE9" w:rsidRDefault="00A954E4" w:rsidP="00DC5514">
            <w:pPr>
              <w:keepNext/>
              <w:jc w:val="both"/>
              <w:rPr>
                <w:rFonts w:ascii="Times New Roman" w:hAnsi="Times New Roman" w:cs="Times New Roman"/>
                <w:b/>
                <w:bCs/>
                <w:sz w:val="20"/>
                <w:szCs w:val="20"/>
              </w:rPr>
            </w:pPr>
            <w:r w:rsidRPr="006B1FE9">
              <w:rPr>
                <w:rFonts w:ascii="Times New Roman" w:hAnsi="Times New Roman" w:cs="Times New Roman"/>
                <w:b/>
                <w:bCs/>
                <w:sz w:val="20"/>
                <w:szCs w:val="20"/>
              </w:rPr>
              <w:t>Exactitud</w:t>
            </w:r>
            <w:r w:rsidR="008C1922" w:rsidRPr="006B1FE9">
              <w:rPr>
                <w:rFonts w:ascii="Times New Roman" w:hAnsi="Times New Roman" w:cs="Times New Roman"/>
                <w:b/>
                <w:bCs/>
                <w:sz w:val="20"/>
                <w:szCs w:val="20"/>
              </w:rPr>
              <w:t xml:space="preserve"> </w:t>
            </w:r>
            <w:r w:rsidR="001B04C6" w:rsidRPr="006B1FE9">
              <w:rPr>
                <w:rFonts w:ascii="Times New Roman" w:hAnsi="Times New Roman" w:cs="Times New Roman"/>
                <w:sz w:val="20"/>
                <w:szCs w:val="20"/>
              </w:rPr>
              <w:t>(empresas bancarrota)</w:t>
            </w:r>
            <w:r w:rsidR="008C1922" w:rsidRPr="006B1FE9">
              <w:rPr>
                <w:rFonts w:ascii="Times New Roman" w:hAnsi="Times New Roman" w:cs="Times New Roman"/>
                <w:sz w:val="20"/>
                <w:szCs w:val="20"/>
              </w:rPr>
              <w:t xml:space="preserve"> (*)</w:t>
            </w:r>
            <w:r w:rsidRPr="006B1FE9">
              <w:rPr>
                <w:rFonts w:ascii="Times New Roman" w:hAnsi="Times New Roman" w:cs="Times New Roman"/>
                <w:b/>
                <w:bCs/>
                <w:sz w:val="20"/>
                <w:szCs w:val="20"/>
              </w:rPr>
              <w:t>:</w:t>
            </w:r>
          </w:p>
          <w:p w14:paraId="540D7CAA" w14:textId="4D7FA1A0" w:rsidR="00A954E4" w:rsidRPr="006B1FE9" w:rsidRDefault="00A954E4" w:rsidP="00833E03">
            <w:pPr>
              <w:pStyle w:val="Prrafodelista"/>
              <w:keepNext/>
              <w:numPr>
                <w:ilvl w:val="0"/>
                <w:numId w:val="3"/>
              </w:numPr>
              <w:jc w:val="both"/>
              <w:rPr>
                <w:rFonts w:ascii="Times New Roman" w:hAnsi="Times New Roman" w:cs="Times New Roman"/>
                <w:sz w:val="20"/>
                <w:szCs w:val="20"/>
              </w:rPr>
            </w:pPr>
            <w:r w:rsidRPr="006B1FE9">
              <w:rPr>
                <w:rFonts w:ascii="Times New Roman" w:hAnsi="Times New Roman" w:cs="Times New Roman"/>
                <w:sz w:val="20"/>
                <w:szCs w:val="20"/>
              </w:rPr>
              <w:t>Método a</w:t>
            </w:r>
            <w:r w:rsidR="00C50B7B" w:rsidRPr="006B1FE9">
              <w:rPr>
                <w:rFonts w:ascii="Times New Roman" w:hAnsi="Times New Roman" w:cs="Times New Roman"/>
                <w:sz w:val="20"/>
                <w:szCs w:val="20"/>
              </w:rPr>
              <w:t xml:space="preserve">leatorio: </w:t>
            </w:r>
            <w:r w:rsidRPr="006B1FE9">
              <w:rPr>
                <w:rFonts w:ascii="Times New Roman" w:hAnsi="Times New Roman" w:cs="Times New Roman"/>
                <w:sz w:val="20"/>
                <w:szCs w:val="20"/>
              </w:rPr>
              <w:t xml:space="preserve">entre </w:t>
            </w:r>
            <w:r w:rsidR="00C50B7B" w:rsidRPr="006B1FE9">
              <w:rPr>
                <w:rFonts w:ascii="Times New Roman" w:hAnsi="Times New Roman" w:cs="Times New Roman"/>
                <w:sz w:val="20"/>
                <w:szCs w:val="20"/>
              </w:rPr>
              <w:t>77-9</w:t>
            </w:r>
            <w:r w:rsidR="007E3F2E" w:rsidRPr="006B1FE9">
              <w:rPr>
                <w:rFonts w:ascii="Times New Roman" w:hAnsi="Times New Roman" w:cs="Times New Roman"/>
                <w:sz w:val="20"/>
                <w:szCs w:val="20"/>
              </w:rPr>
              <w:t>0</w:t>
            </w:r>
            <w:r w:rsidR="00C50B7B" w:rsidRPr="006B1FE9">
              <w:rPr>
                <w:rFonts w:ascii="Times New Roman" w:hAnsi="Times New Roman" w:cs="Times New Roman"/>
                <w:sz w:val="20"/>
                <w:szCs w:val="20"/>
              </w:rPr>
              <w:t>%</w:t>
            </w:r>
          </w:p>
          <w:p w14:paraId="06B34A39" w14:textId="19DBA740" w:rsidR="0026400B" w:rsidRPr="006B1FE9" w:rsidRDefault="00A954E4" w:rsidP="00833E03">
            <w:pPr>
              <w:pStyle w:val="Prrafodelista"/>
              <w:keepNext/>
              <w:numPr>
                <w:ilvl w:val="0"/>
                <w:numId w:val="3"/>
              </w:numPr>
              <w:jc w:val="both"/>
              <w:rPr>
                <w:rFonts w:ascii="Times New Roman" w:hAnsi="Times New Roman" w:cs="Times New Roman"/>
                <w:sz w:val="20"/>
                <w:szCs w:val="20"/>
              </w:rPr>
            </w:pPr>
            <w:r w:rsidRPr="006B1FE9">
              <w:rPr>
                <w:rFonts w:ascii="Times New Roman" w:hAnsi="Times New Roman" w:cs="Times New Roman"/>
                <w:sz w:val="20"/>
                <w:szCs w:val="20"/>
              </w:rPr>
              <w:t>Método c</w:t>
            </w:r>
            <w:r w:rsidR="00C50B7B" w:rsidRPr="006B1FE9">
              <w:rPr>
                <w:rFonts w:ascii="Times New Roman" w:hAnsi="Times New Roman" w:cs="Times New Roman"/>
                <w:sz w:val="20"/>
                <w:szCs w:val="20"/>
              </w:rPr>
              <w:t>orre</w:t>
            </w:r>
            <w:r w:rsidR="007E3F2E" w:rsidRPr="006B1FE9">
              <w:rPr>
                <w:rFonts w:ascii="Times New Roman" w:hAnsi="Times New Roman" w:cs="Times New Roman"/>
                <w:sz w:val="20"/>
                <w:szCs w:val="20"/>
              </w:rPr>
              <w:t>lacionado</w:t>
            </w:r>
            <w:r w:rsidR="00C50B7B" w:rsidRPr="006B1FE9">
              <w:rPr>
                <w:rFonts w:ascii="Times New Roman" w:hAnsi="Times New Roman" w:cs="Times New Roman"/>
                <w:sz w:val="20"/>
                <w:szCs w:val="20"/>
              </w:rPr>
              <w:t xml:space="preserve">: </w:t>
            </w:r>
            <w:r w:rsidRPr="006B1FE9">
              <w:rPr>
                <w:rFonts w:ascii="Times New Roman" w:hAnsi="Times New Roman" w:cs="Times New Roman"/>
                <w:sz w:val="20"/>
                <w:szCs w:val="20"/>
              </w:rPr>
              <w:t xml:space="preserve">entre </w:t>
            </w:r>
            <w:r w:rsidR="00C50B7B" w:rsidRPr="006B1FE9">
              <w:rPr>
                <w:rFonts w:ascii="Times New Roman" w:hAnsi="Times New Roman" w:cs="Times New Roman"/>
                <w:sz w:val="20"/>
                <w:szCs w:val="20"/>
              </w:rPr>
              <w:t>77-9</w:t>
            </w:r>
            <w:r w:rsidR="007E3F2E" w:rsidRPr="006B1FE9">
              <w:rPr>
                <w:rFonts w:ascii="Times New Roman" w:hAnsi="Times New Roman" w:cs="Times New Roman"/>
                <w:sz w:val="20"/>
                <w:szCs w:val="20"/>
              </w:rPr>
              <w:t>2</w:t>
            </w:r>
            <w:r w:rsidR="00C50B7B" w:rsidRPr="006B1FE9">
              <w:rPr>
                <w:rFonts w:ascii="Times New Roman" w:hAnsi="Times New Roman" w:cs="Times New Roman"/>
                <w:sz w:val="20"/>
                <w:szCs w:val="20"/>
              </w:rPr>
              <w:t>%</w:t>
            </w:r>
          </w:p>
        </w:tc>
      </w:tr>
      <w:tr w:rsidR="003666E1" w:rsidRPr="006B1FE9" w14:paraId="1D69E56C" w14:textId="77777777" w:rsidTr="001B04C6">
        <w:trPr>
          <w:trHeight w:val="161"/>
          <w:jc w:val="center"/>
        </w:trPr>
        <w:tc>
          <w:tcPr>
            <w:tcW w:w="1266" w:type="dxa"/>
            <w:vMerge w:val="restart"/>
            <w:shd w:val="clear" w:color="auto" w:fill="DEEAF6" w:themeFill="accent5" w:themeFillTint="33"/>
            <w:vAlign w:val="center"/>
          </w:tcPr>
          <w:p w14:paraId="07592948" w14:textId="02759A80" w:rsidR="003666E1" w:rsidRPr="006B1FE9" w:rsidRDefault="003666E1" w:rsidP="006B1FE9">
            <w:pPr>
              <w:jc w:val="center"/>
              <w:rPr>
                <w:rFonts w:ascii="Times New Roman" w:hAnsi="Times New Roman" w:cs="Times New Roman"/>
                <w:b/>
                <w:bCs/>
                <w:sz w:val="20"/>
                <w:szCs w:val="20"/>
              </w:rPr>
            </w:pPr>
            <w:r w:rsidRPr="006B1FE9">
              <w:rPr>
                <w:rFonts w:ascii="Times New Roman" w:hAnsi="Times New Roman" w:cs="Times New Roman"/>
                <w:b/>
                <w:bCs/>
                <w:sz w:val="20"/>
                <w:szCs w:val="20"/>
              </w:rPr>
              <w:t>Otros (series temporales, vectores densos</w:t>
            </w:r>
            <w:r w:rsidR="00590456" w:rsidRPr="006B1FE9">
              <w:rPr>
                <w:rFonts w:ascii="Times New Roman" w:hAnsi="Times New Roman" w:cs="Times New Roman"/>
                <w:b/>
                <w:bCs/>
                <w:sz w:val="20"/>
                <w:szCs w:val="20"/>
              </w:rPr>
              <w:t>,</w:t>
            </w:r>
            <w:r w:rsidR="009B572B" w:rsidRPr="006B1FE9">
              <w:rPr>
                <w:rFonts w:ascii="Times New Roman" w:hAnsi="Times New Roman" w:cs="Times New Roman"/>
                <w:b/>
                <w:bCs/>
                <w:sz w:val="20"/>
                <w:szCs w:val="20"/>
              </w:rPr>
              <w:t xml:space="preserve"> datos de panel</w:t>
            </w:r>
            <w:r w:rsidRPr="006B1FE9">
              <w:rPr>
                <w:rFonts w:ascii="Times New Roman" w:hAnsi="Times New Roman" w:cs="Times New Roman"/>
                <w:b/>
                <w:bCs/>
                <w:sz w:val="20"/>
                <w:szCs w:val="20"/>
              </w:rPr>
              <w:t>)</w:t>
            </w:r>
          </w:p>
        </w:tc>
        <w:tc>
          <w:tcPr>
            <w:tcW w:w="1238" w:type="dxa"/>
            <w:vMerge w:val="restart"/>
            <w:vAlign w:val="center"/>
          </w:tcPr>
          <w:p w14:paraId="02915839" w14:textId="712EFD6A" w:rsidR="003666E1" w:rsidRPr="006B1FE9" w:rsidRDefault="003666E1" w:rsidP="006B1FE9">
            <w:pPr>
              <w:jc w:val="center"/>
              <w:rPr>
                <w:rFonts w:ascii="Times New Roman" w:hAnsi="Times New Roman" w:cs="Times New Roman"/>
                <w:b/>
                <w:bCs/>
                <w:sz w:val="20"/>
                <w:szCs w:val="20"/>
                <w:lang w:val="es-ES_tradnl"/>
              </w:rPr>
            </w:pPr>
            <w:r w:rsidRPr="006B1FE9">
              <w:rPr>
                <w:rFonts w:ascii="Times New Roman" w:hAnsi="Times New Roman" w:cs="Times New Roman"/>
                <w:b/>
                <w:bCs/>
                <w:sz w:val="20"/>
                <w:szCs w:val="20"/>
                <w:lang w:val="es-ES_tradnl"/>
              </w:rPr>
              <w:t>Predicción precio</w:t>
            </w:r>
            <w:r w:rsidR="00276DDA" w:rsidRPr="006B1FE9">
              <w:rPr>
                <w:rFonts w:ascii="Times New Roman" w:hAnsi="Times New Roman" w:cs="Times New Roman"/>
                <w:b/>
                <w:bCs/>
                <w:sz w:val="20"/>
                <w:szCs w:val="20"/>
                <w:lang w:val="es-ES_tradnl"/>
              </w:rPr>
              <w:t xml:space="preserve"> de las</w:t>
            </w:r>
            <w:r w:rsidRPr="006B1FE9">
              <w:rPr>
                <w:rFonts w:ascii="Times New Roman" w:hAnsi="Times New Roman" w:cs="Times New Roman"/>
                <w:b/>
                <w:bCs/>
                <w:sz w:val="20"/>
                <w:szCs w:val="20"/>
                <w:lang w:val="es-ES_tradnl"/>
              </w:rPr>
              <w:t xml:space="preserve"> acciones</w:t>
            </w:r>
          </w:p>
        </w:tc>
        <w:tc>
          <w:tcPr>
            <w:tcW w:w="2736" w:type="dxa"/>
          </w:tcPr>
          <w:p w14:paraId="1CF22481" w14:textId="06E940FA" w:rsidR="003666E1" w:rsidRPr="006B1FE9" w:rsidRDefault="003666E1" w:rsidP="006B1FE9">
            <w:pPr>
              <w:jc w:val="center"/>
              <w:rPr>
                <w:rFonts w:ascii="Times New Roman" w:hAnsi="Times New Roman" w:cs="Times New Roman"/>
                <w:sz w:val="20"/>
                <w:szCs w:val="20"/>
                <w:lang w:val="es-ES_tradnl"/>
              </w:rPr>
            </w:pPr>
            <w:r w:rsidRPr="006B1FE9">
              <w:rPr>
                <w:rFonts w:ascii="Times New Roman" w:hAnsi="Times New Roman" w:cs="Times New Roman"/>
                <w:sz w:val="20"/>
                <w:szCs w:val="20"/>
                <w:lang w:val="es-ES_tradnl"/>
              </w:rPr>
              <w:t>Deep learning for event-driven stock prediction</w:t>
            </w:r>
          </w:p>
        </w:tc>
        <w:tc>
          <w:tcPr>
            <w:tcW w:w="1985" w:type="dxa"/>
          </w:tcPr>
          <w:p w14:paraId="3D6E5A90" w14:textId="77777777" w:rsidR="003666E1" w:rsidRPr="006B1FE9" w:rsidRDefault="003666E1" w:rsidP="006B1FE9">
            <w:pPr>
              <w:jc w:val="center"/>
              <w:rPr>
                <w:rFonts w:ascii="Times New Roman" w:hAnsi="Times New Roman" w:cs="Times New Roman"/>
                <w:sz w:val="20"/>
                <w:szCs w:val="20"/>
                <w:lang w:val="es-ES_tradnl"/>
              </w:rPr>
            </w:pPr>
            <w:r w:rsidRPr="006B1FE9">
              <w:rPr>
                <w:rFonts w:ascii="Times New Roman" w:hAnsi="Times New Roman" w:cs="Times New Roman"/>
                <w:sz w:val="20"/>
                <w:szCs w:val="20"/>
                <w:lang w:val="es-ES_tradnl"/>
              </w:rPr>
              <w:t>Ding, Xiao</w:t>
            </w:r>
          </w:p>
          <w:p w14:paraId="4D951270" w14:textId="77777777" w:rsidR="003666E1" w:rsidRPr="006B1FE9" w:rsidRDefault="003666E1" w:rsidP="006B1FE9">
            <w:pPr>
              <w:jc w:val="center"/>
              <w:rPr>
                <w:rFonts w:ascii="Times New Roman" w:hAnsi="Times New Roman" w:cs="Times New Roman"/>
                <w:sz w:val="20"/>
                <w:szCs w:val="20"/>
                <w:lang w:val="es-ES_tradnl"/>
              </w:rPr>
            </w:pPr>
            <w:r w:rsidRPr="006B1FE9">
              <w:rPr>
                <w:rFonts w:ascii="Times New Roman" w:hAnsi="Times New Roman" w:cs="Times New Roman"/>
                <w:sz w:val="20"/>
                <w:szCs w:val="20"/>
                <w:lang w:val="es-ES_tradnl"/>
              </w:rPr>
              <w:t>Zhang, Yue</w:t>
            </w:r>
          </w:p>
          <w:p w14:paraId="6AF14181" w14:textId="77777777" w:rsidR="003666E1" w:rsidRPr="006B1FE9" w:rsidRDefault="003666E1" w:rsidP="006B1FE9">
            <w:pPr>
              <w:jc w:val="center"/>
              <w:rPr>
                <w:rFonts w:ascii="Times New Roman" w:hAnsi="Times New Roman" w:cs="Times New Roman"/>
                <w:sz w:val="20"/>
                <w:szCs w:val="20"/>
                <w:lang w:val="es-ES_tradnl"/>
              </w:rPr>
            </w:pPr>
            <w:r w:rsidRPr="006B1FE9">
              <w:rPr>
                <w:rFonts w:ascii="Times New Roman" w:hAnsi="Times New Roman" w:cs="Times New Roman"/>
                <w:sz w:val="20"/>
                <w:szCs w:val="20"/>
                <w:lang w:val="es-ES_tradnl"/>
              </w:rPr>
              <w:t>Liu, Ting</w:t>
            </w:r>
          </w:p>
          <w:p w14:paraId="106F1946" w14:textId="446AE481" w:rsidR="003666E1" w:rsidRPr="006B1FE9" w:rsidRDefault="003666E1" w:rsidP="006B1FE9">
            <w:pPr>
              <w:jc w:val="center"/>
              <w:rPr>
                <w:rFonts w:ascii="Times New Roman" w:hAnsi="Times New Roman" w:cs="Times New Roman"/>
                <w:sz w:val="20"/>
                <w:szCs w:val="20"/>
                <w:lang w:val="es-ES_tradnl"/>
              </w:rPr>
            </w:pPr>
            <w:r w:rsidRPr="006B1FE9">
              <w:rPr>
                <w:rFonts w:ascii="Times New Roman" w:hAnsi="Times New Roman" w:cs="Times New Roman"/>
                <w:sz w:val="20"/>
                <w:szCs w:val="20"/>
                <w:lang w:val="es-ES_tradnl"/>
              </w:rPr>
              <w:t>Duan, Junwen</w:t>
            </w:r>
          </w:p>
        </w:tc>
        <w:tc>
          <w:tcPr>
            <w:tcW w:w="708" w:type="dxa"/>
          </w:tcPr>
          <w:p w14:paraId="11294396" w14:textId="53CCFF68" w:rsidR="003666E1" w:rsidRPr="006B1FE9" w:rsidRDefault="003666E1" w:rsidP="00DC5514">
            <w:pPr>
              <w:jc w:val="center"/>
              <w:rPr>
                <w:rFonts w:ascii="Times New Roman" w:hAnsi="Times New Roman" w:cs="Times New Roman"/>
                <w:sz w:val="20"/>
                <w:szCs w:val="20"/>
              </w:rPr>
            </w:pPr>
            <w:r w:rsidRPr="006B1FE9">
              <w:rPr>
                <w:rFonts w:ascii="Times New Roman" w:hAnsi="Times New Roman" w:cs="Times New Roman"/>
                <w:sz w:val="20"/>
                <w:szCs w:val="20"/>
              </w:rPr>
              <w:t>2015</w:t>
            </w:r>
          </w:p>
        </w:tc>
        <w:tc>
          <w:tcPr>
            <w:tcW w:w="2623" w:type="dxa"/>
          </w:tcPr>
          <w:p w14:paraId="3E93DD79" w14:textId="3C4C6AAA" w:rsidR="00BB40F8" w:rsidRPr="006B1FE9" w:rsidRDefault="00BB40F8" w:rsidP="00DC5514">
            <w:pPr>
              <w:jc w:val="both"/>
              <w:rPr>
                <w:rFonts w:ascii="Times New Roman" w:hAnsi="Times New Roman" w:cs="Times New Roman"/>
                <w:b/>
                <w:bCs/>
                <w:sz w:val="20"/>
                <w:szCs w:val="20"/>
              </w:rPr>
            </w:pPr>
            <w:r w:rsidRPr="006B1FE9">
              <w:rPr>
                <w:rFonts w:ascii="Times New Roman" w:hAnsi="Times New Roman" w:cs="Times New Roman"/>
                <w:b/>
                <w:bCs/>
                <w:sz w:val="20"/>
                <w:szCs w:val="20"/>
              </w:rPr>
              <w:t>Exactitud:</w:t>
            </w:r>
          </w:p>
          <w:p w14:paraId="09B61DA7" w14:textId="050BA4FB" w:rsidR="00BB40F8" w:rsidRPr="006B1FE9" w:rsidRDefault="00296F29" w:rsidP="00833E03">
            <w:pPr>
              <w:pStyle w:val="Prrafodelista"/>
              <w:keepNext/>
              <w:numPr>
                <w:ilvl w:val="0"/>
                <w:numId w:val="2"/>
              </w:numPr>
              <w:jc w:val="both"/>
              <w:rPr>
                <w:rFonts w:ascii="Times New Roman" w:hAnsi="Times New Roman" w:cs="Times New Roman"/>
                <w:sz w:val="20"/>
                <w:szCs w:val="20"/>
              </w:rPr>
            </w:pPr>
            <w:r w:rsidRPr="006B1FE9">
              <w:rPr>
                <w:rFonts w:ascii="Times New Roman" w:hAnsi="Times New Roman" w:cs="Times New Roman"/>
                <w:sz w:val="20"/>
                <w:szCs w:val="20"/>
              </w:rPr>
              <w:t>Índice S&amp;P500</w:t>
            </w:r>
            <w:r w:rsidR="00BB40F8" w:rsidRPr="006B1FE9">
              <w:rPr>
                <w:rFonts w:ascii="Times New Roman" w:hAnsi="Times New Roman" w:cs="Times New Roman"/>
                <w:sz w:val="20"/>
                <w:szCs w:val="20"/>
              </w:rPr>
              <w:t>: 64%</w:t>
            </w:r>
          </w:p>
          <w:p w14:paraId="77128AF6" w14:textId="5F17433B" w:rsidR="003666E1" w:rsidRPr="006B1FE9" w:rsidRDefault="008C1922" w:rsidP="00833E03">
            <w:pPr>
              <w:pStyle w:val="Prrafodelista"/>
              <w:keepNext/>
              <w:numPr>
                <w:ilvl w:val="0"/>
                <w:numId w:val="2"/>
              </w:numPr>
              <w:jc w:val="both"/>
              <w:rPr>
                <w:rFonts w:ascii="Times New Roman" w:hAnsi="Times New Roman" w:cs="Times New Roman"/>
                <w:sz w:val="20"/>
                <w:szCs w:val="20"/>
              </w:rPr>
            </w:pPr>
            <w:r w:rsidRPr="006B1FE9">
              <w:rPr>
                <w:rFonts w:ascii="Times New Roman" w:hAnsi="Times New Roman" w:cs="Times New Roman"/>
                <w:sz w:val="20"/>
                <w:szCs w:val="20"/>
              </w:rPr>
              <w:t>A</w:t>
            </w:r>
            <w:r w:rsidR="00296F29" w:rsidRPr="006B1FE9">
              <w:rPr>
                <w:rFonts w:ascii="Times New Roman" w:hAnsi="Times New Roman" w:cs="Times New Roman"/>
                <w:sz w:val="20"/>
                <w:szCs w:val="20"/>
              </w:rPr>
              <w:t>cciones individuales</w:t>
            </w:r>
            <w:r w:rsidR="00BB40F8" w:rsidRPr="006B1FE9">
              <w:rPr>
                <w:rFonts w:ascii="Times New Roman" w:hAnsi="Times New Roman" w:cs="Times New Roman"/>
                <w:sz w:val="20"/>
                <w:szCs w:val="20"/>
              </w:rPr>
              <w:t>: 65%</w:t>
            </w:r>
          </w:p>
        </w:tc>
      </w:tr>
      <w:tr w:rsidR="003666E1" w:rsidRPr="006B1FE9" w14:paraId="15D60455" w14:textId="77777777" w:rsidTr="001B04C6">
        <w:trPr>
          <w:trHeight w:val="161"/>
          <w:jc w:val="center"/>
        </w:trPr>
        <w:tc>
          <w:tcPr>
            <w:tcW w:w="1266" w:type="dxa"/>
            <w:vMerge/>
            <w:shd w:val="clear" w:color="auto" w:fill="DEEAF6" w:themeFill="accent5" w:themeFillTint="33"/>
          </w:tcPr>
          <w:p w14:paraId="5F8A8552" w14:textId="77777777" w:rsidR="003666E1" w:rsidRPr="006B1FE9" w:rsidRDefault="003666E1" w:rsidP="006B1FE9">
            <w:pPr>
              <w:jc w:val="both"/>
              <w:rPr>
                <w:rFonts w:ascii="Times New Roman" w:hAnsi="Times New Roman" w:cs="Times New Roman"/>
                <w:sz w:val="20"/>
                <w:szCs w:val="20"/>
              </w:rPr>
            </w:pPr>
          </w:p>
        </w:tc>
        <w:tc>
          <w:tcPr>
            <w:tcW w:w="1238" w:type="dxa"/>
            <w:vMerge/>
          </w:tcPr>
          <w:p w14:paraId="60297201" w14:textId="77777777" w:rsidR="003666E1" w:rsidRPr="006B1FE9" w:rsidRDefault="003666E1" w:rsidP="006B1FE9">
            <w:pPr>
              <w:jc w:val="center"/>
              <w:rPr>
                <w:rFonts w:ascii="Times New Roman" w:hAnsi="Times New Roman" w:cs="Times New Roman"/>
                <w:b/>
                <w:bCs/>
                <w:sz w:val="20"/>
                <w:szCs w:val="20"/>
                <w:lang w:val="es-ES_tradnl"/>
              </w:rPr>
            </w:pPr>
          </w:p>
        </w:tc>
        <w:tc>
          <w:tcPr>
            <w:tcW w:w="2736" w:type="dxa"/>
          </w:tcPr>
          <w:p w14:paraId="31077AB0" w14:textId="4E70F690" w:rsidR="003666E1" w:rsidRPr="006B1FE9" w:rsidRDefault="003666E1" w:rsidP="006B1FE9">
            <w:pPr>
              <w:jc w:val="center"/>
              <w:rPr>
                <w:rFonts w:ascii="Times New Roman" w:hAnsi="Times New Roman" w:cs="Times New Roman"/>
                <w:sz w:val="20"/>
                <w:szCs w:val="20"/>
                <w:lang w:val="es-ES_tradnl"/>
              </w:rPr>
            </w:pPr>
            <w:r w:rsidRPr="006B1FE9">
              <w:rPr>
                <w:rFonts w:ascii="Times New Roman" w:hAnsi="Times New Roman" w:cs="Times New Roman"/>
                <w:sz w:val="20"/>
                <w:szCs w:val="20"/>
                <w:lang w:val="es-ES_tradnl"/>
              </w:rPr>
              <w:t>Forecasting stock prices from the limit order book using convolutional neural networks</w:t>
            </w:r>
          </w:p>
        </w:tc>
        <w:tc>
          <w:tcPr>
            <w:tcW w:w="1985" w:type="dxa"/>
          </w:tcPr>
          <w:p w14:paraId="5EAFC94D" w14:textId="77777777" w:rsidR="003666E1" w:rsidRPr="006B1FE9" w:rsidRDefault="003666E1" w:rsidP="006B1FE9">
            <w:pPr>
              <w:jc w:val="center"/>
              <w:rPr>
                <w:rFonts w:ascii="Times New Roman" w:hAnsi="Times New Roman" w:cs="Times New Roman"/>
                <w:sz w:val="20"/>
                <w:szCs w:val="20"/>
                <w:lang w:val="es-ES_tradnl"/>
              </w:rPr>
            </w:pPr>
            <w:r w:rsidRPr="006B1FE9">
              <w:rPr>
                <w:rFonts w:ascii="Times New Roman" w:hAnsi="Times New Roman" w:cs="Times New Roman"/>
                <w:sz w:val="20"/>
                <w:szCs w:val="20"/>
                <w:lang w:val="es-ES_tradnl"/>
              </w:rPr>
              <w:t>Tsantekidis, Avraam</w:t>
            </w:r>
          </w:p>
          <w:p w14:paraId="18CA8AC2" w14:textId="77777777" w:rsidR="003666E1" w:rsidRPr="006B1FE9" w:rsidRDefault="003666E1" w:rsidP="006B1FE9">
            <w:pPr>
              <w:jc w:val="center"/>
              <w:rPr>
                <w:rFonts w:ascii="Times New Roman" w:hAnsi="Times New Roman" w:cs="Times New Roman"/>
                <w:sz w:val="20"/>
                <w:szCs w:val="20"/>
                <w:lang w:val="es-ES_tradnl"/>
              </w:rPr>
            </w:pPr>
            <w:r w:rsidRPr="006B1FE9">
              <w:rPr>
                <w:rFonts w:ascii="Times New Roman" w:hAnsi="Times New Roman" w:cs="Times New Roman"/>
                <w:sz w:val="20"/>
                <w:szCs w:val="20"/>
                <w:lang w:val="es-ES_tradnl"/>
              </w:rPr>
              <w:t>Passalis, Nikolaos</w:t>
            </w:r>
          </w:p>
          <w:p w14:paraId="2D39EAA7" w14:textId="77777777" w:rsidR="003666E1" w:rsidRPr="006B1FE9" w:rsidRDefault="003666E1" w:rsidP="006B1FE9">
            <w:pPr>
              <w:jc w:val="center"/>
              <w:rPr>
                <w:rFonts w:ascii="Times New Roman" w:hAnsi="Times New Roman" w:cs="Times New Roman"/>
                <w:sz w:val="20"/>
                <w:szCs w:val="20"/>
                <w:lang w:val="es-ES_tradnl"/>
              </w:rPr>
            </w:pPr>
            <w:r w:rsidRPr="006B1FE9">
              <w:rPr>
                <w:rFonts w:ascii="Times New Roman" w:hAnsi="Times New Roman" w:cs="Times New Roman"/>
                <w:sz w:val="20"/>
                <w:szCs w:val="20"/>
                <w:lang w:val="es-ES_tradnl"/>
              </w:rPr>
              <w:t>Tefas, Anastasios</w:t>
            </w:r>
          </w:p>
          <w:p w14:paraId="21EBC8A9" w14:textId="77777777" w:rsidR="003666E1" w:rsidRPr="006B1FE9" w:rsidRDefault="003666E1" w:rsidP="006B1FE9">
            <w:pPr>
              <w:jc w:val="center"/>
              <w:rPr>
                <w:rFonts w:ascii="Times New Roman" w:hAnsi="Times New Roman" w:cs="Times New Roman"/>
                <w:sz w:val="20"/>
                <w:szCs w:val="20"/>
                <w:lang w:val="es-ES_tradnl"/>
              </w:rPr>
            </w:pPr>
            <w:r w:rsidRPr="006B1FE9">
              <w:rPr>
                <w:rFonts w:ascii="Times New Roman" w:hAnsi="Times New Roman" w:cs="Times New Roman"/>
                <w:sz w:val="20"/>
                <w:szCs w:val="20"/>
                <w:lang w:val="es-ES_tradnl"/>
              </w:rPr>
              <w:t>Kanniainen, Juho</w:t>
            </w:r>
          </w:p>
          <w:p w14:paraId="6D7DB383" w14:textId="77777777" w:rsidR="003666E1" w:rsidRPr="006B1FE9" w:rsidRDefault="003666E1" w:rsidP="006B1FE9">
            <w:pPr>
              <w:jc w:val="center"/>
              <w:rPr>
                <w:rFonts w:ascii="Times New Roman" w:hAnsi="Times New Roman" w:cs="Times New Roman"/>
                <w:sz w:val="20"/>
                <w:szCs w:val="20"/>
                <w:lang w:val="es-ES_tradnl"/>
              </w:rPr>
            </w:pPr>
            <w:r w:rsidRPr="006B1FE9">
              <w:rPr>
                <w:rFonts w:ascii="Times New Roman" w:hAnsi="Times New Roman" w:cs="Times New Roman"/>
                <w:sz w:val="20"/>
                <w:szCs w:val="20"/>
                <w:lang w:val="es-ES_tradnl"/>
              </w:rPr>
              <w:t>Gabbouj, Moncef</w:t>
            </w:r>
          </w:p>
          <w:p w14:paraId="06FA821D" w14:textId="0A5CAAAB" w:rsidR="003666E1" w:rsidRPr="006B1FE9" w:rsidRDefault="003666E1" w:rsidP="006B1FE9">
            <w:pPr>
              <w:jc w:val="center"/>
              <w:rPr>
                <w:rFonts w:ascii="Times New Roman" w:hAnsi="Times New Roman" w:cs="Times New Roman"/>
                <w:sz w:val="20"/>
                <w:szCs w:val="20"/>
                <w:lang w:val="es-ES_tradnl"/>
              </w:rPr>
            </w:pPr>
            <w:r w:rsidRPr="006B1FE9">
              <w:rPr>
                <w:rFonts w:ascii="Times New Roman" w:hAnsi="Times New Roman" w:cs="Times New Roman"/>
                <w:sz w:val="20"/>
                <w:szCs w:val="20"/>
                <w:lang w:val="es-ES_tradnl"/>
              </w:rPr>
              <w:t>Iosifidis, Alexandros</w:t>
            </w:r>
          </w:p>
        </w:tc>
        <w:tc>
          <w:tcPr>
            <w:tcW w:w="708" w:type="dxa"/>
          </w:tcPr>
          <w:p w14:paraId="535E53A6" w14:textId="200C2230" w:rsidR="003666E1" w:rsidRPr="006B1FE9" w:rsidRDefault="003666E1" w:rsidP="00DC5514">
            <w:pPr>
              <w:jc w:val="center"/>
              <w:rPr>
                <w:rFonts w:ascii="Times New Roman" w:hAnsi="Times New Roman" w:cs="Times New Roman"/>
                <w:sz w:val="20"/>
                <w:szCs w:val="20"/>
              </w:rPr>
            </w:pPr>
            <w:r w:rsidRPr="006B1FE9">
              <w:rPr>
                <w:rFonts w:ascii="Times New Roman" w:hAnsi="Times New Roman" w:cs="Times New Roman"/>
                <w:sz w:val="20"/>
                <w:szCs w:val="20"/>
              </w:rPr>
              <w:t>2017</w:t>
            </w:r>
          </w:p>
        </w:tc>
        <w:tc>
          <w:tcPr>
            <w:tcW w:w="2623" w:type="dxa"/>
          </w:tcPr>
          <w:p w14:paraId="64BBDB39" w14:textId="76F76F35" w:rsidR="003666E1" w:rsidRPr="006B1FE9" w:rsidRDefault="00350A09" w:rsidP="00DC5514">
            <w:pPr>
              <w:keepNext/>
              <w:jc w:val="both"/>
              <w:rPr>
                <w:rFonts w:ascii="Times New Roman" w:hAnsi="Times New Roman" w:cs="Times New Roman"/>
                <w:sz w:val="20"/>
                <w:szCs w:val="20"/>
              </w:rPr>
            </w:pPr>
            <w:r w:rsidRPr="006B1FE9">
              <w:rPr>
                <w:rFonts w:ascii="Times New Roman" w:hAnsi="Times New Roman" w:cs="Times New Roman"/>
                <w:b/>
                <w:bCs/>
                <w:sz w:val="20"/>
                <w:szCs w:val="20"/>
              </w:rPr>
              <w:t>Precisión</w:t>
            </w:r>
            <w:r w:rsidR="008C1922" w:rsidRPr="006B1FE9">
              <w:rPr>
                <w:rFonts w:ascii="Times New Roman" w:hAnsi="Times New Roman" w:cs="Times New Roman"/>
                <w:b/>
                <w:bCs/>
                <w:sz w:val="20"/>
                <w:szCs w:val="20"/>
              </w:rPr>
              <w:t xml:space="preserve"> </w:t>
            </w:r>
            <w:r w:rsidR="008C1922" w:rsidRPr="006B1FE9">
              <w:rPr>
                <w:rFonts w:ascii="Times New Roman" w:hAnsi="Times New Roman" w:cs="Times New Roman"/>
                <w:sz w:val="20"/>
                <w:szCs w:val="20"/>
              </w:rPr>
              <w:t>(*)</w:t>
            </w:r>
            <w:r w:rsidRPr="006B1FE9">
              <w:rPr>
                <w:rFonts w:ascii="Times New Roman" w:hAnsi="Times New Roman" w:cs="Times New Roman"/>
                <w:b/>
                <w:bCs/>
                <w:sz w:val="20"/>
                <w:szCs w:val="20"/>
              </w:rPr>
              <w:t>:</w:t>
            </w:r>
            <w:r w:rsidRPr="006B1FE9">
              <w:rPr>
                <w:rFonts w:ascii="Times New Roman" w:hAnsi="Times New Roman" w:cs="Times New Roman"/>
                <w:sz w:val="20"/>
                <w:szCs w:val="20"/>
              </w:rPr>
              <w:t xml:space="preserve"> </w:t>
            </w:r>
            <w:r w:rsidRPr="006B1FE9">
              <w:rPr>
                <w:rFonts w:ascii="Times New Roman" w:hAnsi="Times New Roman" w:cs="Times New Roman"/>
                <w:sz w:val="20"/>
                <w:szCs w:val="20"/>
                <w:lang w:val="es-ES_tradnl"/>
              </w:rPr>
              <w:t xml:space="preserve">entre 65-67%, para diferentes horizontes </w:t>
            </w:r>
            <w:r w:rsidR="008C1922" w:rsidRPr="006B1FE9">
              <w:rPr>
                <w:rFonts w:ascii="Times New Roman" w:hAnsi="Times New Roman" w:cs="Times New Roman"/>
                <w:sz w:val="20"/>
                <w:szCs w:val="20"/>
                <w:lang w:val="es-ES_tradnl"/>
              </w:rPr>
              <w:t>temporales</w:t>
            </w:r>
          </w:p>
        </w:tc>
      </w:tr>
      <w:tr w:rsidR="003666E1" w:rsidRPr="006B1FE9" w14:paraId="08DB5A7A" w14:textId="77777777" w:rsidTr="001B04C6">
        <w:trPr>
          <w:trHeight w:val="161"/>
          <w:jc w:val="center"/>
        </w:trPr>
        <w:tc>
          <w:tcPr>
            <w:tcW w:w="1266" w:type="dxa"/>
            <w:vMerge/>
            <w:shd w:val="clear" w:color="auto" w:fill="DEEAF6" w:themeFill="accent5" w:themeFillTint="33"/>
          </w:tcPr>
          <w:p w14:paraId="6CF1AE3A" w14:textId="77777777" w:rsidR="003666E1" w:rsidRPr="006B1FE9" w:rsidRDefault="003666E1" w:rsidP="006B1FE9">
            <w:pPr>
              <w:jc w:val="both"/>
              <w:rPr>
                <w:rFonts w:ascii="Times New Roman" w:hAnsi="Times New Roman" w:cs="Times New Roman"/>
                <w:sz w:val="20"/>
                <w:szCs w:val="20"/>
              </w:rPr>
            </w:pPr>
          </w:p>
        </w:tc>
        <w:tc>
          <w:tcPr>
            <w:tcW w:w="1238" w:type="dxa"/>
            <w:vAlign w:val="center"/>
          </w:tcPr>
          <w:p w14:paraId="0EB5CB05" w14:textId="4BDE902D" w:rsidR="003666E1" w:rsidRPr="006B1FE9" w:rsidRDefault="003666E1" w:rsidP="006B1FE9">
            <w:pPr>
              <w:jc w:val="center"/>
              <w:rPr>
                <w:rFonts w:ascii="Times New Roman" w:hAnsi="Times New Roman" w:cs="Times New Roman"/>
                <w:b/>
                <w:bCs/>
                <w:sz w:val="20"/>
                <w:szCs w:val="20"/>
                <w:lang w:val="es-ES_tradnl"/>
              </w:rPr>
            </w:pPr>
            <w:r w:rsidRPr="006B1FE9">
              <w:rPr>
                <w:rFonts w:ascii="Times New Roman" w:hAnsi="Times New Roman" w:cs="Times New Roman"/>
                <w:b/>
                <w:bCs/>
                <w:sz w:val="20"/>
                <w:szCs w:val="20"/>
                <w:lang w:val="es-ES_tradnl"/>
              </w:rPr>
              <w:t>Predicción destino</w:t>
            </w:r>
            <w:r w:rsidR="00276DDA" w:rsidRPr="006B1FE9">
              <w:rPr>
                <w:rFonts w:ascii="Times New Roman" w:hAnsi="Times New Roman" w:cs="Times New Roman"/>
                <w:b/>
                <w:bCs/>
                <w:sz w:val="20"/>
                <w:szCs w:val="20"/>
                <w:lang w:val="es-ES_tradnl"/>
              </w:rPr>
              <w:t xml:space="preserve"> empresarial</w:t>
            </w:r>
          </w:p>
        </w:tc>
        <w:tc>
          <w:tcPr>
            <w:tcW w:w="2736" w:type="dxa"/>
          </w:tcPr>
          <w:p w14:paraId="1C068984" w14:textId="77777777" w:rsidR="003666E1" w:rsidRPr="006B1FE9" w:rsidRDefault="003666E1" w:rsidP="006B1FE9">
            <w:pPr>
              <w:jc w:val="center"/>
              <w:rPr>
                <w:rFonts w:ascii="Times New Roman" w:hAnsi="Times New Roman" w:cs="Times New Roman"/>
                <w:sz w:val="20"/>
                <w:szCs w:val="20"/>
                <w:lang w:val="es-ES_tradnl"/>
              </w:rPr>
            </w:pPr>
            <w:r w:rsidRPr="006B1FE9">
              <w:rPr>
                <w:rFonts w:ascii="Times New Roman" w:hAnsi="Times New Roman" w:cs="Times New Roman"/>
                <w:sz w:val="20"/>
                <w:szCs w:val="20"/>
                <w:lang w:val="es-ES_tradnl"/>
              </w:rPr>
              <w:t>Corporate Failure Prediction: An Evaluation of Deep Learning vs Discrete Hazard Models</w:t>
            </w:r>
          </w:p>
          <w:p w14:paraId="6F3A2EFE" w14:textId="77777777" w:rsidR="003666E1" w:rsidRPr="006B1FE9" w:rsidRDefault="003666E1" w:rsidP="006B1FE9">
            <w:pPr>
              <w:jc w:val="center"/>
              <w:rPr>
                <w:rFonts w:ascii="Times New Roman" w:hAnsi="Times New Roman" w:cs="Times New Roman"/>
                <w:sz w:val="20"/>
                <w:szCs w:val="20"/>
                <w:lang w:val="es-ES_tradnl"/>
              </w:rPr>
            </w:pPr>
          </w:p>
        </w:tc>
        <w:tc>
          <w:tcPr>
            <w:tcW w:w="1985" w:type="dxa"/>
          </w:tcPr>
          <w:p w14:paraId="41D63FC1" w14:textId="77777777" w:rsidR="003666E1" w:rsidRPr="006B1FE9" w:rsidRDefault="003666E1" w:rsidP="006B1FE9">
            <w:pPr>
              <w:jc w:val="center"/>
              <w:rPr>
                <w:rFonts w:ascii="Times New Roman" w:hAnsi="Times New Roman" w:cs="Times New Roman"/>
                <w:sz w:val="20"/>
                <w:szCs w:val="20"/>
                <w:lang w:val="es-ES_tradnl"/>
              </w:rPr>
            </w:pPr>
            <w:r w:rsidRPr="006B1FE9">
              <w:rPr>
                <w:rFonts w:ascii="Times New Roman" w:hAnsi="Times New Roman" w:cs="Times New Roman"/>
                <w:sz w:val="20"/>
                <w:szCs w:val="20"/>
                <w:lang w:val="es-ES_tradnl"/>
              </w:rPr>
              <w:t>Alam, Nurul</w:t>
            </w:r>
          </w:p>
          <w:p w14:paraId="5358AECC" w14:textId="77777777" w:rsidR="003666E1" w:rsidRPr="006B1FE9" w:rsidRDefault="003666E1" w:rsidP="006B1FE9">
            <w:pPr>
              <w:jc w:val="center"/>
              <w:rPr>
                <w:rFonts w:ascii="Times New Roman" w:hAnsi="Times New Roman" w:cs="Times New Roman"/>
                <w:sz w:val="20"/>
                <w:szCs w:val="20"/>
                <w:lang w:val="es-ES_tradnl"/>
              </w:rPr>
            </w:pPr>
            <w:r w:rsidRPr="006B1FE9">
              <w:rPr>
                <w:rFonts w:ascii="Times New Roman" w:hAnsi="Times New Roman" w:cs="Times New Roman"/>
                <w:sz w:val="20"/>
                <w:szCs w:val="20"/>
                <w:lang w:val="es-ES_tradnl"/>
              </w:rPr>
              <w:t>Gao, Junbin</w:t>
            </w:r>
          </w:p>
          <w:p w14:paraId="2629BE9C" w14:textId="0C36A03B" w:rsidR="003666E1" w:rsidRPr="006B1FE9" w:rsidRDefault="003666E1" w:rsidP="006B1FE9">
            <w:pPr>
              <w:jc w:val="center"/>
              <w:rPr>
                <w:rFonts w:ascii="Times New Roman" w:hAnsi="Times New Roman" w:cs="Times New Roman"/>
                <w:sz w:val="20"/>
                <w:szCs w:val="20"/>
                <w:lang w:val="es-ES_tradnl"/>
              </w:rPr>
            </w:pPr>
            <w:r w:rsidRPr="006B1FE9">
              <w:rPr>
                <w:rFonts w:ascii="Times New Roman" w:hAnsi="Times New Roman" w:cs="Times New Roman"/>
                <w:sz w:val="20"/>
                <w:szCs w:val="20"/>
                <w:lang w:val="es-ES_tradnl"/>
              </w:rPr>
              <w:t>Jones, Stewart</w:t>
            </w:r>
          </w:p>
        </w:tc>
        <w:tc>
          <w:tcPr>
            <w:tcW w:w="708" w:type="dxa"/>
          </w:tcPr>
          <w:p w14:paraId="2A8235B9" w14:textId="26AD9BED" w:rsidR="003666E1" w:rsidRPr="006B1FE9" w:rsidRDefault="003666E1" w:rsidP="00DC5514">
            <w:pPr>
              <w:jc w:val="center"/>
              <w:rPr>
                <w:rFonts w:ascii="Times New Roman" w:hAnsi="Times New Roman" w:cs="Times New Roman"/>
                <w:sz w:val="20"/>
                <w:szCs w:val="20"/>
              </w:rPr>
            </w:pPr>
            <w:r w:rsidRPr="006B1FE9">
              <w:rPr>
                <w:rFonts w:ascii="Times New Roman" w:hAnsi="Times New Roman" w:cs="Times New Roman"/>
                <w:sz w:val="20"/>
                <w:szCs w:val="20"/>
              </w:rPr>
              <w:t>2021</w:t>
            </w:r>
          </w:p>
        </w:tc>
        <w:tc>
          <w:tcPr>
            <w:tcW w:w="2623" w:type="dxa"/>
          </w:tcPr>
          <w:p w14:paraId="6053C5E2" w14:textId="7E2B5F5A" w:rsidR="003666E1" w:rsidRPr="006B1FE9" w:rsidRDefault="002641B8" w:rsidP="00DC5514">
            <w:pPr>
              <w:keepNext/>
              <w:jc w:val="both"/>
              <w:rPr>
                <w:rFonts w:ascii="Times New Roman" w:hAnsi="Times New Roman" w:cs="Times New Roman"/>
                <w:sz w:val="20"/>
                <w:szCs w:val="20"/>
              </w:rPr>
            </w:pPr>
            <w:r w:rsidRPr="006B1FE9">
              <w:rPr>
                <w:rFonts w:ascii="Times New Roman" w:hAnsi="Times New Roman" w:cs="Times New Roman"/>
                <w:b/>
                <w:bCs/>
                <w:sz w:val="20"/>
                <w:szCs w:val="20"/>
              </w:rPr>
              <w:t>Exactitud</w:t>
            </w:r>
            <w:r w:rsidR="003666E1" w:rsidRPr="006B1FE9">
              <w:rPr>
                <w:rFonts w:ascii="Times New Roman" w:hAnsi="Times New Roman" w:cs="Times New Roman"/>
                <w:b/>
                <w:bCs/>
                <w:sz w:val="20"/>
                <w:szCs w:val="20"/>
              </w:rPr>
              <w:t>:</w:t>
            </w:r>
            <w:r w:rsidRPr="006B1FE9">
              <w:rPr>
                <w:rFonts w:ascii="Times New Roman" w:hAnsi="Times New Roman" w:cs="Times New Roman"/>
                <w:b/>
                <w:bCs/>
                <w:sz w:val="20"/>
                <w:szCs w:val="20"/>
              </w:rPr>
              <w:t xml:space="preserve"> </w:t>
            </w:r>
            <w:r w:rsidR="003666E1" w:rsidRPr="006B1FE9">
              <w:rPr>
                <w:rFonts w:ascii="Times New Roman" w:hAnsi="Times New Roman" w:cs="Times New Roman"/>
                <w:sz w:val="20"/>
                <w:szCs w:val="20"/>
              </w:rPr>
              <w:t>91.2%</w:t>
            </w:r>
            <w:r w:rsidRPr="006B1FE9">
              <w:rPr>
                <w:rFonts w:ascii="Times New Roman" w:hAnsi="Times New Roman" w:cs="Times New Roman"/>
                <w:sz w:val="20"/>
                <w:szCs w:val="20"/>
              </w:rPr>
              <w:t xml:space="preserve"> </w:t>
            </w:r>
            <w:r w:rsidRPr="006B1FE9">
              <w:rPr>
                <w:rFonts w:ascii="Times New Roman" w:hAnsi="Times New Roman" w:cs="Times New Roman"/>
                <w:sz w:val="20"/>
                <w:szCs w:val="20"/>
                <w:lang w:val="es-ES_tradnl"/>
              </w:rPr>
              <w:t>para discriminar entre empresas fracasadas y no fracasadas</w:t>
            </w:r>
          </w:p>
        </w:tc>
      </w:tr>
    </w:tbl>
    <w:p w14:paraId="3BFDDB99" w14:textId="35AE14BD" w:rsidR="00320EF0" w:rsidRPr="00DC5514" w:rsidRDefault="00320EF0" w:rsidP="00DC5514">
      <w:pPr>
        <w:pStyle w:val="Descripcin"/>
        <w:spacing w:after="180"/>
        <w:ind w:firstLine="360"/>
        <w:jc w:val="center"/>
        <w:rPr>
          <w:rFonts w:ascii="Times New Roman" w:hAnsi="Times New Roman" w:cs="Times New Roman"/>
          <w:i w:val="0"/>
          <w:iCs w:val="0"/>
          <w:color w:val="auto"/>
          <w:sz w:val="16"/>
          <w:szCs w:val="16"/>
        </w:rPr>
      </w:pPr>
      <w:bookmarkStart w:id="176" w:name="_Toc94028579"/>
      <w:r w:rsidRPr="00DC5514">
        <w:rPr>
          <w:rFonts w:ascii="Times New Roman" w:hAnsi="Times New Roman" w:cs="Times New Roman"/>
          <w:i w:val="0"/>
          <w:iCs w:val="0"/>
          <w:color w:val="auto"/>
          <w:sz w:val="16"/>
          <w:szCs w:val="16"/>
        </w:rPr>
        <w:t>(*) Valores medios</w:t>
      </w:r>
      <w:bookmarkEnd w:id="176"/>
    </w:p>
    <w:p w14:paraId="30A5E385" w14:textId="37C281E4" w:rsidR="00152E94" w:rsidRPr="00DC5514" w:rsidRDefault="005221DD" w:rsidP="00DC5514">
      <w:pPr>
        <w:pStyle w:val="Descripcin"/>
        <w:spacing w:after="180"/>
        <w:ind w:firstLine="360"/>
        <w:jc w:val="center"/>
        <w:rPr>
          <w:rFonts w:ascii="Times New Roman" w:hAnsi="Times New Roman" w:cs="Times New Roman"/>
          <w:i w:val="0"/>
          <w:iCs w:val="0"/>
          <w:sz w:val="16"/>
          <w:szCs w:val="16"/>
        </w:rPr>
      </w:pPr>
      <w:bookmarkStart w:id="177" w:name="_Toc94028580"/>
      <w:r w:rsidRPr="00DC5514">
        <w:rPr>
          <w:rFonts w:ascii="Times New Roman" w:hAnsi="Times New Roman" w:cs="Times New Roman"/>
          <w:i w:val="0"/>
          <w:iCs w:val="0"/>
          <w:color w:val="auto"/>
          <w:sz w:val="16"/>
          <w:szCs w:val="16"/>
        </w:rPr>
        <w:t>Fuente: Elaboración propia del autor</w:t>
      </w:r>
      <w:bookmarkEnd w:id="177"/>
    </w:p>
    <w:p w14:paraId="729620E9" w14:textId="1345EECB" w:rsidR="008758EA" w:rsidRPr="00DC671C" w:rsidRDefault="006577FB" w:rsidP="0032128A">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En cuanto a </w:t>
      </w:r>
      <w:r w:rsidR="00F3246E">
        <w:rPr>
          <w:rFonts w:ascii="Times New Roman" w:hAnsi="Times New Roman" w:cs="Times New Roman"/>
          <w:sz w:val="24"/>
          <w:szCs w:val="24"/>
          <w:lang w:val="es-ES_tradnl"/>
        </w:rPr>
        <w:t xml:space="preserve">los </w:t>
      </w:r>
      <w:r w:rsidR="00E629A3" w:rsidRPr="00DC671C">
        <w:rPr>
          <w:rFonts w:ascii="Times New Roman" w:hAnsi="Times New Roman" w:cs="Times New Roman"/>
          <w:sz w:val="24"/>
          <w:szCs w:val="24"/>
          <w:lang w:val="es-ES_tradnl"/>
        </w:rPr>
        <w:t xml:space="preserve">estudios que </w:t>
      </w:r>
      <w:r>
        <w:rPr>
          <w:rFonts w:ascii="Times New Roman" w:hAnsi="Times New Roman" w:cs="Times New Roman"/>
          <w:sz w:val="24"/>
          <w:szCs w:val="24"/>
          <w:lang w:val="es-ES_tradnl"/>
        </w:rPr>
        <w:t>emplean</w:t>
      </w:r>
      <w:r w:rsidR="00E629A3" w:rsidRPr="00DC671C">
        <w:rPr>
          <w:rFonts w:ascii="Times New Roman" w:hAnsi="Times New Roman" w:cs="Times New Roman"/>
          <w:sz w:val="24"/>
          <w:szCs w:val="24"/>
          <w:lang w:val="es-ES_tradnl"/>
        </w:rPr>
        <w:t xml:space="preserve"> las imágenes como dato de entrada</w:t>
      </w:r>
      <w:r>
        <w:rPr>
          <w:rFonts w:ascii="Times New Roman" w:hAnsi="Times New Roman" w:cs="Times New Roman"/>
          <w:sz w:val="24"/>
          <w:szCs w:val="24"/>
          <w:lang w:val="es-ES_tradnl"/>
        </w:rPr>
        <w:t xml:space="preserve"> a la CNN</w:t>
      </w:r>
      <w:r w:rsidR="00E629A3" w:rsidRPr="00DC671C">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 xml:space="preserve">se detecta </w:t>
      </w:r>
      <w:r w:rsidR="00EF0824" w:rsidRPr="00DC671C">
        <w:rPr>
          <w:rFonts w:ascii="Times New Roman" w:hAnsi="Times New Roman" w:cs="Times New Roman"/>
          <w:sz w:val="24"/>
          <w:szCs w:val="24"/>
          <w:lang w:val="es-ES_tradnl"/>
        </w:rPr>
        <w:t xml:space="preserve">que el ámbito del </w:t>
      </w:r>
      <w:r w:rsidR="00EF0824" w:rsidRPr="00DA1A03">
        <w:rPr>
          <w:rFonts w:ascii="Times New Roman" w:hAnsi="Times New Roman" w:cs="Times New Roman"/>
          <w:i/>
          <w:iCs/>
          <w:sz w:val="24"/>
          <w:szCs w:val="24"/>
          <w:lang w:val="es-ES_tradnl"/>
        </w:rPr>
        <w:t>trading</w:t>
      </w:r>
      <w:r w:rsidR="00EF0824" w:rsidRPr="00DC671C">
        <w:rPr>
          <w:rFonts w:ascii="Times New Roman" w:hAnsi="Times New Roman" w:cs="Times New Roman"/>
          <w:sz w:val="24"/>
          <w:szCs w:val="24"/>
          <w:lang w:val="es-ES_tradnl"/>
        </w:rPr>
        <w:t xml:space="preserve"> financiero </w:t>
      </w:r>
      <w:r w:rsidR="003D40A4" w:rsidRPr="00DC671C">
        <w:rPr>
          <w:rFonts w:ascii="Times New Roman" w:hAnsi="Times New Roman" w:cs="Times New Roman"/>
          <w:sz w:val="24"/>
          <w:szCs w:val="24"/>
          <w:lang w:val="es-ES_tradnl"/>
        </w:rPr>
        <w:t>ha comenzado a explotar</w:t>
      </w:r>
      <w:r>
        <w:rPr>
          <w:rFonts w:ascii="Times New Roman" w:hAnsi="Times New Roman" w:cs="Times New Roman"/>
          <w:sz w:val="24"/>
          <w:szCs w:val="24"/>
          <w:lang w:val="es-ES_tradnl"/>
        </w:rPr>
        <w:t xml:space="preserve"> </w:t>
      </w:r>
      <w:r w:rsidR="003D40A4" w:rsidRPr="00DC671C">
        <w:rPr>
          <w:rFonts w:ascii="Times New Roman" w:hAnsi="Times New Roman" w:cs="Times New Roman"/>
          <w:sz w:val="24"/>
          <w:szCs w:val="24"/>
          <w:lang w:val="es-ES_tradnl"/>
        </w:rPr>
        <w:t xml:space="preserve">las cualidades de </w:t>
      </w:r>
      <w:r>
        <w:rPr>
          <w:rFonts w:ascii="Times New Roman" w:hAnsi="Times New Roman" w:cs="Times New Roman"/>
          <w:sz w:val="24"/>
          <w:szCs w:val="24"/>
          <w:lang w:val="es-ES_tradnl"/>
        </w:rPr>
        <w:t xml:space="preserve">estas </w:t>
      </w:r>
      <w:r w:rsidR="00CD5E36" w:rsidRPr="00DC671C">
        <w:rPr>
          <w:rFonts w:ascii="Times New Roman" w:hAnsi="Times New Roman" w:cs="Times New Roman"/>
          <w:sz w:val="24"/>
          <w:szCs w:val="24"/>
          <w:lang w:val="es-ES_tradnl"/>
        </w:rPr>
        <w:t>redes</w:t>
      </w:r>
      <w:r w:rsidR="00B4550F">
        <w:rPr>
          <w:rFonts w:ascii="Times New Roman" w:hAnsi="Times New Roman" w:cs="Times New Roman"/>
          <w:sz w:val="24"/>
          <w:szCs w:val="24"/>
          <w:lang w:val="es-ES_tradnl"/>
        </w:rPr>
        <w:t xml:space="preserve"> de manera significativa</w:t>
      </w:r>
      <w:r w:rsidR="00550D73" w:rsidRPr="00DC671C">
        <w:rPr>
          <w:rFonts w:ascii="Times New Roman" w:hAnsi="Times New Roman" w:cs="Times New Roman"/>
          <w:sz w:val="24"/>
          <w:szCs w:val="24"/>
          <w:lang w:val="es-ES_tradnl"/>
        </w:rPr>
        <w:t>.</w:t>
      </w:r>
      <w:r w:rsidR="00B4550F">
        <w:rPr>
          <w:rFonts w:ascii="Times New Roman" w:hAnsi="Times New Roman" w:cs="Times New Roman"/>
          <w:sz w:val="24"/>
          <w:szCs w:val="24"/>
          <w:lang w:val="es-ES_tradnl"/>
        </w:rPr>
        <w:t xml:space="preserve"> Así, el trading consiste </w:t>
      </w:r>
      <w:r w:rsidR="00550D73" w:rsidRPr="00DC671C">
        <w:rPr>
          <w:rFonts w:ascii="Times New Roman" w:hAnsi="Times New Roman" w:cs="Times New Roman"/>
          <w:sz w:val="24"/>
          <w:szCs w:val="24"/>
          <w:lang w:val="es-ES_tradnl"/>
        </w:rPr>
        <w:t xml:space="preserve">en la compra y venta de activos financieros de distintos tipos como: acciones, divisas, materias primas y criptomonedas, entre otros </w:t>
      </w:r>
      <w:r w:rsidR="00F411D2" w:rsidRPr="00DC671C">
        <w:rPr>
          <w:rFonts w:ascii="Times New Roman" w:hAnsi="Times New Roman" w:cs="Times New Roman"/>
          <w:sz w:val="24"/>
          <w:szCs w:val="24"/>
          <w:lang w:val="es-ES_tradnl"/>
        </w:rPr>
        <w:fldChar w:fldCharType="begin" w:fldLock="1"/>
      </w:r>
      <w:r w:rsidR="00B56887" w:rsidRPr="00DC671C">
        <w:rPr>
          <w:rFonts w:ascii="Times New Roman" w:hAnsi="Times New Roman" w:cs="Times New Roman"/>
          <w:sz w:val="24"/>
          <w:szCs w:val="24"/>
          <w:lang w:val="es-ES_tradnl"/>
        </w:rPr>
        <w:instrText>ADDIN CSL_CITATION {"citationItems":[{"id":"ITEM-1","itemData":{"URL":"https://admiralmarkets.com/es/education/articles/forex-basics/que-es-trading","abstract":"El trading es una actividad que consiste en la compra y venta de activos financieros, con el objetivo de obtener ganancias. \nEn los últimos años ha cobrado mucha popularidad, sin embargo, no todo el mundo tiene claro el concepto ni sabe cómo llevarlo a cabo. Si este es tu caso, no te preocupes. En este artículo te explicaremos con detalle qué es el trading, qué necesitamos para ser trader e intentaremos responder a la pregunta de si se puede vivir del trading. Si estás interesado en estos temas ¡sigue leyendo! ","accessed":{"date-parts":[["2021","11","28"]]},"author":[{"dropping-particle":"","family":"Caro Mora","given":"Carolina","non-dropping-particle":"","parse-names":false,"suffix":""}],"id":"ITEM-1","issued":{"date-parts":[["2021","8","18"]]},"title":"</w:instrText>
      </w:r>
      <w:r w:rsidR="00B56887" w:rsidRPr="00DC671C">
        <w:rPr>
          <w:rFonts w:ascii="Cambria Math" w:hAnsi="Cambria Math" w:cs="Cambria Math"/>
          <w:sz w:val="24"/>
          <w:szCs w:val="24"/>
          <w:lang w:val="es-ES_tradnl"/>
        </w:rPr>
        <w:instrText>▷</w:instrText>
      </w:r>
      <w:r w:rsidR="00B56887" w:rsidRPr="00DC671C">
        <w:rPr>
          <w:rFonts w:ascii="Times New Roman" w:hAnsi="Times New Roman" w:cs="Times New Roman"/>
          <w:sz w:val="24"/>
          <w:szCs w:val="24"/>
          <w:lang w:val="es-ES_tradnl"/>
        </w:rPr>
        <w:instrText xml:space="preserve"> ¿Qué es el trading? ¿Cómo funciona esta actividad? - Admirals","type":"webpage"},"uris":["http://www.mendeley.com/documents/?uuid=cf94247c-d4a5-3662-b990-59adc4c60b50"]}],"mendeley":{"formattedCitation":"(Caro Mora, 2021)","plainTextFormattedCitation":"(Caro Mora, 2021)","previouslyFormattedCitation":"(Caro Mora, 2021)"},"properties":{"noteIndex":0},"schema":"https://github.com/citation-style-language/schema/raw/master/csl-citation.json"}</w:instrText>
      </w:r>
      <w:r w:rsidR="00F411D2" w:rsidRPr="00DC671C">
        <w:rPr>
          <w:rFonts w:ascii="Times New Roman" w:hAnsi="Times New Roman" w:cs="Times New Roman"/>
          <w:sz w:val="24"/>
          <w:szCs w:val="24"/>
          <w:lang w:val="es-ES_tradnl"/>
        </w:rPr>
        <w:fldChar w:fldCharType="separate"/>
      </w:r>
      <w:r w:rsidR="00F411D2" w:rsidRPr="00DC671C">
        <w:rPr>
          <w:rFonts w:ascii="Times New Roman" w:hAnsi="Times New Roman" w:cs="Times New Roman"/>
          <w:noProof/>
          <w:sz w:val="24"/>
          <w:szCs w:val="24"/>
          <w:lang w:val="es-ES_tradnl"/>
        </w:rPr>
        <w:t>(Caro Mora, 2021)</w:t>
      </w:r>
      <w:r w:rsidR="00F411D2" w:rsidRPr="00DC671C">
        <w:rPr>
          <w:rFonts w:ascii="Times New Roman" w:hAnsi="Times New Roman" w:cs="Times New Roman"/>
          <w:sz w:val="24"/>
          <w:szCs w:val="24"/>
          <w:lang w:val="es-ES_tradnl"/>
        </w:rPr>
        <w:fldChar w:fldCharType="end"/>
      </w:r>
      <w:r w:rsidR="00B4550F">
        <w:rPr>
          <w:rFonts w:ascii="Times New Roman" w:hAnsi="Times New Roman" w:cs="Times New Roman"/>
          <w:sz w:val="24"/>
          <w:szCs w:val="24"/>
          <w:lang w:val="es-ES_tradnl"/>
        </w:rPr>
        <w:t>, con el fin de generar ganancias</w:t>
      </w:r>
      <w:r w:rsidR="00550D73" w:rsidRPr="00DC671C">
        <w:rPr>
          <w:rFonts w:ascii="Times New Roman" w:hAnsi="Times New Roman" w:cs="Times New Roman"/>
          <w:sz w:val="24"/>
          <w:szCs w:val="24"/>
          <w:lang w:val="es-ES_tradnl"/>
        </w:rPr>
        <w:t>.</w:t>
      </w:r>
      <w:r w:rsidR="00B4550F">
        <w:rPr>
          <w:rFonts w:ascii="Times New Roman" w:hAnsi="Times New Roman" w:cs="Times New Roman"/>
          <w:sz w:val="24"/>
          <w:szCs w:val="24"/>
          <w:lang w:val="es-ES_tradnl"/>
        </w:rPr>
        <w:t xml:space="preserve"> </w:t>
      </w:r>
      <w:r w:rsidR="003D40A4" w:rsidRPr="00DC671C">
        <w:rPr>
          <w:rFonts w:ascii="Times New Roman" w:hAnsi="Times New Roman" w:cs="Times New Roman"/>
          <w:sz w:val="24"/>
          <w:szCs w:val="24"/>
          <w:lang w:val="es-ES_tradnl"/>
        </w:rPr>
        <w:t xml:space="preserve">Además, </w:t>
      </w:r>
      <w:r w:rsidR="00F411D2" w:rsidRPr="00DC671C">
        <w:rPr>
          <w:rFonts w:ascii="Times New Roman" w:hAnsi="Times New Roman" w:cs="Times New Roman"/>
          <w:sz w:val="24"/>
          <w:szCs w:val="24"/>
          <w:lang w:val="es-ES_tradnl"/>
        </w:rPr>
        <w:t>suele</w:t>
      </w:r>
      <w:r w:rsidR="007E296B" w:rsidRPr="00DC671C">
        <w:rPr>
          <w:rFonts w:ascii="Times New Roman" w:hAnsi="Times New Roman" w:cs="Times New Roman"/>
          <w:sz w:val="24"/>
          <w:szCs w:val="24"/>
          <w:lang w:val="es-ES_tradnl"/>
        </w:rPr>
        <w:t xml:space="preserve"> </w:t>
      </w:r>
      <w:r w:rsidR="00B86B24" w:rsidRPr="00DC671C">
        <w:rPr>
          <w:rFonts w:ascii="Times New Roman" w:hAnsi="Times New Roman" w:cs="Times New Roman"/>
          <w:sz w:val="24"/>
          <w:szCs w:val="24"/>
          <w:lang w:val="es-ES_tradnl"/>
        </w:rPr>
        <w:t>apoyarse</w:t>
      </w:r>
      <w:r w:rsidR="007E296B" w:rsidRPr="00DC671C">
        <w:rPr>
          <w:rFonts w:ascii="Times New Roman" w:hAnsi="Times New Roman" w:cs="Times New Roman"/>
          <w:sz w:val="24"/>
          <w:szCs w:val="24"/>
          <w:lang w:val="es-ES_tradnl"/>
        </w:rPr>
        <w:t xml:space="preserve"> </w:t>
      </w:r>
      <w:r w:rsidR="00B4550F">
        <w:rPr>
          <w:rFonts w:ascii="Times New Roman" w:hAnsi="Times New Roman" w:cs="Times New Roman"/>
          <w:sz w:val="24"/>
          <w:szCs w:val="24"/>
          <w:lang w:val="es-ES_tradnl"/>
        </w:rPr>
        <w:t>en diferentes tipos de análisis</w:t>
      </w:r>
      <w:r w:rsidR="00C249CD" w:rsidRPr="00DC671C">
        <w:rPr>
          <w:rFonts w:ascii="Times New Roman" w:hAnsi="Times New Roman" w:cs="Times New Roman"/>
          <w:sz w:val="24"/>
          <w:szCs w:val="24"/>
          <w:lang w:val="es-ES_tradnl"/>
        </w:rPr>
        <w:t xml:space="preserve"> </w:t>
      </w:r>
      <w:r w:rsidR="00B4550F">
        <w:rPr>
          <w:rFonts w:ascii="Times New Roman" w:hAnsi="Times New Roman" w:cs="Times New Roman"/>
          <w:sz w:val="24"/>
          <w:szCs w:val="24"/>
          <w:lang w:val="es-ES_tradnl"/>
        </w:rPr>
        <w:t xml:space="preserve">y estrategias </w:t>
      </w:r>
      <w:r w:rsidR="00C249CD" w:rsidRPr="00DC671C">
        <w:rPr>
          <w:rFonts w:ascii="Times New Roman" w:hAnsi="Times New Roman" w:cs="Times New Roman"/>
          <w:sz w:val="24"/>
          <w:szCs w:val="24"/>
          <w:lang w:val="es-ES_tradnl"/>
        </w:rPr>
        <w:fldChar w:fldCharType="begin" w:fldLock="1"/>
      </w:r>
      <w:r w:rsidR="009152EB" w:rsidRPr="00DC671C">
        <w:rPr>
          <w:rFonts w:ascii="Times New Roman" w:hAnsi="Times New Roman" w:cs="Times New Roman"/>
          <w:sz w:val="24"/>
          <w:szCs w:val="24"/>
          <w:lang w:val="es-ES_tradnl"/>
        </w:rPr>
        <w:instrText>ADDIN CSL_CITATION {"citationItems":[{"id":"ITEM-1","itemData":{"URL":"https://medium.com/@efrainenriquefernandez/qué-es-el-trading-2d7815efc48a","accessed":{"date-parts":[["2021","11","28"]]},"author":[{"dropping-particle":"","family":"Fernández Fernández","given":"Efraín Enrique","non-dropping-particle":"","parse-names":false,"suffix":""}],"id":"ITEM-1","issued":{"date-parts":[["2018","3","26"]]},"title":"¿Qué es el Trading?. Marzo 26. 4 minutos de lectura | by Efraín Enrique Fernández Fernández | Medium","type":"webpage"},"uris":["http://www.mendeley.com/documents/?uuid=6981dc16-9cb3-3e50-9b0b-586195cc64e2"]}],"mendeley":{"formattedCitation":"(Fernández Fernández, 2018)","plainTextFormattedCitation":"(Fernández Fernández, 2018)","previouslyFormattedCitation":"(Fernández Fernández, 2018)"},"properties":{"noteIndex":0},"schema":"https://github.com/citation-style-language/schema/raw/master/csl-citation.json"}</w:instrText>
      </w:r>
      <w:r w:rsidR="00C249CD" w:rsidRPr="00DC671C">
        <w:rPr>
          <w:rFonts w:ascii="Times New Roman" w:hAnsi="Times New Roman" w:cs="Times New Roman"/>
          <w:sz w:val="24"/>
          <w:szCs w:val="24"/>
          <w:lang w:val="es-ES_tradnl"/>
        </w:rPr>
        <w:fldChar w:fldCharType="separate"/>
      </w:r>
      <w:r w:rsidR="00C249CD" w:rsidRPr="00DC671C">
        <w:rPr>
          <w:rFonts w:ascii="Times New Roman" w:hAnsi="Times New Roman" w:cs="Times New Roman"/>
          <w:noProof/>
          <w:sz w:val="24"/>
          <w:szCs w:val="24"/>
          <w:lang w:val="es-ES_tradnl"/>
        </w:rPr>
        <w:t>(Fernández Fernández, 2018)</w:t>
      </w:r>
      <w:r w:rsidR="00C249CD" w:rsidRPr="00DC671C">
        <w:rPr>
          <w:rFonts w:ascii="Times New Roman" w:hAnsi="Times New Roman" w:cs="Times New Roman"/>
          <w:sz w:val="24"/>
          <w:szCs w:val="24"/>
          <w:lang w:val="es-ES_tradnl"/>
        </w:rPr>
        <w:fldChar w:fldCharType="end"/>
      </w:r>
      <w:r w:rsidR="007E296B" w:rsidRPr="00DC671C">
        <w:rPr>
          <w:rFonts w:ascii="Times New Roman" w:hAnsi="Times New Roman" w:cs="Times New Roman"/>
          <w:sz w:val="24"/>
          <w:szCs w:val="24"/>
          <w:lang w:val="es-ES_tradnl"/>
        </w:rPr>
        <w:t xml:space="preserve"> para operar en </w:t>
      </w:r>
      <w:r w:rsidR="00F411D2" w:rsidRPr="00DC671C">
        <w:rPr>
          <w:rFonts w:ascii="Times New Roman" w:hAnsi="Times New Roman" w:cs="Times New Roman"/>
          <w:sz w:val="24"/>
          <w:szCs w:val="24"/>
          <w:lang w:val="es-ES_tradnl"/>
        </w:rPr>
        <w:t>los mercados financieros.</w:t>
      </w:r>
      <w:r w:rsidR="00F3246E">
        <w:rPr>
          <w:rFonts w:ascii="Times New Roman" w:hAnsi="Times New Roman" w:cs="Times New Roman"/>
          <w:sz w:val="24"/>
          <w:szCs w:val="24"/>
          <w:lang w:val="es-ES_tradnl"/>
        </w:rPr>
        <w:t xml:space="preserve"> </w:t>
      </w:r>
      <w:r w:rsidR="004D68A0" w:rsidRPr="00DC671C">
        <w:rPr>
          <w:rFonts w:ascii="Times New Roman" w:hAnsi="Times New Roman" w:cs="Times New Roman"/>
          <w:sz w:val="24"/>
          <w:szCs w:val="24"/>
          <w:lang w:val="es-ES_tradnl"/>
        </w:rPr>
        <w:t>En este sentido</w:t>
      </w:r>
      <w:r w:rsidR="003307D9" w:rsidRPr="00DC671C">
        <w:rPr>
          <w:rFonts w:ascii="Times New Roman" w:hAnsi="Times New Roman" w:cs="Times New Roman"/>
          <w:sz w:val="24"/>
          <w:szCs w:val="24"/>
          <w:lang w:val="es-ES_tradnl"/>
        </w:rPr>
        <w:t>,</w:t>
      </w:r>
      <w:r w:rsidR="00F411D2" w:rsidRPr="00DC671C">
        <w:rPr>
          <w:rFonts w:ascii="Times New Roman" w:hAnsi="Times New Roman" w:cs="Times New Roman"/>
          <w:sz w:val="24"/>
          <w:szCs w:val="24"/>
          <w:lang w:val="es-ES_tradnl"/>
        </w:rPr>
        <w:t xml:space="preserve"> </w:t>
      </w:r>
      <w:r w:rsidR="00F411D2" w:rsidRPr="00DC671C">
        <w:rPr>
          <w:rFonts w:ascii="Times New Roman" w:hAnsi="Times New Roman" w:cs="Times New Roman"/>
          <w:sz w:val="24"/>
          <w:szCs w:val="24"/>
          <w:lang w:val="es-ES_tradnl"/>
        </w:rPr>
        <w:fldChar w:fldCharType="begin" w:fldLock="1"/>
      </w:r>
      <w:r w:rsidR="00410FEC" w:rsidRPr="00DC671C">
        <w:rPr>
          <w:rFonts w:ascii="Times New Roman" w:hAnsi="Times New Roman" w:cs="Times New Roman"/>
          <w:sz w:val="24"/>
          <w:szCs w:val="24"/>
          <w:lang w:val="es-ES_tradnl"/>
        </w:rPr>
        <w:instrText>ADDIN CSL_CITATION {"citationItems":[{"id":"ITEM-1","itemData":{"DOI":"10.1016/j.asoc.2018.04.024","ISSN":"15684946","abstract":"Computational intelligence techniques for financial trading systems have always been quite popular. In the last decade, deep learning models start getting more attention, especially within the image processing community. In this study, we propose a novel algorithmic trading model CNN-TA using a 2-D convolutional neural network based on image processing properties. In order to convert financial time series into 2-D images, 15 different technical indicators each with different parameter selections are utilized. Each indicator instance generates data for a 15 day period. As a result, 15 × 15 sized 2-D images are constructed. Each image is then labeled as Buy, Sell or Hold depending on the hills and valleys of the original time series. The results indicate that when compared with the Buy &amp; Hold Strategy and other common trading systems over a long out-of-sample period, the trained model provides better results for stocks and ETFs.","author":[{"dropping-particle":"","family":"Sezer","given":"Omer Berat","non-dropping-particle":"","parse-names":false,"suffix":""},{"dropping-particle":"","family":"Ozbayoglu","given":"Ahmet Murat","non-dropping-particle":"","parse-names":false,"suffix":""}],"container-title":"Applied Soft Computing Journal","id":"ITEM-1","issued":{"date-parts":[["2018"]]},"page":"525-538","publisher":"Elsevier B.V.","title":"Algorithmic financial trading with deep convolutional neural networks: Time series to image conversion approach","type":"article-journal","volume":"70"},"uris":["http://www.mendeley.com/documents/?uuid=a158a04b-119c-454e-ba40-facf81491c59"]}],"mendeley":{"formattedCitation":"(Sezer &amp; Ozbayoglu, 2018)","manualFormatting":"Sezer &amp; Ozbayoglu (2018)","plainTextFormattedCitation":"(Sezer &amp; Ozbayoglu, 2018)","previouslyFormattedCitation":"(Sezer &amp; Ozbayoglu, 2018)"},"properties":{"noteIndex":0},"schema":"https://github.com/citation-style-language/schema/raw/master/csl-citation.json"}</w:instrText>
      </w:r>
      <w:r w:rsidR="00F411D2" w:rsidRPr="00DC671C">
        <w:rPr>
          <w:rFonts w:ascii="Times New Roman" w:hAnsi="Times New Roman" w:cs="Times New Roman"/>
          <w:sz w:val="24"/>
          <w:szCs w:val="24"/>
          <w:lang w:val="es-ES_tradnl"/>
        </w:rPr>
        <w:fldChar w:fldCharType="separate"/>
      </w:r>
      <w:r w:rsidR="00F411D2" w:rsidRPr="00DC671C">
        <w:rPr>
          <w:rFonts w:ascii="Times New Roman" w:hAnsi="Times New Roman" w:cs="Times New Roman"/>
          <w:noProof/>
          <w:sz w:val="24"/>
          <w:szCs w:val="24"/>
          <w:lang w:val="es-ES_tradnl"/>
        </w:rPr>
        <w:t>Sezer &amp; Ozbayoglu (2018)</w:t>
      </w:r>
      <w:r w:rsidR="00F411D2" w:rsidRPr="00DC671C">
        <w:rPr>
          <w:rFonts w:ascii="Times New Roman" w:hAnsi="Times New Roman" w:cs="Times New Roman"/>
          <w:sz w:val="24"/>
          <w:szCs w:val="24"/>
          <w:lang w:val="es-ES_tradnl"/>
        </w:rPr>
        <w:fldChar w:fldCharType="end"/>
      </w:r>
      <w:r w:rsidR="00F411D2" w:rsidRPr="00DC671C">
        <w:rPr>
          <w:rFonts w:ascii="Times New Roman" w:hAnsi="Times New Roman" w:cs="Times New Roman"/>
          <w:sz w:val="24"/>
          <w:szCs w:val="24"/>
          <w:lang w:val="es-ES_tradnl"/>
        </w:rPr>
        <w:t xml:space="preserve"> </w:t>
      </w:r>
      <w:r w:rsidR="00547E61">
        <w:rPr>
          <w:rFonts w:ascii="Times New Roman" w:hAnsi="Times New Roman" w:cs="Times New Roman"/>
          <w:sz w:val="24"/>
          <w:szCs w:val="24"/>
          <w:lang w:val="es-ES_tradnl"/>
        </w:rPr>
        <w:t xml:space="preserve">proponen </w:t>
      </w:r>
      <w:r w:rsidR="00F411D2" w:rsidRPr="00DC671C">
        <w:rPr>
          <w:rFonts w:ascii="Times New Roman" w:hAnsi="Times New Roman" w:cs="Times New Roman"/>
          <w:sz w:val="24"/>
          <w:szCs w:val="24"/>
          <w:lang w:val="es-ES_tradnl"/>
        </w:rPr>
        <w:t xml:space="preserve">un algoritmo de trading basado en CNN </w:t>
      </w:r>
      <w:r w:rsidR="003307D9" w:rsidRPr="00DC671C">
        <w:rPr>
          <w:rFonts w:ascii="Times New Roman" w:hAnsi="Times New Roman" w:cs="Times New Roman"/>
          <w:sz w:val="24"/>
          <w:szCs w:val="24"/>
          <w:lang w:val="es-ES_tradnl"/>
        </w:rPr>
        <w:t>que predice</w:t>
      </w:r>
      <w:r w:rsidR="00F411D2" w:rsidRPr="00DC671C">
        <w:rPr>
          <w:rFonts w:ascii="Times New Roman" w:hAnsi="Times New Roman" w:cs="Times New Roman"/>
          <w:sz w:val="24"/>
          <w:szCs w:val="24"/>
          <w:lang w:val="es-ES_tradnl"/>
        </w:rPr>
        <w:t xml:space="preserve"> </w:t>
      </w:r>
      <w:r w:rsidR="00547E61">
        <w:rPr>
          <w:rFonts w:ascii="Times New Roman" w:hAnsi="Times New Roman" w:cs="Times New Roman"/>
          <w:sz w:val="24"/>
          <w:szCs w:val="24"/>
          <w:lang w:val="es-ES_tradnl"/>
        </w:rPr>
        <w:t xml:space="preserve">numerosas </w:t>
      </w:r>
      <w:r w:rsidR="00F411D2" w:rsidRPr="00DC671C">
        <w:rPr>
          <w:rFonts w:ascii="Times New Roman" w:hAnsi="Times New Roman" w:cs="Times New Roman"/>
          <w:sz w:val="24"/>
          <w:szCs w:val="24"/>
          <w:lang w:val="es-ES_tradnl"/>
        </w:rPr>
        <w:t xml:space="preserve">estrategias de </w:t>
      </w:r>
      <w:r w:rsidR="003307D9" w:rsidRPr="00DC671C">
        <w:rPr>
          <w:rFonts w:ascii="Times New Roman" w:hAnsi="Times New Roman" w:cs="Times New Roman"/>
          <w:sz w:val="24"/>
          <w:szCs w:val="24"/>
          <w:lang w:val="es-ES_tradnl"/>
        </w:rPr>
        <w:t>est</w:t>
      </w:r>
      <w:r w:rsidR="00EA788E">
        <w:rPr>
          <w:rFonts w:ascii="Times New Roman" w:hAnsi="Times New Roman" w:cs="Times New Roman"/>
          <w:sz w:val="24"/>
          <w:szCs w:val="24"/>
          <w:lang w:val="es-ES_tradnl"/>
        </w:rPr>
        <w:t xml:space="preserve">e </w:t>
      </w:r>
      <w:r w:rsidR="00790D73">
        <w:rPr>
          <w:rFonts w:ascii="Times New Roman" w:hAnsi="Times New Roman" w:cs="Times New Roman"/>
          <w:sz w:val="24"/>
          <w:szCs w:val="24"/>
          <w:lang w:val="es-ES_tradnl"/>
        </w:rPr>
        <w:t xml:space="preserve">ámbito </w:t>
      </w:r>
      <w:r w:rsidR="00F411D2" w:rsidRPr="00DC671C">
        <w:rPr>
          <w:rFonts w:ascii="Times New Roman" w:hAnsi="Times New Roman" w:cs="Times New Roman"/>
          <w:sz w:val="24"/>
          <w:szCs w:val="24"/>
          <w:lang w:val="es-ES_tradnl"/>
        </w:rPr>
        <w:t xml:space="preserve">con </w:t>
      </w:r>
      <w:r w:rsidR="00547E61">
        <w:rPr>
          <w:rFonts w:ascii="Times New Roman" w:hAnsi="Times New Roman" w:cs="Times New Roman"/>
          <w:sz w:val="24"/>
          <w:szCs w:val="24"/>
          <w:lang w:val="es-ES_tradnl"/>
        </w:rPr>
        <w:t xml:space="preserve">una </w:t>
      </w:r>
      <w:r w:rsidR="00790D73">
        <w:rPr>
          <w:rFonts w:ascii="Times New Roman" w:hAnsi="Times New Roman" w:cs="Times New Roman"/>
          <w:sz w:val="24"/>
          <w:szCs w:val="24"/>
          <w:lang w:val="es-ES_tradnl"/>
        </w:rPr>
        <w:t xml:space="preserve">alta </w:t>
      </w:r>
      <w:r w:rsidR="00547E61">
        <w:rPr>
          <w:rFonts w:ascii="Times New Roman" w:hAnsi="Times New Roman" w:cs="Times New Roman"/>
          <w:sz w:val="24"/>
          <w:szCs w:val="24"/>
          <w:lang w:val="es-ES_tradnl"/>
        </w:rPr>
        <w:t>precisión</w:t>
      </w:r>
      <w:r w:rsidR="00F411D2" w:rsidRPr="00DC671C">
        <w:rPr>
          <w:rFonts w:ascii="Times New Roman" w:hAnsi="Times New Roman" w:cs="Times New Roman"/>
          <w:sz w:val="24"/>
          <w:szCs w:val="24"/>
          <w:lang w:val="es-ES_tradnl"/>
        </w:rPr>
        <w:t xml:space="preserve">. </w:t>
      </w:r>
      <w:r w:rsidR="003307D9" w:rsidRPr="00DC671C">
        <w:rPr>
          <w:rFonts w:ascii="Times New Roman" w:hAnsi="Times New Roman" w:cs="Times New Roman"/>
          <w:sz w:val="24"/>
          <w:szCs w:val="24"/>
          <w:lang w:val="es-ES_tradnl"/>
        </w:rPr>
        <w:t xml:space="preserve">Para ello, </w:t>
      </w:r>
      <w:r w:rsidR="00410FEC" w:rsidRPr="00DC671C">
        <w:rPr>
          <w:rFonts w:ascii="Times New Roman" w:hAnsi="Times New Roman" w:cs="Times New Roman"/>
          <w:sz w:val="24"/>
          <w:szCs w:val="24"/>
          <w:lang w:val="es-ES_tradnl"/>
        </w:rPr>
        <w:t>convierten las series temporales en imágenes 2D</w:t>
      </w:r>
      <w:r w:rsidR="004D68A0" w:rsidRPr="00DC671C">
        <w:rPr>
          <w:rFonts w:ascii="Times New Roman" w:hAnsi="Times New Roman" w:cs="Times New Roman"/>
          <w:sz w:val="24"/>
          <w:szCs w:val="24"/>
          <w:lang w:val="es-ES_tradnl"/>
        </w:rPr>
        <w:t>,</w:t>
      </w:r>
      <w:r w:rsidR="00410FEC" w:rsidRPr="00DC671C">
        <w:rPr>
          <w:rFonts w:ascii="Times New Roman" w:hAnsi="Times New Roman" w:cs="Times New Roman"/>
          <w:sz w:val="24"/>
          <w:szCs w:val="24"/>
          <w:lang w:val="es-ES_tradnl"/>
        </w:rPr>
        <w:t xml:space="preserve"> que posteriormente </w:t>
      </w:r>
      <w:r w:rsidR="003307D9" w:rsidRPr="00DC671C">
        <w:rPr>
          <w:rFonts w:ascii="Times New Roman" w:hAnsi="Times New Roman" w:cs="Times New Roman"/>
          <w:sz w:val="24"/>
          <w:szCs w:val="24"/>
          <w:lang w:val="es-ES_tradnl"/>
        </w:rPr>
        <w:t>se suministran como</w:t>
      </w:r>
      <w:r w:rsidR="00410FEC" w:rsidRPr="00DC671C">
        <w:rPr>
          <w:rFonts w:ascii="Times New Roman" w:hAnsi="Times New Roman" w:cs="Times New Roman"/>
          <w:sz w:val="24"/>
          <w:szCs w:val="24"/>
          <w:lang w:val="es-ES_tradnl"/>
        </w:rPr>
        <w:t xml:space="preserve"> entrada</w:t>
      </w:r>
      <w:r w:rsidR="003307D9" w:rsidRPr="00DC671C">
        <w:rPr>
          <w:rFonts w:ascii="Times New Roman" w:hAnsi="Times New Roman" w:cs="Times New Roman"/>
          <w:sz w:val="24"/>
          <w:szCs w:val="24"/>
          <w:lang w:val="es-ES_tradnl"/>
        </w:rPr>
        <w:t xml:space="preserve"> a </w:t>
      </w:r>
      <w:r w:rsidR="00410FEC" w:rsidRPr="00DC671C">
        <w:rPr>
          <w:rFonts w:ascii="Times New Roman" w:hAnsi="Times New Roman" w:cs="Times New Roman"/>
          <w:sz w:val="24"/>
          <w:szCs w:val="24"/>
          <w:lang w:val="es-ES_tradnl"/>
        </w:rPr>
        <w:t xml:space="preserve">la CNN. En líneas similares, </w:t>
      </w:r>
      <w:r w:rsidR="00410FEC" w:rsidRPr="00DC671C">
        <w:rPr>
          <w:rFonts w:ascii="Times New Roman" w:hAnsi="Times New Roman" w:cs="Times New Roman"/>
          <w:sz w:val="24"/>
          <w:szCs w:val="24"/>
          <w:lang w:val="es-ES_tradnl"/>
        </w:rPr>
        <w:fldChar w:fldCharType="begin" w:fldLock="1"/>
      </w:r>
      <w:r w:rsidR="008758EA" w:rsidRPr="00DC671C">
        <w:rPr>
          <w:rFonts w:ascii="Times New Roman" w:hAnsi="Times New Roman" w:cs="Times New Roman"/>
          <w:sz w:val="24"/>
          <w:szCs w:val="24"/>
          <w:lang w:val="es-ES_tradnl"/>
        </w:rPr>
        <w:instrText>ADDIN CSL_CITATION {"citationItems":[{"id":"ITEM-1","itemData":{"DOI":"10.1186/s40854-020-00187-0","ISSN":"21994730","abstract":"Candlestick charts display the high, low, opening, and closing prices in a specific period. Candlestick patterns emerge because human actions and reactions are patterned and continuously replicate. These patterns capture information on the candles. According to Thomas Bulkowski’s Encyclopedia of Candlestick Charts, there are 103 candlestick patterns. Traders use these patterns to determine when to enter and exit. Candlestick pattern classification approaches take the hard work out of visually identifying these patterns. To highlight its capabilities, we propose a two-steps approach to recognize candlestick patterns automatically. The first step uses the Gramian Angular Field (GAF) to encode the time series as different types of images. The second step uses the Convolutional Neural Network (CNN) with the GAF images to learn eight critical kinds of candlestick patterns. In this paper, we call the approach GAF-CNN. In the experiments, our approach can identify the eight types of candlestick patterns with 90.7% average accuracy automatically in real-world data, outperforming the LSTM model.","author":[{"dropping-particle":"","family":"Chen","given":"Jun Hao","non-dropping-particle":"","parse-names":false,"suffix":""},{"dropping-particle":"","family":"Tsai","given":"Yun Cheng","non-dropping-particle":"","parse-names":false,"suffix":""}],"container-title":"Financial Innovation","id":"ITEM-1","issue":"1","issued":{"date-parts":[["2020"]]},"publisher":"Financial Innovation","title":"Encoding candlesticks as images for pattern classification using convolutional neural networks","type":"article-journal","volume":"6"},"uris":["http://www.mendeley.com/documents/?uuid=ac782311-6a1a-4171-b6a2-6f14067420ce"]}],"mendeley":{"formattedCitation":"(Chen &amp; Tsai, 2020)","manualFormatting":"Chen &amp; Tsai (2020)","plainTextFormattedCitation":"(Chen &amp; Tsai, 2020)","previouslyFormattedCitation":"(Chen &amp; Tsai, 2020)"},"properties":{"noteIndex":0},"schema":"https://github.com/citation-style-language/schema/raw/master/csl-citation.json"}</w:instrText>
      </w:r>
      <w:r w:rsidR="00410FEC" w:rsidRPr="00DC671C">
        <w:rPr>
          <w:rFonts w:ascii="Times New Roman" w:hAnsi="Times New Roman" w:cs="Times New Roman"/>
          <w:sz w:val="24"/>
          <w:szCs w:val="24"/>
          <w:lang w:val="es-ES_tradnl"/>
        </w:rPr>
        <w:fldChar w:fldCharType="separate"/>
      </w:r>
      <w:r w:rsidR="00410FEC" w:rsidRPr="00DC671C">
        <w:rPr>
          <w:rFonts w:ascii="Times New Roman" w:hAnsi="Times New Roman" w:cs="Times New Roman"/>
          <w:noProof/>
          <w:sz w:val="24"/>
          <w:szCs w:val="24"/>
          <w:lang w:val="es-ES_tradnl"/>
        </w:rPr>
        <w:t>Chen &amp; Tsai (2020)</w:t>
      </w:r>
      <w:r w:rsidR="00410FEC" w:rsidRPr="00DC671C">
        <w:rPr>
          <w:rFonts w:ascii="Times New Roman" w:hAnsi="Times New Roman" w:cs="Times New Roman"/>
          <w:sz w:val="24"/>
          <w:szCs w:val="24"/>
          <w:lang w:val="es-ES_tradnl"/>
        </w:rPr>
        <w:fldChar w:fldCharType="end"/>
      </w:r>
      <w:r w:rsidR="00410FEC" w:rsidRPr="00DC671C">
        <w:rPr>
          <w:rFonts w:ascii="Times New Roman" w:hAnsi="Times New Roman" w:cs="Times New Roman"/>
          <w:sz w:val="24"/>
          <w:szCs w:val="24"/>
          <w:lang w:val="es-ES_tradnl"/>
        </w:rPr>
        <w:t xml:space="preserve"> </w:t>
      </w:r>
      <w:r w:rsidR="00E629A3" w:rsidRPr="00DC671C">
        <w:rPr>
          <w:rFonts w:ascii="Times New Roman" w:hAnsi="Times New Roman" w:cs="Times New Roman"/>
          <w:sz w:val="24"/>
          <w:szCs w:val="24"/>
          <w:lang w:val="es-ES_tradnl"/>
        </w:rPr>
        <w:t>plantean</w:t>
      </w:r>
      <w:r w:rsidR="00410FEC" w:rsidRPr="00DC671C">
        <w:rPr>
          <w:rFonts w:ascii="Times New Roman" w:hAnsi="Times New Roman" w:cs="Times New Roman"/>
          <w:sz w:val="24"/>
          <w:szCs w:val="24"/>
          <w:lang w:val="es-ES_tradnl"/>
        </w:rPr>
        <w:t xml:space="preserve"> un enfoque de dos pasos para </w:t>
      </w:r>
      <w:r w:rsidR="00547E61">
        <w:rPr>
          <w:rFonts w:ascii="Times New Roman" w:hAnsi="Times New Roman" w:cs="Times New Roman"/>
          <w:sz w:val="24"/>
          <w:szCs w:val="24"/>
          <w:lang w:val="es-ES_tradnl"/>
        </w:rPr>
        <w:t xml:space="preserve">el reconocimiento de </w:t>
      </w:r>
      <w:r w:rsidR="00C0524C">
        <w:rPr>
          <w:rFonts w:ascii="Times New Roman" w:hAnsi="Times New Roman" w:cs="Times New Roman"/>
          <w:sz w:val="24"/>
          <w:szCs w:val="24"/>
          <w:lang w:val="es-ES_tradnl"/>
        </w:rPr>
        <w:t>los</w:t>
      </w:r>
      <w:r w:rsidR="00547E61">
        <w:rPr>
          <w:rFonts w:ascii="Times New Roman" w:hAnsi="Times New Roman" w:cs="Times New Roman"/>
          <w:sz w:val="24"/>
          <w:szCs w:val="24"/>
          <w:lang w:val="es-ES_tradnl"/>
        </w:rPr>
        <w:t xml:space="preserve"> </w:t>
      </w:r>
      <w:r w:rsidR="00410FEC" w:rsidRPr="00DC671C">
        <w:rPr>
          <w:rFonts w:ascii="Times New Roman" w:hAnsi="Times New Roman" w:cs="Times New Roman"/>
          <w:sz w:val="24"/>
          <w:szCs w:val="24"/>
          <w:lang w:val="es-ES_tradnl"/>
        </w:rPr>
        <w:t>patrones de velas</w:t>
      </w:r>
      <w:r w:rsidR="002E194E">
        <w:rPr>
          <w:rFonts w:ascii="Times New Roman" w:hAnsi="Times New Roman" w:cs="Times New Roman"/>
          <w:sz w:val="24"/>
          <w:szCs w:val="24"/>
          <w:lang w:val="es-ES_tradnl"/>
        </w:rPr>
        <w:t xml:space="preserve"> (</w:t>
      </w:r>
      <w:r w:rsidR="00DA1A03">
        <w:rPr>
          <w:rFonts w:ascii="Times New Roman" w:hAnsi="Times New Roman" w:cs="Times New Roman"/>
          <w:sz w:val="24"/>
          <w:szCs w:val="24"/>
          <w:lang w:val="es-ES_tradnl"/>
        </w:rPr>
        <w:t xml:space="preserve">tipo de gráfico en el </w:t>
      </w:r>
      <w:r w:rsidR="00DA1A03" w:rsidRPr="00DA1A03">
        <w:rPr>
          <w:rFonts w:ascii="Times New Roman" w:hAnsi="Times New Roman" w:cs="Times New Roman"/>
          <w:i/>
          <w:iCs/>
          <w:sz w:val="24"/>
          <w:szCs w:val="24"/>
          <w:lang w:val="es-ES_tradnl"/>
        </w:rPr>
        <w:t>trading</w:t>
      </w:r>
      <w:r w:rsidR="002E194E">
        <w:rPr>
          <w:rFonts w:ascii="Times New Roman" w:hAnsi="Times New Roman" w:cs="Times New Roman"/>
          <w:sz w:val="24"/>
          <w:szCs w:val="24"/>
          <w:lang w:val="es-ES_tradnl"/>
        </w:rPr>
        <w:t>)</w:t>
      </w:r>
      <w:r w:rsidR="00410FEC" w:rsidRPr="00DC671C">
        <w:rPr>
          <w:rFonts w:ascii="Times New Roman" w:hAnsi="Times New Roman" w:cs="Times New Roman"/>
          <w:sz w:val="24"/>
          <w:szCs w:val="24"/>
          <w:lang w:val="es-ES_tradnl"/>
        </w:rPr>
        <w:t xml:space="preserve"> mediante las CNN.</w:t>
      </w:r>
      <w:r w:rsidR="008758EA" w:rsidRPr="00DC671C">
        <w:rPr>
          <w:rFonts w:ascii="Times New Roman" w:hAnsi="Times New Roman" w:cs="Times New Roman"/>
          <w:sz w:val="24"/>
          <w:szCs w:val="24"/>
          <w:lang w:val="es-ES_tradnl"/>
        </w:rPr>
        <w:t xml:space="preserve"> </w:t>
      </w:r>
      <w:r w:rsidR="00D01B55" w:rsidRPr="00DC671C">
        <w:rPr>
          <w:rFonts w:ascii="Times New Roman" w:hAnsi="Times New Roman" w:cs="Times New Roman"/>
          <w:sz w:val="24"/>
          <w:szCs w:val="24"/>
          <w:lang w:val="es-ES_tradnl"/>
        </w:rPr>
        <w:t xml:space="preserve">Así, los </w:t>
      </w:r>
      <w:r w:rsidR="00410FEC" w:rsidRPr="00DC671C">
        <w:rPr>
          <w:rFonts w:ascii="Times New Roman" w:hAnsi="Times New Roman" w:cs="Times New Roman"/>
          <w:sz w:val="24"/>
          <w:szCs w:val="24"/>
          <w:lang w:val="es-ES_tradnl"/>
        </w:rPr>
        <w:t xml:space="preserve">autores </w:t>
      </w:r>
      <w:r w:rsidR="00C0524C">
        <w:rPr>
          <w:rFonts w:ascii="Times New Roman" w:hAnsi="Times New Roman" w:cs="Times New Roman"/>
          <w:sz w:val="24"/>
          <w:szCs w:val="24"/>
          <w:lang w:val="es-ES_tradnl"/>
        </w:rPr>
        <w:t xml:space="preserve">llegan a la conclusión de </w:t>
      </w:r>
      <w:r w:rsidR="00410FEC" w:rsidRPr="00DC671C">
        <w:rPr>
          <w:rFonts w:ascii="Times New Roman" w:hAnsi="Times New Roman" w:cs="Times New Roman"/>
          <w:sz w:val="24"/>
          <w:szCs w:val="24"/>
          <w:lang w:val="es-ES_tradnl"/>
        </w:rPr>
        <w:t xml:space="preserve">que su modelo </w:t>
      </w:r>
      <w:r w:rsidR="00C0524C">
        <w:rPr>
          <w:rFonts w:ascii="Times New Roman" w:hAnsi="Times New Roman" w:cs="Times New Roman"/>
          <w:sz w:val="24"/>
          <w:szCs w:val="24"/>
          <w:lang w:val="es-ES_tradnl"/>
        </w:rPr>
        <w:t xml:space="preserve">es capaz de </w:t>
      </w:r>
      <w:r w:rsidR="00410FEC" w:rsidRPr="00DC671C">
        <w:rPr>
          <w:rFonts w:ascii="Times New Roman" w:hAnsi="Times New Roman" w:cs="Times New Roman"/>
          <w:sz w:val="24"/>
          <w:szCs w:val="24"/>
          <w:lang w:val="es-ES_tradnl"/>
        </w:rPr>
        <w:t xml:space="preserve">detectar </w:t>
      </w:r>
      <w:r w:rsidR="00F3246E">
        <w:rPr>
          <w:rFonts w:ascii="Times New Roman" w:hAnsi="Times New Roman" w:cs="Times New Roman"/>
          <w:sz w:val="24"/>
          <w:szCs w:val="24"/>
          <w:lang w:val="es-ES_tradnl"/>
        </w:rPr>
        <w:t xml:space="preserve">tales patrones </w:t>
      </w:r>
      <w:r w:rsidR="008758EA" w:rsidRPr="00DC671C">
        <w:rPr>
          <w:rFonts w:ascii="Times New Roman" w:hAnsi="Times New Roman" w:cs="Times New Roman"/>
          <w:sz w:val="24"/>
          <w:szCs w:val="24"/>
          <w:lang w:val="es-ES_tradnl"/>
        </w:rPr>
        <w:t xml:space="preserve">con </w:t>
      </w:r>
      <w:r w:rsidR="00D01B55" w:rsidRPr="00DC671C">
        <w:rPr>
          <w:rFonts w:ascii="Times New Roman" w:hAnsi="Times New Roman" w:cs="Times New Roman"/>
          <w:sz w:val="24"/>
          <w:szCs w:val="24"/>
          <w:lang w:val="es-ES_tradnl"/>
        </w:rPr>
        <w:t>una exactitud media de 90.7%</w:t>
      </w:r>
      <w:r w:rsidR="008758EA" w:rsidRPr="00DC671C">
        <w:rPr>
          <w:rFonts w:ascii="Times New Roman" w:hAnsi="Times New Roman" w:cs="Times New Roman"/>
          <w:sz w:val="24"/>
          <w:szCs w:val="24"/>
          <w:lang w:val="es-ES_tradnl"/>
        </w:rPr>
        <w:t>.</w:t>
      </w:r>
    </w:p>
    <w:p w14:paraId="4853DB5B" w14:textId="0336B7F6" w:rsidR="00344562" w:rsidRPr="00DC671C" w:rsidRDefault="009152EB" w:rsidP="00D24CEB">
      <w:pPr>
        <w:spacing w:after="180" w:line="360" w:lineRule="auto"/>
        <w:jc w:val="both"/>
        <w:rPr>
          <w:rFonts w:ascii="Times New Roman" w:hAnsi="Times New Roman" w:cs="Times New Roman"/>
          <w:sz w:val="24"/>
          <w:szCs w:val="24"/>
          <w:lang w:val="es-ES_tradnl"/>
        </w:rPr>
      </w:pPr>
      <w:r w:rsidRPr="00DC671C">
        <w:rPr>
          <w:rFonts w:ascii="Times New Roman" w:hAnsi="Times New Roman" w:cs="Times New Roman"/>
          <w:sz w:val="24"/>
          <w:szCs w:val="24"/>
          <w:lang w:val="es-ES_tradnl"/>
        </w:rPr>
        <w:lastRenderedPageBreak/>
        <w:t xml:space="preserve">Por último, </w:t>
      </w:r>
      <w:r w:rsidR="00F3246E">
        <w:rPr>
          <w:rFonts w:ascii="Times New Roman" w:hAnsi="Times New Roman" w:cs="Times New Roman"/>
          <w:sz w:val="24"/>
          <w:szCs w:val="24"/>
          <w:lang w:val="es-ES_tradnl"/>
        </w:rPr>
        <w:t xml:space="preserve">centrando el foco </w:t>
      </w:r>
      <w:r w:rsidR="00FC1073">
        <w:rPr>
          <w:rFonts w:ascii="Times New Roman" w:hAnsi="Times New Roman" w:cs="Times New Roman"/>
          <w:sz w:val="24"/>
          <w:szCs w:val="24"/>
          <w:lang w:val="es-ES_tradnl"/>
        </w:rPr>
        <w:t xml:space="preserve">en la temática que </w:t>
      </w:r>
      <w:r w:rsidR="00E0601A">
        <w:rPr>
          <w:rFonts w:ascii="Times New Roman" w:hAnsi="Times New Roman" w:cs="Times New Roman"/>
          <w:sz w:val="24"/>
          <w:szCs w:val="24"/>
          <w:lang w:val="es-ES_tradnl"/>
        </w:rPr>
        <w:t xml:space="preserve">es de interés </w:t>
      </w:r>
      <w:r w:rsidR="00FC1073">
        <w:rPr>
          <w:rFonts w:ascii="Times New Roman" w:hAnsi="Times New Roman" w:cs="Times New Roman"/>
          <w:sz w:val="24"/>
          <w:szCs w:val="24"/>
          <w:lang w:val="es-ES_tradnl"/>
        </w:rPr>
        <w:t xml:space="preserve">para este estudio, es decir, trabajos </w:t>
      </w:r>
      <w:r w:rsidR="00F3246E">
        <w:rPr>
          <w:rFonts w:ascii="Times New Roman" w:hAnsi="Times New Roman" w:cs="Times New Roman"/>
          <w:sz w:val="24"/>
          <w:szCs w:val="24"/>
          <w:lang w:val="es-ES_tradnl"/>
        </w:rPr>
        <w:t xml:space="preserve">que </w:t>
      </w:r>
      <w:r w:rsidR="00D24CEB">
        <w:rPr>
          <w:rFonts w:ascii="Times New Roman" w:hAnsi="Times New Roman" w:cs="Times New Roman"/>
          <w:sz w:val="24"/>
          <w:szCs w:val="24"/>
          <w:lang w:val="es-ES_tradnl"/>
        </w:rPr>
        <w:t>utilizan</w:t>
      </w:r>
      <w:r w:rsidR="00F3246E">
        <w:rPr>
          <w:rFonts w:ascii="Times New Roman" w:hAnsi="Times New Roman" w:cs="Times New Roman"/>
          <w:sz w:val="24"/>
          <w:szCs w:val="24"/>
          <w:lang w:val="es-ES_tradnl"/>
        </w:rPr>
        <w:t xml:space="preserve"> imágenes para la </w:t>
      </w:r>
      <w:r w:rsidR="00D24CEB">
        <w:rPr>
          <w:rFonts w:ascii="Times New Roman" w:hAnsi="Times New Roman" w:cs="Times New Roman"/>
          <w:sz w:val="24"/>
          <w:szCs w:val="24"/>
          <w:lang w:val="es-ES_tradnl"/>
        </w:rPr>
        <w:t>predicción d</w:t>
      </w:r>
      <w:r w:rsidR="00F3246E">
        <w:rPr>
          <w:rFonts w:ascii="Times New Roman" w:hAnsi="Times New Roman" w:cs="Times New Roman"/>
          <w:sz w:val="24"/>
          <w:szCs w:val="24"/>
          <w:lang w:val="es-ES_tradnl"/>
        </w:rPr>
        <w:t>el destino de una empresa</w:t>
      </w:r>
      <w:r w:rsidR="00D24CEB">
        <w:rPr>
          <w:rFonts w:ascii="Times New Roman" w:hAnsi="Times New Roman" w:cs="Times New Roman"/>
          <w:sz w:val="24"/>
          <w:szCs w:val="24"/>
          <w:lang w:val="es-ES_tradnl"/>
        </w:rPr>
        <w:t xml:space="preserve">, es </w:t>
      </w:r>
      <w:r w:rsidR="00FC1073">
        <w:rPr>
          <w:rFonts w:ascii="Times New Roman" w:hAnsi="Times New Roman" w:cs="Times New Roman"/>
          <w:sz w:val="24"/>
          <w:szCs w:val="24"/>
          <w:lang w:val="es-ES_tradnl"/>
        </w:rPr>
        <w:t xml:space="preserve">fundamental </w:t>
      </w:r>
      <w:r w:rsidR="00D24CEB">
        <w:rPr>
          <w:rFonts w:ascii="Times New Roman" w:hAnsi="Times New Roman" w:cs="Times New Roman"/>
          <w:sz w:val="24"/>
          <w:szCs w:val="24"/>
          <w:lang w:val="es-ES_tradnl"/>
        </w:rPr>
        <w:t xml:space="preserve">hacer referencia </w:t>
      </w:r>
      <w:r w:rsidR="00235B9D" w:rsidRPr="00DC671C">
        <w:rPr>
          <w:rFonts w:ascii="Times New Roman" w:hAnsi="Times New Roman" w:cs="Times New Roman"/>
          <w:sz w:val="24"/>
          <w:szCs w:val="24"/>
          <w:lang w:val="es-ES_tradnl"/>
        </w:rPr>
        <w:t xml:space="preserve">al estudio de </w:t>
      </w:r>
      <w:r w:rsidR="008758EA" w:rsidRPr="00DC671C">
        <w:rPr>
          <w:rFonts w:ascii="Times New Roman" w:hAnsi="Times New Roman" w:cs="Times New Roman"/>
          <w:sz w:val="24"/>
          <w:szCs w:val="24"/>
          <w:lang w:val="es-ES_tradnl"/>
        </w:rPr>
        <w:fldChar w:fldCharType="begin" w:fldLock="1"/>
      </w:r>
      <w:r w:rsidR="00B56887" w:rsidRPr="00DC671C">
        <w:rPr>
          <w:rFonts w:ascii="Times New Roman" w:hAnsi="Times New Roman" w:cs="Times New Roman"/>
          <w:sz w:val="24"/>
          <w:szCs w:val="24"/>
          <w:lang w:val="es-ES_tradnl"/>
        </w:rPr>
        <w:instrText>ADDIN CSL_CITATION {"citationItems":[{"id":"ITEM-1","itemData":{"DOI":"10.1016/j.eswa.2018.09.039","ISSN":"09574174","abstract":"Convolutional neural networks are being applied to identification problems in a variety of fields, and in some areas are showing higher discrimination accuracies than conventional methods. However, applications of convolutional neural networks to financial analyses have only been reported in a small number of studies on the prediction of stock price movements. The reason for this seems to be that convolutional neural networks are more suitable for application to images and less suitable for general numerical data including financial statements. Hence, in this research, an attempt is made to apply a convolutional neural network to the prediction of corporate bankruptcy, which in most cases is treated as a two-class classification problem. We use the financial statements (balance sheets and profit-and-loss statements) of 102 companies that have been delisted from the Japanese stock market due to de facto bankruptcy as well as the financial statements of 2062 currently listed companies over four financial periods. In our proposed method, a set of financial ratios are derived from the financial statements and represented as a grayscale image. The image generated by this process is utilized for training and testing a convolutional neural network. Moreover, the size of the dataset is increased using the weighted averages to create synthetic data points. A total of 7520 images for the bankrupt and continuing enterprises classes are used for training the convolutional neural network based on GoogLeNet. Bankruptcy predictions through the trained network are shown to have a higher performance compared to methods using decision trees, linear discriminant analysis, support vector machines, multi-layer perceptron, AdaBoost, or Altman's Z′′-score.","author":[{"dropping-particle":"","family":"Hosaka","given":"Tadaaki","non-dropping-particle":"","parse-names":false,"suffix":""}],"container-title":"Expert Systems with Applications","id":"ITEM-1","issued":{"date-parts":[["2019"]]},"page":"287-299","publisher":"Elsevier Ltd","title":"Bankruptcy prediction using imaged financial ratios and convolutional neural networks","type":"article-journal","volume":"117"},"uris":["http://www.mendeley.com/documents/?uuid=3a05fa39-344c-4085-8362-e47ed40a89bd"]}],"mendeley":{"formattedCitation":"(Hosaka, 2019)","manualFormatting":"Hosaka (2019)","plainTextFormattedCitation":"(Hosaka, 2019)","previouslyFormattedCitation":"(Hosaka, 2019)"},"properties":{"noteIndex":0},"schema":"https://github.com/citation-style-language/schema/raw/master/csl-citation.json"}</w:instrText>
      </w:r>
      <w:r w:rsidR="008758EA" w:rsidRPr="00DC671C">
        <w:rPr>
          <w:rFonts w:ascii="Times New Roman" w:hAnsi="Times New Roman" w:cs="Times New Roman"/>
          <w:sz w:val="24"/>
          <w:szCs w:val="24"/>
          <w:lang w:val="es-ES_tradnl"/>
        </w:rPr>
        <w:fldChar w:fldCharType="separate"/>
      </w:r>
      <w:r w:rsidR="008758EA" w:rsidRPr="00DC671C">
        <w:rPr>
          <w:rFonts w:ascii="Times New Roman" w:hAnsi="Times New Roman" w:cs="Times New Roman"/>
          <w:noProof/>
          <w:sz w:val="24"/>
          <w:szCs w:val="24"/>
          <w:lang w:val="es-ES_tradnl"/>
        </w:rPr>
        <w:t>Hosaka (2019)</w:t>
      </w:r>
      <w:r w:rsidR="008758EA" w:rsidRPr="00DC671C">
        <w:rPr>
          <w:rFonts w:ascii="Times New Roman" w:hAnsi="Times New Roman" w:cs="Times New Roman"/>
          <w:sz w:val="24"/>
          <w:szCs w:val="24"/>
          <w:lang w:val="es-ES_tradnl"/>
        </w:rPr>
        <w:fldChar w:fldCharType="end"/>
      </w:r>
      <w:r w:rsidR="008758EA" w:rsidRPr="00DC671C">
        <w:rPr>
          <w:rFonts w:ascii="Times New Roman" w:hAnsi="Times New Roman" w:cs="Times New Roman"/>
          <w:sz w:val="24"/>
          <w:szCs w:val="24"/>
          <w:lang w:val="es-ES_tradnl"/>
        </w:rPr>
        <w:t>.</w:t>
      </w:r>
      <w:r w:rsidR="00FC1073">
        <w:rPr>
          <w:rFonts w:ascii="Times New Roman" w:hAnsi="Times New Roman" w:cs="Times New Roman"/>
          <w:sz w:val="24"/>
          <w:szCs w:val="24"/>
          <w:lang w:val="es-ES_tradnl"/>
        </w:rPr>
        <w:t xml:space="preserve"> </w:t>
      </w:r>
      <w:r w:rsidR="003D641C" w:rsidRPr="00DC671C">
        <w:rPr>
          <w:rFonts w:ascii="Times New Roman" w:hAnsi="Times New Roman" w:cs="Times New Roman"/>
          <w:sz w:val="24"/>
          <w:szCs w:val="24"/>
          <w:lang w:val="es-ES_tradnl"/>
        </w:rPr>
        <w:t>Esto</w:t>
      </w:r>
      <w:r w:rsidR="00235B9D" w:rsidRPr="00DC671C">
        <w:rPr>
          <w:rFonts w:ascii="Times New Roman" w:hAnsi="Times New Roman" w:cs="Times New Roman"/>
          <w:sz w:val="24"/>
          <w:szCs w:val="24"/>
          <w:lang w:val="es-ES_tradnl"/>
        </w:rPr>
        <w:t xml:space="preserve"> se debe a que</w:t>
      </w:r>
      <w:r w:rsidR="00082B04" w:rsidRPr="00DC671C">
        <w:rPr>
          <w:rFonts w:ascii="Times New Roman" w:hAnsi="Times New Roman" w:cs="Times New Roman"/>
          <w:sz w:val="24"/>
          <w:szCs w:val="24"/>
          <w:lang w:val="es-ES_tradnl"/>
        </w:rPr>
        <w:t>,</w:t>
      </w:r>
      <w:r w:rsidR="00235B9D" w:rsidRPr="00DC671C">
        <w:rPr>
          <w:rFonts w:ascii="Times New Roman" w:hAnsi="Times New Roman" w:cs="Times New Roman"/>
          <w:sz w:val="24"/>
          <w:szCs w:val="24"/>
          <w:lang w:val="es-ES_tradnl"/>
        </w:rPr>
        <w:t xml:space="preserve"> dicho estudio y el actual se basan en una metodología bastante </w:t>
      </w:r>
      <w:r w:rsidR="00E0601A">
        <w:rPr>
          <w:rFonts w:ascii="Times New Roman" w:hAnsi="Times New Roman" w:cs="Times New Roman"/>
          <w:sz w:val="24"/>
          <w:szCs w:val="24"/>
          <w:lang w:val="es-ES_tradnl"/>
        </w:rPr>
        <w:t>parecida</w:t>
      </w:r>
      <w:r w:rsidR="00FC1073">
        <w:rPr>
          <w:rFonts w:ascii="Times New Roman" w:hAnsi="Times New Roman" w:cs="Times New Roman"/>
          <w:sz w:val="24"/>
          <w:szCs w:val="24"/>
          <w:lang w:val="es-ES_tradnl"/>
        </w:rPr>
        <w:t>, c</w:t>
      </w:r>
      <w:r w:rsidR="00235B9D" w:rsidRPr="00DC671C">
        <w:rPr>
          <w:rFonts w:ascii="Times New Roman" w:hAnsi="Times New Roman" w:cs="Times New Roman"/>
          <w:sz w:val="24"/>
          <w:szCs w:val="24"/>
          <w:lang w:val="es-ES_tradnl"/>
        </w:rPr>
        <w:t xml:space="preserve">on la única diferencia de que </w:t>
      </w:r>
      <w:r w:rsidR="00FC1073">
        <w:rPr>
          <w:rFonts w:ascii="Times New Roman" w:hAnsi="Times New Roman" w:cs="Times New Roman"/>
          <w:sz w:val="24"/>
          <w:szCs w:val="24"/>
          <w:lang w:val="es-ES_tradnl"/>
        </w:rPr>
        <w:t xml:space="preserve">el presente estudio identifica </w:t>
      </w:r>
      <w:r w:rsidRPr="00DC671C">
        <w:rPr>
          <w:rFonts w:ascii="Times New Roman" w:hAnsi="Times New Roman" w:cs="Times New Roman"/>
          <w:sz w:val="24"/>
          <w:szCs w:val="24"/>
          <w:lang w:val="es-ES_tradnl"/>
        </w:rPr>
        <w:t>a las</w:t>
      </w:r>
      <w:r w:rsidR="00235B9D" w:rsidRPr="00DC671C">
        <w:rPr>
          <w:rFonts w:ascii="Times New Roman" w:hAnsi="Times New Roman" w:cs="Times New Roman"/>
          <w:sz w:val="24"/>
          <w:szCs w:val="24"/>
          <w:lang w:val="es-ES_tradnl"/>
        </w:rPr>
        <w:t xml:space="preserve"> </w:t>
      </w:r>
      <w:r w:rsidR="00FC1073">
        <w:rPr>
          <w:rFonts w:ascii="Times New Roman" w:hAnsi="Times New Roman" w:cs="Times New Roman"/>
          <w:sz w:val="24"/>
          <w:szCs w:val="24"/>
          <w:lang w:val="es-ES_tradnl"/>
        </w:rPr>
        <w:t xml:space="preserve">pymes </w:t>
      </w:r>
      <w:r w:rsidR="00235B9D" w:rsidRPr="00DC671C">
        <w:rPr>
          <w:rFonts w:ascii="Times New Roman" w:hAnsi="Times New Roman" w:cs="Times New Roman"/>
          <w:sz w:val="24"/>
          <w:szCs w:val="24"/>
          <w:lang w:val="es-ES_tradnl"/>
        </w:rPr>
        <w:t xml:space="preserve">zombis y el de </w:t>
      </w:r>
      <w:r w:rsidR="00FC1073" w:rsidRPr="00DC671C">
        <w:rPr>
          <w:rFonts w:ascii="Times New Roman" w:hAnsi="Times New Roman" w:cs="Times New Roman"/>
          <w:sz w:val="24"/>
          <w:szCs w:val="24"/>
          <w:lang w:val="es-ES_tradnl"/>
        </w:rPr>
        <w:fldChar w:fldCharType="begin" w:fldLock="1"/>
      </w:r>
      <w:r w:rsidR="00FC1073" w:rsidRPr="00DC671C">
        <w:rPr>
          <w:rFonts w:ascii="Times New Roman" w:hAnsi="Times New Roman" w:cs="Times New Roman"/>
          <w:sz w:val="24"/>
          <w:szCs w:val="24"/>
          <w:lang w:val="es-ES_tradnl"/>
        </w:rPr>
        <w:instrText>ADDIN CSL_CITATION {"citationItems":[{"id":"ITEM-1","itemData":{"DOI":"10.1016/j.eswa.2018.09.039","ISSN":"09574174","abstract":"Convolutional neural networks are being applied to identification problems in a variety of fields, and in some areas are showing higher discrimination accuracies than conventional methods. However, applications of convolutional neural networks to financial analyses have only been reported in a small number of studies on the prediction of stock price movements. The reason for this seems to be that convolutional neural networks are more suitable for application to images and less suitable for general numerical data including financial statements. Hence, in this research, an attempt is made to apply a convolutional neural network to the prediction of corporate bankruptcy, which in most cases is treated as a two-class classification problem. We use the financial statements (balance sheets and profit-and-loss statements) of 102 companies that have been delisted from the Japanese stock market due to de facto bankruptcy as well as the financial statements of 2062 currently listed companies over four financial periods. In our proposed method, a set of financial ratios are derived from the financial statements and represented as a grayscale image. The image generated by this process is utilized for training and testing a convolutional neural network. Moreover, the size of the dataset is increased using the weighted averages to create synthetic data points. A total of 7520 images for the bankrupt and continuing enterprises classes are used for training the convolutional neural network based on GoogLeNet. Bankruptcy predictions through the trained network are shown to have a higher performance compared to methods using decision trees, linear discriminant analysis, support vector machines, multi-layer perceptron, AdaBoost, or Altman's Z′′-score.","author":[{"dropping-particle":"","family":"Hosaka","given":"Tadaaki","non-dropping-particle":"","parse-names":false,"suffix":""}],"container-title":"Expert Systems with Applications","id":"ITEM-1","issued":{"date-parts":[["2019"]]},"page":"287-299","publisher":"Elsevier Ltd","title":"Bankruptcy prediction using imaged financial ratios and convolutional neural networks","type":"article-journal","volume":"117"},"uris":["http://www.mendeley.com/documents/?uuid=3a05fa39-344c-4085-8362-e47ed40a89bd"]}],"mendeley":{"formattedCitation":"(Hosaka, 2019)","manualFormatting":"Hosaka (2019)","plainTextFormattedCitation":"(Hosaka, 2019)","previouslyFormattedCitation":"(Hosaka, 2019)"},"properties":{"noteIndex":0},"schema":"https://github.com/citation-style-language/schema/raw/master/csl-citation.json"}</w:instrText>
      </w:r>
      <w:r w:rsidR="00FC1073" w:rsidRPr="00DC671C">
        <w:rPr>
          <w:rFonts w:ascii="Times New Roman" w:hAnsi="Times New Roman" w:cs="Times New Roman"/>
          <w:sz w:val="24"/>
          <w:szCs w:val="24"/>
          <w:lang w:val="es-ES_tradnl"/>
        </w:rPr>
        <w:fldChar w:fldCharType="separate"/>
      </w:r>
      <w:r w:rsidR="00FC1073" w:rsidRPr="00DC671C">
        <w:rPr>
          <w:rFonts w:ascii="Times New Roman" w:hAnsi="Times New Roman" w:cs="Times New Roman"/>
          <w:noProof/>
          <w:sz w:val="24"/>
          <w:szCs w:val="24"/>
          <w:lang w:val="es-ES_tradnl"/>
        </w:rPr>
        <w:t>Hosaka (2019)</w:t>
      </w:r>
      <w:r w:rsidR="00FC1073" w:rsidRPr="00DC671C">
        <w:rPr>
          <w:rFonts w:ascii="Times New Roman" w:hAnsi="Times New Roman" w:cs="Times New Roman"/>
          <w:sz w:val="24"/>
          <w:szCs w:val="24"/>
          <w:lang w:val="es-ES_tradnl"/>
        </w:rPr>
        <w:fldChar w:fldCharType="end"/>
      </w:r>
      <w:r w:rsidR="00082B04" w:rsidRPr="00DC671C">
        <w:rPr>
          <w:rFonts w:ascii="Times New Roman" w:hAnsi="Times New Roman" w:cs="Times New Roman"/>
          <w:sz w:val="24"/>
          <w:szCs w:val="24"/>
          <w:lang w:val="es-ES_tradnl"/>
        </w:rPr>
        <w:t xml:space="preserve"> </w:t>
      </w:r>
      <w:r w:rsidRPr="00DC671C">
        <w:rPr>
          <w:rFonts w:ascii="Times New Roman" w:hAnsi="Times New Roman" w:cs="Times New Roman"/>
          <w:sz w:val="24"/>
          <w:szCs w:val="24"/>
          <w:lang w:val="es-ES_tradnl"/>
        </w:rPr>
        <w:t>a empresas en bancarrota.</w:t>
      </w:r>
      <w:r w:rsidR="00456D83">
        <w:rPr>
          <w:rFonts w:ascii="Times New Roman" w:hAnsi="Times New Roman" w:cs="Times New Roman"/>
          <w:sz w:val="24"/>
          <w:szCs w:val="24"/>
          <w:lang w:val="es-ES_tradnl"/>
        </w:rPr>
        <w:t xml:space="preserve"> </w:t>
      </w:r>
      <w:r w:rsidR="00745156">
        <w:rPr>
          <w:rFonts w:ascii="Times New Roman" w:hAnsi="Times New Roman" w:cs="Times New Roman"/>
          <w:sz w:val="24"/>
          <w:szCs w:val="24"/>
          <w:lang w:val="es-ES_tradnl"/>
        </w:rPr>
        <w:t>Así</w:t>
      </w:r>
      <w:r w:rsidRPr="00DC671C">
        <w:rPr>
          <w:rFonts w:ascii="Times New Roman" w:hAnsi="Times New Roman" w:cs="Times New Roman"/>
          <w:sz w:val="24"/>
          <w:szCs w:val="24"/>
          <w:lang w:val="es-ES_tradnl"/>
        </w:rPr>
        <w:t xml:space="preserve">, </w:t>
      </w:r>
      <w:r w:rsidR="00456D83">
        <w:rPr>
          <w:rFonts w:ascii="Times New Roman" w:hAnsi="Times New Roman" w:cs="Times New Roman"/>
          <w:sz w:val="24"/>
          <w:szCs w:val="24"/>
          <w:lang w:val="es-ES_tradnl"/>
        </w:rPr>
        <w:t xml:space="preserve">dicho estudio </w:t>
      </w:r>
      <w:r w:rsidRPr="00DC671C">
        <w:rPr>
          <w:rFonts w:ascii="Times New Roman" w:hAnsi="Times New Roman" w:cs="Times New Roman"/>
          <w:sz w:val="24"/>
          <w:szCs w:val="24"/>
          <w:lang w:val="es-ES_tradnl"/>
        </w:rPr>
        <w:t xml:space="preserve">aplica </w:t>
      </w:r>
      <w:r w:rsidR="008758EA" w:rsidRPr="00DC671C">
        <w:rPr>
          <w:rFonts w:ascii="Times New Roman" w:hAnsi="Times New Roman" w:cs="Times New Roman"/>
          <w:sz w:val="24"/>
          <w:szCs w:val="24"/>
          <w:lang w:val="es-ES_tradnl"/>
        </w:rPr>
        <w:t xml:space="preserve">las CNN </w:t>
      </w:r>
      <w:r w:rsidR="00640980" w:rsidRPr="00DC671C">
        <w:rPr>
          <w:rFonts w:ascii="Times New Roman" w:hAnsi="Times New Roman" w:cs="Times New Roman"/>
          <w:sz w:val="24"/>
          <w:szCs w:val="24"/>
          <w:lang w:val="es-ES_tradnl"/>
        </w:rPr>
        <w:t xml:space="preserve">para la predicción </w:t>
      </w:r>
      <w:r w:rsidR="00745156">
        <w:rPr>
          <w:rFonts w:ascii="Times New Roman" w:hAnsi="Times New Roman" w:cs="Times New Roman"/>
          <w:sz w:val="24"/>
          <w:szCs w:val="24"/>
          <w:lang w:val="es-ES_tradnl"/>
        </w:rPr>
        <w:t>de las empresas en bancarrota</w:t>
      </w:r>
      <w:r w:rsidR="00640980" w:rsidRPr="00DC671C">
        <w:rPr>
          <w:rFonts w:ascii="Times New Roman" w:hAnsi="Times New Roman" w:cs="Times New Roman"/>
          <w:sz w:val="24"/>
          <w:szCs w:val="24"/>
          <w:lang w:val="es-ES_tradnl"/>
        </w:rPr>
        <w:t xml:space="preserve">, que en la mayoría de los casos </w:t>
      </w:r>
      <w:r w:rsidR="00745156">
        <w:rPr>
          <w:rFonts w:ascii="Times New Roman" w:hAnsi="Times New Roman" w:cs="Times New Roman"/>
          <w:sz w:val="24"/>
          <w:szCs w:val="24"/>
          <w:lang w:val="es-ES_tradnl"/>
        </w:rPr>
        <w:t xml:space="preserve">consiste en </w:t>
      </w:r>
      <w:r w:rsidR="00640980" w:rsidRPr="00DC671C">
        <w:rPr>
          <w:rFonts w:ascii="Times New Roman" w:hAnsi="Times New Roman" w:cs="Times New Roman"/>
          <w:sz w:val="24"/>
          <w:szCs w:val="24"/>
          <w:lang w:val="es-ES_tradnl"/>
        </w:rPr>
        <w:t>un problema de clasificación de dos clases.</w:t>
      </w:r>
      <w:r w:rsidRPr="00DC671C">
        <w:rPr>
          <w:rFonts w:ascii="Times New Roman" w:hAnsi="Times New Roman" w:cs="Times New Roman"/>
          <w:sz w:val="24"/>
          <w:szCs w:val="24"/>
          <w:lang w:val="es-ES_tradnl"/>
        </w:rPr>
        <w:t xml:space="preserve"> </w:t>
      </w:r>
      <w:r w:rsidR="007D4203" w:rsidRPr="00DC671C">
        <w:rPr>
          <w:rFonts w:ascii="Times New Roman" w:hAnsi="Times New Roman" w:cs="Times New Roman"/>
          <w:sz w:val="24"/>
          <w:szCs w:val="24"/>
          <w:lang w:val="es-ES_tradnl"/>
        </w:rPr>
        <w:t>Para ello,</w:t>
      </w:r>
      <w:r w:rsidR="002A35D8" w:rsidRPr="00DC671C">
        <w:rPr>
          <w:rFonts w:ascii="Times New Roman" w:hAnsi="Times New Roman" w:cs="Times New Roman"/>
          <w:sz w:val="24"/>
          <w:szCs w:val="24"/>
          <w:lang w:val="es-ES_tradnl"/>
        </w:rPr>
        <w:t xml:space="preserve"> en primer lugar</w:t>
      </w:r>
      <w:r w:rsidR="00745156">
        <w:rPr>
          <w:rFonts w:ascii="Times New Roman" w:hAnsi="Times New Roman" w:cs="Times New Roman"/>
          <w:sz w:val="24"/>
          <w:szCs w:val="24"/>
          <w:lang w:val="es-ES_tradnl"/>
        </w:rPr>
        <w:t>, se transforman</w:t>
      </w:r>
      <w:r w:rsidR="007D4203" w:rsidRPr="00DC671C">
        <w:rPr>
          <w:rFonts w:ascii="Times New Roman" w:hAnsi="Times New Roman" w:cs="Times New Roman"/>
          <w:sz w:val="24"/>
          <w:szCs w:val="24"/>
          <w:lang w:val="es-ES_tradnl"/>
        </w:rPr>
        <w:t xml:space="preserve"> </w:t>
      </w:r>
      <w:r w:rsidR="00745156">
        <w:rPr>
          <w:rFonts w:ascii="Times New Roman" w:hAnsi="Times New Roman" w:cs="Times New Roman"/>
          <w:sz w:val="24"/>
          <w:szCs w:val="24"/>
          <w:lang w:val="es-ES_tradnl"/>
        </w:rPr>
        <w:t>las distintas partidas</w:t>
      </w:r>
      <w:r w:rsidR="007D4203" w:rsidRPr="00DC671C">
        <w:rPr>
          <w:rFonts w:ascii="Times New Roman" w:hAnsi="Times New Roman" w:cs="Times New Roman"/>
          <w:sz w:val="24"/>
          <w:szCs w:val="24"/>
          <w:lang w:val="es-ES_tradnl"/>
        </w:rPr>
        <w:t xml:space="preserve"> </w:t>
      </w:r>
      <w:r w:rsidR="00745156">
        <w:rPr>
          <w:rFonts w:ascii="Times New Roman" w:hAnsi="Times New Roman" w:cs="Times New Roman"/>
          <w:sz w:val="24"/>
          <w:szCs w:val="24"/>
          <w:lang w:val="es-ES_tradnl"/>
        </w:rPr>
        <w:t xml:space="preserve">contables de una </w:t>
      </w:r>
      <w:r w:rsidR="002A35D8" w:rsidRPr="00DC671C">
        <w:rPr>
          <w:rFonts w:ascii="Times New Roman" w:hAnsi="Times New Roman" w:cs="Times New Roman"/>
          <w:sz w:val="24"/>
          <w:szCs w:val="24"/>
          <w:lang w:val="es-ES_tradnl"/>
        </w:rPr>
        <w:t>empresa</w:t>
      </w:r>
      <w:r w:rsidR="00745156">
        <w:rPr>
          <w:rFonts w:ascii="Times New Roman" w:hAnsi="Times New Roman" w:cs="Times New Roman"/>
          <w:sz w:val="24"/>
          <w:szCs w:val="24"/>
          <w:lang w:val="es-ES_tradnl"/>
        </w:rPr>
        <w:t xml:space="preserve"> </w:t>
      </w:r>
      <w:r w:rsidR="002A35D8" w:rsidRPr="00DC671C">
        <w:rPr>
          <w:rFonts w:ascii="Times New Roman" w:hAnsi="Times New Roman" w:cs="Times New Roman"/>
          <w:sz w:val="24"/>
          <w:szCs w:val="24"/>
          <w:lang w:val="es-ES_tradnl"/>
        </w:rPr>
        <w:t xml:space="preserve">en diferentes </w:t>
      </w:r>
      <w:r w:rsidR="00745156">
        <w:rPr>
          <w:rFonts w:ascii="Times New Roman" w:hAnsi="Times New Roman" w:cs="Times New Roman"/>
          <w:sz w:val="24"/>
          <w:szCs w:val="24"/>
          <w:lang w:val="es-ES_tradnl"/>
        </w:rPr>
        <w:t xml:space="preserve">tipos de </w:t>
      </w:r>
      <w:r w:rsidR="002A35D8" w:rsidRPr="00DC671C">
        <w:rPr>
          <w:rFonts w:ascii="Times New Roman" w:hAnsi="Times New Roman" w:cs="Times New Roman"/>
          <w:sz w:val="24"/>
          <w:szCs w:val="24"/>
          <w:lang w:val="es-ES_tradnl"/>
        </w:rPr>
        <w:t xml:space="preserve">ratios financieras. </w:t>
      </w:r>
      <w:r w:rsidR="00591ED2" w:rsidRPr="00DC671C">
        <w:rPr>
          <w:rFonts w:ascii="Times New Roman" w:hAnsi="Times New Roman" w:cs="Times New Roman"/>
          <w:sz w:val="24"/>
          <w:szCs w:val="24"/>
          <w:lang w:val="es-ES_tradnl"/>
        </w:rPr>
        <w:t>Posteriormente</w:t>
      </w:r>
      <w:r w:rsidR="002A35D8" w:rsidRPr="00DC671C">
        <w:rPr>
          <w:rFonts w:ascii="Times New Roman" w:hAnsi="Times New Roman" w:cs="Times New Roman"/>
          <w:sz w:val="24"/>
          <w:szCs w:val="24"/>
          <w:lang w:val="es-ES_tradnl"/>
        </w:rPr>
        <w:t xml:space="preserve"> </w:t>
      </w:r>
      <w:r w:rsidR="00456D83">
        <w:rPr>
          <w:rFonts w:ascii="Times New Roman" w:hAnsi="Times New Roman" w:cs="Times New Roman"/>
          <w:sz w:val="24"/>
          <w:szCs w:val="24"/>
          <w:lang w:val="es-ES_tradnl"/>
        </w:rPr>
        <w:t xml:space="preserve">tales </w:t>
      </w:r>
      <w:r w:rsidR="002A35D8" w:rsidRPr="00DC671C">
        <w:rPr>
          <w:rFonts w:ascii="Times New Roman" w:hAnsi="Times New Roman" w:cs="Times New Roman"/>
          <w:sz w:val="24"/>
          <w:szCs w:val="24"/>
          <w:lang w:val="es-ES_tradnl"/>
        </w:rPr>
        <w:t xml:space="preserve">ratios </w:t>
      </w:r>
      <w:r w:rsidR="00033303">
        <w:rPr>
          <w:rFonts w:ascii="Times New Roman" w:hAnsi="Times New Roman" w:cs="Times New Roman"/>
          <w:sz w:val="24"/>
          <w:szCs w:val="24"/>
          <w:lang w:val="es-ES_tradnl"/>
        </w:rPr>
        <w:t xml:space="preserve">se </w:t>
      </w:r>
      <w:r w:rsidR="00456D83">
        <w:rPr>
          <w:rFonts w:ascii="Times New Roman" w:hAnsi="Times New Roman" w:cs="Times New Roman"/>
          <w:sz w:val="24"/>
          <w:szCs w:val="24"/>
          <w:lang w:val="es-ES_tradnl"/>
        </w:rPr>
        <w:t>representan</w:t>
      </w:r>
      <w:r w:rsidR="00033303">
        <w:rPr>
          <w:rFonts w:ascii="Times New Roman" w:hAnsi="Times New Roman" w:cs="Times New Roman"/>
          <w:sz w:val="24"/>
          <w:szCs w:val="24"/>
          <w:lang w:val="es-ES_tradnl"/>
        </w:rPr>
        <w:t xml:space="preserve"> </w:t>
      </w:r>
      <w:r w:rsidR="00456D83">
        <w:rPr>
          <w:rFonts w:ascii="Times New Roman" w:hAnsi="Times New Roman" w:cs="Times New Roman"/>
          <w:sz w:val="24"/>
          <w:szCs w:val="24"/>
          <w:lang w:val="es-ES_tradnl"/>
        </w:rPr>
        <w:t xml:space="preserve">como </w:t>
      </w:r>
      <w:r w:rsidR="002A35D8" w:rsidRPr="00DC671C">
        <w:rPr>
          <w:rFonts w:ascii="Times New Roman" w:hAnsi="Times New Roman" w:cs="Times New Roman"/>
          <w:sz w:val="24"/>
          <w:szCs w:val="24"/>
          <w:lang w:val="es-ES_tradnl"/>
        </w:rPr>
        <w:t xml:space="preserve">pixeles específicos de una imagen en escala de grises utilizando el método aleatorio o correlacionado. </w:t>
      </w:r>
      <w:r w:rsidR="00082B04" w:rsidRPr="00DC671C">
        <w:rPr>
          <w:rFonts w:ascii="Times New Roman" w:hAnsi="Times New Roman" w:cs="Times New Roman"/>
          <w:sz w:val="24"/>
          <w:szCs w:val="24"/>
          <w:lang w:val="es-ES_tradnl"/>
        </w:rPr>
        <w:t>Finalmente</w:t>
      </w:r>
      <w:r w:rsidR="00032C4C" w:rsidRPr="00DC671C">
        <w:rPr>
          <w:rFonts w:ascii="Times New Roman" w:hAnsi="Times New Roman" w:cs="Times New Roman"/>
          <w:sz w:val="24"/>
          <w:szCs w:val="24"/>
          <w:lang w:val="es-ES_tradnl"/>
        </w:rPr>
        <w:t xml:space="preserve">, </w:t>
      </w:r>
      <w:r w:rsidR="00790D73">
        <w:rPr>
          <w:rFonts w:ascii="Times New Roman" w:hAnsi="Times New Roman" w:cs="Times New Roman"/>
          <w:sz w:val="24"/>
          <w:szCs w:val="24"/>
          <w:lang w:val="es-ES_tradnl"/>
        </w:rPr>
        <w:t>estas</w:t>
      </w:r>
      <w:r w:rsidR="00032C4C" w:rsidRPr="00DC671C">
        <w:rPr>
          <w:rFonts w:ascii="Times New Roman" w:hAnsi="Times New Roman" w:cs="Times New Roman"/>
          <w:sz w:val="24"/>
          <w:szCs w:val="24"/>
          <w:lang w:val="es-ES_tradnl"/>
        </w:rPr>
        <w:t xml:space="preserve"> imágenes se suministran como entrada a la CNN</w:t>
      </w:r>
      <w:r w:rsidR="00082B04" w:rsidRPr="00DC671C">
        <w:rPr>
          <w:rFonts w:ascii="Times New Roman" w:hAnsi="Times New Roman" w:cs="Times New Roman"/>
          <w:sz w:val="24"/>
          <w:szCs w:val="24"/>
          <w:lang w:val="es-ES_tradnl"/>
        </w:rPr>
        <w:t xml:space="preserve"> </w:t>
      </w:r>
      <w:r w:rsidR="00790D73">
        <w:rPr>
          <w:rFonts w:ascii="Times New Roman" w:hAnsi="Times New Roman" w:cs="Times New Roman"/>
          <w:sz w:val="24"/>
          <w:szCs w:val="24"/>
          <w:lang w:val="es-ES_tradnl"/>
        </w:rPr>
        <w:t>cuyo propósito principal es la predicción de las empresas mencionadas</w:t>
      </w:r>
      <w:r w:rsidR="00032C4C" w:rsidRPr="00DC671C">
        <w:rPr>
          <w:rFonts w:ascii="Times New Roman" w:hAnsi="Times New Roman" w:cs="Times New Roman"/>
          <w:sz w:val="24"/>
          <w:szCs w:val="24"/>
          <w:lang w:val="es-ES_tradnl"/>
        </w:rPr>
        <w:t xml:space="preserve">. </w:t>
      </w:r>
      <w:r w:rsidR="00344562" w:rsidRPr="00DC671C">
        <w:rPr>
          <w:rFonts w:ascii="Times New Roman" w:hAnsi="Times New Roman" w:cs="Times New Roman"/>
          <w:sz w:val="24"/>
          <w:szCs w:val="24"/>
          <w:lang w:val="es-ES_tradnl"/>
        </w:rPr>
        <w:t>De esta manera, e</w:t>
      </w:r>
      <w:r w:rsidR="00493EDB" w:rsidRPr="00DC671C">
        <w:rPr>
          <w:rFonts w:ascii="Times New Roman" w:hAnsi="Times New Roman" w:cs="Times New Roman"/>
          <w:sz w:val="24"/>
          <w:szCs w:val="24"/>
          <w:lang w:val="es-ES_tradnl"/>
        </w:rPr>
        <w:t xml:space="preserve">l modelo </w:t>
      </w:r>
      <w:r w:rsidR="00C57C84" w:rsidRPr="00DC671C">
        <w:rPr>
          <w:rFonts w:ascii="Times New Roman" w:hAnsi="Times New Roman" w:cs="Times New Roman"/>
          <w:sz w:val="24"/>
          <w:szCs w:val="24"/>
          <w:lang w:val="es-ES_tradnl"/>
        </w:rPr>
        <w:t xml:space="preserve">propuesto </w:t>
      </w:r>
      <w:r w:rsidR="00F45FD5" w:rsidRPr="00DC671C">
        <w:rPr>
          <w:rFonts w:ascii="Times New Roman" w:hAnsi="Times New Roman" w:cs="Times New Roman"/>
          <w:sz w:val="24"/>
          <w:szCs w:val="24"/>
          <w:lang w:val="es-ES_tradnl"/>
        </w:rPr>
        <w:t xml:space="preserve">por </w:t>
      </w:r>
      <w:r w:rsidR="006A4A54" w:rsidRPr="00DC671C">
        <w:rPr>
          <w:rFonts w:ascii="Times New Roman" w:hAnsi="Times New Roman" w:cs="Times New Roman"/>
          <w:sz w:val="24"/>
          <w:szCs w:val="24"/>
          <w:lang w:val="es-ES_tradnl"/>
        </w:rPr>
        <w:fldChar w:fldCharType="begin" w:fldLock="1"/>
      </w:r>
      <w:r w:rsidR="006A4A54" w:rsidRPr="00DC671C">
        <w:rPr>
          <w:rFonts w:ascii="Times New Roman" w:hAnsi="Times New Roman" w:cs="Times New Roman"/>
          <w:sz w:val="24"/>
          <w:szCs w:val="24"/>
          <w:lang w:val="es-ES_tradnl"/>
        </w:rPr>
        <w:instrText>ADDIN CSL_CITATION {"citationItems":[{"id":"ITEM-1","itemData":{"DOI":"10.1016/j.eswa.2018.09.039","ISSN":"09574174","abstract":"Convolutional neural networks are being applied to identification problems in a variety of fields, and in some areas are showing higher discrimination accuracies than conventional methods. However, applications of convolutional neural networks to financial analyses have only been reported in a small number of studies on the prediction of stock price movements. The reason for this seems to be that convolutional neural networks are more suitable for application to images and less suitable for general numerical data including financial statements. Hence, in this research, an attempt is made to apply a convolutional neural network to the prediction of corporate bankruptcy, which in most cases is treated as a two-class classification problem. We use the financial statements (balance sheets and profit-and-loss statements) of 102 companies that have been delisted from the Japanese stock market due to de facto bankruptcy as well as the financial statements of 2062 currently listed companies over four financial periods. In our proposed method, a set of financial ratios are derived from the financial statements and represented as a grayscale image. The image generated by this process is utilized for training and testing a convolutional neural network. Moreover, the size of the dataset is increased using the weighted averages to create synthetic data points. A total of 7520 images for the bankrupt and continuing enterprises classes are used for training the convolutional neural network based on GoogLeNet. Bankruptcy predictions through the trained network are shown to have a higher performance compared to methods using decision trees, linear discriminant analysis, support vector machines, multi-layer perceptron, AdaBoost, or Altman's Z′′-score.","author":[{"dropping-particle":"","family":"Hosaka","given":"Tadaaki","non-dropping-particle":"","parse-names":false,"suffix":""}],"container-title":"Expert Systems with Applications","id":"ITEM-1","issued":{"date-parts":[["2019"]]},"page":"287-299","publisher":"Elsevier Ltd","title":"Bankruptcy prediction using imaged financial ratios and convolutional neural networks","type":"article-journal","volume":"117"},"uris":["http://www.mendeley.com/documents/?uuid=3a05fa39-344c-4085-8362-e47ed40a89bd"]}],"mendeley":{"formattedCitation":"(Hosaka, 2019)","manualFormatting":"Hosaka (2019)","plainTextFormattedCitation":"(Hosaka, 2019)","previouslyFormattedCitation":"(Hosaka, 2019)"},"properties":{"noteIndex":0},"schema":"https://github.com/citation-style-language/schema/raw/master/csl-citation.json"}</w:instrText>
      </w:r>
      <w:r w:rsidR="006A4A54" w:rsidRPr="00DC671C">
        <w:rPr>
          <w:rFonts w:ascii="Times New Roman" w:hAnsi="Times New Roman" w:cs="Times New Roman"/>
          <w:sz w:val="24"/>
          <w:szCs w:val="24"/>
          <w:lang w:val="es-ES_tradnl"/>
        </w:rPr>
        <w:fldChar w:fldCharType="separate"/>
      </w:r>
      <w:r w:rsidR="006A4A54" w:rsidRPr="00DC671C">
        <w:rPr>
          <w:rFonts w:ascii="Times New Roman" w:hAnsi="Times New Roman" w:cs="Times New Roman"/>
          <w:noProof/>
          <w:sz w:val="24"/>
          <w:szCs w:val="24"/>
          <w:lang w:val="es-ES_tradnl"/>
        </w:rPr>
        <w:t>Hosaka (2019)</w:t>
      </w:r>
      <w:r w:rsidR="006A4A54" w:rsidRPr="00DC671C">
        <w:rPr>
          <w:rFonts w:ascii="Times New Roman" w:hAnsi="Times New Roman" w:cs="Times New Roman"/>
          <w:sz w:val="24"/>
          <w:szCs w:val="24"/>
          <w:lang w:val="es-ES_tradnl"/>
        </w:rPr>
        <w:fldChar w:fldCharType="end"/>
      </w:r>
      <w:r w:rsidR="006A4A54">
        <w:rPr>
          <w:rFonts w:ascii="Times New Roman" w:hAnsi="Times New Roman" w:cs="Times New Roman"/>
          <w:sz w:val="24"/>
          <w:szCs w:val="24"/>
          <w:lang w:val="es-ES_tradnl"/>
        </w:rPr>
        <w:t xml:space="preserve"> </w:t>
      </w:r>
      <w:r w:rsidR="00456D83">
        <w:rPr>
          <w:rFonts w:ascii="Times New Roman" w:hAnsi="Times New Roman" w:cs="Times New Roman"/>
          <w:sz w:val="24"/>
          <w:szCs w:val="24"/>
          <w:lang w:val="es-ES_tradnl"/>
        </w:rPr>
        <w:t xml:space="preserve">alcanza </w:t>
      </w:r>
      <w:r w:rsidR="00493EDB" w:rsidRPr="00DC671C">
        <w:rPr>
          <w:rFonts w:ascii="Times New Roman" w:hAnsi="Times New Roman" w:cs="Times New Roman"/>
          <w:sz w:val="24"/>
          <w:szCs w:val="24"/>
          <w:lang w:val="es-ES_tradnl"/>
        </w:rPr>
        <w:t>una</w:t>
      </w:r>
      <w:r w:rsidR="00AF7DE7" w:rsidRPr="00DC671C">
        <w:rPr>
          <w:rFonts w:ascii="Times New Roman" w:hAnsi="Times New Roman" w:cs="Times New Roman"/>
          <w:sz w:val="24"/>
          <w:szCs w:val="24"/>
          <w:lang w:val="es-ES_tradnl"/>
        </w:rPr>
        <w:t>s</w:t>
      </w:r>
      <w:r w:rsidR="00493EDB" w:rsidRPr="00DC671C">
        <w:rPr>
          <w:rFonts w:ascii="Times New Roman" w:hAnsi="Times New Roman" w:cs="Times New Roman"/>
          <w:sz w:val="24"/>
          <w:szCs w:val="24"/>
          <w:lang w:val="es-ES_tradnl"/>
        </w:rPr>
        <w:t xml:space="preserve"> tasa</w:t>
      </w:r>
      <w:r w:rsidR="00AF7DE7" w:rsidRPr="00DC671C">
        <w:rPr>
          <w:rFonts w:ascii="Times New Roman" w:hAnsi="Times New Roman" w:cs="Times New Roman"/>
          <w:sz w:val="24"/>
          <w:szCs w:val="24"/>
          <w:lang w:val="es-ES_tradnl"/>
        </w:rPr>
        <w:t>s</w:t>
      </w:r>
      <w:r w:rsidR="00493EDB" w:rsidRPr="00DC671C">
        <w:rPr>
          <w:rFonts w:ascii="Times New Roman" w:hAnsi="Times New Roman" w:cs="Times New Roman"/>
          <w:sz w:val="24"/>
          <w:szCs w:val="24"/>
          <w:lang w:val="es-ES_tradnl"/>
        </w:rPr>
        <w:t xml:space="preserve"> de identificación </w:t>
      </w:r>
      <w:r w:rsidR="00AF7DE7" w:rsidRPr="00DC671C">
        <w:rPr>
          <w:rFonts w:ascii="Times New Roman" w:hAnsi="Times New Roman" w:cs="Times New Roman"/>
          <w:sz w:val="24"/>
          <w:szCs w:val="24"/>
          <w:lang w:val="es-ES_tradnl"/>
        </w:rPr>
        <w:t>para las empresas en bancarrota</w:t>
      </w:r>
      <w:r w:rsidR="00493EDB" w:rsidRPr="00DC671C">
        <w:rPr>
          <w:rFonts w:ascii="Times New Roman" w:hAnsi="Times New Roman" w:cs="Times New Roman"/>
          <w:sz w:val="24"/>
          <w:szCs w:val="24"/>
          <w:lang w:val="es-ES_tradnl"/>
        </w:rPr>
        <w:t xml:space="preserve"> de entre 77</w:t>
      </w:r>
      <w:r w:rsidR="008C65F0">
        <w:rPr>
          <w:rFonts w:ascii="Times New Roman" w:hAnsi="Times New Roman" w:cs="Times New Roman"/>
          <w:sz w:val="24"/>
          <w:szCs w:val="24"/>
          <w:lang w:val="es-ES_tradnl"/>
        </w:rPr>
        <w:t>%</w:t>
      </w:r>
      <w:r w:rsidR="00344562" w:rsidRPr="00DC671C">
        <w:rPr>
          <w:rFonts w:ascii="Times New Roman" w:hAnsi="Times New Roman" w:cs="Times New Roman"/>
          <w:sz w:val="24"/>
          <w:szCs w:val="24"/>
          <w:lang w:val="es-ES_tradnl"/>
        </w:rPr>
        <w:t xml:space="preserve"> y </w:t>
      </w:r>
      <w:r w:rsidR="00493EDB" w:rsidRPr="00DC671C">
        <w:rPr>
          <w:rFonts w:ascii="Times New Roman" w:hAnsi="Times New Roman" w:cs="Times New Roman"/>
          <w:sz w:val="24"/>
          <w:szCs w:val="24"/>
          <w:lang w:val="es-ES_tradnl"/>
        </w:rPr>
        <w:t>92%.</w:t>
      </w:r>
    </w:p>
    <w:p w14:paraId="601B42D0" w14:textId="11E0D649" w:rsidR="005C3D1F" w:rsidRDefault="00344562" w:rsidP="00FC6B29">
      <w:pPr>
        <w:spacing w:after="180" w:line="360" w:lineRule="auto"/>
        <w:jc w:val="both"/>
        <w:rPr>
          <w:rFonts w:ascii="Times New Roman" w:hAnsi="Times New Roman" w:cs="Times New Roman"/>
          <w:sz w:val="24"/>
          <w:szCs w:val="24"/>
          <w:lang w:val="es-ES_tradnl"/>
        </w:rPr>
      </w:pPr>
      <w:r w:rsidRPr="00DC671C">
        <w:rPr>
          <w:rFonts w:ascii="Times New Roman" w:hAnsi="Times New Roman" w:cs="Times New Roman"/>
          <w:sz w:val="24"/>
          <w:szCs w:val="24"/>
          <w:lang w:val="es-ES_tradnl"/>
        </w:rPr>
        <w:t xml:space="preserve">Como </w:t>
      </w:r>
      <w:r w:rsidR="004B59FB">
        <w:rPr>
          <w:rFonts w:ascii="Times New Roman" w:hAnsi="Times New Roman" w:cs="Times New Roman"/>
          <w:sz w:val="24"/>
          <w:szCs w:val="24"/>
          <w:lang w:val="es-ES_tradnl"/>
        </w:rPr>
        <w:t xml:space="preserve">se ha </w:t>
      </w:r>
      <w:r w:rsidR="00F45FD5" w:rsidRPr="00DC671C">
        <w:rPr>
          <w:rFonts w:ascii="Times New Roman" w:hAnsi="Times New Roman" w:cs="Times New Roman"/>
          <w:sz w:val="24"/>
          <w:szCs w:val="24"/>
          <w:lang w:val="es-ES_tradnl"/>
        </w:rPr>
        <w:t>visto</w:t>
      </w:r>
      <w:r w:rsidRPr="00DC671C">
        <w:rPr>
          <w:rFonts w:ascii="Times New Roman" w:hAnsi="Times New Roman" w:cs="Times New Roman"/>
          <w:sz w:val="24"/>
          <w:szCs w:val="24"/>
          <w:lang w:val="es-ES_tradnl"/>
        </w:rPr>
        <w:t xml:space="preserve">, </w:t>
      </w:r>
      <w:r w:rsidR="00C60547">
        <w:rPr>
          <w:rFonts w:ascii="Times New Roman" w:hAnsi="Times New Roman" w:cs="Times New Roman"/>
          <w:sz w:val="24"/>
          <w:szCs w:val="24"/>
          <w:lang w:val="es-ES_tradnl"/>
        </w:rPr>
        <w:t xml:space="preserve">las </w:t>
      </w:r>
      <w:r w:rsidRPr="00DC671C">
        <w:rPr>
          <w:rFonts w:ascii="Times New Roman" w:hAnsi="Times New Roman" w:cs="Times New Roman"/>
          <w:sz w:val="24"/>
          <w:szCs w:val="24"/>
          <w:lang w:val="es-ES_tradnl"/>
        </w:rPr>
        <w:t>CNN</w:t>
      </w:r>
      <w:r w:rsidR="00C60547">
        <w:rPr>
          <w:rFonts w:ascii="Times New Roman" w:hAnsi="Times New Roman" w:cs="Times New Roman"/>
          <w:sz w:val="24"/>
          <w:szCs w:val="24"/>
          <w:lang w:val="es-ES_tradnl"/>
        </w:rPr>
        <w:t xml:space="preserve"> han permitido obtener </w:t>
      </w:r>
      <w:r w:rsidR="00F02DBE" w:rsidRPr="00DC671C">
        <w:rPr>
          <w:rFonts w:ascii="Times New Roman" w:hAnsi="Times New Roman" w:cs="Times New Roman"/>
          <w:sz w:val="24"/>
          <w:szCs w:val="24"/>
          <w:lang w:val="es-ES_tradnl"/>
        </w:rPr>
        <w:t>rendimientos generalmente satisfactorios</w:t>
      </w:r>
      <w:r w:rsidR="00C60547">
        <w:rPr>
          <w:rFonts w:ascii="Times New Roman" w:hAnsi="Times New Roman" w:cs="Times New Roman"/>
          <w:sz w:val="24"/>
          <w:szCs w:val="24"/>
          <w:lang w:val="es-ES_tradnl"/>
        </w:rPr>
        <w:t xml:space="preserve"> en los diferentes ámbitos analizados en esta sección</w:t>
      </w:r>
      <w:r w:rsidR="00F02DBE" w:rsidRPr="00DC671C">
        <w:rPr>
          <w:rFonts w:ascii="Times New Roman" w:hAnsi="Times New Roman" w:cs="Times New Roman"/>
          <w:sz w:val="24"/>
          <w:szCs w:val="24"/>
          <w:lang w:val="es-ES_tradnl"/>
        </w:rPr>
        <w:t>.</w:t>
      </w:r>
      <w:r w:rsidR="005C3D1F">
        <w:rPr>
          <w:rFonts w:ascii="Times New Roman" w:hAnsi="Times New Roman" w:cs="Times New Roman"/>
          <w:sz w:val="24"/>
          <w:szCs w:val="24"/>
          <w:lang w:val="es-ES_tradnl"/>
        </w:rPr>
        <w:t xml:space="preserve"> </w:t>
      </w:r>
      <w:r w:rsidR="00C60547">
        <w:rPr>
          <w:rFonts w:ascii="Times New Roman" w:hAnsi="Times New Roman" w:cs="Times New Roman"/>
          <w:sz w:val="24"/>
          <w:szCs w:val="24"/>
          <w:lang w:val="es-ES_tradnl"/>
        </w:rPr>
        <w:t>Sin embargo</w:t>
      </w:r>
      <w:r w:rsidR="005C3D1F" w:rsidRPr="00DC671C">
        <w:rPr>
          <w:rFonts w:ascii="Times New Roman" w:hAnsi="Times New Roman" w:cs="Times New Roman"/>
          <w:sz w:val="24"/>
          <w:szCs w:val="24"/>
          <w:lang w:val="es-ES_tradnl"/>
        </w:rPr>
        <w:t xml:space="preserve">, lo que es de interés al actual estudio es el empleo de estas redes sobre </w:t>
      </w:r>
      <w:r w:rsidR="00C60547">
        <w:rPr>
          <w:rFonts w:ascii="Times New Roman" w:hAnsi="Times New Roman" w:cs="Times New Roman"/>
          <w:sz w:val="24"/>
          <w:szCs w:val="24"/>
          <w:lang w:val="es-ES_tradnl"/>
        </w:rPr>
        <w:t xml:space="preserve">entradas que </w:t>
      </w:r>
      <w:r w:rsidR="00790D73">
        <w:rPr>
          <w:rFonts w:ascii="Times New Roman" w:hAnsi="Times New Roman" w:cs="Times New Roman"/>
          <w:sz w:val="24"/>
          <w:szCs w:val="24"/>
          <w:lang w:val="es-ES_tradnl"/>
        </w:rPr>
        <w:t>consisten en</w:t>
      </w:r>
      <w:r w:rsidR="00C60547">
        <w:rPr>
          <w:rFonts w:ascii="Times New Roman" w:hAnsi="Times New Roman" w:cs="Times New Roman"/>
          <w:sz w:val="24"/>
          <w:szCs w:val="24"/>
          <w:lang w:val="es-ES_tradnl"/>
        </w:rPr>
        <w:t xml:space="preserve"> </w:t>
      </w:r>
      <w:r w:rsidR="005C3D1F" w:rsidRPr="00DC671C">
        <w:rPr>
          <w:rFonts w:ascii="Times New Roman" w:hAnsi="Times New Roman" w:cs="Times New Roman"/>
          <w:sz w:val="24"/>
          <w:szCs w:val="24"/>
          <w:lang w:val="es-ES_tradnl"/>
        </w:rPr>
        <w:t xml:space="preserve">imágenes. En este sentido, destaca el estudio de </w:t>
      </w:r>
      <w:r w:rsidR="005C3D1F" w:rsidRPr="00DC671C">
        <w:rPr>
          <w:rFonts w:ascii="Times New Roman" w:hAnsi="Times New Roman" w:cs="Times New Roman"/>
          <w:sz w:val="24"/>
          <w:szCs w:val="24"/>
          <w:lang w:val="es-ES_tradnl"/>
        </w:rPr>
        <w:fldChar w:fldCharType="begin" w:fldLock="1"/>
      </w:r>
      <w:r w:rsidR="005C3D1F" w:rsidRPr="00DC671C">
        <w:rPr>
          <w:rFonts w:ascii="Times New Roman" w:hAnsi="Times New Roman" w:cs="Times New Roman"/>
          <w:sz w:val="24"/>
          <w:szCs w:val="24"/>
          <w:lang w:val="es-ES_tradnl"/>
        </w:rPr>
        <w:instrText>ADDIN CSL_CITATION {"citationItems":[{"id":"ITEM-1","itemData":{"DOI":"10.1016/j.eswa.2018.09.039","ISSN":"09574174","abstract":"Convolutional neural networks are being applied to identification problems in a variety of fields, and in some areas are showing higher discrimination accuracies than conventional methods. However, applications of convolutional neural networks to financial analyses have only been reported in a small number of studies on the prediction of stock price movements. The reason for this seems to be that convolutional neural networks are more suitable for application to images and less suitable for general numerical data including financial statements. Hence, in this research, an attempt is made to apply a convolutional neural network to the prediction of corporate bankruptcy, which in most cases is treated as a two-class classification problem. We use the financial statements (balance sheets and profit-and-loss statements) of 102 companies that have been delisted from the Japanese stock market due to de facto bankruptcy as well as the financial statements of 2062 currently listed companies over four financial periods. In our proposed method, a set of financial ratios are derived from the financial statements and represented as a grayscale image. The image generated by this process is utilized for training and testing a convolutional neural network. Moreover, the size of the dataset is increased using the weighted averages to create synthetic data points. A total of 7520 images for the bankrupt and continuing enterprises classes are used for training the convolutional neural network based on GoogLeNet. Bankruptcy predictions through the trained network are shown to have a higher performance compared to methods using decision trees, linear discriminant analysis, support vector machines, multi-layer perceptron, AdaBoost, or Altman's Z′′-score.","author":[{"dropping-particle":"","family":"Hosaka","given":"Tadaaki","non-dropping-particle":"","parse-names":false,"suffix":""}],"container-title":"Expert Systems with Applications","id":"ITEM-1","issued":{"date-parts":[["2019"]]},"page":"287-299","publisher":"Elsevier Ltd","title":"Bankruptcy prediction using imaged financial ratios and convolutional neural networks","type":"article-journal","volume":"117"},"uris":["http://www.mendeley.com/documents/?uuid=3a05fa39-344c-4085-8362-e47ed40a89bd"]}],"mendeley":{"formattedCitation":"(Hosaka, 2019)","manualFormatting":"Hosaka (2019)","plainTextFormattedCitation":"(Hosaka, 2019)","previouslyFormattedCitation":"(Hosaka, 2019)"},"properties":{"noteIndex":0},"schema":"https://github.com/citation-style-language/schema/raw/master/csl-citation.json"}</w:instrText>
      </w:r>
      <w:r w:rsidR="005C3D1F" w:rsidRPr="00DC671C">
        <w:rPr>
          <w:rFonts w:ascii="Times New Roman" w:hAnsi="Times New Roman" w:cs="Times New Roman"/>
          <w:sz w:val="24"/>
          <w:szCs w:val="24"/>
          <w:lang w:val="es-ES_tradnl"/>
        </w:rPr>
        <w:fldChar w:fldCharType="separate"/>
      </w:r>
      <w:r w:rsidR="005C3D1F" w:rsidRPr="00DC671C">
        <w:rPr>
          <w:rFonts w:ascii="Times New Roman" w:hAnsi="Times New Roman" w:cs="Times New Roman"/>
          <w:noProof/>
          <w:sz w:val="24"/>
          <w:szCs w:val="24"/>
          <w:lang w:val="es-ES_tradnl"/>
        </w:rPr>
        <w:t>Hosaka (2019)</w:t>
      </w:r>
      <w:r w:rsidR="005C3D1F" w:rsidRPr="00DC671C">
        <w:rPr>
          <w:rFonts w:ascii="Times New Roman" w:hAnsi="Times New Roman" w:cs="Times New Roman"/>
          <w:sz w:val="24"/>
          <w:szCs w:val="24"/>
          <w:lang w:val="es-ES_tradnl"/>
        </w:rPr>
        <w:fldChar w:fldCharType="end"/>
      </w:r>
      <w:r w:rsidR="005C3D1F" w:rsidRPr="00DC671C">
        <w:rPr>
          <w:rFonts w:ascii="Times New Roman" w:hAnsi="Times New Roman" w:cs="Times New Roman"/>
          <w:sz w:val="24"/>
          <w:szCs w:val="24"/>
          <w:lang w:val="es-ES_tradnl"/>
        </w:rPr>
        <w:t xml:space="preserve"> que con una metodología muy similar a la nuestra logra </w:t>
      </w:r>
      <w:r w:rsidR="008516C0">
        <w:rPr>
          <w:rFonts w:ascii="Times New Roman" w:hAnsi="Times New Roman" w:cs="Times New Roman"/>
          <w:sz w:val="24"/>
          <w:szCs w:val="24"/>
          <w:lang w:val="es-ES_tradnl"/>
        </w:rPr>
        <w:t>detectar</w:t>
      </w:r>
      <w:r w:rsidR="005C3D1F" w:rsidRPr="00DC671C">
        <w:rPr>
          <w:rFonts w:ascii="Times New Roman" w:hAnsi="Times New Roman" w:cs="Times New Roman"/>
          <w:sz w:val="24"/>
          <w:szCs w:val="24"/>
          <w:lang w:val="es-ES_tradnl"/>
        </w:rPr>
        <w:t xml:space="preserve"> a empresas en bancarrota con </w:t>
      </w:r>
      <w:r w:rsidR="00C60547">
        <w:rPr>
          <w:rFonts w:ascii="Times New Roman" w:hAnsi="Times New Roman" w:cs="Times New Roman"/>
          <w:sz w:val="24"/>
          <w:szCs w:val="24"/>
          <w:lang w:val="es-ES_tradnl"/>
        </w:rPr>
        <w:t xml:space="preserve">unas altas </w:t>
      </w:r>
      <w:r w:rsidR="005C3D1F" w:rsidRPr="00DC671C">
        <w:rPr>
          <w:rFonts w:ascii="Times New Roman" w:hAnsi="Times New Roman" w:cs="Times New Roman"/>
          <w:sz w:val="24"/>
          <w:szCs w:val="24"/>
          <w:lang w:val="es-ES_tradnl"/>
        </w:rPr>
        <w:t>tasa</w:t>
      </w:r>
      <w:r w:rsidR="00C60547">
        <w:rPr>
          <w:rFonts w:ascii="Times New Roman" w:hAnsi="Times New Roman" w:cs="Times New Roman"/>
          <w:sz w:val="24"/>
          <w:szCs w:val="24"/>
          <w:lang w:val="es-ES_tradnl"/>
        </w:rPr>
        <w:t>s</w:t>
      </w:r>
      <w:r w:rsidR="005C3D1F" w:rsidRPr="00DC671C">
        <w:rPr>
          <w:rFonts w:ascii="Times New Roman" w:hAnsi="Times New Roman" w:cs="Times New Roman"/>
          <w:sz w:val="24"/>
          <w:szCs w:val="24"/>
          <w:lang w:val="es-ES_tradnl"/>
        </w:rPr>
        <w:t xml:space="preserve"> de identificación.</w:t>
      </w:r>
    </w:p>
    <w:p w14:paraId="31FD7749" w14:textId="26B8AC08" w:rsidR="004D0180" w:rsidRDefault="00456D83" w:rsidP="00FC6B29">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Por último</w:t>
      </w:r>
      <w:r w:rsidR="00FC6B29">
        <w:rPr>
          <w:rFonts w:ascii="Times New Roman" w:hAnsi="Times New Roman" w:cs="Times New Roman"/>
          <w:sz w:val="24"/>
          <w:szCs w:val="24"/>
          <w:lang w:val="es-ES_tradnl"/>
        </w:rPr>
        <w:t xml:space="preserve">, es de </w:t>
      </w:r>
      <w:r w:rsidR="008516C0">
        <w:rPr>
          <w:rFonts w:ascii="Times New Roman" w:hAnsi="Times New Roman" w:cs="Times New Roman"/>
          <w:sz w:val="24"/>
          <w:szCs w:val="24"/>
          <w:lang w:val="es-ES_tradnl"/>
        </w:rPr>
        <w:t>recalcar</w:t>
      </w:r>
      <w:r w:rsidR="00FC6B29">
        <w:rPr>
          <w:rFonts w:ascii="Times New Roman" w:hAnsi="Times New Roman" w:cs="Times New Roman"/>
          <w:sz w:val="24"/>
          <w:szCs w:val="24"/>
          <w:lang w:val="es-ES_tradnl"/>
        </w:rPr>
        <w:t xml:space="preserve"> que en la </w:t>
      </w:r>
      <w:r>
        <w:rPr>
          <w:rFonts w:ascii="Times New Roman" w:hAnsi="Times New Roman" w:cs="Times New Roman"/>
          <w:sz w:val="24"/>
          <w:szCs w:val="24"/>
          <w:lang w:val="es-ES_tradnl"/>
        </w:rPr>
        <w:t xml:space="preserve">literatura </w:t>
      </w:r>
      <w:r w:rsidR="008516C0">
        <w:rPr>
          <w:rFonts w:ascii="Times New Roman" w:hAnsi="Times New Roman" w:cs="Times New Roman"/>
          <w:sz w:val="24"/>
          <w:szCs w:val="24"/>
          <w:lang w:val="es-ES_tradnl"/>
        </w:rPr>
        <w:t xml:space="preserve">académica </w:t>
      </w:r>
      <w:r w:rsidR="00FC6B29">
        <w:rPr>
          <w:rFonts w:ascii="Times New Roman" w:hAnsi="Times New Roman" w:cs="Times New Roman"/>
          <w:sz w:val="24"/>
          <w:szCs w:val="24"/>
          <w:lang w:val="es-ES_tradnl"/>
        </w:rPr>
        <w:t xml:space="preserve">revisada sobre las zombis, no se ha encontrado evidencia alguna del uso </w:t>
      </w:r>
      <w:r w:rsidR="004D0180">
        <w:rPr>
          <w:rFonts w:ascii="Times New Roman" w:hAnsi="Times New Roman" w:cs="Times New Roman"/>
          <w:sz w:val="24"/>
          <w:szCs w:val="24"/>
          <w:lang w:val="es-ES_tradnl"/>
        </w:rPr>
        <w:t xml:space="preserve">de las CNN </w:t>
      </w:r>
      <w:r w:rsidR="00FC6B29">
        <w:rPr>
          <w:rFonts w:ascii="Times New Roman" w:hAnsi="Times New Roman" w:cs="Times New Roman"/>
          <w:sz w:val="24"/>
          <w:szCs w:val="24"/>
          <w:lang w:val="es-ES_tradnl"/>
        </w:rPr>
        <w:t xml:space="preserve">para su </w:t>
      </w:r>
      <w:r w:rsidR="00713882">
        <w:rPr>
          <w:rFonts w:ascii="Times New Roman" w:hAnsi="Times New Roman" w:cs="Times New Roman"/>
          <w:sz w:val="24"/>
          <w:szCs w:val="24"/>
          <w:lang w:val="es-ES_tradnl"/>
        </w:rPr>
        <w:t>predicción</w:t>
      </w:r>
      <w:r w:rsidR="00FC6B29">
        <w:rPr>
          <w:rFonts w:ascii="Times New Roman" w:hAnsi="Times New Roman" w:cs="Times New Roman"/>
          <w:sz w:val="24"/>
          <w:szCs w:val="24"/>
          <w:lang w:val="es-ES_tradnl"/>
        </w:rPr>
        <w:t>.</w:t>
      </w:r>
      <w:r w:rsidR="005C3D1F">
        <w:rPr>
          <w:rFonts w:ascii="Times New Roman" w:hAnsi="Times New Roman" w:cs="Times New Roman"/>
          <w:sz w:val="24"/>
          <w:szCs w:val="24"/>
          <w:lang w:val="es-ES_tradnl"/>
        </w:rPr>
        <w:t xml:space="preserve"> Esto como bien </w:t>
      </w:r>
      <w:r w:rsidR="00790D73">
        <w:rPr>
          <w:rFonts w:ascii="Times New Roman" w:hAnsi="Times New Roman" w:cs="Times New Roman"/>
          <w:sz w:val="24"/>
          <w:szCs w:val="24"/>
          <w:lang w:val="es-ES_tradnl"/>
        </w:rPr>
        <w:t>mencionábamos</w:t>
      </w:r>
      <w:r w:rsidR="005C3D1F">
        <w:rPr>
          <w:rFonts w:ascii="Times New Roman" w:hAnsi="Times New Roman" w:cs="Times New Roman"/>
          <w:sz w:val="24"/>
          <w:szCs w:val="24"/>
          <w:lang w:val="es-ES_tradnl"/>
        </w:rPr>
        <w:t xml:space="preserve"> </w:t>
      </w:r>
      <w:r w:rsidR="008516C0">
        <w:rPr>
          <w:rFonts w:ascii="Times New Roman" w:hAnsi="Times New Roman" w:cs="Times New Roman"/>
          <w:sz w:val="24"/>
          <w:szCs w:val="24"/>
          <w:lang w:val="es-ES_tradnl"/>
        </w:rPr>
        <w:t>en la introducción</w:t>
      </w:r>
      <w:r w:rsidR="005C3D1F">
        <w:rPr>
          <w:rFonts w:ascii="Times New Roman" w:hAnsi="Times New Roman" w:cs="Times New Roman"/>
          <w:sz w:val="24"/>
          <w:szCs w:val="24"/>
          <w:lang w:val="es-ES_tradnl"/>
        </w:rPr>
        <w:t xml:space="preserve">, </w:t>
      </w:r>
      <w:r w:rsidR="004D0180">
        <w:rPr>
          <w:rFonts w:ascii="Times New Roman" w:hAnsi="Times New Roman" w:cs="Times New Roman"/>
          <w:sz w:val="24"/>
          <w:szCs w:val="24"/>
          <w:lang w:val="es-ES_tradnl"/>
        </w:rPr>
        <w:t xml:space="preserve">consiste en </w:t>
      </w:r>
      <w:r w:rsidR="008516C0">
        <w:rPr>
          <w:rFonts w:ascii="Times New Roman" w:hAnsi="Times New Roman" w:cs="Times New Roman"/>
          <w:sz w:val="24"/>
          <w:szCs w:val="24"/>
          <w:lang w:val="es-ES_tradnl"/>
        </w:rPr>
        <w:t>uno</w:t>
      </w:r>
      <w:r w:rsidR="005C3D1F">
        <w:rPr>
          <w:rFonts w:ascii="Times New Roman" w:hAnsi="Times New Roman" w:cs="Times New Roman"/>
          <w:sz w:val="24"/>
          <w:szCs w:val="24"/>
          <w:lang w:val="es-ES_tradnl"/>
        </w:rPr>
        <w:t xml:space="preserve"> de los aspectos </w:t>
      </w:r>
      <w:r w:rsidR="004D0180">
        <w:rPr>
          <w:rFonts w:ascii="Times New Roman" w:hAnsi="Times New Roman" w:cs="Times New Roman"/>
          <w:sz w:val="24"/>
          <w:szCs w:val="24"/>
          <w:lang w:val="es-ES_tradnl"/>
        </w:rPr>
        <w:t>diferenciadores</w:t>
      </w:r>
      <w:r w:rsidR="008516C0">
        <w:rPr>
          <w:rFonts w:ascii="Times New Roman" w:hAnsi="Times New Roman" w:cs="Times New Roman"/>
          <w:sz w:val="24"/>
          <w:szCs w:val="24"/>
          <w:lang w:val="es-ES_tradnl"/>
        </w:rPr>
        <w:t xml:space="preserve"> de este </w:t>
      </w:r>
      <w:r w:rsidR="004D0180">
        <w:rPr>
          <w:rFonts w:ascii="Times New Roman" w:hAnsi="Times New Roman" w:cs="Times New Roman"/>
          <w:sz w:val="24"/>
          <w:szCs w:val="24"/>
          <w:lang w:val="es-ES_tradnl"/>
        </w:rPr>
        <w:t>trabajo</w:t>
      </w:r>
      <w:r w:rsidR="008516C0">
        <w:rPr>
          <w:rFonts w:ascii="Times New Roman" w:hAnsi="Times New Roman" w:cs="Times New Roman"/>
          <w:sz w:val="24"/>
          <w:szCs w:val="24"/>
          <w:lang w:val="es-ES_tradnl"/>
        </w:rPr>
        <w:t>.</w:t>
      </w:r>
      <w:r w:rsidR="004D0180">
        <w:rPr>
          <w:rFonts w:ascii="Times New Roman" w:hAnsi="Times New Roman" w:cs="Times New Roman"/>
          <w:sz w:val="24"/>
          <w:szCs w:val="24"/>
          <w:lang w:val="es-ES_tradnl"/>
        </w:rPr>
        <w:t xml:space="preserve"> </w:t>
      </w:r>
      <w:r w:rsidR="008516C0">
        <w:rPr>
          <w:rFonts w:ascii="Times New Roman" w:hAnsi="Times New Roman" w:cs="Times New Roman"/>
          <w:sz w:val="24"/>
          <w:szCs w:val="24"/>
          <w:lang w:val="es-ES_tradnl"/>
        </w:rPr>
        <w:t xml:space="preserve">Además, el hecho de emplear </w:t>
      </w:r>
      <w:r w:rsidR="004D0180">
        <w:rPr>
          <w:rFonts w:ascii="Times New Roman" w:hAnsi="Times New Roman" w:cs="Times New Roman"/>
          <w:sz w:val="24"/>
          <w:szCs w:val="24"/>
          <w:lang w:val="es-ES_tradnl"/>
        </w:rPr>
        <w:t xml:space="preserve">este tipo de redes </w:t>
      </w:r>
      <w:r w:rsidR="008516C0">
        <w:rPr>
          <w:rFonts w:ascii="Times New Roman" w:hAnsi="Times New Roman" w:cs="Times New Roman"/>
          <w:sz w:val="24"/>
          <w:szCs w:val="24"/>
          <w:lang w:val="es-ES_tradnl"/>
        </w:rPr>
        <w:t xml:space="preserve">para la </w:t>
      </w:r>
      <w:r w:rsidR="00713882">
        <w:rPr>
          <w:rFonts w:ascii="Times New Roman" w:hAnsi="Times New Roman" w:cs="Times New Roman"/>
          <w:sz w:val="24"/>
          <w:szCs w:val="24"/>
          <w:lang w:val="es-ES_tradnl"/>
        </w:rPr>
        <w:t>predicción</w:t>
      </w:r>
      <w:r w:rsidR="008516C0">
        <w:rPr>
          <w:rFonts w:ascii="Times New Roman" w:hAnsi="Times New Roman" w:cs="Times New Roman"/>
          <w:sz w:val="24"/>
          <w:szCs w:val="24"/>
          <w:lang w:val="es-ES_tradnl"/>
        </w:rPr>
        <w:t xml:space="preserve"> de las pymes </w:t>
      </w:r>
      <w:r w:rsidR="00C60547">
        <w:rPr>
          <w:rFonts w:ascii="Times New Roman" w:hAnsi="Times New Roman" w:cs="Times New Roman"/>
          <w:sz w:val="24"/>
          <w:szCs w:val="24"/>
          <w:lang w:val="es-ES_tradnl"/>
        </w:rPr>
        <w:t xml:space="preserve">zombis </w:t>
      </w:r>
      <w:r w:rsidR="008516C0">
        <w:rPr>
          <w:rFonts w:ascii="Times New Roman" w:hAnsi="Times New Roman" w:cs="Times New Roman"/>
          <w:sz w:val="24"/>
          <w:szCs w:val="24"/>
          <w:lang w:val="es-ES_tradnl"/>
        </w:rPr>
        <w:t xml:space="preserve">en </w:t>
      </w:r>
      <w:r w:rsidR="004D0180">
        <w:rPr>
          <w:rFonts w:ascii="Times New Roman" w:hAnsi="Times New Roman" w:cs="Times New Roman"/>
          <w:sz w:val="24"/>
          <w:szCs w:val="24"/>
          <w:lang w:val="es-ES_tradnl"/>
        </w:rPr>
        <w:t>España</w:t>
      </w:r>
      <w:r w:rsidR="008516C0">
        <w:rPr>
          <w:rFonts w:ascii="Times New Roman" w:hAnsi="Times New Roman" w:cs="Times New Roman"/>
          <w:sz w:val="24"/>
          <w:szCs w:val="24"/>
          <w:lang w:val="es-ES_tradnl"/>
        </w:rPr>
        <w:t xml:space="preserve"> otorga a</w:t>
      </w:r>
      <w:r w:rsidR="00C60547">
        <w:rPr>
          <w:rFonts w:ascii="Times New Roman" w:hAnsi="Times New Roman" w:cs="Times New Roman"/>
          <w:sz w:val="24"/>
          <w:szCs w:val="24"/>
          <w:lang w:val="es-ES_tradnl"/>
        </w:rPr>
        <w:t xml:space="preserve">l presente </w:t>
      </w:r>
      <w:r w:rsidR="008516C0">
        <w:rPr>
          <w:rFonts w:ascii="Times New Roman" w:hAnsi="Times New Roman" w:cs="Times New Roman"/>
          <w:sz w:val="24"/>
          <w:szCs w:val="24"/>
          <w:lang w:val="es-ES_tradnl"/>
        </w:rPr>
        <w:t xml:space="preserve">trabajo </w:t>
      </w:r>
      <w:r>
        <w:rPr>
          <w:rFonts w:ascii="Times New Roman" w:hAnsi="Times New Roman" w:cs="Times New Roman"/>
          <w:sz w:val="24"/>
          <w:szCs w:val="24"/>
          <w:lang w:val="es-ES_tradnl"/>
        </w:rPr>
        <w:t xml:space="preserve">la </w:t>
      </w:r>
      <w:r w:rsidR="008516C0">
        <w:rPr>
          <w:rFonts w:ascii="Times New Roman" w:hAnsi="Times New Roman" w:cs="Times New Roman"/>
          <w:sz w:val="24"/>
          <w:szCs w:val="24"/>
          <w:lang w:val="es-ES_tradnl"/>
        </w:rPr>
        <w:t xml:space="preserve">segunda característica </w:t>
      </w:r>
      <w:r w:rsidR="004166D8">
        <w:rPr>
          <w:rFonts w:ascii="Times New Roman" w:hAnsi="Times New Roman" w:cs="Times New Roman"/>
          <w:sz w:val="24"/>
          <w:szCs w:val="24"/>
          <w:lang w:val="es-ES_tradnl"/>
        </w:rPr>
        <w:t>diferenciadora</w:t>
      </w:r>
      <w:r w:rsidR="008516C0">
        <w:rPr>
          <w:rFonts w:ascii="Times New Roman" w:hAnsi="Times New Roman" w:cs="Times New Roman"/>
          <w:sz w:val="24"/>
          <w:szCs w:val="24"/>
          <w:lang w:val="es-ES_tradnl"/>
        </w:rPr>
        <w:t>.</w:t>
      </w:r>
      <w:r w:rsidR="004166D8">
        <w:rPr>
          <w:rFonts w:ascii="Times New Roman" w:hAnsi="Times New Roman" w:cs="Times New Roman"/>
          <w:sz w:val="24"/>
          <w:szCs w:val="24"/>
          <w:lang w:val="es-ES_tradnl"/>
        </w:rPr>
        <w:t xml:space="preserve"> En definitiva, el actual estudio </w:t>
      </w:r>
      <w:r w:rsidR="00790D73">
        <w:rPr>
          <w:rFonts w:ascii="Times New Roman" w:hAnsi="Times New Roman" w:cs="Times New Roman"/>
          <w:sz w:val="24"/>
          <w:szCs w:val="24"/>
          <w:lang w:val="es-ES_tradnl"/>
        </w:rPr>
        <w:t xml:space="preserve">puede considerarse como </w:t>
      </w:r>
      <w:r w:rsidR="004166D8">
        <w:rPr>
          <w:rFonts w:ascii="Times New Roman" w:hAnsi="Times New Roman" w:cs="Times New Roman"/>
          <w:sz w:val="24"/>
          <w:szCs w:val="24"/>
          <w:lang w:val="es-ES_tradnl"/>
        </w:rPr>
        <w:t>uno de los primero</w:t>
      </w:r>
      <w:r w:rsidR="002747E7">
        <w:rPr>
          <w:rFonts w:ascii="Times New Roman" w:hAnsi="Times New Roman" w:cs="Times New Roman"/>
          <w:sz w:val="24"/>
          <w:szCs w:val="24"/>
          <w:lang w:val="es-ES_tradnl"/>
        </w:rPr>
        <w:t>s</w:t>
      </w:r>
      <w:r w:rsidR="004166D8">
        <w:rPr>
          <w:rFonts w:ascii="Times New Roman" w:hAnsi="Times New Roman" w:cs="Times New Roman"/>
          <w:sz w:val="24"/>
          <w:szCs w:val="24"/>
          <w:lang w:val="es-ES_tradnl"/>
        </w:rPr>
        <w:t xml:space="preserve">, por no decir el primero, que </w:t>
      </w:r>
      <w:r w:rsidR="00790D73">
        <w:rPr>
          <w:rFonts w:ascii="Times New Roman" w:hAnsi="Times New Roman" w:cs="Times New Roman"/>
          <w:sz w:val="24"/>
          <w:szCs w:val="24"/>
          <w:lang w:val="es-ES_tradnl"/>
        </w:rPr>
        <w:t xml:space="preserve">propone </w:t>
      </w:r>
      <w:r w:rsidR="004166D8">
        <w:rPr>
          <w:rFonts w:ascii="Times New Roman" w:hAnsi="Times New Roman" w:cs="Times New Roman"/>
          <w:sz w:val="24"/>
          <w:szCs w:val="24"/>
          <w:lang w:val="es-ES_tradnl"/>
        </w:rPr>
        <w:t xml:space="preserve">la </w:t>
      </w:r>
      <w:r w:rsidR="00713882">
        <w:rPr>
          <w:rFonts w:ascii="Times New Roman" w:hAnsi="Times New Roman" w:cs="Times New Roman"/>
          <w:sz w:val="24"/>
          <w:szCs w:val="24"/>
          <w:lang w:val="es-ES_tradnl"/>
        </w:rPr>
        <w:t>predicción</w:t>
      </w:r>
      <w:r w:rsidR="004166D8">
        <w:rPr>
          <w:rFonts w:ascii="Times New Roman" w:hAnsi="Times New Roman" w:cs="Times New Roman"/>
          <w:sz w:val="24"/>
          <w:szCs w:val="24"/>
          <w:lang w:val="es-ES_tradnl"/>
        </w:rPr>
        <w:t xml:space="preserve"> de las </w:t>
      </w:r>
      <w:r w:rsidR="00790D73">
        <w:rPr>
          <w:rFonts w:ascii="Times New Roman" w:hAnsi="Times New Roman" w:cs="Times New Roman"/>
          <w:sz w:val="24"/>
          <w:szCs w:val="24"/>
          <w:lang w:val="es-ES_tradnl"/>
        </w:rPr>
        <w:t xml:space="preserve">pymes </w:t>
      </w:r>
      <w:r w:rsidR="004166D8">
        <w:rPr>
          <w:rFonts w:ascii="Times New Roman" w:hAnsi="Times New Roman" w:cs="Times New Roman"/>
          <w:sz w:val="24"/>
          <w:szCs w:val="24"/>
          <w:lang w:val="es-ES_tradnl"/>
        </w:rPr>
        <w:t xml:space="preserve">zombis en España </w:t>
      </w:r>
      <w:r w:rsidR="00790D73">
        <w:rPr>
          <w:rFonts w:ascii="Times New Roman" w:hAnsi="Times New Roman" w:cs="Times New Roman"/>
          <w:sz w:val="24"/>
          <w:szCs w:val="24"/>
          <w:lang w:val="es-ES_tradnl"/>
        </w:rPr>
        <w:t xml:space="preserve">a través </w:t>
      </w:r>
      <w:r w:rsidR="004166D8">
        <w:rPr>
          <w:rFonts w:ascii="Times New Roman" w:hAnsi="Times New Roman" w:cs="Times New Roman"/>
          <w:sz w:val="24"/>
          <w:szCs w:val="24"/>
          <w:lang w:val="es-ES_tradnl"/>
        </w:rPr>
        <w:t xml:space="preserve">de las redes neuronales </w:t>
      </w:r>
      <w:r w:rsidR="00C60547">
        <w:rPr>
          <w:rFonts w:ascii="Times New Roman" w:hAnsi="Times New Roman" w:cs="Times New Roman"/>
          <w:sz w:val="24"/>
          <w:szCs w:val="24"/>
          <w:lang w:val="es-ES_tradnl"/>
        </w:rPr>
        <w:t>convolutivas</w:t>
      </w:r>
      <w:r w:rsidR="004166D8">
        <w:rPr>
          <w:rFonts w:ascii="Times New Roman" w:hAnsi="Times New Roman" w:cs="Times New Roman"/>
          <w:sz w:val="24"/>
          <w:szCs w:val="24"/>
          <w:lang w:val="es-ES_tradnl"/>
        </w:rPr>
        <w:t xml:space="preserve">.  </w:t>
      </w:r>
    </w:p>
    <w:p w14:paraId="65DD3170" w14:textId="40013A89" w:rsidR="007623B5" w:rsidRPr="00DC671C" w:rsidRDefault="00343567" w:rsidP="00833E03">
      <w:pPr>
        <w:pStyle w:val="Ttulo1"/>
        <w:numPr>
          <w:ilvl w:val="0"/>
          <w:numId w:val="5"/>
        </w:numPr>
        <w:spacing w:before="0" w:after="180" w:line="360" w:lineRule="auto"/>
        <w:jc w:val="both"/>
        <w:rPr>
          <w:rFonts w:ascii="Times New Roman" w:hAnsi="Times New Roman" w:cs="Times New Roman"/>
          <w:b/>
          <w:bCs/>
          <w:color w:val="auto"/>
          <w:sz w:val="24"/>
          <w:szCs w:val="24"/>
          <w:lang w:val="es-ES_tradnl"/>
        </w:rPr>
      </w:pPr>
      <w:bookmarkStart w:id="178" w:name="_Recursos"/>
      <w:bookmarkStart w:id="179" w:name="_Toc94027282"/>
      <w:bookmarkEnd w:id="178"/>
      <w:r w:rsidRPr="00DC671C">
        <w:rPr>
          <w:rFonts w:ascii="Times New Roman" w:hAnsi="Times New Roman" w:cs="Times New Roman"/>
          <w:b/>
          <w:bCs/>
          <w:color w:val="auto"/>
          <w:sz w:val="24"/>
          <w:szCs w:val="24"/>
          <w:lang w:val="es-ES_tradnl"/>
        </w:rPr>
        <w:t>Recursos</w:t>
      </w:r>
      <w:bookmarkEnd w:id="179"/>
    </w:p>
    <w:p w14:paraId="495161A3" w14:textId="5185F611" w:rsidR="004E557B" w:rsidRPr="00DC671C" w:rsidRDefault="00AC06ED" w:rsidP="00833E03">
      <w:pPr>
        <w:pStyle w:val="Ttulo2"/>
        <w:numPr>
          <w:ilvl w:val="1"/>
          <w:numId w:val="5"/>
        </w:numPr>
        <w:spacing w:before="0" w:after="180" w:line="360" w:lineRule="auto"/>
        <w:ind w:left="432"/>
        <w:jc w:val="both"/>
        <w:rPr>
          <w:rFonts w:ascii="Times New Roman" w:hAnsi="Times New Roman" w:cs="Times New Roman"/>
          <w:b/>
          <w:bCs/>
          <w:color w:val="auto"/>
          <w:sz w:val="24"/>
          <w:szCs w:val="24"/>
          <w:lang w:val="es-ES_tradnl"/>
        </w:rPr>
      </w:pPr>
      <w:bookmarkStart w:id="180" w:name="_Toc94027283"/>
      <w:r w:rsidRPr="00DC671C">
        <w:rPr>
          <w:rFonts w:ascii="Times New Roman" w:hAnsi="Times New Roman" w:cs="Times New Roman"/>
          <w:b/>
          <w:bCs/>
          <w:color w:val="auto"/>
          <w:sz w:val="24"/>
          <w:szCs w:val="24"/>
          <w:lang w:val="es-ES_tradnl"/>
        </w:rPr>
        <w:t>Gestión de dato</w:t>
      </w:r>
      <w:r w:rsidR="004E557B" w:rsidRPr="00DC671C">
        <w:rPr>
          <w:rFonts w:ascii="Times New Roman" w:hAnsi="Times New Roman" w:cs="Times New Roman"/>
          <w:b/>
          <w:bCs/>
          <w:color w:val="auto"/>
          <w:sz w:val="24"/>
          <w:szCs w:val="24"/>
          <w:lang w:val="es-ES_tradnl"/>
        </w:rPr>
        <w:t>s</w:t>
      </w:r>
      <w:bookmarkEnd w:id="180"/>
    </w:p>
    <w:p w14:paraId="1B3DC9F0" w14:textId="73748893" w:rsidR="004E557B" w:rsidRPr="00DC671C" w:rsidRDefault="00313FDA" w:rsidP="00BB424C">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lang w:val="es-ES_tradnl"/>
        </w:rPr>
        <w:t>En</w:t>
      </w:r>
      <w:r w:rsidR="004E557B" w:rsidRPr="00DC671C">
        <w:rPr>
          <w:rFonts w:ascii="Times New Roman" w:hAnsi="Times New Roman" w:cs="Times New Roman"/>
          <w:sz w:val="24"/>
          <w:szCs w:val="24"/>
          <w:lang w:val="es-ES_tradnl"/>
        </w:rPr>
        <w:t xml:space="preserve"> este trabajo, </w:t>
      </w:r>
      <w:r w:rsidR="007D522C">
        <w:rPr>
          <w:rFonts w:ascii="Times New Roman" w:hAnsi="Times New Roman" w:cs="Times New Roman"/>
          <w:sz w:val="24"/>
          <w:szCs w:val="24"/>
          <w:lang w:val="es-ES_tradnl"/>
        </w:rPr>
        <w:t xml:space="preserve">se emplea </w:t>
      </w:r>
      <w:r w:rsidRPr="00DC671C">
        <w:rPr>
          <w:rFonts w:ascii="Times New Roman" w:hAnsi="Times New Roman" w:cs="Times New Roman"/>
          <w:sz w:val="24"/>
          <w:szCs w:val="24"/>
          <w:lang w:val="es-ES_tradnl"/>
        </w:rPr>
        <w:t xml:space="preserve">información </w:t>
      </w:r>
      <w:r w:rsidR="009E388C" w:rsidRPr="00DC671C">
        <w:rPr>
          <w:rFonts w:ascii="Times New Roman" w:hAnsi="Times New Roman" w:cs="Times New Roman"/>
          <w:sz w:val="24"/>
          <w:szCs w:val="24"/>
          <w:lang w:val="es-ES_tradnl"/>
        </w:rPr>
        <w:t xml:space="preserve">proveniente </w:t>
      </w:r>
      <w:r w:rsidRPr="00DC671C">
        <w:rPr>
          <w:rFonts w:ascii="Times New Roman" w:hAnsi="Times New Roman" w:cs="Times New Roman"/>
          <w:sz w:val="24"/>
          <w:szCs w:val="24"/>
          <w:lang w:val="es-ES_tradnl"/>
        </w:rPr>
        <w:t xml:space="preserve">de </w:t>
      </w:r>
      <w:r w:rsidR="007D522C">
        <w:rPr>
          <w:rFonts w:ascii="Times New Roman" w:hAnsi="Times New Roman" w:cs="Times New Roman"/>
          <w:sz w:val="24"/>
          <w:szCs w:val="24"/>
          <w:lang w:val="es-ES_tradnl"/>
        </w:rPr>
        <w:t xml:space="preserve">los </w:t>
      </w:r>
      <w:r w:rsidRPr="00DC671C">
        <w:rPr>
          <w:rFonts w:ascii="Times New Roman" w:hAnsi="Times New Roman" w:cs="Times New Roman"/>
          <w:sz w:val="24"/>
          <w:szCs w:val="24"/>
          <w:lang w:val="es-ES_tradnl"/>
        </w:rPr>
        <w:t xml:space="preserve">diferentes </w:t>
      </w:r>
      <w:r w:rsidR="007D522C">
        <w:rPr>
          <w:rFonts w:ascii="Times New Roman" w:hAnsi="Times New Roman" w:cs="Times New Roman"/>
          <w:sz w:val="24"/>
          <w:szCs w:val="24"/>
          <w:lang w:val="es-ES_tradnl"/>
        </w:rPr>
        <w:t xml:space="preserve">estados contables </w:t>
      </w:r>
      <w:r w:rsidR="00F0206A" w:rsidRPr="00DC671C">
        <w:rPr>
          <w:rFonts w:ascii="Times New Roman" w:hAnsi="Times New Roman" w:cs="Times New Roman"/>
          <w:sz w:val="24"/>
          <w:szCs w:val="24"/>
          <w:lang w:val="es-ES_tradnl"/>
        </w:rPr>
        <w:t>(</w:t>
      </w:r>
      <w:r w:rsidR="00F0206A" w:rsidRPr="00DC671C">
        <w:rPr>
          <w:rFonts w:ascii="Times New Roman" w:hAnsi="Times New Roman" w:cs="Times New Roman"/>
          <w:i/>
          <w:iCs/>
          <w:sz w:val="24"/>
          <w:szCs w:val="24"/>
          <w:lang w:val="es-ES_tradnl"/>
        </w:rPr>
        <w:t>e.g.</w:t>
      </w:r>
      <w:r w:rsidR="00F0206A" w:rsidRPr="00DC671C">
        <w:rPr>
          <w:rFonts w:ascii="Times New Roman" w:hAnsi="Times New Roman" w:cs="Times New Roman"/>
          <w:sz w:val="24"/>
          <w:szCs w:val="24"/>
          <w:lang w:val="es-ES_tradnl"/>
        </w:rPr>
        <w:t xml:space="preserve"> balance, cuenta de resultados, etc)</w:t>
      </w:r>
      <w:r w:rsidR="004E557B" w:rsidRPr="00DC671C">
        <w:rPr>
          <w:rFonts w:ascii="Times New Roman" w:hAnsi="Times New Roman" w:cs="Times New Roman"/>
          <w:sz w:val="24"/>
          <w:szCs w:val="24"/>
          <w:lang w:val="es-ES_tradnl"/>
        </w:rPr>
        <w:t xml:space="preserve"> de las pymes españolas.</w:t>
      </w:r>
      <w:r w:rsidRPr="00DC671C">
        <w:rPr>
          <w:rFonts w:ascii="Times New Roman" w:hAnsi="Times New Roman" w:cs="Times New Roman"/>
          <w:sz w:val="24"/>
          <w:szCs w:val="24"/>
          <w:lang w:val="es-ES_tradnl"/>
        </w:rPr>
        <w:t xml:space="preserve"> </w:t>
      </w:r>
      <w:r w:rsidR="00E109D2" w:rsidRPr="00DC671C">
        <w:rPr>
          <w:rFonts w:ascii="Times New Roman" w:hAnsi="Times New Roman" w:cs="Times New Roman"/>
          <w:sz w:val="24"/>
          <w:szCs w:val="24"/>
          <w:lang w:val="es-ES_tradnl"/>
        </w:rPr>
        <w:t>Dicha</w:t>
      </w:r>
      <w:r w:rsidRPr="00DC671C">
        <w:rPr>
          <w:rFonts w:ascii="Times New Roman" w:hAnsi="Times New Roman" w:cs="Times New Roman"/>
          <w:sz w:val="24"/>
          <w:szCs w:val="24"/>
          <w:lang w:val="es-ES_tradnl"/>
        </w:rPr>
        <w:t xml:space="preserve"> información se extrae de la </w:t>
      </w:r>
      <w:r w:rsidR="00F0206A" w:rsidRPr="00DC671C">
        <w:rPr>
          <w:rFonts w:ascii="Times New Roman" w:hAnsi="Times New Roman" w:cs="Times New Roman"/>
          <w:sz w:val="24"/>
          <w:szCs w:val="24"/>
          <w:lang w:val="es-ES_tradnl"/>
        </w:rPr>
        <w:t>herramienta</w:t>
      </w:r>
      <w:r w:rsidR="00E109D2" w:rsidRPr="00DC671C">
        <w:rPr>
          <w:rFonts w:ascii="Times New Roman" w:hAnsi="Times New Roman" w:cs="Times New Roman"/>
          <w:sz w:val="24"/>
          <w:szCs w:val="24"/>
          <w:lang w:val="es-ES_tradnl"/>
        </w:rPr>
        <w:t xml:space="preserve"> </w:t>
      </w:r>
      <w:r w:rsidR="006E6665">
        <w:rPr>
          <w:rFonts w:ascii="Times New Roman" w:hAnsi="Times New Roman" w:cs="Times New Roman"/>
          <w:sz w:val="24"/>
          <w:szCs w:val="24"/>
          <w:lang w:val="es-ES_tradnl"/>
        </w:rPr>
        <w:t>conocida como</w:t>
      </w:r>
      <w:r w:rsidR="00F0206A" w:rsidRPr="00DC671C">
        <w:rPr>
          <w:rFonts w:ascii="Times New Roman" w:hAnsi="Times New Roman" w:cs="Times New Roman"/>
          <w:sz w:val="24"/>
          <w:szCs w:val="24"/>
          <w:lang w:val="es-ES_tradnl"/>
        </w:rPr>
        <w:t xml:space="preserve"> </w:t>
      </w:r>
      <w:r w:rsidRPr="00DC671C">
        <w:rPr>
          <w:rFonts w:ascii="Times New Roman" w:hAnsi="Times New Roman" w:cs="Times New Roman"/>
          <w:i/>
          <w:iCs/>
          <w:sz w:val="24"/>
          <w:szCs w:val="24"/>
          <w:lang w:val="es-ES_tradnl"/>
        </w:rPr>
        <w:t>SABI</w:t>
      </w:r>
      <w:r w:rsidR="009E388C" w:rsidRPr="00DC671C">
        <w:rPr>
          <w:rFonts w:ascii="Times New Roman" w:hAnsi="Times New Roman" w:cs="Times New Roman"/>
          <w:i/>
          <w:iCs/>
          <w:sz w:val="24"/>
          <w:szCs w:val="24"/>
          <w:lang w:val="es-ES_tradnl"/>
        </w:rPr>
        <w:t xml:space="preserve">: </w:t>
      </w:r>
      <w:r w:rsidRPr="00DC671C">
        <w:rPr>
          <w:rFonts w:ascii="Times New Roman" w:hAnsi="Times New Roman" w:cs="Times New Roman"/>
          <w:i/>
          <w:iCs/>
          <w:sz w:val="24"/>
          <w:szCs w:val="24"/>
        </w:rPr>
        <w:t>Sistema de Análisis de Balances Ibéricos</w:t>
      </w:r>
      <w:r w:rsidR="00967FD9" w:rsidRPr="00DC671C">
        <w:rPr>
          <w:rFonts w:ascii="Times New Roman" w:hAnsi="Times New Roman" w:cs="Times New Roman"/>
          <w:sz w:val="24"/>
          <w:szCs w:val="24"/>
        </w:rPr>
        <w:t>.</w:t>
      </w:r>
      <w:r w:rsidR="00E109D2" w:rsidRPr="00DC671C">
        <w:rPr>
          <w:rFonts w:ascii="Times New Roman" w:hAnsi="Times New Roman" w:cs="Times New Roman"/>
          <w:sz w:val="24"/>
          <w:szCs w:val="24"/>
        </w:rPr>
        <w:t xml:space="preserve"> </w:t>
      </w:r>
      <w:r w:rsidR="00423E4E" w:rsidRPr="00DC671C">
        <w:rPr>
          <w:rFonts w:ascii="Times New Roman" w:hAnsi="Times New Roman" w:cs="Times New Roman"/>
          <w:sz w:val="24"/>
          <w:szCs w:val="24"/>
        </w:rPr>
        <w:t>Así, e</w:t>
      </w:r>
      <w:r w:rsidR="00E109D2" w:rsidRPr="00DC671C">
        <w:rPr>
          <w:rFonts w:ascii="Times New Roman" w:hAnsi="Times New Roman" w:cs="Times New Roman"/>
          <w:sz w:val="24"/>
          <w:szCs w:val="24"/>
        </w:rPr>
        <w:t xml:space="preserve">sta </w:t>
      </w:r>
      <w:r w:rsidR="007D522C">
        <w:rPr>
          <w:rFonts w:ascii="Times New Roman" w:hAnsi="Times New Roman" w:cs="Times New Roman"/>
          <w:sz w:val="24"/>
          <w:szCs w:val="24"/>
        </w:rPr>
        <w:t xml:space="preserve">consiste </w:t>
      </w:r>
      <w:r w:rsidR="007D522C">
        <w:rPr>
          <w:rFonts w:ascii="Times New Roman" w:hAnsi="Times New Roman" w:cs="Times New Roman"/>
          <w:sz w:val="24"/>
          <w:szCs w:val="24"/>
        </w:rPr>
        <w:lastRenderedPageBreak/>
        <w:t xml:space="preserve">en </w:t>
      </w:r>
      <w:r w:rsidR="00E109D2" w:rsidRPr="00DC671C">
        <w:rPr>
          <w:rFonts w:ascii="Times New Roman" w:hAnsi="Times New Roman" w:cs="Times New Roman"/>
          <w:sz w:val="24"/>
          <w:szCs w:val="24"/>
        </w:rPr>
        <w:t xml:space="preserve">una herramienta web para el análisis financiero y marketing estratégico elaborada </w:t>
      </w:r>
      <w:r w:rsidR="00E109D2" w:rsidRPr="00DC671C">
        <w:rPr>
          <w:rFonts w:ascii="Times New Roman" w:hAnsi="Times New Roman" w:cs="Times New Roman"/>
          <w:sz w:val="24"/>
          <w:szCs w:val="24"/>
          <w:lang w:val="es-ES_tradnl"/>
        </w:rPr>
        <w:t xml:space="preserve">por la empresa </w:t>
      </w:r>
      <w:r w:rsidR="00E109D2" w:rsidRPr="00DC671C">
        <w:rPr>
          <w:rFonts w:ascii="Times New Roman" w:hAnsi="Times New Roman" w:cs="Times New Roman"/>
          <w:i/>
          <w:iCs/>
          <w:sz w:val="24"/>
          <w:szCs w:val="24"/>
          <w:lang w:val="es-ES_tradnl"/>
        </w:rPr>
        <w:t>INFORMA</w:t>
      </w:r>
      <w:r w:rsidR="00E109D2" w:rsidRPr="00DC671C">
        <w:rPr>
          <w:rFonts w:ascii="Times New Roman" w:hAnsi="Times New Roman" w:cs="Times New Roman"/>
          <w:sz w:val="24"/>
          <w:szCs w:val="24"/>
          <w:lang w:val="es-ES_tradnl"/>
        </w:rPr>
        <w:t xml:space="preserve"> </w:t>
      </w:r>
      <w:r w:rsidR="00E109D2" w:rsidRPr="00DC671C">
        <w:rPr>
          <w:rFonts w:ascii="Times New Roman" w:hAnsi="Times New Roman" w:cs="Times New Roman"/>
          <w:sz w:val="24"/>
          <w:szCs w:val="24"/>
        </w:rPr>
        <w:t xml:space="preserve">en colaboración con </w:t>
      </w:r>
      <w:r w:rsidR="00E109D2" w:rsidRPr="00DC671C">
        <w:rPr>
          <w:rFonts w:ascii="Times New Roman" w:hAnsi="Times New Roman" w:cs="Times New Roman"/>
          <w:i/>
          <w:iCs/>
          <w:sz w:val="24"/>
          <w:szCs w:val="24"/>
        </w:rPr>
        <w:t>Bureau Van Dijk</w:t>
      </w:r>
      <w:r w:rsidR="00E109D2" w:rsidRPr="00DC671C">
        <w:rPr>
          <w:rFonts w:ascii="Times New Roman" w:hAnsi="Times New Roman" w:cs="Times New Roman"/>
          <w:sz w:val="24"/>
          <w:szCs w:val="24"/>
        </w:rPr>
        <w:t>.</w:t>
      </w:r>
      <w:r w:rsidR="00967FD9" w:rsidRPr="00DC671C">
        <w:rPr>
          <w:rFonts w:ascii="Times New Roman" w:hAnsi="Times New Roman" w:cs="Times New Roman"/>
          <w:sz w:val="24"/>
          <w:szCs w:val="24"/>
        </w:rPr>
        <w:t xml:space="preserve"> </w:t>
      </w:r>
      <w:r w:rsidR="00543C9C">
        <w:rPr>
          <w:rFonts w:ascii="Times New Roman" w:hAnsi="Times New Roman" w:cs="Times New Roman"/>
          <w:sz w:val="24"/>
          <w:szCs w:val="24"/>
        </w:rPr>
        <w:t>Además</w:t>
      </w:r>
      <w:r w:rsidR="009E388C" w:rsidRPr="00DC671C">
        <w:rPr>
          <w:rFonts w:ascii="Times New Roman" w:hAnsi="Times New Roman" w:cs="Times New Roman"/>
          <w:sz w:val="24"/>
          <w:szCs w:val="24"/>
          <w:lang w:val="es-ES_tradnl"/>
        </w:rPr>
        <w:t xml:space="preserve">, </w:t>
      </w:r>
      <w:r w:rsidR="00FA2D32" w:rsidRPr="00DC671C">
        <w:rPr>
          <w:rFonts w:ascii="Times New Roman" w:hAnsi="Times New Roman" w:cs="Times New Roman"/>
          <w:sz w:val="24"/>
          <w:szCs w:val="24"/>
          <w:lang w:val="es-ES_tradnl"/>
        </w:rPr>
        <w:t>dicha</w:t>
      </w:r>
      <w:r w:rsidR="00967FD9" w:rsidRPr="00DC671C">
        <w:rPr>
          <w:rFonts w:ascii="Times New Roman" w:hAnsi="Times New Roman" w:cs="Times New Roman"/>
          <w:sz w:val="24"/>
          <w:szCs w:val="24"/>
          <w:lang w:val="es-ES_tradnl"/>
        </w:rPr>
        <w:t xml:space="preserve"> herramienta</w:t>
      </w:r>
      <w:r w:rsidR="00967FD9" w:rsidRPr="00DC671C">
        <w:rPr>
          <w:rFonts w:ascii="Times New Roman" w:hAnsi="Times New Roman" w:cs="Times New Roman"/>
          <w:sz w:val="24"/>
          <w:szCs w:val="24"/>
        </w:rPr>
        <w:t xml:space="preserve"> </w:t>
      </w:r>
      <w:r w:rsidR="006E6665">
        <w:rPr>
          <w:rFonts w:ascii="Times New Roman" w:hAnsi="Times New Roman" w:cs="Times New Roman"/>
          <w:sz w:val="24"/>
          <w:szCs w:val="24"/>
        </w:rPr>
        <w:t>permite</w:t>
      </w:r>
      <w:r w:rsidR="007D522C">
        <w:rPr>
          <w:rFonts w:ascii="Times New Roman" w:hAnsi="Times New Roman" w:cs="Times New Roman"/>
          <w:sz w:val="24"/>
          <w:szCs w:val="24"/>
        </w:rPr>
        <w:t xml:space="preserve"> el manejo sencillo y rápido de </w:t>
      </w:r>
      <w:r w:rsidRPr="00DC671C">
        <w:rPr>
          <w:rFonts w:ascii="Times New Roman" w:hAnsi="Times New Roman" w:cs="Times New Roman"/>
          <w:sz w:val="24"/>
          <w:szCs w:val="24"/>
        </w:rPr>
        <w:t xml:space="preserve">la información general y cuentas anuales de más de 2,7 millones de empresas españolas y de </w:t>
      </w:r>
      <w:r w:rsidR="007D522C">
        <w:rPr>
          <w:rFonts w:ascii="Times New Roman" w:hAnsi="Times New Roman" w:cs="Times New Roman"/>
          <w:sz w:val="24"/>
          <w:szCs w:val="24"/>
        </w:rPr>
        <w:t xml:space="preserve">aproximadamente </w:t>
      </w:r>
      <w:r w:rsidRPr="00DC671C">
        <w:rPr>
          <w:rFonts w:ascii="Times New Roman" w:hAnsi="Times New Roman" w:cs="Times New Roman"/>
          <w:sz w:val="24"/>
          <w:szCs w:val="24"/>
        </w:rPr>
        <w:t xml:space="preserve">800.000 </w:t>
      </w:r>
      <w:r w:rsidR="007D522C">
        <w:rPr>
          <w:rFonts w:ascii="Times New Roman" w:hAnsi="Times New Roman" w:cs="Times New Roman"/>
          <w:sz w:val="24"/>
          <w:szCs w:val="24"/>
        </w:rPr>
        <w:t xml:space="preserve">empresas </w:t>
      </w:r>
      <w:r w:rsidRPr="00DC671C">
        <w:rPr>
          <w:rFonts w:ascii="Times New Roman" w:hAnsi="Times New Roman" w:cs="Times New Roman"/>
          <w:sz w:val="24"/>
          <w:szCs w:val="24"/>
        </w:rPr>
        <w:t>portuguesas</w:t>
      </w:r>
      <w:r w:rsidR="009E388C" w:rsidRPr="00DC671C">
        <w:rPr>
          <w:rFonts w:ascii="Times New Roman" w:hAnsi="Times New Roman" w:cs="Times New Roman"/>
          <w:sz w:val="24"/>
          <w:szCs w:val="24"/>
        </w:rPr>
        <w:t xml:space="preserve"> </w:t>
      </w:r>
      <w:r w:rsidR="009E388C" w:rsidRPr="00DC671C">
        <w:rPr>
          <w:rFonts w:ascii="Times New Roman" w:hAnsi="Times New Roman" w:cs="Times New Roman"/>
          <w:sz w:val="24"/>
          <w:szCs w:val="24"/>
        </w:rPr>
        <w:fldChar w:fldCharType="begin" w:fldLock="1"/>
      </w:r>
      <w:r w:rsidR="00DD1191">
        <w:rPr>
          <w:rFonts w:ascii="Times New Roman" w:hAnsi="Times New Roman" w:cs="Times New Roman"/>
          <w:sz w:val="24"/>
          <w:szCs w:val="24"/>
        </w:rPr>
        <w:instrText>ADDIN CSL_CITATION {"citationItems":[{"id":"ITEM-1","itemData":{"URL":"https://www.informa.es/riesgo-empresarial/sabi","accessed":{"date-parts":[["2021","12","11"]]},"author":[{"dropping-particle":"","family":"INFORMA","given":"","non-dropping-particle":"","parse-names":false,"suffix":""}],"id":"ITEM-1","issued":{"date-parts":[["2021"]]},"title":"SABI: Análisis de Balances de Empresas - Informa D&amp;B","type":"webpage"},"uris":["http://www.mendeley.com/documents/?uuid=75d9b421-fb7a-3f31-b81b-cf0474417e09"]}],"mendeley":{"formattedCitation":"(INFORMA, 2021)","plainTextFormattedCitation":"(INFORMA, 2021)","previouslyFormattedCitation":"(INFORMA, 2021)"},"properties":{"noteIndex":0},"schema":"https://github.com/citation-style-language/schema/raw/master/csl-citation.json"}</w:instrText>
      </w:r>
      <w:r w:rsidR="009E388C" w:rsidRPr="00DC671C">
        <w:rPr>
          <w:rFonts w:ascii="Times New Roman" w:hAnsi="Times New Roman" w:cs="Times New Roman"/>
          <w:sz w:val="24"/>
          <w:szCs w:val="24"/>
        </w:rPr>
        <w:fldChar w:fldCharType="separate"/>
      </w:r>
      <w:r w:rsidR="00DD1191" w:rsidRPr="00DD1191">
        <w:rPr>
          <w:rFonts w:ascii="Times New Roman" w:hAnsi="Times New Roman" w:cs="Times New Roman"/>
          <w:noProof/>
          <w:sz w:val="24"/>
          <w:szCs w:val="24"/>
        </w:rPr>
        <w:t>(INFORMA, 2021)</w:t>
      </w:r>
      <w:r w:rsidR="009E388C" w:rsidRPr="00DC671C">
        <w:rPr>
          <w:rFonts w:ascii="Times New Roman" w:hAnsi="Times New Roman" w:cs="Times New Roman"/>
          <w:sz w:val="24"/>
          <w:szCs w:val="24"/>
        </w:rPr>
        <w:fldChar w:fldCharType="end"/>
      </w:r>
      <w:r w:rsidRPr="00DC671C">
        <w:rPr>
          <w:rFonts w:ascii="Times New Roman" w:hAnsi="Times New Roman" w:cs="Times New Roman"/>
          <w:sz w:val="24"/>
          <w:szCs w:val="24"/>
        </w:rPr>
        <w:t>.</w:t>
      </w:r>
    </w:p>
    <w:p w14:paraId="6E9BFADB" w14:textId="1980143B" w:rsidR="00007707" w:rsidRPr="00DC671C" w:rsidRDefault="0024196F" w:rsidP="00DD1191">
      <w:pPr>
        <w:spacing w:after="180" w:line="360" w:lineRule="auto"/>
        <w:jc w:val="both"/>
        <w:rPr>
          <w:rFonts w:ascii="Times New Roman" w:hAnsi="Times New Roman" w:cs="Times New Roman"/>
          <w:sz w:val="24"/>
          <w:szCs w:val="24"/>
          <w:lang w:val="es-ES_tradnl"/>
        </w:rPr>
      </w:pPr>
      <w:r w:rsidRPr="00DC671C">
        <w:rPr>
          <w:rFonts w:ascii="Times New Roman" w:hAnsi="Times New Roman" w:cs="Times New Roman"/>
          <w:sz w:val="24"/>
          <w:szCs w:val="24"/>
        </w:rPr>
        <w:t xml:space="preserve">Por </w:t>
      </w:r>
      <w:r w:rsidR="00C8161B">
        <w:rPr>
          <w:rFonts w:ascii="Times New Roman" w:hAnsi="Times New Roman" w:cs="Times New Roman"/>
          <w:sz w:val="24"/>
          <w:szCs w:val="24"/>
        </w:rPr>
        <w:t>otro lado</w:t>
      </w:r>
      <w:r w:rsidRPr="00DC671C">
        <w:rPr>
          <w:rFonts w:ascii="Times New Roman" w:hAnsi="Times New Roman" w:cs="Times New Roman"/>
          <w:sz w:val="24"/>
          <w:szCs w:val="24"/>
        </w:rPr>
        <w:t xml:space="preserve">, </w:t>
      </w:r>
      <w:r w:rsidR="00DD1191">
        <w:rPr>
          <w:rFonts w:ascii="Times New Roman" w:hAnsi="Times New Roman" w:cs="Times New Roman"/>
          <w:sz w:val="24"/>
          <w:szCs w:val="24"/>
        </w:rPr>
        <w:t xml:space="preserve">para el </w:t>
      </w:r>
      <w:r w:rsidR="00007707" w:rsidRPr="00DC671C">
        <w:rPr>
          <w:rFonts w:ascii="Times New Roman" w:hAnsi="Times New Roman" w:cs="Times New Roman"/>
          <w:sz w:val="24"/>
          <w:szCs w:val="24"/>
        </w:rPr>
        <w:t xml:space="preserve">análisis bibliográfico </w:t>
      </w:r>
      <w:r w:rsidR="0003496D" w:rsidRPr="00DC671C">
        <w:rPr>
          <w:rFonts w:ascii="Times New Roman" w:hAnsi="Times New Roman" w:cs="Times New Roman"/>
          <w:sz w:val="24"/>
          <w:szCs w:val="24"/>
        </w:rPr>
        <w:t xml:space="preserve">realizado </w:t>
      </w:r>
      <w:r w:rsidR="00007707" w:rsidRPr="00DC671C">
        <w:rPr>
          <w:rFonts w:ascii="Times New Roman" w:hAnsi="Times New Roman" w:cs="Times New Roman"/>
          <w:sz w:val="24"/>
          <w:szCs w:val="24"/>
        </w:rPr>
        <w:t>en este estudio</w:t>
      </w:r>
      <w:r w:rsidR="00C95EF9" w:rsidRPr="00DC671C">
        <w:rPr>
          <w:rFonts w:ascii="Times New Roman" w:hAnsi="Times New Roman" w:cs="Times New Roman"/>
          <w:sz w:val="24"/>
          <w:szCs w:val="24"/>
        </w:rPr>
        <w:t xml:space="preserve">, </w:t>
      </w:r>
      <w:r w:rsidR="0048194D" w:rsidRPr="00DC671C">
        <w:rPr>
          <w:rFonts w:ascii="Times New Roman" w:hAnsi="Times New Roman" w:cs="Times New Roman"/>
          <w:sz w:val="24"/>
          <w:szCs w:val="24"/>
        </w:rPr>
        <w:t xml:space="preserve">es necesario contar con </w:t>
      </w:r>
      <w:r w:rsidR="00EB4345" w:rsidRPr="00DC671C">
        <w:rPr>
          <w:rFonts w:ascii="Times New Roman" w:hAnsi="Times New Roman" w:cs="Times New Roman"/>
          <w:sz w:val="24"/>
          <w:szCs w:val="24"/>
        </w:rPr>
        <w:t xml:space="preserve">artículos </w:t>
      </w:r>
      <w:r w:rsidR="0048194D" w:rsidRPr="00DC671C">
        <w:rPr>
          <w:rFonts w:ascii="Times New Roman" w:hAnsi="Times New Roman" w:cs="Times New Roman"/>
          <w:sz w:val="24"/>
          <w:szCs w:val="24"/>
        </w:rPr>
        <w:t xml:space="preserve">de alta </w:t>
      </w:r>
      <w:r w:rsidR="00EB4345" w:rsidRPr="00DC671C">
        <w:rPr>
          <w:rFonts w:ascii="Times New Roman" w:hAnsi="Times New Roman" w:cs="Times New Roman"/>
          <w:sz w:val="24"/>
          <w:szCs w:val="24"/>
        </w:rPr>
        <w:t xml:space="preserve">calidad y fiabilidad. Es por ello, </w:t>
      </w:r>
      <w:r w:rsidR="0003496D" w:rsidRPr="00DC671C">
        <w:rPr>
          <w:rFonts w:ascii="Times New Roman" w:hAnsi="Times New Roman" w:cs="Times New Roman"/>
          <w:sz w:val="24"/>
          <w:szCs w:val="24"/>
        </w:rPr>
        <w:t xml:space="preserve">que </w:t>
      </w:r>
      <w:r w:rsidR="00895410" w:rsidRPr="00DC671C">
        <w:rPr>
          <w:rFonts w:ascii="Times New Roman" w:hAnsi="Times New Roman" w:cs="Times New Roman"/>
          <w:sz w:val="24"/>
          <w:szCs w:val="24"/>
        </w:rPr>
        <w:t xml:space="preserve">la mayoría de </w:t>
      </w:r>
      <w:r w:rsidR="006E6665">
        <w:rPr>
          <w:rFonts w:ascii="Times New Roman" w:hAnsi="Times New Roman" w:cs="Times New Roman"/>
          <w:sz w:val="24"/>
          <w:szCs w:val="24"/>
        </w:rPr>
        <w:t>dichos</w:t>
      </w:r>
      <w:r w:rsidR="0003496D" w:rsidRPr="00DC671C">
        <w:rPr>
          <w:rFonts w:ascii="Times New Roman" w:hAnsi="Times New Roman" w:cs="Times New Roman"/>
          <w:sz w:val="24"/>
          <w:szCs w:val="24"/>
        </w:rPr>
        <w:t xml:space="preserve"> </w:t>
      </w:r>
      <w:r w:rsidR="00EB4345" w:rsidRPr="00DC671C">
        <w:rPr>
          <w:rFonts w:ascii="Times New Roman" w:hAnsi="Times New Roman" w:cs="Times New Roman"/>
          <w:sz w:val="24"/>
          <w:szCs w:val="24"/>
        </w:rPr>
        <w:t xml:space="preserve">artículos </w:t>
      </w:r>
      <w:r w:rsidR="00EA1C7C" w:rsidRPr="00DC671C">
        <w:rPr>
          <w:rFonts w:ascii="Times New Roman" w:hAnsi="Times New Roman" w:cs="Times New Roman"/>
          <w:sz w:val="24"/>
          <w:szCs w:val="24"/>
        </w:rPr>
        <w:t xml:space="preserve">han sido </w:t>
      </w:r>
      <w:r w:rsidR="00857D2C" w:rsidRPr="00DC671C">
        <w:rPr>
          <w:rFonts w:ascii="Times New Roman" w:hAnsi="Times New Roman" w:cs="Times New Roman"/>
          <w:sz w:val="24"/>
          <w:szCs w:val="24"/>
        </w:rPr>
        <w:t xml:space="preserve">seleccionados y </w:t>
      </w:r>
      <w:r w:rsidR="00EA1C7C" w:rsidRPr="00DC671C">
        <w:rPr>
          <w:rFonts w:ascii="Times New Roman" w:hAnsi="Times New Roman" w:cs="Times New Roman"/>
          <w:sz w:val="24"/>
          <w:szCs w:val="24"/>
        </w:rPr>
        <w:t xml:space="preserve">extraídos </w:t>
      </w:r>
      <w:r w:rsidR="00EB4345" w:rsidRPr="00DC671C">
        <w:rPr>
          <w:rFonts w:ascii="Times New Roman" w:hAnsi="Times New Roman" w:cs="Times New Roman"/>
          <w:sz w:val="24"/>
          <w:szCs w:val="24"/>
        </w:rPr>
        <w:t xml:space="preserve">de </w:t>
      </w:r>
      <w:r w:rsidR="00D61A5C" w:rsidRPr="00DC671C">
        <w:rPr>
          <w:rFonts w:ascii="Times New Roman" w:hAnsi="Times New Roman" w:cs="Times New Roman"/>
          <w:sz w:val="24"/>
          <w:szCs w:val="24"/>
        </w:rPr>
        <w:t xml:space="preserve">la </w:t>
      </w:r>
      <w:r w:rsidR="00857D2C" w:rsidRPr="00DC671C">
        <w:rPr>
          <w:rFonts w:ascii="Times New Roman" w:hAnsi="Times New Roman" w:cs="Times New Roman"/>
          <w:sz w:val="24"/>
          <w:szCs w:val="24"/>
        </w:rPr>
        <w:t>herramienta</w:t>
      </w:r>
      <w:r w:rsidR="00BE700F" w:rsidRPr="00DC671C">
        <w:rPr>
          <w:rFonts w:ascii="Times New Roman" w:hAnsi="Times New Roman" w:cs="Times New Roman"/>
          <w:sz w:val="24"/>
          <w:szCs w:val="24"/>
        </w:rPr>
        <w:t xml:space="preserve"> online</w:t>
      </w:r>
      <w:r w:rsidR="00857D2C" w:rsidRPr="00DC671C">
        <w:rPr>
          <w:rFonts w:ascii="Times New Roman" w:hAnsi="Times New Roman" w:cs="Times New Roman"/>
          <w:sz w:val="24"/>
          <w:szCs w:val="24"/>
        </w:rPr>
        <w:t xml:space="preserve"> denominada </w:t>
      </w:r>
      <w:r w:rsidR="00B52D9E">
        <w:rPr>
          <w:rFonts w:ascii="Times New Roman" w:hAnsi="Times New Roman" w:cs="Times New Roman"/>
          <w:sz w:val="24"/>
          <w:szCs w:val="24"/>
        </w:rPr>
        <w:t xml:space="preserve">como </w:t>
      </w:r>
      <w:r w:rsidR="00EB4345" w:rsidRPr="00DC671C">
        <w:rPr>
          <w:rFonts w:ascii="Times New Roman" w:hAnsi="Times New Roman" w:cs="Times New Roman"/>
          <w:i/>
          <w:iCs/>
          <w:sz w:val="24"/>
          <w:szCs w:val="24"/>
        </w:rPr>
        <w:t>Scopus</w:t>
      </w:r>
      <w:r w:rsidRPr="00DC671C">
        <w:rPr>
          <w:rFonts w:ascii="Times New Roman" w:hAnsi="Times New Roman" w:cs="Times New Roman"/>
          <w:sz w:val="24"/>
          <w:szCs w:val="24"/>
        </w:rPr>
        <w:t>,</w:t>
      </w:r>
      <w:r w:rsidR="00B41927" w:rsidRPr="00DC671C">
        <w:rPr>
          <w:rFonts w:ascii="Times New Roman" w:hAnsi="Times New Roman" w:cs="Times New Roman"/>
          <w:sz w:val="24"/>
          <w:szCs w:val="24"/>
        </w:rPr>
        <w:t xml:space="preserve"> a cargo de la empresa </w:t>
      </w:r>
      <w:r w:rsidR="00B41927" w:rsidRPr="00DC671C">
        <w:rPr>
          <w:rFonts w:ascii="Times New Roman" w:hAnsi="Times New Roman" w:cs="Times New Roman"/>
          <w:i/>
          <w:iCs/>
          <w:sz w:val="24"/>
          <w:szCs w:val="24"/>
        </w:rPr>
        <w:t>ELSEVIER</w:t>
      </w:r>
      <w:r w:rsidR="00857D2C" w:rsidRPr="00DC671C">
        <w:rPr>
          <w:rFonts w:ascii="Times New Roman" w:hAnsi="Times New Roman" w:cs="Times New Roman"/>
          <w:sz w:val="24"/>
          <w:szCs w:val="24"/>
        </w:rPr>
        <w:t xml:space="preserve">. </w:t>
      </w:r>
      <w:r w:rsidR="00543C9C">
        <w:rPr>
          <w:rFonts w:ascii="Times New Roman" w:hAnsi="Times New Roman" w:cs="Times New Roman"/>
          <w:sz w:val="24"/>
          <w:szCs w:val="24"/>
        </w:rPr>
        <w:t>E</w:t>
      </w:r>
      <w:r w:rsidR="00857D2C" w:rsidRPr="00DC671C">
        <w:rPr>
          <w:rFonts w:ascii="Times New Roman" w:hAnsi="Times New Roman" w:cs="Times New Roman"/>
          <w:sz w:val="24"/>
          <w:szCs w:val="24"/>
        </w:rPr>
        <w:t>sta consiste</w:t>
      </w:r>
      <w:r w:rsidRPr="00DC671C">
        <w:rPr>
          <w:rFonts w:ascii="Times New Roman" w:hAnsi="Times New Roman" w:cs="Times New Roman"/>
          <w:sz w:val="24"/>
          <w:szCs w:val="24"/>
        </w:rPr>
        <w:t xml:space="preserve"> en</w:t>
      </w:r>
      <w:r w:rsidR="006E6665">
        <w:rPr>
          <w:rFonts w:ascii="Times New Roman" w:hAnsi="Times New Roman" w:cs="Times New Roman"/>
          <w:sz w:val="24"/>
          <w:szCs w:val="24"/>
        </w:rPr>
        <w:t xml:space="preserve"> </w:t>
      </w:r>
      <w:r w:rsidR="00EA1C7C" w:rsidRPr="00DC671C">
        <w:rPr>
          <w:rFonts w:ascii="Times New Roman" w:hAnsi="Times New Roman" w:cs="Times New Roman"/>
          <w:sz w:val="24"/>
          <w:szCs w:val="24"/>
        </w:rPr>
        <w:t xml:space="preserve">una </w:t>
      </w:r>
      <w:r w:rsidR="00EB4345" w:rsidRPr="00DC671C">
        <w:rPr>
          <w:rFonts w:ascii="Times New Roman" w:hAnsi="Times New Roman" w:cs="Times New Roman"/>
          <w:sz w:val="24"/>
          <w:szCs w:val="24"/>
        </w:rPr>
        <w:t>base de datos de citaciones y resúmenes seleccionados por expertos</w:t>
      </w:r>
      <w:r w:rsidRPr="00DC671C">
        <w:rPr>
          <w:rFonts w:ascii="Times New Roman" w:hAnsi="Times New Roman" w:cs="Times New Roman"/>
          <w:sz w:val="24"/>
          <w:szCs w:val="24"/>
        </w:rPr>
        <w:t xml:space="preserve"> </w:t>
      </w:r>
      <w:r w:rsidRPr="00DC671C">
        <w:rPr>
          <w:rFonts w:ascii="Times New Roman" w:hAnsi="Times New Roman" w:cs="Times New Roman"/>
          <w:sz w:val="24"/>
          <w:szCs w:val="24"/>
        </w:rPr>
        <w:fldChar w:fldCharType="begin" w:fldLock="1"/>
      </w:r>
      <w:r w:rsidR="00093958">
        <w:rPr>
          <w:rFonts w:ascii="Times New Roman" w:hAnsi="Times New Roman" w:cs="Times New Roman"/>
          <w:sz w:val="24"/>
          <w:szCs w:val="24"/>
        </w:rPr>
        <w:instrText>ADDIN CSL_CITATION {"citationItems":[{"id":"ITEM-1","itemData":{"URL":"https://www.elsevier.com/es-es/solutions/scopus","accessed":{"date-parts":[["2021","12","11"]]},"author":[{"dropping-particle":"","family":"Elsevier","given":"","non-dropping-particle":"","parse-names":false,"suffix":""}],"id":"ITEM-1","issued":{"date-parts":[["2021"]]},"title":"Scopus | La mayor base de datos de bibliografía revisada por pares","type":"webpage"},"uris":["http://www.mendeley.com/documents/?uuid=6cbcde7b-f1ec-30bd-9736-8ee4366d9bb6"]}],"mendeley":{"formattedCitation":"(Elsevier, 2021)","plainTextFormattedCitation":"(Elsevier, 2021)","previouslyFormattedCitation":"(Elsevier, 2021)"},"properties":{"noteIndex":0},"schema":"https://github.com/citation-style-language/schema/raw/master/csl-citation.json"}</w:instrText>
      </w:r>
      <w:r w:rsidRPr="00DC671C">
        <w:rPr>
          <w:rFonts w:ascii="Times New Roman" w:hAnsi="Times New Roman" w:cs="Times New Roman"/>
          <w:sz w:val="24"/>
          <w:szCs w:val="24"/>
        </w:rPr>
        <w:fldChar w:fldCharType="separate"/>
      </w:r>
      <w:r w:rsidR="00DD1191" w:rsidRPr="00DD1191">
        <w:rPr>
          <w:rFonts w:ascii="Times New Roman" w:hAnsi="Times New Roman" w:cs="Times New Roman"/>
          <w:noProof/>
          <w:sz w:val="24"/>
          <w:szCs w:val="24"/>
        </w:rPr>
        <w:t>(Elsevier, 2021)</w:t>
      </w:r>
      <w:r w:rsidRPr="00DC671C">
        <w:rPr>
          <w:rFonts w:ascii="Times New Roman" w:hAnsi="Times New Roman" w:cs="Times New Roman"/>
          <w:sz w:val="24"/>
          <w:szCs w:val="24"/>
        </w:rPr>
        <w:fldChar w:fldCharType="end"/>
      </w:r>
      <w:r w:rsidR="00EB4345" w:rsidRPr="00DC671C">
        <w:rPr>
          <w:rFonts w:ascii="Times New Roman" w:hAnsi="Times New Roman" w:cs="Times New Roman"/>
          <w:sz w:val="24"/>
          <w:szCs w:val="24"/>
        </w:rPr>
        <w:t>.</w:t>
      </w:r>
    </w:p>
    <w:p w14:paraId="4FEDFB77" w14:textId="1D35015F" w:rsidR="007623B5" w:rsidRPr="00D4430B" w:rsidRDefault="007623B5" w:rsidP="00833E03">
      <w:pPr>
        <w:pStyle w:val="Ttulo2"/>
        <w:numPr>
          <w:ilvl w:val="1"/>
          <w:numId w:val="5"/>
        </w:numPr>
        <w:spacing w:before="0" w:after="180" w:line="360" w:lineRule="auto"/>
        <w:ind w:left="432"/>
        <w:jc w:val="both"/>
        <w:rPr>
          <w:rFonts w:ascii="Times New Roman" w:hAnsi="Times New Roman" w:cs="Times New Roman"/>
          <w:b/>
          <w:bCs/>
          <w:color w:val="auto"/>
          <w:sz w:val="24"/>
          <w:szCs w:val="24"/>
          <w:lang w:val="es-ES_tradnl"/>
        </w:rPr>
      </w:pPr>
      <w:bookmarkStart w:id="181" w:name="_Toc94027284"/>
      <w:r w:rsidRPr="00E37FE7">
        <w:rPr>
          <w:rFonts w:ascii="Times New Roman" w:hAnsi="Times New Roman" w:cs="Times New Roman"/>
          <w:b/>
          <w:bCs/>
          <w:color w:val="auto"/>
          <w:sz w:val="24"/>
          <w:szCs w:val="24"/>
          <w:lang w:val="es-ES_tradnl"/>
        </w:rPr>
        <w:t xml:space="preserve">Lenguaje </w:t>
      </w:r>
      <w:r w:rsidR="005E0D4E" w:rsidRPr="00E37FE7">
        <w:rPr>
          <w:rFonts w:ascii="Times New Roman" w:hAnsi="Times New Roman" w:cs="Times New Roman"/>
          <w:b/>
          <w:bCs/>
          <w:color w:val="auto"/>
          <w:sz w:val="24"/>
          <w:szCs w:val="24"/>
          <w:lang w:val="es-ES_tradnl"/>
        </w:rPr>
        <w:t xml:space="preserve">y entorno </w:t>
      </w:r>
      <w:r w:rsidRPr="00D4430B">
        <w:rPr>
          <w:rFonts w:ascii="Times New Roman" w:hAnsi="Times New Roman" w:cs="Times New Roman"/>
          <w:b/>
          <w:bCs/>
          <w:color w:val="auto"/>
          <w:sz w:val="24"/>
          <w:szCs w:val="24"/>
          <w:lang w:val="es-ES_tradnl"/>
        </w:rPr>
        <w:t>de programación</w:t>
      </w:r>
      <w:bookmarkEnd w:id="181"/>
      <w:r w:rsidR="005E0D4E" w:rsidRPr="00D4430B">
        <w:rPr>
          <w:rFonts w:ascii="Times New Roman" w:hAnsi="Times New Roman" w:cs="Times New Roman"/>
          <w:b/>
          <w:bCs/>
          <w:color w:val="auto"/>
          <w:sz w:val="24"/>
          <w:szCs w:val="24"/>
          <w:lang w:val="es-ES_tradnl"/>
        </w:rPr>
        <w:t xml:space="preserve"> </w:t>
      </w:r>
    </w:p>
    <w:p w14:paraId="2F5A179F" w14:textId="5AC34CC0" w:rsidR="007623B5" w:rsidRPr="0055718E" w:rsidRDefault="0021705F" w:rsidP="00DD1191">
      <w:pPr>
        <w:spacing w:after="180" w:line="360" w:lineRule="auto"/>
        <w:jc w:val="both"/>
        <w:rPr>
          <w:rFonts w:ascii="Times New Roman" w:hAnsi="Times New Roman" w:cs="Times New Roman"/>
          <w:i/>
          <w:iCs/>
          <w:sz w:val="24"/>
          <w:szCs w:val="24"/>
          <w:lang w:val="es-ES_tradnl"/>
        </w:rPr>
      </w:pPr>
      <w:r w:rsidRPr="00DC671C">
        <w:rPr>
          <w:rFonts w:ascii="Times New Roman" w:hAnsi="Times New Roman" w:cs="Times New Roman"/>
          <w:sz w:val="24"/>
          <w:szCs w:val="24"/>
          <w:lang w:val="es-ES_tradnl"/>
        </w:rPr>
        <w:t xml:space="preserve">El lenguaje de programación </w:t>
      </w:r>
      <w:r w:rsidR="009A0DDD" w:rsidRPr="00DC671C">
        <w:rPr>
          <w:rFonts w:ascii="Times New Roman" w:hAnsi="Times New Roman" w:cs="Times New Roman"/>
          <w:sz w:val="24"/>
          <w:szCs w:val="24"/>
          <w:lang w:val="es-ES_tradnl"/>
        </w:rPr>
        <w:t>seleccionado</w:t>
      </w:r>
      <w:r w:rsidRPr="00DC671C">
        <w:rPr>
          <w:rFonts w:ascii="Times New Roman" w:hAnsi="Times New Roman" w:cs="Times New Roman"/>
          <w:sz w:val="24"/>
          <w:szCs w:val="24"/>
          <w:lang w:val="es-ES_tradnl"/>
        </w:rPr>
        <w:t xml:space="preserve"> para el desarrollo de este trabajo </w:t>
      </w:r>
      <w:r w:rsidR="009A0DDD" w:rsidRPr="00DC671C">
        <w:rPr>
          <w:rFonts w:ascii="Times New Roman" w:hAnsi="Times New Roman" w:cs="Times New Roman"/>
          <w:sz w:val="24"/>
          <w:szCs w:val="24"/>
          <w:lang w:val="es-ES_tradnl"/>
        </w:rPr>
        <w:t xml:space="preserve">es </w:t>
      </w:r>
      <w:r w:rsidRPr="0055718E">
        <w:rPr>
          <w:rFonts w:ascii="Times New Roman" w:hAnsi="Times New Roman" w:cs="Times New Roman"/>
          <w:i/>
          <w:iCs/>
          <w:sz w:val="24"/>
          <w:szCs w:val="24"/>
          <w:lang w:val="es-ES_tradnl"/>
        </w:rPr>
        <w:t>Python</w:t>
      </w:r>
      <w:r w:rsidR="00302870" w:rsidRPr="00DC671C">
        <w:rPr>
          <w:rFonts w:ascii="Times New Roman" w:hAnsi="Times New Roman" w:cs="Times New Roman"/>
          <w:sz w:val="24"/>
          <w:szCs w:val="24"/>
          <w:lang w:val="es-ES_tradnl"/>
        </w:rPr>
        <w:t xml:space="preserve">. </w:t>
      </w:r>
      <w:r w:rsidR="00B52D9E">
        <w:rPr>
          <w:rFonts w:ascii="Times New Roman" w:hAnsi="Times New Roman" w:cs="Times New Roman"/>
          <w:sz w:val="24"/>
          <w:szCs w:val="24"/>
          <w:lang w:val="es-ES_tradnl"/>
        </w:rPr>
        <w:t>Además</w:t>
      </w:r>
      <w:r w:rsidR="00DD1191">
        <w:rPr>
          <w:rFonts w:ascii="Times New Roman" w:hAnsi="Times New Roman" w:cs="Times New Roman"/>
          <w:sz w:val="24"/>
          <w:szCs w:val="24"/>
          <w:lang w:val="es-ES_tradnl"/>
        </w:rPr>
        <w:t xml:space="preserve">, </w:t>
      </w:r>
      <w:r w:rsidR="00302870" w:rsidRPr="00DC671C">
        <w:rPr>
          <w:rFonts w:ascii="Times New Roman" w:hAnsi="Times New Roman" w:cs="Times New Roman"/>
          <w:sz w:val="24"/>
          <w:szCs w:val="24"/>
          <w:lang w:val="es-ES_tradnl"/>
        </w:rPr>
        <w:t xml:space="preserve">su versión </w:t>
      </w:r>
      <w:r w:rsidR="00684599" w:rsidRPr="00DC671C">
        <w:rPr>
          <w:rFonts w:ascii="Times New Roman" w:hAnsi="Times New Roman" w:cs="Times New Roman"/>
          <w:sz w:val="24"/>
          <w:szCs w:val="24"/>
          <w:lang w:val="es-ES_tradnl"/>
        </w:rPr>
        <w:t>más reciente es la 3.10</w:t>
      </w:r>
      <w:r w:rsidR="00B52D9E">
        <w:rPr>
          <w:rFonts w:ascii="Times New Roman" w:hAnsi="Times New Roman" w:cs="Times New Roman"/>
          <w:sz w:val="24"/>
          <w:szCs w:val="24"/>
          <w:lang w:val="es-ES_tradnl"/>
        </w:rPr>
        <w:t>, pero</w:t>
      </w:r>
      <w:r w:rsidR="00302870" w:rsidRPr="00DC671C">
        <w:rPr>
          <w:rFonts w:ascii="Times New Roman" w:hAnsi="Times New Roman" w:cs="Times New Roman"/>
          <w:sz w:val="24"/>
          <w:szCs w:val="24"/>
          <w:lang w:val="es-ES_tradnl"/>
        </w:rPr>
        <w:t xml:space="preserve"> como </w:t>
      </w:r>
      <w:r w:rsidR="00C95EF9" w:rsidRPr="00DC671C">
        <w:rPr>
          <w:rFonts w:ascii="Times New Roman" w:hAnsi="Times New Roman" w:cs="Times New Roman"/>
          <w:sz w:val="24"/>
          <w:szCs w:val="24"/>
          <w:lang w:val="es-ES_tradnl"/>
        </w:rPr>
        <w:t xml:space="preserve">el desarrollo del trabajo se comenzó </w:t>
      </w:r>
      <w:r w:rsidR="00302870" w:rsidRPr="00DC671C">
        <w:rPr>
          <w:rFonts w:ascii="Times New Roman" w:hAnsi="Times New Roman" w:cs="Times New Roman"/>
          <w:sz w:val="24"/>
          <w:szCs w:val="24"/>
          <w:lang w:val="es-ES_tradnl"/>
        </w:rPr>
        <w:t xml:space="preserve">desde principios de septiembre de 2021, se ha </w:t>
      </w:r>
      <w:r w:rsidR="00B52D9E">
        <w:rPr>
          <w:rFonts w:ascii="Times New Roman" w:hAnsi="Times New Roman" w:cs="Times New Roman"/>
          <w:sz w:val="24"/>
          <w:szCs w:val="24"/>
          <w:lang w:val="es-ES_tradnl"/>
        </w:rPr>
        <w:t>seleccionado</w:t>
      </w:r>
      <w:r w:rsidR="00302870" w:rsidRPr="00DC671C">
        <w:rPr>
          <w:rFonts w:ascii="Times New Roman" w:hAnsi="Times New Roman" w:cs="Times New Roman"/>
          <w:sz w:val="24"/>
          <w:szCs w:val="24"/>
          <w:lang w:val="es-ES_tradnl"/>
        </w:rPr>
        <w:t xml:space="preserve"> finalmente la versión 3.9. </w:t>
      </w:r>
      <w:r w:rsidR="00E125B5" w:rsidRPr="00DC671C">
        <w:rPr>
          <w:rFonts w:ascii="Times New Roman" w:hAnsi="Times New Roman" w:cs="Times New Roman"/>
          <w:sz w:val="24"/>
          <w:szCs w:val="24"/>
          <w:lang w:val="es-ES_tradnl"/>
        </w:rPr>
        <w:t xml:space="preserve">Ambas versiones </w:t>
      </w:r>
      <w:r w:rsidR="00302870" w:rsidRPr="00DC671C">
        <w:rPr>
          <w:rFonts w:ascii="Times New Roman" w:hAnsi="Times New Roman" w:cs="Times New Roman"/>
          <w:sz w:val="24"/>
          <w:szCs w:val="24"/>
          <w:lang w:val="es-ES_tradnl"/>
        </w:rPr>
        <w:t xml:space="preserve">son </w:t>
      </w:r>
      <w:r w:rsidR="00C8161B">
        <w:rPr>
          <w:rFonts w:ascii="Times New Roman" w:hAnsi="Times New Roman" w:cs="Times New Roman"/>
          <w:sz w:val="24"/>
          <w:szCs w:val="24"/>
          <w:lang w:val="es-ES_tradnl"/>
        </w:rPr>
        <w:t xml:space="preserve">perfectamente </w:t>
      </w:r>
      <w:r w:rsidR="00302870" w:rsidRPr="00DC671C">
        <w:rPr>
          <w:rFonts w:ascii="Times New Roman" w:hAnsi="Times New Roman" w:cs="Times New Roman"/>
          <w:sz w:val="24"/>
          <w:szCs w:val="24"/>
          <w:lang w:val="es-ES_tradnl"/>
        </w:rPr>
        <w:t xml:space="preserve">compatibles con las librerías </w:t>
      </w:r>
      <w:r w:rsidR="003E1A51" w:rsidRPr="00DC671C">
        <w:rPr>
          <w:rFonts w:ascii="Times New Roman" w:hAnsi="Times New Roman" w:cs="Times New Roman"/>
          <w:sz w:val="24"/>
          <w:szCs w:val="24"/>
          <w:lang w:val="es-ES_tradnl"/>
        </w:rPr>
        <w:t>utilizadas</w:t>
      </w:r>
      <w:r w:rsidR="00302870" w:rsidRPr="00DC671C">
        <w:rPr>
          <w:rFonts w:ascii="Times New Roman" w:hAnsi="Times New Roman" w:cs="Times New Roman"/>
          <w:sz w:val="24"/>
          <w:szCs w:val="24"/>
          <w:lang w:val="es-ES_tradnl"/>
        </w:rPr>
        <w:t xml:space="preserve"> </w:t>
      </w:r>
      <w:r w:rsidR="00CD2EA8" w:rsidRPr="00DC671C">
        <w:rPr>
          <w:rFonts w:ascii="Times New Roman" w:hAnsi="Times New Roman" w:cs="Times New Roman"/>
          <w:sz w:val="24"/>
          <w:szCs w:val="24"/>
          <w:lang w:val="es-ES_tradnl"/>
        </w:rPr>
        <w:t>en este trabajo.</w:t>
      </w:r>
    </w:p>
    <w:p w14:paraId="4C2B6658" w14:textId="11644F73" w:rsidR="00F9512B" w:rsidRDefault="00554CF5" w:rsidP="00DD1191">
      <w:pPr>
        <w:spacing w:after="180" w:line="360" w:lineRule="auto"/>
        <w:jc w:val="both"/>
        <w:rPr>
          <w:rFonts w:ascii="Times New Roman" w:hAnsi="Times New Roman" w:cs="Times New Roman"/>
          <w:sz w:val="24"/>
          <w:szCs w:val="24"/>
          <w:lang w:val="es-ES_tradnl"/>
        </w:rPr>
      </w:pPr>
      <w:r w:rsidRPr="0055718E">
        <w:rPr>
          <w:rFonts w:ascii="Times New Roman" w:hAnsi="Times New Roman" w:cs="Times New Roman"/>
          <w:i/>
          <w:iCs/>
          <w:sz w:val="24"/>
          <w:szCs w:val="24"/>
          <w:lang w:val="es-ES_tradnl"/>
        </w:rPr>
        <w:t xml:space="preserve">Python </w:t>
      </w:r>
      <w:r w:rsidR="0042434C" w:rsidRPr="00DC671C">
        <w:rPr>
          <w:rFonts w:ascii="Times New Roman" w:hAnsi="Times New Roman" w:cs="Times New Roman"/>
          <w:sz w:val="24"/>
          <w:szCs w:val="24"/>
          <w:lang w:val="es-ES_tradnl"/>
        </w:rPr>
        <w:t>es de uno de los lenguajes más populares hoy en día</w:t>
      </w:r>
      <w:r w:rsidR="00203B74">
        <w:rPr>
          <w:rFonts w:ascii="Times New Roman" w:hAnsi="Times New Roman" w:cs="Times New Roman"/>
          <w:sz w:val="24"/>
          <w:szCs w:val="24"/>
          <w:lang w:val="es-ES_tradnl"/>
        </w:rPr>
        <w:t xml:space="preserve">. </w:t>
      </w:r>
      <w:r w:rsidR="0042434C" w:rsidRPr="00DC671C">
        <w:rPr>
          <w:rFonts w:ascii="Times New Roman" w:hAnsi="Times New Roman" w:cs="Times New Roman"/>
          <w:sz w:val="24"/>
          <w:szCs w:val="24"/>
          <w:lang w:val="es-ES_tradnl"/>
        </w:rPr>
        <w:t xml:space="preserve">Esto </w:t>
      </w:r>
      <w:r w:rsidR="00E4022E" w:rsidRPr="00DC671C">
        <w:rPr>
          <w:rFonts w:ascii="Times New Roman" w:hAnsi="Times New Roman" w:cs="Times New Roman"/>
          <w:sz w:val="24"/>
          <w:szCs w:val="24"/>
          <w:lang w:val="es-ES_tradnl"/>
        </w:rPr>
        <w:t xml:space="preserve">es debido </w:t>
      </w:r>
      <w:r w:rsidR="0042434C" w:rsidRPr="00DC671C">
        <w:rPr>
          <w:rFonts w:ascii="Times New Roman" w:hAnsi="Times New Roman" w:cs="Times New Roman"/>
          <w:sz w:val="24"/>
          <w:szCs w:val="24"/>
          <w:lang w:val="es-ES_tradnl"/>
        </w:rPr>
        <w:t>a</w:t>
      </w:r>
      <w:r w:rsidR="00E4022E" w:rsidRPr="00DC671C">
        <w:rPr>
          <w:rFonts w:ascii="Times New Roman" w:hAnsi="Times New Roman" w:cs="Times New Roman"/>
          <w:sz w:val="24"/>
          <w:szCs w:val="24"/>
          <w:lang w:val="es-ES_tradnl"/>
        </w:rPr>
        <w:t xml:space="preserve"> </w:t>
      </w:r>
      <w:r w:rsidR="0042434C" w:rsidRPr="00DC671C">
        <w:rPr>
          <w:rFonts w:ascii="Times New Roman" w:hAnsi="Times New Roman" w:cs="Times New Roman"/>
          <w:sz w:val="24"/>
          <w:szCs w:val="24"/>
          <w:lang w:val="es-ES_tradnl"/>
        </w:rPr>
        <w:t xml:space="preserve">la </w:t>
      </w:r>
      <w:r w:rsidR="00E4022E" w:rsidRPr="00DC671C">
        <w:rPr>
          <w:rFonts w:ascii="Times New Roman" w:hAnsi="Times New Roman" w:cs="Times New Roman"/>
          <w:sz w:val="24"/>
          <w:szCs w:val="24"/>
          <w:lang w:val="es-ES_tradnl"/>
        </w:rPr>
        <w:t xml:space="preserve">gran </w:t>
      </w:r>
      <w:r w:rsidR="0042434C" w:rsidRPr="00DC671C">
        <w:rPr>
          <w:rFonts w:ascii="Times New Roman" w:hAnsi="Times New Roman" w:cs="Times New Roman"/>
          <w:sz w:val="24"/>
          <w:szCs w:val="24"/>
          <w:lang w:val="es-ES_tradnl"/>
        </w:rPr>
        <w:t xml:space="preserve">facilidad que </w:t>
      </w:r>
      <w:r w:rsidR="00203B74">
        <w:rPr>
          <w:rFonts w:ascii="Times New Roman" w:hAnsi="Times New Roman" w:cs="Times New Roman"/>
          <w:sz w:val="24"/>
          <w:szCs w:val="24"/>
          <w:lang w:val="es-ES_tradnl"/>
        </w:rPr>
        <w:t>ofrece</w:t>
      </w:r>
      <w:r w:rsidR="00E4022E" w:rsidRPr="00DC671C">
        <w:rPr>
          <w:rFonts w:ascii="Times New Roman" w:hAnsi="Times New Roman" w:cs="Times New Roman"/>
          <w:sz w:val="24"/>
          <w:szCs w:val="24"/>
          <w:lang w:val="es-ES_tradnl"/>
        </w:rPr>
        <w:t xml:space="preserve"> </w:t>
      </w:r>
      <w:r w:rsidR="0042434C" w:rsidRPr="00DC671C">
        <w:rPr>
          <w:rFonts w:ascii="Times New Roman" w:hAnsi="Times New Roman" w:cs="Times New Roman"/>
          <w:sz w:val="24"/>
          <w:szCs w:val="24"/>
          <w:lang w:val="es-ES_tradnl"/>
        </w:rPr>
        <w:t xml:space="preserve">a los desarrolladores </w:t>
      </w:r>
      <w:r w:rsidR="00E4022E" w:rsidRPr="00DC671C">
        <w:rPr>
          <w:rFonts w:ascii="Times New Roman" w:hAnsi="Times New Roman" w:cs="Times New Roman"/>
          <w:sz w:val="24"/>
          <w:szCs w:val="24"/>
          <w:lang w:val="es-ES_tradnl"/>
        </w:rPr>
        <w:t xml:space="preserve">tanto </w:t>
      </w:r>
      <w:r w:rsidR="0042434C" w:rsidRPr="00DC671C">
        <w:rPr>
          <w:rFonts w:ascii="Times New Roman" w:hAnsi="Times New Roman" w:cs="Times New Roman"/>
          <w:sz w:val="24"/>
          <w:szCs w:val="24"/>
          <w:lang w:val="es-ES_tradnl"/>
        </w:rPr>
        <w:t xml:space="preserve">para programar </w:t>
      </w:r>
      <w:r w:rsidR="00E4022E" w:rsidRPr="00DC671C">
        <w:rPr>
          <w:rFonts w:ascii="Times New Roman" w:hAnsi="Times New Roman" w:cs="Times New Roman"/>
          <w:sz w:val="24"/>
          <w:szCs w:val="24"/>
          <w:lang w:val="es-ES_tradnl"/>
        </w:rPr>
        <w:t xml:space="preserve">como para </w:t>
      </w:r>
      <w:r w:rsidR="00E145FD">
        <w:rPr>
          <w:rFonts w:ascii="Times New Roman" w:hAnsi="Times New Roman" w:cs="Times New Roman"/>
          <w:sz w:val="24"/>
          <w:szCs w:val="24"/>
          <w:lang w:val="es-ES_tradnl"/>
        </w:rPr>
        <w:t>la comprensión del código</w:t>
      </w:r>
      <w:r w:rsidR="00FD2F79" w:rsidRPr="00DC671C">
        <w:rPr>
          <w:rFonts w:ascii="Times New Roman" w:hAnsi="Times New Roman" w:cs="Times New Roman"/>
          <w:sz w:val="24"/>
          <w:szCs w:val="24"/>
          <w:lang w:val="es-ES_tradnl"/>
        </w:rPr>
        <w:t xml:space="preserve"> </w:t>
      </w:r>
      <w:r w:rsidR="00FD2F79" w:rsidRPr="00DC671C">
        <w:rPr>
          <w:rFonts w:ascii="Times New Roman" w:hAnsi="Times New Roman" w:cs="Times New Roman"/>
          <w:sz w:val="24"/>
          <w:szCs w:val="24"/>
          <w:lang w:val="es-ES_tradnl"/>
        </w:rPr>
        <w:fldChar w:fldCharType="begin" w:fldLock="1"/>
      </w:r>
      <w:r w:rsidR="00FF21AA" w:rsidRPr="00DC671C">
        <w:rPr>
          <w:rFonts w:ascii="Times New Roman" w:hAnsi="Times New Roman" w:cs="Times New Roman"/>
          <w:sz w:val="24"/>
          <w:szCs w:val="24"/>
          <w:lang w:val="es-ES_tradnl"/>
        </w:rPr>
        <w:instrText>ADDIN CSL_CITATION {"citationItems":[{"id":"ITEM-1","itemData":{"URL":"https://medium.com/fintechexplained/everything-about-python-from-beginner-to-advance-level-227d52ef32d2","accessed":{"date-parts":[["2021","12","11"]]},"author":[{"dropping-particle":"","family":"Malik","given":"Farhad","non-dropping-particle":"","parse-names":false,"suffix":""}],"id":"ITEM-1","issued":{"date-parts":[["2019","3","9"]]},"title":"Everything About Python — Beginner To Advanced | by Farhad Malik | FinTechExplained | Medium","type":"webpage"},"uris":["http://www.mendeley.com/documents/?uuid=c08d846e-a36d-3f43-b547-8c67565ae2f0"]}],"mendeley":{"formattedCitation":"(Malik, 2019a)","plainTextFormattedCitation":"(Malik, 2019a)","previouslyFormattedCitation":"(Malik, 2019a)"},"properties":{"noteIndex":0},"schema":"https://github.com/citation-style-language/schema/raw/master/csl-citation.json"}</w:instrText>
      </w:r>
      <w:r w:rsidR="00FD2F79" w:rsidRPr="00DC671C">
        <w:rPr>
          <w:rFonts w:ascii="Times New Roman" w:hAnsi="Times New Roman" w:cs="Times New Roman"/>
          <w:sz w:val="24"/>
          <w:szCs w:val="24"/>
          <w:lang w:val="es-ES_tradnl"/>
        </w:rPr>
        <w:fldChar w:fldCharType="separate"/>
      </w:r>
      <w:r w:rsidR="009D49BE" w:rsidRPr="00DC671C">
        <w:rPr>
          <w:rFonts w:ascii="Times New Roman" w:hAnsi="Times New Roman" w:cs="Times New Roman"/>
          <w:noProof/>
          <w:sz w:val="24"/>
          <w:szCs w:val="24"/>
          <w:lang w:val="es-ES_tradnl"/>
        </w:rPr>
        <w:t>(Malik, 2019a)</w:t>
      </w:r>
      <w:r w:rsidR="00FD2F79" w:rsidRPr="00DC671C">
        <w:rPr>
          <w:rFonts w:ascii="Times New Roman" w:hAnsi="Times New Roman" w:cs="Times New Roman"/>
          <w:sz w:val="24"/>
          <w:szCs w:val="24"/>
          <w:lang w:val="es-ES_tradnl"/>
        </w:rPr>
        <w:fldChar w:fldCharType="end"/>
      </w:r>
      <w:r w:rsidR="0042434C" w:rsidRPr="00DC671C">
        <w:rPr>
          <w:rFonts w:ascii="Times New Roman" w:hAnsi="Times New Roman" w:cs="Times New Roman"/>
          <w:sz w:val="24"/>
          <w:szCs w:val="24"/>
          <w:lang w:val="es-ES_tradnl"/>
        </w:rPr>
        <w:t>.</w:t>
      </w:r>
      <w:r w:rsidR="00FD2F79" w:rsidRPr="00DC671C">
        <w:rPr>
          <w:rFonts w:ascii="Times New Roman" w:hAnsi="Times New Roman" w:cs="Times New Roman"/>
          <w:sz w:val="24"/>
          <w:szCs w:val="24"/>
          <w:lang w:val="es-ES_tradnl"/>
        </w:rPr>
        <w:t xml:space="preserve"> </w:t>
      </w:r>
      <w:r w:rsidR="00E145FD">
        <w:rPr>
          <w:rFonts w:ascii="Times New Roman" w:hAnsi="Times New Roman" w:cs="Times New Roman"/>
          <w:sz w:val="24"/>
          <w:szCs w:val="24"/>
          <w:lang w:val="es-ES_tradnl"/>
        </w:rPr>
        <w:t xml:space="preserve">Consiste en </w:t>
      </w:r>
      <w:r w:rsidR="00FD2F79" w:rsidRPr="00DC671C">
        <w:rPr>
          <w:rFonts w:ascii="Times New Roman" w:hAnsi="Times New Roman" w:cs="Times New Roman"/>
          <w:sz w:val="24"/>
          <w:szCs w:val="24"/>
          <w:lang w:val="es-ES_tradnl"/>
        </w:rPr>
        <w:t xml:space="preserve">un lenguaje interpretado, </w:t>
      </w:r>
      <w:r w:rsidR="0020538B" w:rsidRPr="00DC671C">
        <w:rPr>
          <w:rFonts w:ascii="Times New Roman" w:hAnsi="Times New Roman" w:cs="Times New Roman"/>
          <w:sz w:val="24"/>
          <w:szCs w:val="24"/>
          <w:lang w:val="es-ES_tradnl"/>
        </w:rPr>
        <w:t xml:space="preserve">de alto nivel, </w:t>
      </w:r>
      <w:r w:rsidR="00FD2F79" w:rsidRPr="00DC671C">
        <w:rPr>
          <w:rFonts w:ascii="Times New Roman" w:hAnsi="Times New Roman" w:cs="Times New Roman"/>
          <w:sz w:val="24"/>
          <w:szCs w:val="24"/>
          <w:lang w:val="es-ES_tradnl"/>
        </w:rPr>
        <w:t>orientado a objetos</w:t>
      </w:r>
      <w:r w:rsidR="0020538B" w:rsidRPr="00DC671C">
        <w:rPr>
          <w:rFonts w:ascii="Times New Roman" w:hAnsi="Times New Roman" w:cs="Times New Roman"/>
          <w:sz w:val="24"/>
          <w:szCs w:val="24"/>
          <w:lang w:val="es-ES_tradnl"/>
        </w:rPr>
        <w:t xml:space="preserve"> y con semántica dinámica</w:t>
      </w:r>
      <w:r w:rsidR="003E1A51" w:rsidRPr="00DC671C">
        <w:rPr>
          <w:rFonts w:ascii="Times New Roman" w:hAnsi="Times New Roman" w:cs="Times New Roman"/>
          <w:sz w:val="24"/>
          <w:szCs w:val="24"/>
          <w:lang w:val="es-ES_tradnl"/>
        </w:rPr>
        <w:t xml:space="preserve"> </w:t>
      </w:r>
      <w:r w:rsidR="003E1A51" w:rsidRPr="00DC671C">
        <w:rPr>
          <w:rFonts w:ascii="Times New Roman" w:hAnsi="Times New Roman" w:cs="Times New Roman"/>
          <w:sz w:val="24"/>
          <w:szCs w:val="24"/>
          <w:lang w:val="es-ES_tradnl"/>
        </w:rPr>
        <w:fldChar w:fldCharType="begin" w:fldLock="1"/>
      </w:r>
      <w:r w:rsidR="00093958">
        <w:rPr>
          <w:rFonts w:ascii="Times New Roman" w:hAnsi="Times New Roman" w:cs="Times New Roman"/>
          <w:sz w:val="24"/>
          <w:szCs w:val="24"/>
          <w:lang w:val="es-ES_tradnl"/>
        </w:rPr>
        <w:instrText>ADDIN CSL_CITATION {"citationItems":[{"id":"ITEM-1","itemData":{"URL":"https://www.python.org/doc/essays/blurb/","accessed":{"date-parts":[["2021","12","11"]]},"author":[{"dropping-particle":"","family":"python","given":"","non-dropping-particle":"","parse-names":false,"suffix":""}],"id":"ITEM-1","issued":{"date-parts":[["2021"]]},"title":"What is Python? Executive Summary | Python.org","type":"webpage"},"uris":["http://www.mendeley.com/documents/?uuid=7624011d-71ee-3ddf-85a8-94db100acfd6"]}],"mendeley":{"formattedCitation":"(python, 2021)","plainTextFormattedCitation":"(python, 2021)","previouslyFormattedCitation":"(python, 2021)"},"properties":{"noteIndex":0},"schema":"https://github.com/citation-style-language/schema/raw/master/csl-citation.json"}</w:instrText>
      </w:r>
      <w:r w:rsidR="003E1A51" w:rsidRPr="00DC671C">
        <w:rPr>
          <w:rFonts w:ascii="Times New Roman" w:hAnsi="Times New Roman" w:cs="Times New Roman"/>
          <w:sz w:val="24"/>
          <w:szCs w:val="24"/>
          <w:lang w:val="es-ES_tradnl"/>
        </w:rPr>
        <w:fldChar w:fldCharType="separate"/>
      </w:r>
      <w:r w:rsidR="00093958" w:rsidRPr="00093958">
        <w:rPr>
          <w:rFonts w:ascii="Times New Roman" w:hAnsi="Times New Roman" w:cs="Times New Roman"/>
          <w:noProof/>
          <w:sz w:val="24"/>
          <w:szCs w:val="24"/>
          <w:lang w:val="es-ES_tradnl"/>
        </w:rPr>
        <w:t>(python, 2021)</w:t>
      </w:r>
      <w:r w:rsidR="003E1A51" w:rsidRPr="00DC671C">
        <w:rPr>
          <w:rFonts w:ascii="Times New Roman" w:hAnsi="Times New Roman" w:cs="Times New Roman"/>
          <w:sz w:val="24"/>
          <w:szCs w:val="24"/>
          <w:lang w:val="es-ES_tradnl"/>
        </w:rPr>
        <w:fldChar w:fldCharType="end"/>
      </w:r>
      <w:r w:rsidR="0020538B" w:rsidRPr="00DC671C">
        <w:rPr>
          <w:rFonts w:ascii="Times New Roman" w:hAnsi="Times New Roman" w:cs="Times New Roman"/>
          <w:sz w:val="24"/>
          <w:szCs w:val="24"/>
          <w:lang w:val="es-ES_tradnl"/>
        </w:rPr>
        <w:t>. Además, posee estructuras de datos de alto nivel combinadas con la tipificación y vinculación dinámica</w:t>
      </w:r>
      <w:r w:rsidR="003E1A51" w:rsidRPr="00DC671C">
        <w:rPr>
          <w:rFonts w:ascii="Times New Roman" w:hAnsi="Times New Roman" w:cs="Times New Roman"/>
          <w:sz w:val="24"/>
          <w:szCs w:val="24"/>
          <w:lang w:val="es-ES_tradnl"/>
        </w:rPr>
        <w:t xml:space="preserve"> </w:t>
      </w:r>
      <w:r w:rsidR="003E1A51" w:rsidRPr="00DC671C">
        <w:rPr>
          <w:rFonts w:ascii="Times New Roman" w:hAnsi="Times New Roman" w:cs="Times New Roman"/>
          <w:sz w:val="24"/>
          <w:szCs w:val="24"/>
          <w:lang w:val="es-ES_tradnl"/>
        </w:rPr>
        <w:fldChar w:fldCharType="begin" w:fldLock="1"/>
      </w:r>
      <w:r w:rsidR="00ED51C4">
        <w:rPr>
          <w:rFonts w:ascii="Times New Roman" w:hAnsi="Times New Roman" w:cs="Times New Roman"/>
          <w:sz w:val="24"/>
          <w:szCs w:val="24"/>
          <w:lang w:val="es-ES_tradnl"/>
        </w:rPr>
        <w:instrText>ADDIN CSL_CITATION {"citationItems":[{"id":"ITEM-1","itemData":{"URL":"https://www.python.org/doc/essays/blurb/","accessed":{"date-parts":[["2021","12","11"]]},"author":[{"dropping-particle":"","family":"python","given":"","non-dropping-particle":"","parse-names":false,"suffix":""}],"id":"ITEM-1","issued":{"date-parts":[["2021"]]},"title":"What is Python? Executive Summary | Python.org","type":"webpage"},"uris":["http://www.mendeley.com/documents/?uuid=7624011d-71ee-3ddf-85a8-94db100acfd6"]}],"mendeley":{"formattedCitation":"(python, 2021)","plainTextFormattedCitation":"(python, 2021)","previouslyFormattedCitation":"(python, 2021)"},"properties":{"noteIndex":0},"schema":"https://github.com/citation-style-language/schema/raw/master/csl-citation.json"}</w:instrText>
      </w:r>
      <w:r w:rsidR="003E1A51" w:rsidRPr="00DC671C">
        <w:rPr>
          <w:rFonts w:ascii="Times New Roman" w:hAnsi="Times New Roman" w:cs="Times New Roman"/>
          <w:sz w:val="24"/>
          <w:szCs w:val="24"/>
          <w:lang w:val="es-ES_tradnl"/>
        </w:rPr>
        <w:fldChar w:fldCharType="separate"/>
      </w:r>
      <w:r w:rsidR="00093958" w:rsidRPr="00093958">
        <w:rPr>
          <w:rFonts w:ascii="Times New Roman" w:hAnsi="Times New Roman" w:cs="Times New Roman"/>
          <w:noProof/>
          <w:sz w:val="24"/>
          <w:szCs w:val="24"/>
          <w:lang w:val="es-ES_tradnl"/>
        </w:rPr>
        <w:t>(python, 2021)</w:t>
      </w:r>
      <w:r w:rsidR="003E1A51" w:rsidRPr="00DC671C">
        <w:rPr>
          <w:rFonts w:ascii="Times New Roman" w:hAnsi="Times New Roman" w:cs="Times New Roman"/>
          <w:sz w:val="24"/>
          <w:szCs w:val="24"/>
          <w:lang w:val="es-ES_tradnl"/>
        </w:rPr>
        <w:fldChar w:fldCharType="end"/>
      </w:r>
      <w:r w:rsidR="0020538B" w:rsidRPr="00DC671C">
        <w:rPr>
          <w:rFonts w:ascii="Times New Roman" w:hAnsi="Times New Roman" w:cs="Times New Roman"/>
          <w:sz w:val="24"/>
          <w:szCs w:val="24"/>
          <w:lang w:val="es-ES_tradnl"/>
        </w:rPr>
        <w:t xml:space="preserve">. </w:t>
      </w:r>
      <w:r w:rsidR="00F9512B">
        <w:rPr>
          <w:rFonts w:ascii="Times New Roman" w:hAnsi="Times New Roman" w:cs="Times New Roman"/>
          <w:sz w:val="24"/>
          <w:szCs w:val="24"/>
          <w:lang w:val="es-ES_tradnl"/>
        </w:rPr>
        <w:t>Asimismo</w:t>
      </w:r>
      <w:r w:rsidR="00ED337E" w:rsidRPr="00DC671C">
        <w:rPr>
          <w:rFonts w:ascii="Times New Roman" w:hAnsi="Times New Roman" w:cs="Times New Roman"/>
          <w:sz w:val="24"/>
          <w:szCs w:val="24"/>
          <w:lang w:val="es-ES_tradnl"/>
        </w:rPr>
        <w:t xml:space="preserve">, permite organizar sus códigos en módulos y paquetes lo que fomenta </w:t>
      </w:r>
      <w:r w:rsidR="00203B74">
        <w:rPr>
          <w:rFonts w:ascii="Times New Roman" w:hAnsi="Times New Roman" w:cs="Times New Roman"/>
          <w:sz w:val="24"/>
          <w:szCs w:val="24"/>
          <w:lang w:val="es-ES_tradnl"/>
        </w:rPr>
        <w:t xml:space="preserve">su </w:t>
      </w:r>
      <w:r w:rsidR="00ED337E" w:rsidRPr="00DC671C">
        <w:rPr>
          <w:rFonts w:ascii="Times New Roman" w:hAnsi="Times New Roman" w:cs="Times New Roman"/>
          <w:sz w:val="24"/>
          <w:szCs w:val="24"/>
          <w:lang w:val="es-ES_tradnl"/>
        </w:rPr>
        <w:t>modularidad y reutilización.</w:t>
      </w:r>
    </w:p>
    <w:p w14:paraId="7914BC8A" w14:textId="4E9A4135" w:rsidR="00CD2EA8" w:rsidRPr="00DC671C" w:rsidRDefault="006D21D9" w:rsidP="00DD1191">
      <w:pPr>
        <w:spacing w:after="180" w:line="360" w:lineRule="auto"/>
        <w:jc w:val="both"/>
        <w:rPr>
          <w:rFonts w:ascii="Times New Roman" w:hAnsi="Times New Roman" w:cs="Times New Roman"/>
          <w:sz w:val="24"/>
          <w:szCs w:val="24"/>
          <w:lang w:val="es-ES_tradnl"/>
        </w:rPr>
      </w:pPr>
      <w:r w:rsidRPr="00DC671C">
        <w:rPr>
          <w:rFonts w:ascii="Times New Roman" w:hAnsi="Times New Roman" w:cs="Times New Roman"/>
          <w:sz w:val="24"/>
          <w:szCs w:val="24"/>
          <w:lang w:val="es-ES_tradnl"/>
        </w:rPr>
        <w:t xml:space="preserve">Otro de los aspectos positivos a mencionar de este lenguaje, es que cuenta con </w:t>
      </w:r>
      <w:r w:rsidR="00E145FD">
        <w:rPr>
          <w:rFonts w:ascii="Times New Roman" w:hAnsi="Times New Roman" w:cs="Times New Roman"/>
          <w:sz w:val="24"/>
          <w:szCs w:val="24"/>
          <w:lang w:val="es-ES_tradnl"/>
        </w:rPr>
        <w:t>numerosas</w:t>
      </w:r>
      <w:r w:rsidRPr="00DC671C">
        <w:rPr>
          <w:rFonts w:ascii="Times New Roman" w:hAnsi="Times New Roman" w:cs="Times New Roman"/>
          <w:sz w:val="24"/>
          <w:szCs w:val="24"/>
          <w:lang w:val="es-ES_tradnl"/>
        </w:rPr>
        <w:t xml:space="preserve"> librerías</w:t>
      </w:r>
      <w:r w:rsidR="00314C89" w:rsidRPr="00DC671C">
        <w:rPr>
          <w:rFonts w:ascii="Times New Roman" w:hAnsi="Times New Roman" w:cs="Times New Roman"/>
          <w:sz w:val="24"/>
          <w:szCs w:val="24"/>
          <w:lang w:val="es-ES_tradnl"/>
        </w:rPr>
        <w:t xml:space="preserve"> ya desarrolladas por su </w:t>
      </w:r>
      <w:r w:rsidR="00E531E0" w:rsidRPr="00DC671C">
        <w:rPr>
          <w:rFonts w:ascii="Times New Roman" w:hAnsi="Times New Roman" w:cs="Times New Roman"/>
          <w:sz w:val="24"/>
          <w:szCs w:val="24"/>
          <w:lang w:val="es-ES_tradnl"/>
        </w:rPr>
        <w:t xml:space="preserve">gran </w:t>
      </w:r>
      <w:r w:rsidR="00314C89" w:rsidRPr="00DC671C">
        <w:rPr>
          <w:rFonts w:ascii="Times New Roman" w:hAnsi="Times New Roman" w:cs="Times New Roman"/>
          <w:sz w:val="24"/>
          <w:szCs w:val="24"/>
          <w:lang w:val="es-ES_tradnl"/>
        </w:rPr>
        <w:t>comunidad</w:t>
      </w:r>
      <w:r w:rsidR="00E531E0" w:rsidRPr="00DC671C">
        <w:rPr>
          <w:rFonts w:ascii="Times New Roman" w:hAnsi="Times New Roman" w:cs="Times New Roman"/>
          <w:sz w:val="24"/>
          <w:szCs w:val="24"/>
          <w:lang w:val="es-ES_tradnl"/>
        </w:rPr>
        <w:t xml:space="preserve"> </w:t>
      </w:r>
      <w:r w:rsidR="00E531E0" w:rsidRPr="00DC671C">
        <w:rPr>
          <w:rFonts w:ascii="Times New Roman" w:hAnsi="Times New Roman" w:cs="Times New Roman"/>
          <w:sz w:val="24"/>
          <w:szCs w:val="24"/>
          <w:lang w:val="es-ES_tradnl"/>
        </w:rPr>
        <w:fldChar w:fldCharType="begin" w:fldLock="1"/>
      </w:r>
      <w:r w:rsidR="00FF21AA" w:rsidRPr="00DC671C">
        <w:rPr>
          <w:rFonts w:ascii="Times New Roman" w:hAnsi="Times New Roman" w:cs="Times New Roman"/>
          <w:sz w:val="24"/>
          <w:szCs w:val="24"/>
          <w:lang w:val="es-ES_tradnl"/>
        </w:rPr>
        <w:instrText>ADDIN CSL_CITATION {"citationItems":[{"id":"ITEM-1","itemData":{"URL":"https://medium.com/fintechexplained/everything-about-python-from-beginner-to-advance-level-227d52ef32d2","accessed":{"date-parts":[["2021","12","11"]]},"author":[{"dropping-particle":"","family":"Malik","given":"Farhad","non-dropping-particle":"","parse-names":false,"suffix":""}],"id":"ITEM-1","issued":{"date-parts":[["2019","3","9"]]},"title":"Everything About Python — Beginner To Advanced | by Farhad Malik | FinTechExplained | Medium","type":"webpage"},"uris":["http://www.mendeley.com/documents/?uuid=c08d846e-a36d-3f43-b547-8c67565ae2f0"]}],"mendeley":{"formattedCitation":"(Malik, 2019a)","plainTextFormattedCitation":"(Malik, 2019a)","previouslyFormattedCitation":"(Malik, 2019a)"},"properties":{"noteIndex":0},"schema":"https://github.com/citation-style-language/schema/raw/master/csl-citation.json"}</w:instrText>
      </w:r>
      <w:r w:rsidR="00E531E0" w:rsidRPr="00DC671C">
        <w:rPr>
          <w:rFonts w:ascii="Times New Roman" w:hAnsi="Times New Roman" w:cs="Times New Roman"/>
          <w:sz w:val="24"/>
          <w:szCs w:val="24"/>
          <w:lang w:val="es-ES_tradnl"/>
        </w:rPr>
        <w:fldChar w:fldCharType="separate"/>
      </w:r>
      <w:r w:rsidR="009D49BE" w:rsidRPr="00DC671C">
        <w:rPr>
          <w:rFonts w:ascii="Times New Roman" w:hAnsi="Times New Roman" w:cs="Times New Roman"/>
          <w:noProof/>
          <w:sz w:val="24"/>
          <w:szCs w:val="24"/>
          <w:lang w:val="es-ES_tradnl"/>
        </w:rPr>
        <w:t>(Malik, 2019a)</w:t>
      </w:r>
      <w:r w:rsidR="00E531E0" w:rsidRPr="00DC671C">
        <w:rPr>
          <w:rFonts w:ascii="Times New Roman" w:hAnsi="Times New Roman" w:cs="Times New Roman"/>
          <w:sz w:val="24"/>
          <w:szCs w:val="24"/>
          <w:lang w:val="es-ES_tradnl"/>
        </w:rPr>
        <w:fldChar w:fldCharType="end"/>
      </w:r>
      <w:r w:rsidR="00314C89" w:rsidRPr="00DC671C">
        <w:rPr>
          <w:rFonts w:ascii="Times New Roman" w:hAnsi="Times New Roman" w:cs="Times New Roman"/>
          <w:sz w:val="24"/>
          <w:szCs w:val="24"/>
          <w:lang w:val="es-ES_tradnl"/>
        </w:rPr>
        <w:t xml:space="preserve">. </w:t>
      </w:r>
      <w:r w:rsidR="00CB19DD" w:rsidRPr="00DC671C">
        <w:rPr>
          <w:rFonts w:ascii="Times New Roman" w:hAnsi="Times New Roman" w:cs="Times New Roman"/>
          <w:sz w:val="24"/>
          <w:szCs w:val="24"/>
          <w:lang w:val="es-ES_tradnl"/>
        </w:rPr>
        <w:t>En este sentido</w:t>
      </w:r>
      <w:r w:rsidR="00314C89" w:rsidRPr="00DC671C">
        <w:rPr>
          <w:rFonts w:ascii="Times New Roman" w:hAnsi="Times New Roman" w:cs="Times New Roman"/>
          <w:sz w:val="24"/>
          <w:szCs w:val="24"/>
          <w:lang w:val="es-ES_tradnl"/>
        </w:rPr>
        <w:t xml:space="preserve">, existen librerías </w:t>
      </w:r>
      <w:r w:rsidR="00E531E0" w:rsidRPr="00DC671C">
        <w:rPr>
          <w:rFonts w:ascii="Times New Roman" w:hAnsi="Times New Roman" w:cs="Times New Roman"/>
          <w:sz w:val="24"/>
          <w:szCs w:val="24"/>
          <w:lang w:val="es-ES_tradnl"/>
        </w:rPr>
        <w:t xml:space="preserve">tanto </w:t>
      </w:r>
      <w:r w:rsidR="00314C89" w:rsidRPr="00DC671C">
        <w:rPr>
          <w:rFonts w:ascii="Times New Roman" w:hAnsi="Times New Roman" w:cs="Times New Roman"/>
          <w:sz w:val="24"/>
          <w:szCs w:val="24"/>
          <w:lang w:val="es-ES_tradnl"/>
        </w:rPr>
        <w:t>para el desarrollo web, análisis de dato</w:t>
      </w:r>
      <w:r w:rsidR="00E531E0" w:rsidRPr="00DC671C">
        <w:rPr>
          <w:rFonts w:ascii="Times New Roman" w:hAnsi="Times New Roman" w:cs="Times New Roman"/>
          <w:sz w:val="24"/>
          <w:szCs w:val="24"/>
          <w:lang w:val="es-ES_tradnl"/>
        </w:rPr>
        <w:t>s</w:t>
      </w:r>
      <w:r w:rsidR="001967D4" w:rsidRPr="00DC671C">
        <w:rPr>
          <w:rFonts w:ascii="Times New Roman" w:hAnsi="Times New Roman" w:cs="Times New Roman"/>
          <w:sz w:val="24"/>
          <w:szCs w:val="24"/>
          <w:lang w:val="es-ES_tradnl"/>
        </w:rPr>
        <w:t xml:space="preserve"> </w:t>
      </w:r>
      <w:r w:rsidR="00E531E0" w:rsidRPr="00DC671C">
        <w:rPr>
          <w:rFonts w:ascii="Times New Roman" w:hAnsi="Times New Roman" w:cs="Times New Roman"/>
          <w:sz w:val="24"/>
          <w:szCs w:val="24"/>
          <w:lang w:val="es-ES_tradnl"/>
        </w:rPr>
        <w:t xml:space="preserve">o cálculo numérico, como para los diferentes </w:t>
      </w:r>
      <w:r w:rsidR="00E145FD">
        <w:rPr>
          <w:rFonts w:ascii="Times New Roman" w:hAnsi="Times New Roman" w:cs="Times New Roman"/>
          <w:sz w:val="24"/>
          <w:szCs w:val="24"/>
          <w:lang w:val="es-ES_tradnl"/>
        </w:rPr>
        <w:t>ámbitos</w:t>
      </w:r>
      <w:r w:rsidR="00E531E0" w:rsidRPr="00DC671C">
        <w:rPr>
          <w:rFonts w:ascii="Times New Roman" w:hAnsi="Times New Roman" w:cs="Times New Roman"/>
          <w:sz w:val="24"/>
          <w:szCs w:val="24"/>
          <w:lang w:val="es-ES_tradnl"/>
        </w:rPr>
        <w:t xml:space="preserve"> de la inteligencia artificial</w:t>
      </w:r>
      <w:r w:rsidR="00314C89" w:rsidRPr="00DC671C">
        <w:rPr>
          <w:rFonts w:ascii="Times New Roman" w:hAnsi="Times New Roman" w:cs="Times New Roman"/>
          <w:sz w:val="24"/>
          <w:szCs w:val="24"/>
          <w:lang w:val="es-ES_tradnl"/>
        </w:rPr>
        <w:t>.</w:t>
      </w:r>
      <w:r w:rsidR="00FD0134" w:rsidRPr="00DC671C">
        <w:rPr>
          <w:rFonts w:ascii="Times New Roman" w:hAnsi="Times New Roman" w:cs="Times New Roman"/>
          <w:sz w:val="24"/>
          <w:szCs w:val="24"/>
          <w:lang w:val="es-ES_tradnl"/>
        </w:rPr>
        <w:t xml:space="preserve"> Por último, </w:t>
      </w:r>
      <w:r w:rsidR="0097565C" w:rsidRPr="0055718E">
        <w:rPr>
          <w:rFonts w:ascii="Times New Roman" w:hAnsi="Times New Roman" w:cs="Times New Roman"/>
          <w:i/>
          <w:iCs/>
          <w:sz w:val="24"/>
          <w:szCs w:val="24"/>
          <w:lang w:val="es-ES_tradnl"/>
        </w:rPr>
        <w:t>Python</w:t>
      </w:r>
      <w:r w:rsidR="0097565C" w:rsidRPr="00DC671C">
        <w:rPr>
          <w:rFonts w:ascii="Times New Roman" w:hAnsi="Times New Roman" w:cs="Times New Roman"/>
          <w:sz w:val="24"/>
          <w:szCs w:val="24"/>
          <w:lang w:val="es-ES_tradnl"/>
        </w:rPr>
        <w:t xml:space="preserve"> permite un desarrollo rápido de las aplicaciones</w:t>
      </w:r>
      <w:r w:rsidR="00203B74">
        <w:rPr>
          <w:rFonts w:ascii="Times New Roman" w:hAnsi="Times New Roman" w:cs="Times New Roman"/>
          <w:sz w:val="24"/>
          <w:szCs w:val="24"/>
          <w:lang w:val="es-ES_tradnl"/>
        </w:rPr>
        <w:t xml:space="preserve"> frente a otros lenguajes</w:t>
      </w:r>
      <w:r w:rsidR="0097565C" w:rsidRPr="00DC671C">
        <w:rPr>
          <w:rFonts w:ascii="Times New Roman" w:hAnsi="Times New Roman" w:cs="Times New Roman"/>
          <w:sz w:val="24"/>
          <w:szCs w:val="24"/>
          <w:lang w:val="es-ES_tradnl"/>
        </w:rPr>
        <w:t>.</w:t>
      </w:r>
    </w:p>
    <w:p w14:paraId="71FC6883" w14:textId="575E863A" w:rsidR="0032317A" w:rsidRDefault="003C5764" w:rsidP="00093958">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Como </w:t>
      </w:r>
      <w:r w:rsidR="0032317A" w:rsidRPr="00DC671C">
        <w:rPr>
          <w:rFonts w:ascii="Times New Roman" w:hAnsi="Times New Roman" w:cs="Times New Roman"/>
          <w:sz w:val="24"/>
          <w:szCs w:val="24"/>
          <w:lang w:val="es-ES_tradnl"/>
        </w:rPr>
        <w:t>entorno de programación</w:t>
      </w:r>
      <w:r w:rsidR="00F9512B">
        <w:rPr>
          <w:rFonts w:ascii="Times New Roman" w:hAnsi="Times New Roman" w:cs="Times New Roman"/>
          <w:sz w:val="24"/>
          <w:szCs w:val="24"/>
          <w:lang w:val="es-ES_tradnl"/>
        </w:rPr>
        <w:t xml:space="preserve"> del presente trabajo</w:t>
      </w:r>
      <w:r w:rsidR="0032317A" w:rsidRPr="00DC671C">
        <w:rPr>
          <w:rFonts w:ascii="Times New Roman" w:hAnsi="Times New Roman" w:cs="Times New Roman"/>
          <w:sz w:val="24"/>
          <w:szCs w:val="24"/>
          <w:lang w:val="es-ES_tradnl"/>
        </w:rPr>
        <w:t xml:space="preserve"> </w:t>
      </w:r>
      <w:r w:rsidR="00937B7C" w:rsidRPr="00DC671C">
        <w:rPr>
          <w:rFonts w:ascii="Times New Roman" w:hAnsi="Times New Roman" w:cs="Times New Roman"/>
          <w:sz w:val="24"/>
          <w:szCs w:val="24"/>
          <w:lang w:val="es-ES_tradnl"/>
        </w:rPr>
        <w:t xml:space="preserve">se ha seleccionado </w:t>
      </w:r>
      <w:r w:rsidR="0032317A" w:rsidRPr="00DC671C">
        <w:rPr>
          <w:rFonts w:ascii="Times New Roman" w:hAnsi="Times New Roman" w:cs="Times New Roman"/>
          <w:i/>
          <w:iCs/>
          <w:sz w:val="24"/>
          <w:szCs w:val="24"/>
          <w:lang w:val="es-ES_tradnl"/>
        </w:rPr>
        <w:t>Jupyter Notebook</w:t>
      </w:r>
      <w:r w:rsidR="0032317A" w:rsidRPr="00DC671C">
        <w:rPr>
          <w:rFonts w:ascii="Times New Roman" w:hAnsi="Times New Roman" w:cs="Times New Roman"/>
          <w:sz w:val="24"/>
          <w:szCs w:val="24"/>
          <w:lang w:val="es-ES_tradnl"/>
        </w:rPr>
        <w:t xml:space="preserve">. </w:t>
      </w:r>
      <w:r w:rsidR="00A16ED0" w:rsidRPr="00DC671C">
        <w:rPr>
          <w:rFonts w:ascii="Times New Roman" w:hAnsi="Times New Roman" w:cs="Times New Roman"/>
          <w:sz w:val="24"/>
          <w:szCs w:val="24"/>
          <w:lang w:val="es-ES_tradnl"/>
        </w:rPr>
        <w:t xml:space="preserve">Este </w:t>
      </w:r>
      <w:r w:rsidR="00E145FD">
        <w:rPr>
          <w:rFonts w:ascii="Times New Roman" w:hAnsi="Times New Roman" w:cs="Times New Roman"/>
          <w:sz w:val="24"/>
          <w:szCs w:val="24"/>
          <w:lang w:val="es-ES_tradnl"/>
        </w:rPr>
        <w:t xml:space="preserve">consiste en </w:t>
      </w:r>
      <w:r w:rsidR="0032317A" w:rsidRPr="00DC671C">
        <w:rPr>
          <w:rFonts w:ascii="Times New Roman" w:hAnsi="Times New Roman" w:cs="Times New Roman"/>
          <w:sz w:val="24"/>
          <w:szCs w:val="24"/>
          <w:lang w:val="es-ES_tradnl"/>
        </w:rPr>
        <w:t>una aplicación web para crear y compartir documentos que contienen código</w:t>
      </w:r>
      <w:r w:rsidR="002170BB">
        <w:rPr>
          <w:rFonts w:ascii="Times New Roman" w:hAnsi="Times New Roman" w:cs="Times New Roman"/>
          <w:sz w:val="24"/>
          <w:szCs w:val="24"/>
          <w:lang w:val="es-ES_tradnl"/>
        </w:rPr>
        <w:t>s</w:t>
      </w:r>
      <w:r w:rsidR="003B4D76" w:rsidRPr="00DC671C">
        <w:rPr>
          <w:rFonts w:ascii="Times New Roman" w:hAnsi="Times New Roman" w:cs="Times New Roman"/>
          <w:sz w:val="24"/>
          <w:szCs w:val="24"/>
          <w:lang w:val="es-ES_tradnl"/>
        </w:rPr>
        <w:t xml:space="preserve"> junto con diferentes tipos de visualizaciones</w:t>
      </w:r>
      <w:r w:rsidR="00597D5B" w:rsidRPr="00DC671C">
        <w:rPr>
          <w:rFonts w:ascii="Times New Roman" w:hAnsi="Times New Roman" w:cs="Times New Roman"/>
          <w:sz w:val="24"/>
          <w:szCs w:val="24"/>
          <w:lang w:val="es-ES_tradnl"/>
        </w:rPr>
        <w:t>,</w:t>
      </w:r>
      <w:r w:rsidR="003B4D76" w:rsidRPr="00DC671C">
        <w:rPr>
          <w:rFonts w:ascii="Times New Roman" w:hAnsi="Times New Roman" w:cs="Times New Roman"/>
          <w:sz w:val="24"/>
          <w:szCs w:val="24"/>
          <w:lang w:val="es-ES_tradnl"/>
        </w:rPr>
        <w:t xml:space="preserve"> </w:t>
      </w:r>
      <w:r w:rsidR="00597D5B" w:rsidRPr="00DC671C">
        <w:rPr>
          <w:rFonts w:ascii="Times New Roman" w:hAnsi="Times New Roman" w:cs="Times New Roman"/>
          <w:sz w:val="24"/>
          <w:szCs w:val="24"/>
          <w:lang w:val="es-ES_tradnl"/>
        </w:rPr>
        <w:t xml:space="preserve">ecuaciones matemáticas, </w:t>
      </w:r>
      <w:r w:rsidR="003B4D76" w:rsidRPr="00DC671C">
        <w:rPr>
          <w:rFonts w:ascii="Times New Roman" w:hAnsi="Times New Roman" w:cs="Times New Roman"/>
          <w:sz w:val="24"/>
          <w:szCs w:val="24"/>
          <w:lang w:val="es-ES_tradnl"/>
        </w:rPr>
        <w:t>texto</w:t>
      </w:r>
      <w:r w:rsidR="00597D5B" w:rsidRPr="00DC671C">
        <w:rPr>
          <w:rFonts w:ascii="Times New Roman" w:hAnsi="Times New Roman" w:cs="Times New Roman"/>
          <w:sz w:val="24"/>
          <w:szCs w:val="24"/>
          <w:lang w:val="es-ES_tradnl"/>
        </w:rPr>
        <w:t xml:space="preserve"> y otros medios</w:t>
      </w:r>
      <w:r w:rsidR="00A4301D" w:rsidRPr="00DC671C">
        <w:rPr>
          <w:rFonts w:ascii="Times New Roman" w:hAnsi="Times New Roman" w:cs="Times New Roman"/>
          <w:sz w:val="24"/>
          <w:szCs w:val="24"/>
          <w:lang w:val="es-ES_tradnl"/>
        </w:rPr>
        <w:t xml:space="preserve"> </w:t>
      </w:r>
      <w:r w:rsidR="00F9512B">
        <w:rPr>
          <w:rFonts w:ascii="Times New Roman" w:hAnsi="Times New Roman" w:cs="Times New Roman"/>
          <w:sz w:val="24"/>
          <w:szCs w:val="24"/>
          <w:lang w:val="es-ES_tradnl"/>
        </w:rPr>
        <w:t>enriquecedores</w:t>
      </w:r>
      <w:r w:rsidR="00937B7C" w:rsidRPr="00DC671C">
        <w:rPr>
          <w:rFonts w:ascii="Times New Roman" w:hAnsi="Times New Roman" w:cs="Times New Roman"/>
          <w:sz w:val="24"/>
          <w:szCs w:val="24"/>
          <w:lang w:val="es-ES_tradnl"/>
        </w:rPr>
        <w:t xml:space="preserve"> </w:t>
      </w:r>
      <w:r w:rsidR="00A4301D" w:rsidRPr="00DC671C">
        <w:rPr>
          <w:rFonts w:ascii="Times New Roman" w:hAnsi="Times New Roman" w:cs="Times New Roman"/>
          <w:sz w:val="24"/>
          <w:szCs w:val="24"/>
          <w:lang w:val="es-ES_tradnl"/>
        </w:rPr>
        <w:fldChar w:fldCharType="begin" w:fldLock="1"/>
      </w:r>
      <w:r w:rsidR="00597D5B" w:rsidRPr="00DC671C">
        <w:rPr>
          <w:rFonts w:ascii="Times New Roman" w:hAnsi="Times New Roman" w:cs="Times New Roman"/>
          <w:sz w:val="24"/>
          <w:szCs w:val="24"/>
          <w:lang w:val="es-ES_tradnl"/>
        </w:rPr>
        <w:instrText>ADDIN CSL_CITATION {"citationItems":[{"id":"ITEM-1","itemData":{"URL":"https://jupyter.org/","accessed":{"date-parts":[["2021","12","12"]]},"author":[{"dropping-particle":"","family":"jupyter","given":"","non-dropping-particle":"","parse-names":false,"suffix":""}],"id":"ITEM-1","issued":{"date-parts":[["2021","12","11"]]},"title":"Project Jupyter | Home","type":"webpage"},"uris":["http://www.mendeley.com/documents/?uuid=ad2b05f3-d91c-32ee-b966-42dc30fc5311"]}],"mendeley":{"formattedCitation":"(jupyter, 2021)","plainTextFormattedCitation":"(jupyter, 2021)","previouslyFormattedCitation":"(jupyter, 2021)"},"properties":{"noteIndex":0},"schema":"https://github.com/citation-style-language/schema/raw/master/csl-citation.json"}</w:instrText>
      </w:r>
      <w:r w:rsidR="00A4301D" w:rsidRPr="00DC671C">
        <w:rPr>
          <w:rFonts w:ascii="Times New Roman" w:hAnsi="Times New Roman" w:cs="Times New Roman"/>
          <w:sz w:val="24"/>
          <w:szCs w:val="24"/>
          <w:lang w:val="es-ES_tradnl"/>
        </w:rPr>
        <w:fldChar w:fldCharType="separate"/>
      </w:r>
      <w:r w:rsidR="00A4301D" w:rsidRPr="00DC671C">
        <w:rPr>
          <w:rFonts w:ascii="Times New Roman" w:hAnsi="Times New Roman" w:cs="Times New Roman"/>
          <w:noProof/>
          <w:sz w:val="24"/>
          <w:szCs w:val="24"/>
          <w:lang w:val="es-ES_tradnl"/>
        </w:rPr>
        <w:t>(jupyter, 2021)</w:t>
      </w:r>
      <w:r w:rsidR="00A4301D" w:rsidRPr="00DC671C">
        <w:rPr>
          <w:rFonts w:ascii="Times New Roman" w:hAnsi="Times New Roman" w:cs="Times New Roman"/>
          <w:sz w:val="24"/>
          <w:szCs w:val="24"/>
          <w:lang w:val="es-ES_tradnl"/>
        </w:rPr>
        <w:fldChar w:fldCharType="end"/>
      </w:r>
      <w:r w:rsidR="003B4D76" w:rsidRPr="00DC671C">
        <w:rPr>
          <w:rFonts w:ascii="Times New Roman" w:hAnsi="Times New Roman" w:cs="Times New Roman"/>
          <w:sz w:val="24"/>
          <w:szCs w:val="24"/>
          <w:lang w:val="es-ES_tradnl"/>
        </w:rPr>
        <w:t>.</w:t>
      </w:r>
      <w:r w:rsidR="006F2F67" w:rsidRPr="00DC671C">
        <w:rPr>
          <w:rFonts w:ascii="Times New Roman" w:hAnsi="Times New Roman" w:cs="Times New Roman"/>
          <w:sz w:val="24"/>
          <w:szCs w:val="24"/>
          <w:lang w:val="es-ES_tradnl"/>
        </w:rPr>
        <w:t xml:space="preserve"> </w:t>
      </w:r>
      <w:r w:rsidR="002170BB">
        <w:rPr>
          <w:rFonts w:ascii="Times New Roman" w:hAnsi="Times New Roman" w:cs="Times New Roman"/>
          <w:sz w:val="24"/>
          <w:szCs w:val="24"/>
          <w:lang w:val="es-ES_tradnl"/>
        </w:rPr>
        <w:t xml:space="preserve">De </w:t>
      </w:r>
      <w:r>
        <w:rPr>
          <w:rFonts w:ascii="Times New Roman" w:hAnsi="Times New Roman" w:cs="Times New Roman"/>
          <w:sz w:val="24"/>
          <w:szCs w:val="24"/>
          <w:lang w:val="es-ES_tradnl"/>
        </w:rPr>
        <w:t>esta</w:t>
      </w:r>
      <w:r w:rsidR="002170BB">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manera</w:t>
      </w:r>
      <w:r w:rsidR="00600FCD" w:rsidRPr="00DC671C">
        <w:rPr>
          <w:rFonts w:ascii="Times New Roman" w:hAnsi="Times New Roman" w:cs="Times New Roman"/>
          <w:sz w:val="24"/>
          <w:szCs w:val="24"/>
          <w:lang w:val="es-ES_tradnl"/>
        </w:rPr>
        <w:t>, los</w:t>
      </w:r>
      <w:r w:rsidR="006F2F67" w:rsidRPr="00DC671C">
        <w:rPr>
          <w:rFonts w:ascii="Times New Roman" w:hAnsi="Times New Roman" w:cs="Times New Roman"/>
          <w:sz w:val="24"/>
          <w:szCs w:val="24"/>
          <w:lang w:val="es-ES_tradnl"/>
        </w:rPr>
        <w:t xml:space="preserve"> </w:t>
      </w:r>
      <w:r w:rsidR="0055718E" w:rsidRPr="0055718E">
        <w:rPr>
          <w:rFonts w:ascii="Times New Roman" w:hAnsi="Times New Roman" w:cs="Times New Roman"/>
          <w:i/>
          <w:iCs/>
          <w:sz w:val="24"/>
          <w:szCs w:val="24"/>
          <w:lang w:val="es-ES_tradnl"/>
        </w:rPr>
        <w:t>notebooks</w:t>
      </w:r>
      <w:r w:rsidR="006F2F67" w:rsidRPr="00DC671C">
        <w:rPr>
          <w:rFonts w:ascii="Times New Roman" w:hAnsi="Times New Roman" w:cs="Times New Roman"/>
          <w:sz w:val="24"/>
          <w:szCs w:val="24"/>
          <w:lang w:val="es-ES_tradnl"/>
        </w:rPr>
        <w:t xml:space="preserve"> de </w:t>
      </w:r>
      <w:r w:rsidR="006F2F67" w:rsidRPr="00F9512B">
        <w:rPr>
          <w:rFonts w:ascii="Times New Roman" w:hAnsi="Times New Roman" w:cs="Times New Roman"/>
          <w:i/>
          <w:iCs/>
          <w:sz w:val="24"/>
          <w:szCs w:val="24"/>
          <w:lang w:val="es-ES_tradnl"/>
        </w:rPr>
        <w:t>jupyter</w:t>
      </w:r>
      <w:r w:rsidR="006F2F67" w:rsidRPr="00DC671C">
        <w:rPr>
          <w:rFonts w:ascii="Times New Roman" w:hAnsi="Times New Roman" w:cs="Times New Roman"/>
          <w:sz w:val="24"/>
          <w:szCs w:val="24"/>
          <w:lang w:val="es-ES_tradnl"/>
        </w:rPr>
        <w:t xml:space="preserve"> </w:t>
      </w:r>
      <w:r w:rsidR="00F9512B">
        <w:rPr>
          <w:rFonts w:ascii="Times New Roman" w:hAnsi="Times New Roman" w:cs="Times New Roman"/>
          <w:sz w:val="24"/>
          <w:szCs w:val="24"/>
          <w:lang w:val="es-ES_tradnl"/>
        </w:rPr>
        <w:t xml:space="preserve">consisten en </w:t>
      </w:r>
      <w:r w:rsidR="00600FCD" w:rsidRPr="00DC671C">
        <w:rPr>
          <w:rFonts w:ascii="Times New Roman" w:hAnsi="Times New Roman" w:cs="Times New Roman"/>
          <w:sz w:val="24"/>
          <w:szCs w:val="24"/>
          <w:lang w:val="es-ES_tradnl"/>
        </w:rPr>
        <w:t xml:space="preserve">una </w:t>
      </w:r>
      <w:r w:rsidR="00F9512B">
        <w:rPr>
          <w:rFonts w:ascii="Times New Roman" w:hAnsi="Times New Roman" w:cs="Times New Roman"/>
          <w:sz w:val="24"/>
          <w:szCs w:val="24"/>
          <w:lang w:val="es-ES_tradnl"/>
        </w:rPr>
        <w:t xml:space="preserve">gran </w:t>
      </w:r>
      <w:r>
        <w:rPr>
          <w:rFonts w:ascii="Times New Roman" w:hAnsi="Times New Roman" w:cs="Times New Roman"/>
          <w:sz w:val="24"/>
          <w:szCs w:val="24"/>
          <w:lang w:val="es-ES_tradnl"/>
        </w:rPr>
        <w:t xml:space="preserve">alternativa </w:t>
      </w:r>
      <w:r w:rsidR="00600FCD" w:rsidRPr="00DC671C">
        <w:rPr>
          <w:rFonts w:ascii="Times New Roman" w:hAnsi="Times New Roman" w:cs="Times New Roman"/>
          <w:sz w:val="24"/>
          <w:szCs w:val="24"/>
          <w:lang w:val="es-ES_tradnl"/>
        </w:rPr>
        <w:t>para escribir e iterar sobre un código en Python</w:t>
      </w:r>
      <w:r w:rsidR="00597D5B" w:rsidRPr="00DC671C">
        <w:rPr>
          <w:rFonts w:ascii="Times New Roman" w:hAnsi="Times New Roman" w:cs="Times New Roman"/>
          <w:sz w:val="24"/>
          <w:szCs w:val="24"/>
          <w:lang w:val="es-ES_tradnl"/>
        </w:rPr>
        <w:t xml:space="preserve"> </w:t>
      </w:r>
      <w:r w:rsidR="00597D5B" w:rsidRPr="00DC671C">
        <w:rPr>
          <w:rFonts w:ascii="Times New Roman" w:hAnsi="Times New Roman" w:cs="Times New Roman"/>
          <w:sz w:val="24"/>
          <w:szCs w:val="24"/>
          <w:lang w:val="es-ES_tradnl"/>
        </w:rPr>
        <w:fldChar w:fldCharType="begin" w:fldLock="1"/>
      </w:r>
      <w:r w:rsidR="009E388C" w:rsidRPr="00DC671C">
        <w:rPr>
          <w:rFonts w:ascii="Times New Roman" w:hAnsi="Times New Roman" w:cs="Times New Roman"/>
          <w:sz w:val="24"/>
          <w:szCs w:val="24"/>
          <w:lang w:val="es-ES_tradnl"/>
        </w:rPr>
        <w:instrText>ADDIN CSL_CITATION {"citationItems":[{"id":"ITEM-1","itemData":{"URL":"https://medium.com/velotio-perspectives/the-ultimate-beginners-guide-to-jupyter-notebooks-6b00846ed2af","accessed":{"date-parts":[["2021","12","12"]]},"author":[{"dropping-particle":"","family":"Velotio Technologies","given":"","non-dropping-particle":"","parse-names":false,"suffix":""}],"id":"ITEM-1","issued":{"date-parts":[["2019","6","25"]]},"title":"The Ultimate Beginner’s Guide to Jupyter Notebooks | by Velotio Technologies | Velotio Perspectives | Medium","type":"webpage"},"uris":["http://www.mendeley.com/documents/?uuid=8f4d4b6a-db20-3abb-b38a-bebd635e430d"]}],"mendeley":{"formattedCitation":"(Velotio Technologies, 2019)","plainTextFormattedCitation":"(Velotio Technologies, 2019)","previouslyFormattedCitation":"(Velotio Technologies, 2019)"},"properties":{"noteIndex":0},"schema":"https://github.com/citation-style-language/schema/raw/master/csl-citation.json"}</w:instrText>
      </w:r>
      <w:r w:rsidR="00597D5B" w:rsidRPr="00DC671C">
        <w:rPr>
          <w:rFonts w:ascii="Times New Roman" w:hAnsi="Times New Roman" w:cs="Times New Roman"/>
          <w:sz w:val="24"/>
          <w:szCs w:val="24"/>
          <w:lang w:val="es-ES_tradnl"/>
        </w:rPr>
        <w:fldChar w:fldCharType="separate"/>
      </w:r>
      <w:r w:rsidR="00597D5B" w:rsidRPr="00DC671C">
        <w:rPr>
          <w:rFonts w:ascii="Times New Roman" w:hAnsi="Times New Roman" w:cs="Times New Roman"/>
          <w:noProof/>
          <w:sz w:val="24"/>
          <w:szCs w:val="24"/>
          <w:lang w:val="es-ES_tradnl"/>
        </w:rPr>
        <w:t>(Velotio Technologies, 2019)</w:t>
      </w:r>
      <w:r w:rsidR="00597D5B" w:rsidRPr="00DC671C">
        <w:rPr>
          <w:rFonts w:ascii="Times New Roman" w:hAnsi="Times New Roman" w:cs="Times New Roman"/>
          <w:sz w:val="24"/>
          <w:szCs w:val="24"/>
          <w:lang w:val="es-ES_tradnl"/>
        </w:rPr>
        <w:fldChar w:fldCharType="end"/>
      </w:r>
      <w:r w:rsidR="00600FCD" w:rsidRPr="00DC671C">
        <w:rPr>
          <w:rFonts w:ascii="Times New Roman" w:hAnsi="Times New Roman" w:cs="Times New Roman"/>
          <w:sz w:val="24"/>
          <w:szCs w:val="24"/>
          <w:lang w:val="es-ES_tradnl"/>
        </w:rPr>
        <w:t>.</w:t>
      </w:r>
      <w:r w:rsidR="00597D5B" w:rsidRPr="00DC671C">
        <w:rPr>
          <w:rFonts w:ascii="Times New Roman" w:hAnsi="Times New Roman" w:cs="Times New Roman"/>
          <w:sz w:val="24"/>
          <w:szCs w:val="24"/>
          <w:lang w:val="es-ES_tradnl"/>
        </w:rPr>
        <w:t xml:space="preserve"> </w:t>
      </w:r>
      <w:r w:rsidR="00937B7C" w:rsidRPr="00DC671C">
        <w:rPr>
          <w:rFonts w:ascii="Times New Roman" w:hAnsi="Times New Roman" w:cs="Times New Roman"/>
          <w:sz w:val="24"/>
          <w:szCs w:val="24"/>
          <w:lang w:val="es-ES_tradnl"/>
        </w:rPr>
        <w:lastRenderedPageBreak/>
        <w:t xml:space="preserve">Además, </w:t>
      </w:r>
      <w:r>
        <w:rPr>
          <w:rFonts w:ascii="Times New Roman" w:hAnsi="Times New Roman" w:cs="Times New Roman"/>
          <w:sz w:val="24"/>
          <w:szCs w:val="24"/>
          <w:lang w:val="es-ES_tradnl"/>
        </w:rPr>
        <w:t>estos</w:t>
      </w:r>
      <w:r w:rsidR="00597D5B" w:rsidRPr="00DC671C">
        <w:rPr>
          <w:rFonts w:ascii="Times New Roman" w:hAnsi="Times New Roman" w:cs="Times New Roman"/>
          <w:sz w:val="24"/>
          <w:szCs w:val="24"/>
          <w:lang w:val="es-ES_tradnl"/>
        </w:rPr>
        <w:t xml:space="preserve"> </w:t>
      </w:r>
      <w:r w:rsidR="0055718E" w:rsidRPr="0055718E">
        <w:rPr>
          <w:rFonts w:ascii="Times New Roman" w:hAnsi="Times New Roman" w:cs="Times New Roman"/>
          <w:i/>
          <w:iCs/>
          <w:sz w:val="24"/>
          <w:szCs w:val="24"/>
          <w:lang w:val="es-ES_tradnl"/>
        </w:rPr>
        <w:t>notebooks</w:t>
      </w:r>
      <w:r w:rsidR="00597D5B" w:rsidRPr="00DC671C">
        <w:rPr>
          <w:rFonts w:ascii="Times New Roman" w:hAnsi="Times New Roman" w:cs="Times New Roman"/>
          <w:sz w:val="24"/>
          <w:szCs w:val="24"/>
          <w:lang w:val="es-ES_tradnl"/>
        </w:rPr>
        <w:t xml:space="preserve"> son cada vez una opción más popular </w:t>
      </w:r>
      <w:r w:rsidR="00A16ED0" w:rsidRPr="00DC671C">
        <w:rPr>
          <w:rFonts w:ascii="Times New Roman" w:hAnsi="Times New Roman" w:cs="Times New Roman"/>
          <w:sz w:val="24"/>
          <w:szCs w:val="24"/>
          <w:lang w:val="es-ES_tradnl"/>
        </w:rPr>
        <w:t>para proyectos de ciencia de datos, modelado estadístico o aprendizaje automático.</w:t>
      </w:r>
    </w:p>
    <w:p w14:paraId="401CB238" w14:textId="576B0A14" w:rsidR="00543C9C" w:rsidRPr="00DC671C" w:rsidRDefault="00543C9C" w:rsidP="00543C9C">
      <w:pPr>
        <w:pStyle w:val="Ttulo2"/>
        <w:numPr>
          <w:ilvl w:val="1"/>
          <w:numId w:val="5"/>
        </w:numPr>
        <w:spacing w:before="0" w:after="180" w:line="360" w:lineRule="auto"/>
        <w:ind w:left="432"/>
        <w:jc w:val="both"/>
        <w:rPr>
          <w:rFonts w:ascii="Times New Roman" w:hAnsi="Times New Roman" w:cs="Times New Roman"/>
          <w:b/>
          <w:bCs/>
          <w:color w:val="auto"/>
          <w:sz w:val="24"/>
          <w:szCs w:val="24"/>
          <w:lang w:val="es-ES_tradnl"/>
        </w:rPr>
      </w:pPr>
      <w:bookmarkStart w:id="182" w:name="_Toc94027285"/>
      <w:r>
        <w:rPr>
          <w:rFonts w:ascii="Times New Roman" w:hAnsi="Times New Roman" w:cs="Times New Roman"/>
          <w:b/>
          <w:bCs/>
          <w:color w:val="auto"/>
          <w:sz w:val="24"/>
          <w:szCs w:val="24"/>
          <w:lang w:val="es-ES_tradnl"/>
        </w:rPr>
        <w:t>Kaggle</w:t>
      </w:r>
      <w:bookmarkEnd w:id="182"/>
      <w:r w:rsidRPr="00DC671C">
        <w:rPr>
          <w:rFonts w:ascii="Times New Roman" w:hAnsi="Times New Roman" w:cs="Times New Roman"/>
          <w:b/>
          <w:bCs/>
          <w:color w:val="auto"/>
          <w:sz w:val="24"/>
          <w:szCs w:val="24"/>
          <w:lang w:val="es-ES_tradnl"/>
        </w:rPr>
        <w:t xml:space="preserve"> </w:t>
      </w:r>
    </w:p>
    <w:p w14:paraId="5CB76958" w14:textId="4E2AAF66" w:rsidR="00924680" w:rsidRDefault="00060418" w:rsidP="00093958">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Las CNN entrenan de forma </w:t>
      </w:r>
      <w:r w:rsidR="006B5223">
        <w:rPr>
          <w:rFonts w:ascii="Times New Roman" w:hAnsi="Times New Roman" w:cs="Times New Roman"/>
          <w:sz w:val="24"/>
          <w:szCs w:val="24"/>
        </w:rPr>
        <w:t xml:space="preserve">considerablemente acelerada en un equipo informático que cuenta con </w:t>
      </w:r>
      <w:r>
        <w:rPr>
          <w:rFonts w:ascii="Times New Roman" w:hAnsi="Times New Roman" w:cs="Times New Roman"/>
          <w:sz w:val="24"/>
          <w:szCs w:val="24"/>
        </w:rPr>
        <w:t>una unidad de procesamiento gráfic</w:t>
      </w:r>
      <w:r w:rsidR="00273213">
        <w:rPr>
          <w:rFonts w:ascii="Times New Roman" w:hAnsi="Times New Roman" w:cs="Times New Roman"/>
          <w:sz w:val="24"/>
          <w:szCs w:val="24"/>
        </w:rPr>
        <w:t>a</w:t>
      </w:r>
      <w:r>
        <w:rPr>
          <w:rFonts w:ascii="Times New Roman" w:hAnsi="Times New Roman" w:cs="Times New Roman"/>
          <w:sz w:val="24"/>
          <w:szCs w:val="24"/>
        </w:rPr>
        <w:t xml:space="preserve"> (GPU).</w:t>
      </w:r>
      <w:r w:rsidR="00140DAE">
        <w:rPr>
          <w:rFonts w:ascii="Times New Roman" w:hAnsi="Times New Roman" w:cs="Times New Roman"/>
          <w:sz w:val="24"/>
          <w:szCs w:val="24"/>
        </w:rPr>
        <w:t xml:space="preserve"> Sin embargo, el autor </w:t>
      </w:r>
      <w:r w:rsidR="00CC5118">
        <w:rPr>
          <w:rFonts w:ascii="Times New Roman" w:hAnsi="Times New Roman" w:cs="Times New Roman"/>
          <w:sz w:val="24"/>
          <w:szCs w:val="24"/>
        </w:rPr>
        <w:t xml:space="preserve">del presente </w:t>
      </w:r>
      <w:r w:rsidR="00140DAE">
        <w:rPr>
          <w:rFonts w:ascii="Times New Roman" w:hAnsi="Times New Roman" w:cs="Times New Roman"/>
          <w:sz w:val="24"/>
          <w:szCs w:val="24"/>
        </w:rPr>
        <w:t xml:space="preserve">informe no </w:t>
      </w:r>
      <w:r w:rsidR="003C5764">
        <w:rPr>
          <w:rFonts w:ascii="Times New Roman" w:hAnsi="Times New Roman" w:cs="Times New Roman"/>
          <w:sz w:val="24"/>
          <w:szCs w:val="24"/>
        </w:rPr>
        <w:t xml:space="preserve">dispone de </w:t>
      </w:r>
      <w:r w:rsidR="00140DAE">
        <w:rPr>
          <w:rFonts w:ascii="Times New Roman" w:hAnsi="Times New Roman" w:cs="Times New Roman"/>
          <w:sz w:val="24"/>
          <w:szCs w:val="24"/>
        </w:rPr>
        <w:t xml:space="preserve">tales recursos </w:t>
      </w:r>
      <w:r w:rsidR="00140DAE" w:rsidRPr="00924680">
        <w:rPr>
          <w:rFonts w:ascii="Times New Roman" w:hAnsi="Times New Roman" w:cs="Times New Roman"/>
          <w:i/>
          <w:iCs/>
          <w:sz w:val="24"/>
          <w:szCs w:val="24"/>
        </w:rPr>
        <w:t>hardware</w:t>
      </w:r>
      <w:r w:rsidR="00CC5118">
        <w:rPr>
          <w:rFonts w:ascii="Times New Roman" w:hAnsi="Times New Roman" w:cs="Times New Roman"/>
          <w:sz w:val="24"/>
          <w:szCs w:val="24"/>
        </w:rPr>
        <w:t xml:space="preserve"> en su equipo local</w:t>
      </w:r>
      <w:r w:rsidR="00140DAE">
        <w:rPr>
          <w:rFonts w:ascii="Times New Roman" w:hAnsi="Times New Roman" w:cs="Times New Roman"/>
          <w:sz w:val="24"/>
          <w:szCs w:val="24"/>
        </w:rPr>
        <w:t>.</w:t>
      </w:r>
    </w:p>
    <w:p w14:paraId="06BBD799" w14:textId="02BABC44" w:rsidR="00924680" w:rsidRDefault="00924680" w:rsidP="00093958">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Es por </w:t>
      </w:r>
      <w:r w:rsidR="00CC5118">
        <w:rPr>
          <w:rFonts w:ascii="Times New Roman" w:hAnsi="Times New Roman" w:cs="Times New Roman"/>
          <w:sz w:val="24"/>
          <w:szCs w:val="24"/>
        </w:rPr>
        <w:t>tal motivo</w:t>
      </w:r>
      <w:r>
        <w:rPr>
          <w:rFonts w:ascii="Times New Roman" w:hAnsi="Times New Roman" w:cs="Times New Roman"/>
          <w:sz w:val="24"/>
          <w:szCs w:val="24"/>
        </w:rPr>
        <w:t xml:space="preserve">, que se recurre a </w:t>
      </w:r>
      <w:r w:rsidR="00EB1472">
        <w:rPr>
          <w:rFonts w:ascii="Times New Roman" w:hAnsi="Times New Roman" w:cs="Times New Roman"/>
          <w:sz w:val="24"/>
          <w:szCs w:val="24"/>
        </w:rPr>
        <w:t xml:space="preserve">la </w:t>
      </w:r>
      <w:r>
        <w:rPr>
          <w:rFonts w:ascii="Times New Roman" w:hAnsi="Times New Roman" w:cs="Times New Roman"/>
          <w:sz w:val="24"/>
          <w:szCs w:val="24"/>
        </w:rPr>
        <w:t xml:space="preserve">plataforma externa conocida como </w:t>
      </w:r>
      <w:r w:rsidRPr="00924680">
        <w:rPr>
          <w:rFonts w:ascii="Times New Roman" w:hAnsi="Times New Roman" w:cs="Times New Roman"/>
          <w:i/>
          <w:iCs/>
          <w:sz w:val="24"/>
          <w:szCs w:val="24"/>
        </w:rPr>
        <w:t>Kaggle</w:t>
      </w:r>
      <w:r>
        <w:rPr>
          <w:rFonts w:ascii="Times New Roman" w:hAnsi="Times New Roman" w:cs="Times New Roman"/>
          <w:i/>
          <w:iCs/>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www.kaggle.com/","accessed":{"date-parts":[["2022","1","16"]]},"author":[{"dropping-particle":"","family":"kaggle","given":"","non-dropping-particle":"","parse-names":false,"suffix":""}],"id":"ITEM-1","issued":{"date-parts":[["2022"]]},"title":"Kaggle: Your Home for Data Science","type":"webpage"},"uris":["http://www.mendeley.com/documents/?uuid=cac77545-44a6-37fa-b379-67d0d91c86b8"]}],"mendeley":{"formattedCitation":"(kaggle, 2022)","plainTextFormattedCitation":"(kaggle, 2022)","previouslyFormattedCitation":"(kaggle, 2022)"},"properties":{"noteIndex":0},"schema":"https://github.com/citation-style-language/schema/raw/master/csl-citation.json"}</w:instrText>
      </w:r>
      <w:r>
        <w:rPr>
          <w:rFonts w:ascii="Times New Roman" w:hAnsi="Times New Roman" w:cs="Times New Roman"/>
          <w:sz w:val="24"/>
          <w:szCs w:val="24"/>
        </w:rPr>
        <w:fldChar w:fldCharType="separate"/>
      </w:r>
      <w:r w:rsidRPr="00392B5E">
        <w:rPr>
          <w:rFonts w:ascii="Times New Roman" w:hAnsi="Times New Roman" w:cs="Times New Roman"/>
          <w:noProof/>
          <w:sz w:val="24"/>
          <w:szCs w:val="24"/>
        </w:rPr>
        <w:t>(kaggle, 2022)</w:t>
      </w:r>
      <w:r>
        <w:rPr>
          <w:rFonts w:ascii="Times New Roman" w:hAnsi="Times New Roman" w:cs="Times New Roman"/>
          <w:sz w:val="24"/>
          <w:szCs w:val="24"/>
        </w:rPr>
        <w:fldChar w:fldCharType="end"/>
      </w:r>
      <w:r>
        <w:rPr>
          <w:rFonts w:ascii="Times New Roman" w:hAnsi="Times New Roman" w:cs="Times New Roman"/>
          <w:sz w:val="24"/>
          <w:szCs w:val="24"/>
        </w:rPr>
        <w:t xml:space="preserve"> que proporciona a sus usuarios acceso gratuito a las GPU TESLA P100 de NVIDIA. </w:t>
      </w:r>
      <w:r w:rsidR="003C5764">
        <w:rPr>
          <w:rFonts w:ascii="Times New Roman" w:hAnsi="Times New Roman" w:cs="Times New Roman"/>
          <w:sz w:val="24"/>
          <w:szCs w:val="24"/>
        </w:rPr>
        <w:t xml:space="preserve">Así, estas </w:t>
      </w:r>
      <w:r w:rsidR="00273213">
        <w:rPr>
          <w:rFonts w:ascii="Times New Roman" w:hAnsi="Times New Roman" w:cs="Times New Roman"/>
          <w:sz w:val="24"/>
          <w:szCs w:val="24"/>
        </w:rPr>
        <w:t xml:space="preserve">aceleran de manera significativa </w:t>
      </w:r>
      <w:r>
        <w:rPr>
          <w:rFonts w:ascii="Times New Roman" w:hAnsi="Times New Roman" w:cs="Times New Roman"/>
          <w:sz w:val="24"/>
          <w:szCs w:val="24"/>
        </w:rPr>
        <w:t>el entrenamiento de los modelos de aprendizaje profundo.</w:t>
      </w:r>
      <w:r w:rsidR="00140DAE">
        <w:rPr>
          <w:rFonts w:ascii="Times New Roman" w:hAnsi="Times New Roman" w:cs="Times New Roman"/>
          <w:sz w:val="24"/>
          <w:szCs w:val="24"/>
        </w:rPr>
        <w:t xml:space="preserve"> </w:t>
      </w:r>
      <w:r w:rsidR="00CC5118">
        <w:rPr>
          <w:rFonts w:ascii="Times New Roman" w:hAnsi="Times New Roman" w:cs="Times New Roman"/>
          <w:sz w:val="24"/>
          <w:szCs w:val="24"/>
        </w:rPr>
        <w:t>Asimismo</w:t>
      </w:r>
      <w:r w:rsidR="00140DAE">
        <w:rPr>
          <w:rFonts w:ascii="Times New Roman" w:hAnsi="Times New Roman" w:cs="Times New Roman"/>
          <w:sz w:val="24"/>
          <w:szCs w:val="24"/>
        </w:rPr>
        <w:t xml:space="preserve">, </w:t>
      </w:r>
      <w:r w:rsidR="00EB1472">
        <w:rPr>
          <w:rFonts w:ascii="Times New Roman" w:hAnsi="Times New Roman" w:cs="Times New Roman"/>
          <w:sz w:val="24"/>
          <w:szCs w:val="24"/>
        </w:rPr>
        <w:t xml:space="preserve">esta </w:t>
      </w:r>
      <w:r w:rsidR="00140DAE">
        <w:rPr>
          <w:rFonts w:ascii="Times New Roman" w:hAnsi="Times New Roman" w:cs="Times New Roman"/>
          <w:sz w:val="24"/>
          <w:szCs w:val="24"/>
        </w:rPr>
        <w:t xml:space="preserve">plataforma también permite la ejecución de </w:t>
      </w:r>
      <w:r w:rsidR="0055718E" w:rsidRPr="0055718E">
        <w:rPr>
          <w:rFonts w:ascii="Times New Roman" w:hAnsi="Times New Roman" w:cs="Times New Roman"/>
          <w:i/>
          <w:iCs/>
          <w:sz w:val="24"/>
          <w:szCs w:val="24"/>
        </w:rPr>
        <w:t>notebooks</w:t>
      </w:r>
      <w:r w:rsidR="00140DAE">
        <w:rPr>
          <w:rFonts w:ascii="Times New Roman" w:hAnsi="Times New Roman" w:cs="Times New Roman"/>
          <w:sz w:val="24"/>
          <w:szCs w:val="24"/>
        </w:rPr>
        <w:t xml:space="preserve"> </w:t>
      </w:r>
      <w:r w:rsidR="003C5764">
        <w:rPr>
          <w:rFonts w:ascii="Times New Roman" w:hAnsi="Times New Roman" w:cs="Times New Roman"/>
          <w:sz w:val="24"/>
          <w:szCs w:val="24"/>
        </w:rPr>
        <w:t xml:space="preserve">de </w:t>
      </w:r>
      <w:r w:rsidR="003C5764" w:rsidRPr="003C5764">
        <w:rPr>
          <w:rFonts w:ascii="Times New Roman" w:hAnsi="Times New Roman" w:cs="Times New Roman"/>
          <w:i/>
          <w:iCs/>
          <w:sz w:val="24"/>
          <w:szCs w:val="24"/>
        </w:rPr>
        <w:t>jupyter</w:t>
      </w:r>
      <w:r w:rsidR="003C5764">
        <w:rPr>
          <w:rFonts w:ascii="Times New Roman" w:hAnsi="Times New Roman" w:cs="Times New Roman"/>
          <w:sz w:val="24"/>
          <w:szCs w:val="24"/>
        </w:rPr>
        <w:t xml:space="preserve"> </w:t>
      </w:r>
      <w:r w:rsidR="00140DAE">
        <w:rPr>
          <w:rFonts w:ascii="Times New Roman" w:hAnsi="Times New Roman" w:cs="Times New Roman"/>
          <w:sz w:val="24"/>
          <w:szCs w:val="24"/>
        </w:rPr>
        <w:t xml:space="preserve">en un entorno computacional en la nube, </w:t>
      </w:r>
      <w:r w:rsidR="00CC5118">
        <w:rPr>
          <w:rFonts w:ascii="Times New Roman" w:hAnsi="Times New Roman" w:cs="Times New Roman"/>
          <w:sz w:val="24"/>
          <w:szCs w:val="24"/>
        </w:rPr>
        <w:t>además de</w:t>
      </w:r>
      <w:r w:rsidR="00140DAE">
        <w:rPr>
          <w:rFonts w:ascii="Times New Roman" w:hAnsi="Times New Roman" w:cs="Times New Roman"/>
          <w:sz w:val="24"/>
          <w:szCs w:val="24"/>
        </w:rPr>
        <w:t xml:space="preserve"> compartir diferentes </w:t>
      </w:r>
      <w:r w:rsidR="000F17CC" w:rsidRPr="000F17CC">
        <w:rPr>
          <w:rFonts w:ascii="Times New Roman" w:hAnsi="Times New Roman" w:cs="Times New Roman"/>
          <w:i/>
          <w:iCs/>
          <w:sz w:val="24"/>
          <w:szCs w:val="24"/>
        </w:rPr>
        <w:t>datasets</w:t>
      </w:r>
      <w:r w:rsidR="00140DAE">
        <w:rPr>
          <w:rFonts w:ascii="Times New Roman" w:hAnsi="Times New Roman" w:cs="Times New Roman"/>
          <w:sz w:val="24"/>
          <w:szCs w:val="24"/>
        </w:rPr>
        <w:t xml:space="preserve"> con su comunidad. </w:t>
      </w:r>
    </w:p>
    <w:p w14:paraId="07302833" w14:textId="1DB1A5DF" w:rsidR="00AA55EE" w:rsidRDefault="00AA55EE" w:rsidP="00093958">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Por último, todos los </w:t>
      </w:r>
      <w:r w:rsidR="0055718E" w:rsidRPr="0055718E">
        <w:rPr>
          <w:rFonts w:ascii="Times New Roman" w:hAnsi="Times New Roman" w:cs="Times New Roman"/>
          <w:i/>
          <w:iCs/>
          <w:sz w:val="24"/>
          <w:szCs w:val="24"/>
        </w:rPr>
        <w:t>notebooks</w:t>
      </w:r>
      <w:r>
        <w:rPr>
          <w:rFonts w:ascii="Times New Roman" w:hAnsi="Times New Roman" w:cs="Times New Roman"/>
          <w:sz w:val="24"/>
          <w:szCs w:val="24"/>
        </w:rPr>
        <w:t xml:space="preserve"> y </w:t>
      </w:r>
      <w:r w:rsidR="000F17CC" w:rsidRPr="000F17CC">
        <w:rPr>
          <w:rFonts w:ascii="Times New Roman" w:hAnsi="Times New Roman" w:cs="Times New Roman"/>
          <w:i/>
          <w:iCs/>
          <w:sz w:val="24"/>
          <w:szCs w:val="24"/>
        </w:rPr>
        <w:t>datasets</w:t>
      </w:r>
      <w:r>
        <w:rPr>
          <w:rFonts w:ascii="Times New Roman" w:hAnsi="Times New Roman" w:cs="Times New Roman"/>
          <w:sz w:val="24"/>
          <w:szCs w:val="24"/>
        </w:rPr>
        <w:t xml:space="preserve"> del presente estudio se entregan en dos </w:t>
      </w:r>
      <w:r w:rsidR="00BB301C">
        <w:rPr>
          <w:rFonts w:ascii="Times New Roman" w:hAnsi="Times New Roman" w:cs="Times New Roman"/>
          <w:sz w:val="24"/>
          <w:szCs w:val="24"/>
        </w:rPr>
        <w:t>formatos</w:t>
      </w:r>
      <w:r>
        <w:rPr>
          <w:rFonts w:ascii="Times New Roman" w:hAnsi="Times New Roman" w:cs="Times New Roman"/>
          <w:sz w:val="24"/>
          <w:szCs w:val="24"/>
        </w:rPr>
        <w:t>:</w:t>
      </w:r>
    </w:p>
    <w:p w14:paraId="38CEDBCB" w14:textId="6688D59B" w:rsidR="00140DAE" w:rsidRDefault="00BB301C" w:rsidP="00B02DCD">
      <w:pPr>
        <w:pStyle w:val="Prrafodelista"/>
        <w:numPr>
          <w:ilvl w:val="0"/>
          <w:numId w:val="54"/>
        </w:numPr>
        <w:spacing w:after="180" w:line="360" w:lineRule="auto"/>
        <w:ind w:left="927"/>
        <w:jc w:val="both"/>
        <w:rPr>
          <w:rFonts w:ascii="Times New Roman" w:hAnsi="Times New Roman" w:cs="Times New Roman"/>
          <w:sz w:val="24"/>
          <w:szCs w:val="24"/>
        </w:rPr>
      </w:pPr>
      <w:r>
        <w:rPr>
          <w:rFonts w:ascii="Times New Roman" w:hAnsi="Times New Roman" w:cs="Times New Roman"/>
          <w:sz w:val="24"/>
          <w:szCs w:val="24"/>
        </w:rPr>
        <w:t xml:space="preserve">Como </w:t>
      </w:r>
      <w:r w:rsidR="00AA55EE">
        <w:rPr>
          <w:rFonts w:ascii="Times New Roman" w:hAnsi="Times New Roman" w:cs="Times New Roman"/>
          <w:sz w:val="24"/>
          <w:szCs w:val="24"/>
        </w:rPr>
        <w:t xml:space="preserve">enlaces de </w:t>
      </w:r>
      <w:r w:rsidR="00AA55EE" w:rsidRPr="00AA55EE">
        <w:rPr>
          <w:rFonts w:ascii="Times New Roman" w:hAnsi="Times New Roman" w:cs="Times New Roman"/>
          <w:i/>
          <w:iCs/>
          <w:sz w:val="24"/>
          <w:szCs w:val="24"/>
        </w:rPr>
        <w:t>Kaggle</w:t>
      </w:r>
      <w:r>
        <w:rPr>
          <w:rFonts w:ascii="Times New Roman" w:hAnsi="Times New Roman" w:cs="Times New Roman"/>
          <w:sz w:val="24"/>
          <w:szCs w:val="24"/>
        </w:rPr>
        <w:t xml:space="preserve"> que ya </w:t>
      </w:r>
      <w:r w:rsidR="00B02DCD">
        <w:rPr>
          <w:rFonts w:ascii="Times New Roman" w:hAnsi="Times New Roman" w:cs="Times New Roman"/>
          <w:sz w:val="24"/>
          <w:szCs w:val="24"/>
        </w:rPr>
        <w:t>disponen</w:t>
      </w:r>
      <w:r>
        <w:rPr>
          <w:rFonts w:ascii="Times New Roman" w:hAnsi="Times New Roman" w:cs="Times New Roman"/>
          <w:sz w:val="24"/>
          <w:szCs w:val="24"/>
        </w:rPr>
        <w:t xml:space="preserve"> </w:t>
      </w:r>
      <w:r w:rsidR="00B02DCD">
        <w:rPr>
          <w:rFonts w:ascii="Times New Roman" w:hAnsi="Times New Roman" w:cs="Times New Roman"/>
          <w:sz w:val="24"/>
          <w:szCs w:val="24"/>
        </w:rPr>
        <w:t xml:space="preserve">de toda </w:t>
      </w:r>
      <w:r>
        <w:rPr>
          <w:rFonts w:ascii="Times New Roman" w:hAnsi="Times New Roman" w:cs="Times New Roman"/>
          <w:sz w:val="24"/>
          <w:szCs w:val="24"/>
        </w:rPr>
        <w:t xml:space="preserve">la preparación previa para la ejecución </w:t>
      </w:r>
      <w:r w:rsidR="00B02DCD">
        <w:rPr>
          <w:rFonts w:ascii="Times New Roman" w:hAnsi="Times New Roman" w:cs="Times New Roman"/>
          <w:sz w:val="24"/>
          <w:szCs w:val="24"/>
        </w:rPr>
        <w:t xml:space="preserve">correcta de dichos </w:t>
      </w:r>
      <w:r w:rsidR="0055718E" w:rsidRPr="0055718E">
        <w:rPr>
          <w:rFonts w:ascii="Times New Roman" w:hAnsi="Times New Roman" w:cs="Times New Roman"/>
          <w:i/>
          <w:iCs/>
          <w:sz w:val="24"/>
          <w:szCs w:val="24"/>
        </w:rPr>
        <w:t>notebooks</w:t>
      </w:r>
      <w:r w:rsidR="00B02DCD">
        <w:rPr>
          <w:rFonts w:ascii="Times New Roman" w:hAnsi="Times New Roman" w:cs="Times New Roman"/>
          <w:sz w:val="24"/>
          <w:szCs w:val="24"/>
        </w:rPr>
        <w:t xml:space="preserve"> </w:t>
      </w:r>
      <w:r w:rsidRPr="000854E6">
        <w:rPr>
          <w:rFonts w:ascii="Times New Roman" w:hAnsi="Times New Roman" w:cs="Times New Roman"/>
          <w:b/>
          <w:bCs/>
          <w:sz w:val="24"/>
          <w:szCs w:val="24"/>
        </w:rPr>
        <w:t>(se recomienda esta alternativa)</w:t>
      </w:r>
      <w:r>
        <w:rPr>
          <w:rFonts w:ascii="Times New Roman" w:hAnsi="Times New Roman" w:cs="Times New Roman"/>
          <w:sz w:val="24"/>
          <w:szCs w:val="24"/>
        </w:rPr>
        <w:t>.</w:t>
      </w:r>
      <w:r w:rsidR="003A0F2C">
        <w:rPr>
          <w:rFonts w:ascii="Times New Roman" w:hAnsi="Times New Roman" w:cs="Times New Roman"/>
          <w:sz w:val="24"/>
          <w:szCs w:val="24"/>
        </w:rPr>
        <w:t xml:space="preserve"> </w:t>
      </w:r>
      <w:r w:rsidR="00B02DCD">
        <w:rPr>
          <w:rFonts w:ascii="Times New Roman" w:hAnsi="Times New Roman" w:cs="Times New Roman"/>
          <w:sz w:val="24"/>
          <w:szCs w:val="24"/>
        </w:rPr>
        <w:t xml:space="preserve">De esta </w:t>
      </w:r>
      <w:r w:rsidR="00C8161B">
        <w:rPr>
          <w:rFonts w:ascii="Times New Roman" w:hAnsi="Times New Roman" w:cs="Times New Roman"/>
          <w:sz w:val="24"/>
          <w:szCs w:val="24"/>
        </w:rPr>
        <w:t>manera</w:t>
      </w:r>
      <w:r w:rsidR="003A0F2C">
        <w:rPr>
          <w:rFonts w:ascii="Times New Roman" w:hAnsi="Times New Roman" w:cs="Times New Roman"/>
          <w:sz w:val="24"/>
          <w:szCs w:val="24"/>
        </w:rPr>
        <w:t>, el único paso que debe realizar el usuario</w:t>
      </w:r>
      <w:r w:rsidR="00B02DCD">
        <w:rPr>
          <w:rFonts w:ascii="Times New Roman" w:hAnsi="Times New Roman" w:cs="Times New Roman"/>
          <w:sz w:val="24"/>
          <w:szCs w:val="24"/>
        </w:rPr>
        <w:t xml:space="preserve"> es la habilitación de la GPU al momento de ejecutar el </w:t>
      </w:r>
      <w:r w:rsidR="00B02DCD" w:rsidRPr="00B02DCD">
        <w:rPr>
          <w:rFonts w:ascii="Times New Roman" w:hAnsi="Times New Roman" w:cs="Times New Roman"/>
          <w:i/>
          <w:iCs/>
          <w:sz w:val="24"/>
          <w:szCs w:val="24"/>
        </w:rPr>
        <w:t>notebook</w:t>
      </w:r>
      <w:r w:rsidR="00B02DCD">
        <w:rPr>
          <w:rFonts w:ascii="Times New Roman" w:hAnsi="Times New Roman" w:cs="Times New Roman"/>
          <w:sz w:val="24"/>
          <w:szCs w:val="24"/>
        </w:rPr>
        <w:t xml:space="preserve"> </w:t>
      </w:r>
      <w:r w:rsidR="00B02DCD" w:rsidRPr="00B02DCD">
        <w:rPr>
          <w:rFonts w:ascii="Times New Roman" w:hAnsi="Times New Roman" w:cs="Times New Roman"/>
          <w:b/>
          <w:bCs/>
          <w:sz w:val="24"/>
          <w:szCs w:val="24"/>
        </w:rPr>
        <w:t>principal</w:t>
      </w:r>
      <w:r w:rsidR="00B02DCD">
        <w:rPr>
          <w:rFonts w:ascii="Times New Roman" w:hAnsi="Times New Roman" w:cs="Times New Roman"/>
          <w:sz w:val="24"/>
          <w:szCs w:val="24"/>
        </w:rPr>
        <w:t xml:space="preserve"> del estudio.</w:t>
      </w:r>
    </w:p>
    <w:p w14:paraId="63040A62" w14:textId="0A438966" w:rsidR="00BB301C" w:rsidRPr="00AA55EE" w:rsidRDefault="00BB301C" w:rsidP="00AA55EE">
      <w:pPr>
        <w:pStyle w:val="Prrafodelista"/>
        <w:numPr>
          <w:ilvl w:val="0"/>
          <w:numId w:val="54"/>
        </w:numPr>
        <w:spacing w:after="180" w:line="360" w:lineRule="auto"/>
        <w:ind w:left="927"/>
        <w:jc w:val="both"/>
        <w:rPr>
          <w:rFonts w:ascii="Times New Roman" w:hAnsi="Times New Roman" w:cs="Times New Roman"/>
          <w:sz w:val="24"/>
          <w:szCs w:val="24"/>
        </w:rPr>
      </w:pPr>
      <w:r>
        <w:rPr>
          <w:rFonts w:ascii="Times New Roman" w:hAnsi="Times New Roman" w:cs="Times New Roman"/>
          <w:sz w:val="24"/>
          <w:szCs w:val="24"/>
        </w:rPr>
        <w:t xml:space="preserve">Como ficheros comprimidos para </w:t>
      </w:r>
      <w:r w:rsidR="00B02DCD">
        <w:rPr>
          <w:rFonts w:ascii="Times New Roman" w:hAnsi="Times New Roman" w:cs="Times New Roman"/>
          <w:sz w:val="24"/>
          <w:szCs w:val="24"/>
        </w:rPr>
        <w:t xml:space="preserve">su </w:t>
      </w:r>
      <w:r>
        <w:rPr>
          <w:rFonts w:ascii="Times New Roman" w:hAnsi="Times New Roman" w:cs="Times New Roman"/>
          <w:sz w:val="24"/>
          <w:szCs w:val="24"/>
        </w:rPr>
        <w:t xml:space="preserve">ejecución en el equipo local. </w:t>
      </w:r>
      <w:r w:rsidR="00B02DCD">
        <w:rPr>
          <w:rFonts w:ascii="Times New Roman" w:hAnsi="Times New Roman" w:cs="Times New Roman"/>
          <w:sz w:val="24"/>
          <w:szCs w:val="24"/>
        </w:rPr>
        <w:t>Sin embargo</w:t>
      </w:r>
      <w:r>
        <w:rPr>
          <w:rFonts w:ascii="Times New Roman" w:hAnsi="Times New Roman" w:cs="Times New Roman"/>
          <w:sz w:val="24"/>
          <w:szCs w:val="24"/>
        </w:rPr>
        <w:t xml:space="preserve">, esta alternativa requiere la realización de minuciosas modificaciones que se indican en los </w:t>
      </w:r>
      <w:r w:rsidR="00EB1472">
        <w:rPr>
          <w:rFonts w:ascii="Times New Roman" w:hAnsi="Times New Roman" w:cs="Times New Roman"/>
          <w:sz w:val="24"/>
          <w:szCs w:val="24"/>
        </w:rPr>
        <w:t xml:space="preserve">mismos </w:t>
      </w:r>
      <w:r w:rsidR="0055718E" w:rsidRPr="0055718E">
        <w:rPr>
          <w:rFonts w:ascii="Times New Roman" w:hAnsi="Times New Roman" w:cs="Times New Roman"/>
          <w:i/>
          <w:iCs/>
          <w:sz w:val="24"/>
          <w:szCs w:val="24"/>
        </w:rPr>
        <w:t>notebooks</w:t>
      </w:r>
      <w:r>
        <w:rPr>
          <w:rFonts w:ascii="Times New Roman" w:hAnsi="Times New Roman" w:cs="Times New Roman"/>
          <w:sz w:val="24"/>
          <w:szCs w:val="24"/>
        </w:rPr>
        <w:t xml:space="preserve">. Además, no se recomienda esta alternativa si no </w:t>
      </w:r>
      <w:r w:rsidR="00987228">
        <w:rPr>
          <w:rFonts w:ascii="Times New Roman" w:hAnsi="Times New Roman" w:cs="Times New Roman"/>
          <w:sz w:val="24"/>
          <w:szCs w:val="24"/>
        </w:rPr>
        <w:t>se</w:t>
      </w:r>
      <w:r>
        <w:rPr>
          <w:rFonts w:ascii="Times New Roman" w:hAnsi="Times New Roman" w:cs="Times New Roman"/>
          <w:sz w:val="24"/>
          <w:szCs w:val="24"/>
        </w:rPr>
        <w:t xml:space="preserve"> dispone de una GPU en el equipo local.</w:t>
      </w:r>
    </w:p>
    <w:p w14:paraId="7E1713EB" w14:textId="74D67E56" w:rsidR="005E314D" w:rsidRPr="00DC671C" w:rsidRDefault="00343567" w:rsidP="00833E03">
      <w:pPr>
        <w:pStyle w:val="Ttulo2"/>
        <w:numPr>
          <w:ilvl w:val="1"/>
          <w:numId w:val="5"/>
        </w:numPr>
        <w:spacing w:before="0" w:after="180" w:line="360" w:lineRule="auto"/>
        <w:ind w:left="432"/>
        <w:jc w:val="both"/>
        <w:rPr>
          <w:rFonts w:ascii="Times New Roman" w:hAnsi="Times New Roman" w:cs="Times New Roman"/>
          <w:b/>
          <w:bCs/>
          <w:color w:val="auto"/>
          <w:sz w:val="24"/>
          <w:szCs w:val="24"/>
          <w:lang w:val="es-ES_tradnl"/>
        </w:rPr>
      </w:pPr>
      <w:bookmarkStart w:id="183" w:name="_Toc94027286"/>
      <w:r w:rsidRPr="00DC671C">
        <w:rPr>
          <w:rFonts w:ascii="Times New Roman" w:hAnsi="Times New Roman" w:cs="Times New Roman"/>
          <w:b/>
          <w:bCs/>
          <w:color w:val="auto"/>
          <w:sz w:val="24"/>
          <w:szCs w:val="24"/>
        </w:rPr>
        <w:t>L</w:t>
      </w:r>
      <w:r w:rsidR="005E314D" w:rsidRPr="00DC671C">
        <w:rPr>
          <w:rFonts w:ascii="Times New Roman" w:hAnsi="Times New Roman" w:cs="Times New Roman"/>
          <w:b/>
          <w:bCs/>
          <w:color w:val="auto"/>
          <w:sz w:val="24"/>
          <w:szCs w:val="24"/>
        </w:rPr>
        <w:t xml:space="preserve">ibrerías </w:t>
      </w:r>
      <w:r w:rsidRPr="00DC671C">
        <w:rPr>
          <w:rFonts w:ascii="Times New Roman" w:hAnsi="Times New Roman" w:cs="Times New Roman"/>
          <w:b/>
          <w:bCs/>
          <w:color w:val="auto"/>
          <w:sz w:val="24"/>
          <w:szCs w:val="24"/>
        </w:rPr>
        <w:t xml:space="preserve">para </w:t>
      </w:r>
      <w:r w:rsidR="005E314D" w:rsidRPr="00DC671C">
        <w:rPr>
          <w:rFonts w:ascii="Times New Roman" w:hAnsi="Times New Roman" w:cs="Times New Roman"/>
          <w:b/>
          <w:bCs/>
          <w:color w:val="auto"/>
          <w:sz w:val="24"/>
          <w:szCs w:val="24"/>
        </w:rPr>
        <w:t>redes neuronales</w:t>
      </w:r>
      <w:r w:rsidRPr="00DC671C">
        <w:rPr>
          <w:rFonts w:ascii="Times New Roman" w:hAnsi="Times New Roman" w:cs="Times New Roman"/>
          <w:b/>
          <w:bCs/>
          <w:color w:val="auto"/>
          <w:sz w:val="24"/>
          <w:szCs w:val="24"/>
        </w:rPr>
        <w:t xml:space="preserve"> </w:t>
      </w:r>
      <w:r w:rsidR="00DA70CE">
        <w:rPr>
          <w:rFonts w:ascii="Times New Roman" w:hAnsi="Times New Roman" w:cs="Times New Roman"/>
          <w:b/>
          <w:bCs/>
          <w:color w:val="auto"/>
          <w:sz w:val="24"/>
          <w:szCs w:val="24"/>
        </w:rPr>
        <w:t>convolutivas</w:t>
      </w:r>
      <w:bookmarkEnd w:id="183"/>
    </w:p>
    <w:p w14:paraId="75E79156" w14:textId="1F7A6CDA" w:rsidR="00CE68F9" w:rsidRDefault="00F65EA3" w:rsidP="00093958">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Tal y como se ha comentado, el objetivo principal </w:t>
      </w:r>
      <w:r w:rsidR="00D01016" w:rsidRPr="00DC671C">
        <w:rPr>
          <w:rFonts w:ascii="Times New Roman" w:hAnsi="Times New Roman" w:cs="Times New Roman"/>
          <w:sz w:val="24"/>
          <w:szCs w:val="24"/>
        </w:rPr>
        <w:t>del estudio</w:t>
      </w:r>
      <w:r w:rsidR="000665B7" w:rsidRPr="00DC671C">
        <w:rPr>
          <w:rFonts w:ascii="Times New Roman" w:hAnsi="Times New Roman" w:cs="Times New Roman"/>
          <w:sz w:val="24"/>
          <w:szCs w:val="24"/>
        </w:rPr>
        <w:t xml:space="preserve"> es </w:t>
      </w:r>
      <w:r w:rsidR="007209EF" w:rsidRPr="00DC671C">
        <w:rPr>
          <w:rFonts w:ascii="Times New Roman" w:hAnsi="Times New Roman" w:cs="Times New Roman"/>
          <w:sz w:val="24"/>
          <w:szCs w:val="24"/>
        </w:rPr>
        <w:t>el desarrollo</w:t>
      </w:r>
      <w:r w:rsidR="00D01016" w:rsidRPr="00DC671C">
        <w:rPr>
          <w:rFonts w:ascii="Times New Roman" w:hAnsi="Times New Roman" w:cs="Times New Roman"/>
          <w:sz w:val="24"/>
          <w:szCs w:val="24"/>
        </w:rPr>
        <w:t xml:space="preserve"> </w:t>
      </w:r>
      <w:r w:rsidR="00A84AC1">
        <w:rPr>
          <w:rFonts w:ascii="Times New Roman" w:hAnsi="Times New Roman" w:cs="Times New Roman"/>
          <w:sz w:val="24"/>
          <w:szCs w:val="24"/>
        </w:rPr>
        <w:t xml:space="preserve">de </w:t>
      </w:r>
      <w:r w:rsidR="000665B7" w:rsidRPr="00DC671C">
        <w:rPr>
          <w:rFonts w:ascii="Times New Roman" w:hAnsi="Times New Roman" w:cs="Times New Roman"/>
          <w:sz w:val="24"/>
          <w:szCs w:val="24"/>
        </w:rPr>
        <w:t xml:space="preserve">una </w:t>
      </w:r>
      <w:r w:rsidR="00DA70CE">
        <w:rPr>
          <w:rFonts w:ascii="Times New Roman" w:hAnsi="Times New Roman" w:cs="Times New Roman"/>
          <w:sz w:val="24"/>
          <w:szCs w:val="24"/>
        </w:rPr>
        <w:t xml:space="preserve">CNN </w:t>
      </w:r>
      <w:r w:rsidR="000665B7" w:rsidRPr="00DC671C">
        <w:rPr>
          <w:rFonts w:ascii="Times New Roman" w:hAnsi="Times New Roman" w:cs="Times New Roman"/>
          <w:sz w:val="24"/>
          <w:szCs w:val="24"/>
        </w:rPr>
        <w:t>que permit</w:t>
      </w:r>
      <w:r w:rsidR="00D01016" w:rsidRPr="00DC671C">
        <w:rPr>
          <w:rFonts w:ascii="Times New Roman" w:hAnsi="Times New Roman" w:cs="Times New Roman"/>
          <w:sz w:val="24"/>
          <w:szCs w:val="24"/>
        </w:rPr>
        <w:t>a</w:t>
      </w:r>
      <w:r w:rsidR="000665B7" w:rsidRPr="00DC671C">
        <w:rPr>
          <w:rFonts w:ascii="Times New Roman" w:hAnsi="Times New Roman" w:cs="Times New Roman"/>
          <w:sz w:val="24"/>
          <w:szCs w:val="24"/>
        </w:rPr>
        <w:t xml:space="preserve"> la </w:t>
      </w:r>
      <w:r w:rsidR="00DA70CE">
        <w:rPr>
          <w:rFonts w:ascii="Times New Roman" w:hAnsi="Times New Roman" w:cs="Times New Roman"/>
          <w:sz w:val="24"/>
          <w:szCs w:val="24"/>
        </w:rPr>
        <w:t xml:space="preserve">predicción </w:t>
      </w:r>
      <w:r w:rsidR="000665B7" w:rsidRPr="00DC671C">
        <w:rPr>
          <w:rFonts w:ascii="Times New Roman" w:hAnsi="Times New Roman" w:cs="Times New Roman"/>
          <w:sz w:val="24"/>
          <w:szCs w:val="24"/>
        </w:rPr>
        <w:t xml:space="preserve">de las </w:t>
      </w:r>
      <w:r w:rsidR="00DA70CE">
        <w:rPr>
          <w:rFonts w:ascii="Times New Roman" w:hAnsi="Times New Roman" w:cs="Times New Roman"/>
          <w:sz w:val="24"/>
          <w:szCs w:val="24"/>
        </w:rPr>
        <w:t xml:space="preserve">pymes </w:t>
      </w:r>
      <w:r w:rsidR="000665B7" w:rsidRPr="00DC671C">
        <w:rPr>
          <w:rFonts w:ascii="Times New Roman" w:hAnsi="Times New Roman" w:cs="Times New Roman"/>
          <w:sz w:val="24"/>
          <w:szCs w:val="24"/>
        </w:rPr>
        <w:t>zombis en España</w:t>
      </w:r>
      <w:r w:rsidR="00D01016" w:rsidRPr="00DC671C">
        <w:rPr>
          <w:rFonts w:ascii="Times New Roman" w:hAnsi="Times New Roman" w:cs="Times New Roman"/>
          <w:sz w:val="24"/>
          <w:szCs w:val="24"/>
        </w:rPr>
        <w:t xml:space="preserve">. </w:t>
      </w:r>
      <w:r>
        <w:rPr>
          <w:rFonts w:ascii="Times New Roman" w:hAnsi="Times New Roman" w:cs="Times New Roman"/>
          <w:sz w:val="24"/>
          <w:szCs w:val="24"/>
        </w:rPr>
        <w:t>Sin embargo</w:t>
      </w:r>
      <w:r w:rsidR="005E314D" w:rsidRPr="00DC671C">
        <w:rPr>
          <w:rFonts w:ascii="Times New Roman" w:hAnsi="Times New Roman" w:cs="Times New Roman"/>
          <w:sz w:val="24"/>
          <w:szCs w:val="24"/>
        </w:rPr>
        <w:t xml:space="preserve">, previamente </w:t>
      </w:r>
      <w:r w:rsidR="00DA70CE">
        <w:rPr>
          <w:rFonts w:ascii="Times New Roman" w:hAnsi="Times New Roman" w:cs="Times New Roman"/>
          <w:sz w:val="24"/>
          <w:szCs w:val="24"/>
        </w:rPr>
        <w:t xml:space="preserve">se ha elaborado </w:t>
      </w:r>
      <w:r w:rsidR="005E314D" w:rsidRPr="00DC671C">
        <w:rPr>
          <w:rFonts w:ascii="Times New Roman" w:hAnsi="Times New Roman" w:cs="Times New Roman"/>
          <w:sz w:val="24"/>
          <w:szCs w:val="24"/>
        </w:rPr>
        <w:t xml:space="preserve">una tabla comparativa </w:t>
      </w:r>
      <w:r w:rsidR="00CE68F9">
        <w:rPr>
          <w:rFonts w:ascii="Times New Roman" w:hAnsi="Times New Roman" w:cs="Times New Roman"/>
          <w:sz w:val="24"/>
          <w:szCs w:val="24"/>
        </w:rPr>
        <w:t>con</w:t>
      </w:r>
      <w:r w:rsidR="005E314D" w:rsidRPr="00DC671C">
        <w:rPr>
          <w:rFonts w:ascii="Times New Roman" w:hAnsi="Times New Roman" w:cs="Times New Roman"/>
          <w:sz w:val="24"/>
          <w:szCs w:val="24"/>
        </w:rPr>
        <w:t xml:space="preserve"> las distintas librerías disponibles en Python que permit</w:t>
      </w:r>
      <w:r w:rsidR="007209EF" w:rsidRPr="00DC671C">
        <w:rPr>
          <w:rFonts w:ascii="Times New Roman" w:hAnsi="Times New Roman" w:cs="Times New Roman"/>
          <w:sz w:val="24"/>
          <w:szCs w:val="24"/>
        </w:rPr>
        <w:t>e</w:t>
      </w:r>
      <w:r w:rsidR="005E314D" w:rsidRPr="00DC671C">
        <w:rPr>
          <w:rFonts w:ascii="Times New Roman" w:hAnsi="Times New Roman" w:cs="Times New Roman"/>
          <w:sz w:val="24"/>
          <w:szCs w:val="24"/>
        </w:rPr>
        <w:t xml:space="preserve">n </w:t>
      </w:r>
      <w:r w:rsidR="00DA70CE">
        <w:rPr>
          <w:rFonts w:ascii="Times New Roman" w:hAnsi="Times New Roman" w:cs="Times New Roman"/>
          <w:sz w:val="24"/>
          <w:szCs w:val="24"/>
        </w:rPr>
        <w:t xml:space="preserve">la construcción de </w:t>
      </w:r>
      <w:r w:rsidR="00A84AC1">
        <w:rPr>
          <w:rFonts w:ascii="Times New Roman" w:hAnsi="Times New Roman" w:cs="Times New Roman"/>
          <w:sz w:val="24"/>
          <w:szCs w:val="24"/>
        </w:rPr>
        <w:t>estas</w:t>
      </w:r>
      <w:r w:rsidR="00DA70CE">
        <w:rPr>
          <w:rFonts w:ascii="Times New Roman" w:hAnsi="Times New Roman" w:cs="Times New Roman"/>
          <w:sz w:val="24"/>
          <w:szCs w:val="24"/>
        </w:rPr>
        <w:t xml:space="preserve"> redes </w:t>
      </w:r>
      <w:r w:rsidR="005E314D" w:rsidRPr="00DC671C">
        <w:rPr>
          <w:rFonts w:ascii="Times New Roman" w:hAnsi="Times New Roman" w:cs="Times New Roman"/>
          <w:sz w:val="24"/>
          <w:szCs w:val="24"/>
        </w:rPr>
        <w:t>(</w:t>
      </w:r>
      <w:r w:rsidR="00DA70CE" w:rsidRPr="00DA70CE">
        <w:rPr>
          <w:rFonts w:ascii="Times New Roman" w:hAnsi="Times New Roman" w:cs="Times New Roman"/>
          <w:color w:val="2E74B5" w:themeColor="accent5" w:themeShade="BF"/>
          <w:sz w:val="24"/>
          <w:szCs w:val="24"/>
          <w:u w:val="single"/>
        </w:rPr>
        <w:fldChar w:fldCharType="begin"/>
      </w:r>
      <w:r w:rsidR="00DA70CE" w:rsidRPr="00DA70CE">
        <w:rPr>
          <w:rFonts w:ascii="Times New Roman" w:hAnsi="Times New Roman" w:cs="Times New Roman"/>
          <w:color w:val="2E74B5" w:themeColor="accent5" w:themeShade="BF"/>
          <w:sz w:val="24"/>
          <w:szCs w:val="24"/>
          <w:u w:val="single"/>
        </w:rPr>
        <w:instrText xml:space="preserve"> REF _Ref93913014 \h  \* MERGEFORMAT </w:instrText>
      </w:r>
      <w:r w:rsidR="00DA70CE" w:rsidRPr="00DA70CE">
        <w:rPr>
          <w:rFonts w:ascii="Times New Roman" w:hAnsi="Times New Roman" w:cs="Times New Roman"/>
          <w:color w:val="2E74B5" w:themeColor="accent5" w:themeShade="BF"/>
          <w:sz w:val="24"/>
          <w:szCs w:val="24"/>
          <w:u w:val="single"/>
        </w:rPr>
      </w:r>
      <w:r w:rsidR="00DA70CE" w:rsidRPr="00DA70CE">
        <w:rPr>
          <w:rFonts w:ascii="Times New Roman" w:hAnsi="Times New Roman" w:cs="Times New Roman"/>
          <w:color w:val="2E74B5" w:themeColor="accent5" w:themeShade="BF"/>
          <w:sz w:val="24"/>
          <w:szCs w:val="24"/>
          <w:u w:val="single"/>
        </w:rPr>
        <w:fldChar w:fldCharType="separate"/>
      </w:r>
      <w:ins w:id="184" w:author="sumit kumar" w:date="2022-01-28T00:52:00Z">
        <w:r w:rsidR="00A55E47" w:rsidRPr="00A55E47">
          <w:rPr>
            <w:rFonts w:ascii="Times New Roman" w:hAnsi="Times New Roman" w:cs="Times New Roman"/>
            <w:color w:val="2E74B5" w:themeColor="accent5" w:themeShade="BF"/>
            <w:sz w:val="24"/>
            <w:szCs w:val="24"/>
            <w:u w:val="single"/>
            <w:rPrChange w:id="185" w:author="sumit kumar" w:date="2022-01-28T00:52:00Z">
              <w:rPr/>
            </w:rPrChange>
          </w:rPr>
          <w:t xml:space="preserve">Tabla </w:t>
        </w:r>
        <w:r w:rsidR="00A55E47" w:rsidRPr="00A55E47">
          <w:rPr>
            <w:rFonts w:ascii="Times New Roman" w:hAnsi="Times New Roman" w:cs="Times New Roman"/>
            <w:noProof/>
            <w:color w:val="2E74B5" w:themeColor="accent5" w:themeShade="BF"/>
            <w:sz w:val="24"/>
            <w:szCs w:val="24"/>
            <w:u w:val="single"/>
            <w:rPrChange w:id="186" w:author="sumit kumar" w:date="2022-01-28T00:52:00Z">
              <w:rPr>
                <w:noProof/>
              </w:rPr>
            </w:rPrChange>
          </w:rPr>
          <w:t>5</w:t>
        </w:r>
      </w:ins>
      <w:del w:id="187"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Tabla </w:delText>
        </w:r>
        <w:r w:rsidR="00614ADD" w:rsidRPr="00614ADD" w:rsidDel="00A55E47">
          <w:rPr>
            <w:rFonts w:ascii="Times New Roman" w:hAnsi="Times New Roman" w:cs="Times New Roman"/>
            <w:noProof/>
            <w:color w:val="2E74B5" w:themeColor="accent5" w:themeShade="BF"/>
            <w:sz w:val="24"/>
            <w:szCs w:val="24"/>
            <w:u w:val="single"/>
          </w:rPr>
          <w:delText>5</w:delText>
        </w:r>
      </w:del>
      <w:r w:rsidR="00DA70CE" w:rsidRPr="00DA70CE">
        <w:rPr>
          <w:rFonts w:ascii="Times New Roman" w:hAnsi="Times New Roman" w:cs="Times New Roman"/>
          <w:color w:val="2E74B5" w:themeColor="accent5" w:themeShade="BF"/>
          <w:sz w:val="24"/>
          <w:szCs w:val="24"/>
          <w:u w:val="single"/>
        </w:rPr>
        <w:fldChar w:fldCharType="end"/>
      </w:r>
      <w:r w:rsidR="005E314D" w:rsidRPr="00DC671C">
        <w:rPr>
          <w:rFonts w:ascii="Times New Roman" w:hAnsi="Times New Roman" w:cs="Times New Roman"/>
          <w:sz w:val="24"/>
          <w:szCs w:val="24"/>
        </w:rPr>
        <w:t>).</w:t>
      </w:r>
    </w:p>
    <w:p w14:paraId="2B56AAFA" w14:textId="7B5D1B4B" w:rsidR="00854681" w:rsidRPr="00DC671C" w:rsidRDefault="00F65EA3" w:rsidP="00093958">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De este modo</w:t>
      </w:r>
      <w:r w:rsidR="00DA70CE">
        <w:rPr>
          <w:rFonts w:ascii="Times New Roman" w:hAnsi="Times New Roman" w:cs="Times New Roman"/>
          <w:sz w:val="24"/>
          <w:szCs w:val="24"/>
        </w:rPr>
        <w:t>,</w:t>
      </w:r>
      <w:r w:rsidR="00A84AC1">
        <w:rPr>
          <w:rFonts w:ascii="Times New Roman" w:hAnsi="Times New Roman" w:cs="Times New Roman"/>
          <w:sz w:val="24"/>
          <w:szCs w:val="24"/>
        </w:rPr>
        <w:t xml:space="preserve"> </w:t>
      </w:r>
      <w:r w:rsidR="00CE68F9">
        <w:rPr>
          <w:rFonts w:ascii="Times New Roman" w:hAnsi="Times New Roman" w:cs="Times New Roman"/>
          <w:sz w:val="24"/>
          <w:szCs w:val="24"/>
        </w:rPr>
        <w:t xml:space="preserve">para </w:t>
      </w:r>
      <w:r>
        <w:rPr>
          <w:rFonts w:ascii="Times New Roman" w:hAnsi="Times New Roman" w:cs="Times New Roman"/>
          <w:sz w:val="24"/>
          <w:szCs w:val="24"/>
        </w:rPr>
        <w:t xml:space="preserve">la elaboración de dicha tabla </w:t>
      </w:r>
      <w:r w:rsidR="005E314D" w:rsidRPr="00DC671C">
        <w:rPr>
          <w:rFonts w:ascii="Times New Roman" w:hAnsi="Times New Roman" w:cs="Times New Roman"/>
          <w:sz w:val="24"/>
          <w:szCs w:val="24"/>
        </w:rPr>
        <w:t xml:space="preserve">se han </w:t>
      </w:r>
      <w:r w:rsidR="003C5610">
        <w:rPr>
          <w:rFonts w:ascii="Times New Roman" w:hAnsi="Times New Roman" w:cs="Times New Roman"/>
          <w:sz w:val="24"/>
          <w:szCs w:val="24"/>
        </w:rPr>
        <w:t xml:space="preserve">seleccionado </w:t>
      </w:r>
      <w:r w:rsidR="00727DCF">
        <w:rPr>
          <w:rFonts w:ascii="Times New Roman" w:hAnsi="Times New Roman" w:cs="Times New Roman"/>
          <w:sz w:val="24"/>
          <w:szCs w:val="24"/>
        </w:rPr>
        <w:t xml:space="preserve">las librerías: </w:t>
      </w:r>
      <w:r w:rsidR="00727DCF" w:rsidRPr="00B40D87">
        <w:rPr>
          <w:rFonts w:ascii="Times New Roman" w:hAnsi="Times New Roman" w:cs="Times New Roman"/>
          <w:b/>
          <w:bCs/>
          <w:i/>
          <w:iCs/>
          <w:sz w:val="24"/>
          <w:szCs w:val="24"/>
        </w:rPr>
        <w:t>TensorFlow</w:t>
      </w:r>
      <w:r w:rsidR="00727DCF" w:rsidRPr="00DC671C">
        <w:rPr>
          <w:rFonts w:ascii="Times New Roman" w:hAnsi="Times New Roman" w:cs="Times New Roman"/>
          <w:sz w:val="24"/>
          <w:szCs w:val="24"/>
        </w:rPr>
        <w:t xml:space="preserve">, </w:t>
      </w:r>
      <w:r w:rsidR="00727DCF" w:rsidRPr="00B40D87">
        <w:rPr>
          <w:rFonts w:ascii="Times New Roman" w:hAnsi="Times New Roman" w:cs="Times New Roman"/>
          <w:b/>
          <w:bCs/>
          <w:i/>
          <w:iCs/>
          <w:sz w:val="24"/>
          <w:szCs w:val="24"/>
        </w:rPr>
        <w:t>Pytorch</w:t>
      </w:r>
      <w:r w:rsidR="00727DCF" w:rsidRPr="00DC671C">
        <w:rPr>
          <w:rFonts w:ascii="Times New Roman" w:hAnsi="Times New Roman" w:cs="Times New Roman"/>
          <w:sz w:val="24"/>
          <w:szCs w:val="24"/>
        </w:rPr>
        <w:t xml:space="preserve"> y </w:t>
      </w:r>
      <w:r w:rsidR="00727DCF" w:rsidRPr="00B40D87">
        <w:rPr>
          <w:rFonts w:ascii="Times New Roman" w:hAnsi="Times New Roman" w:cs="Times New Roman"/>
          <w:b/>
          <w:bCs/>
          <w:i/>
          <w:iCs/>
          <w:sz w:val="24"/>
          <w:szCs w:val="24"/>
        </w:rPr>
        <w:t>Keras</w:t>
      </w:r>
      <w:r w:rsidR="00CE68F9">
        <w:rPr>
          <w:rFonts w:ascii="Times New Roman" w:hAnsi="Times New Roman" w:cs="Times New Roman"/>
          <w:sz w:val="24"/>
          <w:szCs w:val="24"/>
        </w:rPr>
        <w:t>.</w:t>
      </w:r>
      <w:r w:rsidR="00700823">
        <w:rPr>
          <w:rFonts w:ascii="Times New Roman" w:hAnsi="Times New Roman" w:cs="Times New Roman"/>
          <w:sz w:val="24"/>
          <w:szCs w:val="24"/>
        </w:rPr>
        <w:t xml:space="preserve"> </w:t>
      </w:r>
      <w:r w:rsidR="005E314D" w:rsidRPr="00DC671C">
        <w:rPr>
          <w:rFonts w:ascii="Times New Roman" w:hAnsi="Times New Roman" w:cs="Times New Roman"/>
          <w:sz w:val="24"/>
          <w:szCs w:val="24"/>
        </w:rPr>
        <w:t xml:space="preserve">Todas estas </w:t>
      </w:r>
      <w:r>
        <w:rPr>
          <w:rFonts w:ascii="Times New Roman" w:hAnsi="Times New Roman" w:cs="Times New Roman"/>
          <w:sz w:val="24"/>
          <w:szCs w:val="24"/>
        </w:rPr>
        <w:t xml:space="preserve">bibliotecas </w:t>
      </w:r>
      <w:r w:rsidR="005E314D" w:rsidRPr="00DC671C">
        <w:rPr>
          <w:rFonts w:ascii="Times New Roman" w:hAnsi="Times New Roman" w:cs="Times New Roman"/>
          <w:sz w:val="24"/>
          <w:szCs w:val="24"/>
        </w:rPr>
        <w:t xml:space="preserve">son empleadas por la comunidad científica e informática y gozan de bastante popularidad. </w:t>
      </w:r>
      <w:r w:rsidR="00C8161B">
        <w:rPr>
          <w:rFonts w:ascii="Times New Roman" w:hAnsi="Times New Roman" w:cs="Times New Roman"/>
          <w:sz w:val="24"/>
          <w:szCs w:val="24"/>
        </w:rPr>
        <w:t>No obstante</w:t>
      </w:r>
      <w:r w:rsidR="00700823">
        <w:rPr>
          <w:rFonts w:ascii="Times New Roman" w:hAnsi="Times New Roman" w:cs="Times New Roman"/>
          <w:sz w:val="24"/>
          <w:szCs w:val="24"/>
        </w:rPr>
        <w:t xml:space="preserve">, </w:t>
      </w:r>
      <w:r w:rsidR="005E314D" w:rsidRPr="00B40D87">
        <w:rPr>
          <w:rFonts w:ascii="Times New Roman" w:hAnsi="Times New Roman" w:cs="Times New Roman"/>
          <w:i/>
          <w:iCs/>
          <w:sz w:val="24"/>
          <w:szCs w:val="24"/>
        </w:rPr>
        <w:t>Keras</w:t>
      </w:r>
      <w:r w:rsidR="005E314D" w:rsidRPr="00DC671C">
        <w:rPr>
          <w:rFonts w:ascii="Times New Roman" w:hAnsi="Times New Roman" w:cs="Times New Roman"/>
          <w:sz w:val="24"/>
          <w:szCs w:val="24"/>
        </w:rPr>
        <w:t xml:space="preserve"> </w:t>
      </w:r>
      <w:r w:rsidR="00004F04">
        <w:rPr>
          <w:rFonts w:ascii="Times New Roman" w:hAnsi="Times New Roman" w:cs="Times New Roman"/>
          <w:sz w:val="24"/>
          <w:szCs w:val="24"/>
        </w:rPr>
        <w:t xml:space="preserve">es </w:t>
      </w:r>
      <w:r w:rsidR="00700823">
        <w:rPr>
          <w:rFonts w:ascii="Times New Roman" w:hAnsi="Times New Roman" w:cs="Times New Roman"/>
          <w:sz w:val="24"/>
          <w:szCs w:val="24"/>
        </w:rPr>
        <w:t xml:space="preserve">la </w:t>
      </w:r>
      <w:r w:rsidR="00004F04">
        <w:rPr>
          <w:rFonts w:ascii="Times New Roman" w:hAnsi="Times New Roman" w:cs="Times New Roman"/>
          <w:sz w:val="24"/>
          <w:szCs w:val="24"/>
        </w:rPr>
        <w:t xml:space="preserve">que </w:t>
      </w:r>
      <w:r w:rsidR="005E314D" w:rsidRPr="00DC671C">
        <w:rPr>
          <w:rFonts w:ascii="Times New Roman" w:hAnsi="Times New Roman" w:cs="Times New Roman"/>
          <w:sz w:val="24"/>
          <w:szCs w:val="24"/>
        </w:rPr>
        <w:t xml:space="preserve">mejor tendencia </w:t>
      </w:r>
      <w:r w:rsidR="00004F04">
        <w:rPr>
          <w:rFonts w:ascii="Times New Roman" w:hAnsi="Times New Roman" w:cs="Times New Roman"/>
          <w:sz w:val="24"/>
          <w:szCs w:val="24"/>
        </w:rPr>
        <w:t xml:space="preserve">presenta </w:t>
      </w:r>
      <w:r w:rsidR="00C8161B">
        <w:rPr>
          <w:rFonts w:ascii="Times New Roman" w:hAnsi="Times New Roman" w:cs="Times New Roman"/>
          <w:sz w:val="24"/>
          <w:szCs w:val="24"/>
        </w:rPr>
        <w:t>de</w:t>
      </w:r>
      <w:r w:rsidR="00C40650">
        <w:rPr>
          <w:rFonts w:ascii="Times New Roman" w:hAnsi="Times New Roman" w:cs="Times New Roman"/>
          <w:sz w:val="24"/>
          <w:szCs w:val="24"/>
        </w:rPr>
        <w:t xml:space="preserve"> las tres </w:t>
      </w:r>
      <w:r w:rsidR="005E314D" w:rsidRPr="00DC671C">
        <w:rPr>
          <w:rFonts w:ascii="Times New Roman" w:hAnsi="Times New Roman" w:cs="Times New Roman"/>
          <w:sz w:val="24"/>
          <w:szCs w:val="24"/>
        </w:rPr>
        <w:t>para el desarrollo de las redes neuronales</w:t>
      </w:r>
      <w:r w:rsidR="00004F04">
        <w:rPr>
          <w:rFonts w:ascii="Times New Roman" w:hAnsi="Times New Roman" w:cs="Times New Roman"/>
          <w:sz w:val="24"/>
          <w:szCs w:val="24"/>
        </w:rPr>
        <w:t xml:space="preserve"> (</w:t>
      </w:r>
      <w:r w:rsidR="00004F04" w:rsidRPr="00700823">
        <w:rPr>
          <w:rFonts w:ascii="Times New Roman" w:hAnsi="Times New Roman" w:cs="Times New Roman"/>
          <w:color w:val="2E74B5" w:themeColor="accent5" w:themeShade="BF"/>
          <w:sz w:val="24"/>
          <w:szCs w:val="24"/>
          <w:u w:val="single"/>
        </w:rPr>
        <w:fldChar w:fldCharType="begin"/>
      </w:r>
      <w:r w:rsidR="00004F04" w:rsidRPr="00700823">
        <w:rPr>
          <w:rFonts w:ascii="Times New Roman" w:hAnsi="Times New Roman" w:cs="Times New Roman"/>
          <w:color w:val="2E74B5" w:themeColor="accent5" w:themeShade="BF"/>
          <w:sz w:val="24"/>
          <w:szCs w:val="24"/>
          <w:u w:val="single"/>
        </w:rPr>
        <w:instrText xml:space="preserve"> REF _Ref89186083 \h  \* MERGEFORMAT </w:instrText>
      </w:r>
      <w:r w:rsidR="00004F04" w:rsidRPr="00700823">
        <w:rPr>
          <w:rFonts w:ascii="Times New Roman" w:hAnsi="Times New Roman" w:cs="Times New Roman"/>
          <w:color w:val="2E74B5" w:themeColor="accent5" w:themeShade="BF"/>
          <w:sz w:val="24"/>
          <w:szCs w:val="24"/>
          <w:u w:val="single"/>
        </w:rPr>
      </w:r>
      <w:r w:rsidR="00004F04" w:rsidRPr="00700823">
        <w:rPr>
          <w:rFonts w:ascii="Times New Roman" w:hAnsi="Times New Roman" w:cs="Times New Roman"/>
          <w:color w:val="2E74B5" w:themeColor="accent5" w:themeShade="BF"/>
          <w:sz w:val="24"/>
          <w:szCs w:val="24"/>
          <w:u w:val="single"/>
        </w:rPr>
        <w:fldChar w:fldCharType="separate"/>
      </w:r>
      <w:ins w:id="188" w:author="sumit kumar" w:date="2022-01-28T00:52:00Z">
        <w:r w:rsidR="00A55E47" w:rsidRPr="00A55E47">
          <w:rPr>
            <w:rFonts w:ascii="Times New Roman" w:hAnsi="Times New Roman" w:cs="Times New Roman"/>
            <w:color w:val="2E74B5" w:themeColor="accent5" w:themeShade="BF"/>
            <w:sz w:val="24"/>
            <w:szCs w:val="24"/>
            <w:u w:val="single"/>
            <w:rPrChange w:id="189" w:author="sumit kumar" w:date="2022-01-28T00:52:00Z">
              <w:rPr/>
            </w:rPrChange>
          </w:rPr>
          <w:t xml:space="preserve">Figura </w:t>
        </w:r>
        <w:r w:rsidR="00A55E47" w:rsidRPr="00A55E47">
          <w:rPr>
            <w:rFonts w:ascii="Times New Roman" w:hAnsi="Times New Roman" w:cs="Times New Roman"/>
            <w:noProof/>
            <w:color w:val="2E74B5" w:themeColor="accent5" w:themeShade="BF"/>
            <w:sz w:val="24"/>
            <w:szCs w:val="24"/>
            <w:u w:val="single"/>
            <w:rPrChange w:id="190" w:author="sumit kumar" w:date="2022-01-28T00:52:00Z">
              <w:rPr>
                <w:noProof/>
              </w:rPr>
            </w:rPrChange>
          </w:rPr>
          <w:t>10</w:t>
        </w:r>
      </w:ins>
      <w:del w:id="191"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Figura </w:delText>
        </w:r>
        <w:r w:rsidR="00614ADD" w:rsidRPr="00614ADD" w:rsidDel="00A55E47">
          <w:rPr>
            <w:rFonts w:ascii="Times New Roman" w:hAnsi="Times New Roman" w:cs="Times New Roman"/>
            <w:noProof/>
            <w:color w:val="2E74B5" w:themeColor="accent5" w:themeShade="BF"/>
            <w:sz w:val="24"/>
            <w:szCs w:val="24"/>
            <w:u w:val="single"/>
          </w:rPr>
          <w:delText>10</w:delText>
        </w:r>
      </w:del>
      <w:r w:rsidR="00004F04" w:rsidRPr="00700823">
        <w:rPr>
          <w:rFonts w:ascii="Times New Roman" w:hAnsi="Times New Roman" w:cs="Times New Roman"/>
          <w:color w:val="2E74B5" w:themeColor="accent5" w:themeShade="BF"/>
          <w:sz w:val="24"/>
          <w:szCs w:val="24"/>
          <w:u w:val="single"/>
        </w:rPr>
        <w:fldChar w:fldCharType="end"/>
      </w:r>
      <w:r w:rsidR="00004F04" w:rsidRPr="00C8161B">
        <w:rPr>
          <w:rFonts w:ascii="Times New Roman" w:hAnsi="Times New Roman" w:cs="Times New Roman"/>
          <w:sz w:val="24"/>
          <w:szCs w:val="24"/>
          <w:u w:val="single"/>
        </w:rPr>
        <w:t>)</w:t>
      </w:r>
      <w:r w:rsidR="005E314D" w:rsidRPr="00DC671C">
        <w:rPr>
          <w:rFonts w:ascii="Times New Roman" w:hAnsi="Times New Roman" w:cs="Times New Roman"/>
          <w:sz w:val="24"/>
          <w:szCs w:val="24"/>
        </w:rPr>
        <w:t>.</w:t>
      </w:r>
    </w:p>
    <w:p w14:paraId="10820B8B" w14:textId="1BEFECDE" w:rsidR="004B6A5B" w:rsidRDefault="00FA307D" w:rsidP="00B40D87">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Con respecto al nivel de API de estas librerías</w:t>
      </w:r>
      <w:r w:rsidR="00C40650">
        <w:rPr>
          <w:rFonts w:ascii="Times New Roman" w:hAnsi="Times New Roman" w:cs="Times New Roman"/>
          <w:sz w:val="24"/>
          <w:szCs w:val="24"/>
        </w:rPr>
        <w:t xml:space="preserve">, </w:t>
      </w:r>
      <w:r w:rsidR="00C40650" w:rsidRPr="00B40D87">
        <w:rPr>
          <w:rFonts w:ascii="Times New Roman" w:hAnsi="Times New Roman" w:cs="Times New Roman"/>
          <w:i/>
          <w:iCs/>
          <w:sz w:val="24"/>
          <w:szCs w:val="24"/>
        </w:rPr>
        <w:t>TensorFlow</w:t>
      </w:r>
      <w:r w:rsidR="00C40650" w:rsidRPr="00DC671C">
        <w:rPr>
          <w:rFonts w:ascii="Times New Roman" w:hAnsi="Times New Roman" w:cs="Times New Roman"/>
          <w:sz w:val="24"/>
          <w:szCs w:val="24"/>
        </w:rPr>
        <w:t xml:space="preserve"> </w:t>
      </w:r>
      <w:r>
        <w:rPr>
          <w:rFonts w:ascii="Times New Roman" w:hAnsi="Times New Roman" w:cs="Times New Roman"/>
          <w:sz w:val="24"/>
          <w:szCs w:val="24"/>
        </w:rPr>
        <w:t xml:space="preserve">a pesar de proporcionar </w:t>
      </w:r>
      <w:r w:rsidRPr="00FA307D">
        <w:rPr>
          <w:rFonts w:ascii="Times New Roman" w:hAnsi="Times New Roman" w:cs="Times New Roman"/>
          <w:i/>
          <w:iCs/>
          <w:sz w:val="24"/>
          <w:szCs w:val="24"/>
        </w:rPr>
        <w:t>Keras</w:t>
      </w:r>
      <w:r>
        <w:rPr>
          <w:rFonts w:ascii="Times New Roman" w:hAnsi="Times New Roman" w:cs="Times New Roman"/>
          <w:sz w:val="24"/>
          <w:szCs w:val="24"/>
        </w:rPr>
        <w:t xml:space="preserve"> como un </w:t>
      </w:r>
      <w:r w:rsidRPr="00FA307D">
        <w:rPr>
          <w:rFonts w:ascii="Times New Roman" w:hAnsi="Times New Roman" w:cs="Times New Roman"/>
          <w:i/>
          <w:iCs/>
          <w:sz w:val="24"/>
          <w:szCs w:val="24"/>
        </w:rPr>
        <w:t>framework</w:t>
      </w:r>
      <w:r>
        <w:rPr>
          <w:rFonts w:ascii="Times New Roman" w:hAnsi="Times New Roman" w:cs="Times New Roman"/>
          <w:i/>
          <w:iCs/>
          <w:sz w:val="24"/>
          <w:szCs w:val="24"/>
        </w:rPr>
        <w:t xml:space="preserve"> </w:t>
      </w:r>
      <w:r>
        <w:rPr>
          <w:rFonts w:ascii="Times New Roman" w:hAnsi="Times New Roman" w:cs="Times New Roman"/>
          <w:sz w:val="24"/>
          <w:szCs w:val="24"/>
        </w:rPr>
        <w:t xml:space="preserve">que facilita el trabajo, no siempre es sencilla de </w:t>
      </w:r>
      <w:r w:rsidR="004836E0">
        <w:rPr>
          <w:rFonts w:ascii="Times New Roman" w:hAnsi="Times New Roman" w:cs="Times New Roman"/>
          <w:sz w:val="24"/>
          <w:szCs w:val="24"/>
        </w:rPr>
        <w:t>utilizar</w:t>
      </w:r>
      <w:r>
        <w:rPr>
          <w:rFonts w:ascii="Times New Roman" w:hAnsi="Times New Roman" w:cs="Times New Roman"/>
          <w:sz w:val="24"/>
          <w:szCs w:val="24"/>
        </w:rPr>
        <w:t xml:space="preserve">. </w:t>
      </w:r>
      <w:r w:rsidR="00C36456">
        <w:rPr>
          <w:rFonts w:ascii="Times New Roman" w:hAnsi="Times New Roman" w:cs="Times New Roman"/>
          <w:sz w:val="24"/>
          <w:szCs w:val="24"/>
        </w:rPr>
        <w:t>De manera similar</w:t>
      </w:r>
      <w:r w:rsidR="004836E0">
        <w:rPr>
          <w:rFonts w:ascii="Times New Roman" w:hAnsi="Times New Roman" w:cs="Times New Roman"/>
          <w:sz w:val="24"/>
          <w:szCs w:val="24"/>
        </w:rPr>
        <w:t xml:space="preserve">, </w:t>
      </w:r>
      <w:r w:rsidRPr="00B40D87">
        <w:rPr>
          <w:rFonts w:ascii="Times New Roman" w:hAnsi="Times New Roman" w:cs="Times New Roman"/>
          <w:i/>
          <w:iCs/>
          <w:sz w:val="24"/>
          <w:szCs w:val="24"/>
        </w:rPr>
        <w:t>Pytorch</w:t>
      </w:r>
      <w:r w:rsidRPr="00DC671C">
        <w:rPr>
          <w:rFonts w:ascii="Times New Roman" w:hAnsi="Times New Roman" w:cs="Times New Roman"/>
          <w:sz w:val="24"/>
          <w:szCs w:val="24"/>
        </w:rPr>
        <w:t xml:space="preserve"> también presenta niveles bajos de API, </w:t>
      </w:r>
      <w:r>
        <w:rPr>
          <w:rFonts w:ascii="Times New Roman" w:hAnsi="Times New Roman" w:cs="Times New Roman"/>
          <w:sz w:val="24"/>
          <w:szCs w:val="24"/>
        </w:rPr>
        <w:t xml:space="preserve">al </w:t>
      </w:r>
      <w:r w:rsidRPr="00DC671C">
        <w:rPr>
          <w:rFonts w:ascii="Times New Roman" w:hAnsi="Times New Roman" w:cs="Times New Roman"/>
          <w:sz w:val="24"/>
          <w:szCs w:val="24"/>
        </w:rPr>
        <w:t>trabaja</w:t>
      </w:r>
      <w:r>
        <w:rPr>
          <w:rFonts w:ascii="Times New Roman" w:hAnsi="Times New Roman" w:cs="Times New Roman"/>
          <w:sz w:val="24"/>
          <w:szCs w:val="24"/>
        </w:rPr>
        <w:t>r</w:t>
      </w:r>
      <w:r w:rsidRPr="00DC671C">
        <w:rPr>
          <w:rFonts w:ascii="Times New Roman" w:hAnsi="Times New Roman" w:cs="Times New Roman"/>
          <w:sz w:val="24"/>
          <w:szCs w:val="24"/>
        </w:rPr>
        <w:t xml:space="preserve"> directamente con expresiones sobre matrices, </w:t>
      </w:r>
      <w:r w:rsidR="00C36456">
        <w:rPr>
          <w:rFonts w:ascii="Times New Roman" w:hAnsi="Times New Roman" w:cs="Times New Roman"/>
          <w:sz w:val="24"/>
          <w:szCs w:val="24"/>
        </w:rPr>
        <w:t>las</w:t>
      </w:r>
      <w:r w:rsidRPr="00DC671C">
        <w:rPr>
          <w:rFonts w:ascii="Times New Roman" w:hAnsi="Times New Roman" w:cs="Times New Roman"/>
          <w:sz w:val="24"/>
          <w:szCs w:val="24"/>
        </w:rPr>
        <w:t xml:space="preserve"> cual</w:t>
      </w:r>
      <w:r w:rsidR="00C8161B">
        <w:rPr>
          <w:rFonts w:ascii="Times New Roman" w:hAnsi="Times New Roman" w:cs="Times New Roman"/>
          <w:sz w:val="24"/>
          <w:szCs w:val="24"/>
        </w:rPr>
        <w:t>es</w:t>
      </w:r>
      <w:r w:rsidRPr="00DC671C">
        <w:rPr>
          <w:rFonts w:ascii="Times New Roman" w:hAnsi="Times New Roman" w:cs="Times New Roman"/>
          <w:sz w:val="24"/>
          <w:szCs w:val="24"/>
        </w:rPr>
        <w:t xml:space="preserve"> hace</w:t>
      </w:r>
      <w:r>
        <w:rPr>
          <w:rFonts w:ascii="Times New Roman" w:hAnsi="Times New Roman" w:cs="Times New Roman"/>
          <w:sz w:val="24"/>
          <w:szCs w:val="24"/>
        </w:rPr>
        <w:t>n</w:t>
      </w:r>
      <w:r w:rsidRPr="00DC671C">
        <w:rPr>
          <w:rFonts w:ascii="Times New Roman" w:hAnsi="Times New Roman" w:cs="Times New Roman"/>
          <w:sz w:val="24"/>
          <w:szCs w:val="24"/>
        </w:rPr>
        <w:t xml:space="preserve"> que su uso sea </w:t>
      </w:r>
      <w:r w:rsidR="004B6A5B">
        <w:rPr>
          <w:rFonts w:ascii="Times New Roman" w:hAnsi="Times New Roman" w:cs="Times New Roman"/>
          <w:sz w:val="24"/>
          <w:szCs w:val="24"/>
        </w:rPr>
        <w:t>complicado</w:t>
      </w:r>
      <w:r w:rsidRPr="00DC671C">
        <w:rPr>
          <w:rFonts w:ascii="Times New Roman" w:hAnsi="Times New Roman" w:cs="Times New Roman"/>
          <w:sz w:val="24"/>
          <w:szCs w:val="24"/>
        </w:rPr>
        <w:t xml:space="preserve"> y poco legible. </w:t>
      </w:r>
      <w:r w:rsidR="004836E0">
        <w:rPr>
          <w:rFonts w:ascii="Times New Roman" w:hAnsi="Times New Roman" w:cs="Times New Roman"/>
          <w:sz w:val="24"/>
          <w:szCs w:val="24"/>
        </w:rPr>
        <w:t>Por el lado contrario</w:t>
      </w:r>
      <w:r w:rsidR="005E314D" w:rsidRPr="00DC671C">
        <w:rPr>
          <w:rFonts w:ascii="Times New Roman" w:hAnsi="Times New Roman" w:cs="Times New Roman"/>
          <w:sz w:val="24"/>
          <w:szCs w:val="24"/>
        </w:rPr>
        <w:t xml:space="preserve">, </w:t>
      </w:r>
      <w:r w:rsidR="005E314D" w:rsidRPr="00B40D87">
        <w:rPr>
          <w:rFonts w:ascii="Times New Roman" w:hAnsi="Times New Roman" w:cs="Times New Roman"/>
          <w:i/>
          <w:iCs/>
          <w:sz w:val="24"/>
          <w:szCs w:val="24"/>
        </w:rPr>
        <w:t>Keras</w:t>
      </w:r>
      <w:r w:rsidR="005E314D" w:rsidRPr="00DC671C">
        <w:rPr>
          <w:rFonts w:ascii="Times New Roman" w:hAnsi="Times New Roman" w:cs="Times New Roman"/>
          <w:sz w:val="24"/>
          <w:szCs w:val="24"/>
        </w:rPr>
        <w:t xml:space="preserve"> presenta un nivel alto de API y es capaz de ejecutarse sobre </w:t>
      </w:r>
      <w:r w:rsidR="005E314D" w:rsidRPr="00B40D87">
        <w:rPr>
          <w:rFonts w:ascii="Times New Roman" w:hAnsi="Times New Roman" w:cs="Times New Roman"/>
          <w:i/>
          <w:iCs/>
          <w:sz w:val="24"/>
          <w:szCs w:val="24"/>
        </w:rPr>
        <w:t>TensorFlow</w:t>
      </w:r>
      <w:r w:rsidR="005E314D" w:rsidRPr="00DC671C">
        <w:rPr>
          <w:rFonts w:ascii="Times New Roman" w:hAnsi="Times New Roman" w:cs="Times New Roman"/>
          <w:sz w:val="24"/>
          <w:szCs w:val="24"/>
        </w:rPr>
        <w:t xml:space="preserve">, </w:t>
      </w:r>
      <w:r w:rsidR="005E314D" w:rsidRPr="00B40D87">
        <w:rPr>
          <w:rFonts w:ascii="Times New Roman" w:hAnsi="Times New Roman" w:cs="Times New Roman"/>
          <w:i/>
          <w:iCs/>
          <w:sz w:val="24"/>
          <w:szCs w:val="24"/>
        </w:rPr>
        <w:t>CNTK</w:t>
      </w:r>
      <w:r w:rsidR="005E314D" w:rsidRPr="00DC671C">
        <w:rPr>
          <w:rFonts w:ascii="Times New Roman" w:hAnsi="Times New Roman" w:cs="Times New Roman"/>
          <w:sz w:val="24"/>
          <w:szCs w:val="24"/>
        </w:rPr>
        <w:t xml:space="preserve"> y </w:t>
      </w:r>
      <w:r w:rsidR="005E314D" w:rsidRPr="00B40D87">
        <w:rPr>
          <w:rFonts w:ascii="Times New Roman" w:hAnsi="Times New Roman" w:cs="Times New Roman"/>
          <w:i/>
          <w:iCs/>
          <w:sz w:val="24"/>
          <w:szCs w:val="24"/>
        </w:rPr>
        <w:t>Theano</w:t>
      </w:r>
      <w:r w:rsidR="005E314D" w:rsidRPr="00DC671C">
        <w:rPr>
          <w:rFonts w:ascii="Times New Roman" w:hAnsi="Times New Roman" w:cs="Times New Roman"/>
          <w:sz w:val="24"/>
          <w:szCs w:val="24"/>
        </w:rPr>
        <w:t xml:space="preserve">. </w:t>
      </w:r>
      <w:r w:rsidR="004836E0">
        <w:rPr>
          <w:rFonts w:ascii="Times New Roman" w:hAnsi="Times New Roman" w:cs="Times New Roman"/>
          <w:sz w:val="24"/>
          <w:szCs w:val="24"/>
        </w:rPr>
        <w:t>Además, e</w:t>
      </w:r>
      <w:r w:rsidR="005E314D" w:rsidRPr="00DC671C">
        <w:rPr>
          <w:rFonts w:ascii="Times New Roman" w:hAnsi="Times New Roman" w:cs="Times New Roman"/>
          <w:sz w:val="24"/>
          <w:szCs w:val="24"/>
        </w:rPr>
        <w:t xml:space="preserve">stá </w:t>
      </w:r>
      <w:r w:rsidR="004836E0">
        <w:rPr>
          <w:rFonts w:ascii="Times New Roman" w:hAnsi="Times New Roman" w:cs="Times New Roman"/>
          <w:sz w:val="24"/>
          <w:szCs w:val="24"/>
        </w:rPr>
        <w:t xml:space="preserve">se trata de </w:t>
      </w:r>
      <w:r w:rsidR="004B6A5B">
        <w:rPr>
          <w:rFonts w:ascii="Times New Roman" w:hAnsi="Times New Roman" w:cs="Times New Roman"/>
          <w:sz w:val="24"/>
          <w:szCs w:val="24"/>
        </w:rPr>
        <w:t xml:space="preserve">la </w:t>
      </w:r>
      <w:r w:rsidR="005E314D" w:rsidRPr="00DC671C">
        <w:rPr>
          <w:rFonts w:ascii="Times New Roman" w:hAnsi="Times New Roman" w:cs="Times New Roman"/>
          <w:sz w:val="24"/>
          <w:szCs w:val="24"/>
        </w:rPr>
        <w:t xml:space="preserve">librería más popular para el desarrollo de las </w:t>
      </w:r>
      <w:r w:rsidR="004B6A5B">
        <w:rPr>
          <w:rFonts w:ascii="Times New Roman" w:hAnsi="Times New Roman" w:cs="Times New Roman"/>
          <w:sz w:val="24"/>
          <w:szCs w:val="24"/>
        </w:rPr>
        <w:t xml:space="preserve">CNN </w:t>
      </w:r>
      <w:r w:rsidR="005E314D" w:rsidRPr="00DC671C">
        <w:rPr>
          <w:rFonts w:ascii="Times New Roman" w:hAnsi="Times New Roman" w:cs="Times New Roman"/>
          <w:sz w:val="24"/>
          <w:szCs w:val="24"/>
        </w:rPr>
        <w:t>debido a su arquitectura simple, concisa y legible</w:t>
      </w:r>
      <w:r w:rsidR="004836E0">
        <w:rPr>
          <w:rFonts w:ascii="Times New Roman" w:hAnsi="Times New Roman" w:cs="Times New Roman"/>
          <w:sz w:val="24"/>
          <w:szCs w:val="24"/>
        </w:rPr>
        <w:t xml:space="preserve">. Así, </w:t>
      </w:r>
      <w:r w:rsidR="004836E0" w:rsidRPr="004836E0">
        <w:rPr>
          <w:rFonts w:ascii="Times New Roman" w:hAnsi="Times New Roman" w:cs="Times New Roman"/>
          <w:i/>
          <w:iCs/>
          <w:sz w:val="24"/>
          <w:szCs w:val="24"/>
        </w:rPr>
        <w:t>Keras</w:t>
      </w:r>
      <w:r w:rsidR="004836E0">
        <w:rPr>
          <w:rFonts w:ascii="Times New Roman" w:hAnsi="Times New Roman" w:cs="Times New Roman"/>
          <w:sz w:val="24"/>
          <w:szCs w:val="24"/>
        </w:rPr>
        <w:t xml:space="preserve"> </w:t>
      </w:r>
      <w:r w:rsidR="005E314D" w:rsidRPr="00DC671C">
        <w:rPr>
          <w:rFonts w:ascii="Times New Roman" w:hAnsi="Times New Roman" w:cs="Times New Roman"/>
          <w:sz w:val="24"/>
          <w:szCs w:val="24"/>
        </w:rPr>
        <w:t xml:space="preserve">permite a los desarrolladores crear redes </w:t>
      </w:r>
      <w:r w:rsidR="004836E0">
        <w:rPr>
          <w:rFonts w:ascii="Times New Roman" w:hAnsi="Times New Roman" w:cs="Times New Roman"/>
          <w:sz w:val="24"/>
          <w:szCs w:val="24"/>
        </w:rPr>
        <w:t xml:space="preserve">neuronales </w:t>
      </w:r>
      <w:r w:rsidR="005E314D" w:rsidRPr="00DC671C">
        <w:rPr>
          <w:rFonts w:ascii="Times New Roman" w:hAnsi="Times New Roman" w:cs="Times New Roman"/>
          <w:sz w:val="24"/>
          <w:szCs w:val="24"/>
        </w:rPr>
        <w:t>en muy pocos pasos.</w:t>
      </w:r>
    </w:p>
    <w:p w14:paraId="288635EB" w14:textId="4D844CDE" w:rsidR="00B40D87" w:rsidRDefault="00B40D87" w:rsidP="00B40D87">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Sin embargo</w:t>
      </w:r>
      <w:r w:rsidR="005E314D" w:rsidRPr="00DC671C">
        <w:rPr>
          <w:rFonts w:ascii="Times New Roman" w:hAnsi="Times New Roman" w:cs="Times New Roman"/>
          <w:sz w:val="24"/>
          <w:szCs w:val="24"/>
        </w:rPr>
        <w:t xml:space="preserve">, el rendimiento de </w:t>
      </w:r>
      <w:r w:rsidR="003F6F99" w:rsidRPr="003F6F99">
        <w:rPr>
          <w:rFonts w:ascii="Times New Roman" w:hAnsi="Times New Roman" w:cs="Times New Roman"/>
          <w:i/>
          <w:iCs/>
          <w:sz w:val="24"/>
          <w:szCs w:val="24"/>
        </w:rPr>
        <w:t>Keras</w:t>
      </w:r>
      <w:r w:rsidR="003F6F99">
        <w:rPr>
          <w:rFonts w:ascii="Times New Roman" w:hAnsi="Times New Roman" w:cs="Times New Roman"/>
          <w:sz w:val="24"/>
          <w:szCs w:val="24"/>
        </w:rPr>
        <w:t xml:space="preserve"> </w:t>
      </w:r>
      <w:r w:rsidR="005E314D" w:rsidRPr="00DC671C">
        <w:rPr>
          <w:rFonts w:ascii="Times New Roman" w:hAnsi="Times New Roman" w:cs="Times New Roman"/>
          <w:sz w:val="24"/>
          <w:szCs w:val="24"/>
        </w:rPr>
        <w:t xml:space="preserve">es </w:t>
      </w:r>
      <w:r w:rsidR="0015164A">
        <w:rPr>
          <w:rFonts w:ascii="Times New Roman" w:hAnsi="Times New Roman" w:cs="Times New Roman"/>
          <w:sz w:val="24"/>
          <w:szCs w:val="24"/>
        </w:rPr>
        <w:t xml:space="preserve">relativamente inferior a las librerías de bajo nivel: </w:t>
      </w:r>
      <w:r w:rsidR="005E314D" w:rsidRPr="00B40D87">
        <w:rPr>
          <w:rFonts w:ascii="Times New Roman" w:hAnsi="Times New Roman" w:cs="Times New Roman"/>
          <w:i/>
          <w:iCs/>
          <w:sz w:val="24"/>
          <w:szCs w:val="24"/>
        </w:rPr>
        <w:t>TensorFlow</w:t>
      </w:r>
      <w:r w:rsidR="005E314D" w:rsidRPr="00DC671C">
        <w:rPr>
          <w:rFonts w:ascii="Times New Roman" w:hAnsi="Times New Roman" w:cs="Times New Roman"/>
          <w:sz w:val="24"/>
          <w:szCs w:val="24"/>
        </w:rPr>
        <w:t xml:space="preserve"> y </w:t>
      </w:r>
      <w:r w:rsidR="005E314D" w:rsidRPr="00B40D87">
        <w:rPr>
          <w:rFonts w:ascii="Times New Roman" w:hAnsi="Times New Roman" w:cs="Times New Roman"/>
          <w:i/>
          <w:iCs/>
          <w:sz w:val="24"/>
          <w:szCs w:val="24"/>
        </w:rPr>
        <w:t>Pytorch</w:t>
      </w:r>
      <w:r w:rsidR="005E314D" w:rsidRPr="00DC671C">
        <w:rPr>
          <w:rFonts w:ascii="Times New Roman" w:hAnsi="Times New Roman" w:cs="Times New Roman"/>
          <w:sz w:val="24"/>
          <w:szCs w:val="24"/>
        </w:rPr>
        <w:t xml:space="preserve">. Además, </w:t>
      </w:r>
      <w:r w:rsidR="0015164A">
        <w:rPr>
          <w:rFonts w:ascii="Times New Roman" w:hAnsi="Times New Roman" w:cs="Times New Roman"/>
          <w:sz w:val="24"/>
          <w:szCs w:val="24"/>
        </w:rPr>
        <w:t>esta</w:t>
      </w:r>
      <w:r w:rsidR="00C36456">
        <w:rPr>
          <w:rFonts w:ascii="Times New Roman" w:hAnsi="Times New Roman" w:cs="Times New Roman"/>
          <w:sz w:val="24"/>
          <w:szCs w:val="24"/>
        </w:rPr>
        <w:t>s</w:t>
      </w:r>
      <w:r w:rsidR="0015164A">
        <w:rPr>
          <w:rFonts w:ascii="Times New Roman" w:hAnsi="Times New Roman" w:cs="Times New Roman"/>
          <w:sz w:val="24"/>
          <w:szCs w:val="24"/>
        </w:rPr>
        <w:t xml:space="preserve"> últimas </w:t>
      </w:r>
      <w:r w:rsidR="005E314D" w:rsidRPr="00DC671C">
        <w:rPr>
          <w:rFonts w:ascii="Times New Roman" w:hAnsi="Times New Roman" w:cs="Times New Roman"/>
          <w:sz w:val="24"/>
          <w:szCs w:val="24"/>
        </w:rPr>
        <w:t xml:space="preserve">permiten trabajar con modelos de alto rendimiento, grandes </w:t>
      </w:r>
      <w:r w:rsidR="000F17CC" w:rsidRPr="000F17CC">
        <w:rPr>
          <w:rFonts w:ascii="Times New Roman" w:hAnsi="Times New Roman" w:cs="Times New Roman"/>
          <w:i/>
          <w:iCs/>
          <w:sz w:val="24"/>
          <w:szCs w:val="24"/>
        </w:rPr>
        <w:t>datasets</w:t>
      </w:r>
      <w:r w:rsidR="0015164A">
        <w:rPr>
          <w:rFonts w:ascii="Times New Roman" w:hAnsi="Times New Roman" w:cs="Times New Roman"/>
          <w:sz w:val="24"/>
          <w:szCs w:val="24"/>
        </w:rPr>
        <w:t xml:space="preserve"> </w:t>
      </w:r>
      <w:r w:rsidR="005E314D" w:rsidRPr="00DC671C">
        <w:rPr>
          <w:rFonts w:ascii="Times New Roman" w:hAnsi="Times New Roman" w:cs="Times New Roman"/>
          <w:sz w:val="24"/>
          <w:szCs w:val="24"/>
        </w:rPr>
        <w:t xml:space="preserve">que </w:t>
      </w:r>
      <w:r>
        <w:rPr>
          <w:rFonts w:ascii="Times New Roman" w:hAnsi="Times New Roman" w:cs="Times New Roman"/>
          <w:sz w:val="24"/>
          <w:szCs w:val="24"/>
        </w:rPr>
        <w:t>requieren</w:t>
      </w:r>
      <w:r w:rsidR="005E314D" w:rsidRPr="00DC671C">
        <w:rPr>
          <w:rFonts w:ascii="Times New Roman" w:hAnsi="Times New Roman" w:cs="Times New Roman"/>
          <w:sz w:val="24"/>
          <w:szCs w:val="24"/>
        </w:rPr>
        <w:t xml:space="preserve"> una ejecución rápida, redes neuronales complejas y proporcionan unas capacidades de depuración mejor que las librerías de alto nivel.</w:t>
      </w:r>
    </w:p>
    <w:p w14:paraId="3C562616" w14:textId="6A54AB20" w:rsidR="00526AA4" w:rsidRDefault="005E314D" w:rsidP="00526AA4">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 xml:space="preserve">Por último, con respecto a la documentación disponible sobre </w:t>
      </w:r>
      <w:r w:rsidR="0015164A">
        <w:rPr>
          <w:rFonts w:ascii="Times New Roman" w:hAnsi="Times New Roman" w:cs="Times New Roman"/>
          <w:sz w:val="24"/>
          <w:szCs w:val="24"/>
        </w:rPr>
        <w:t>las CNN</w:t>
      </w:r>
      <w:r w:rsidRPr="00DC671C">
        <w:rPr>
          <w:rFonts w:ascii="Times New Roman" w:hAnsi="Times New Roman" w:cs="Times New Roman"/>
          <w:sz w:val="24"/>
          <w:szCs w:val="24"/>
        </w:rPr>
        <w:t xml:space="preserve">, es de destacar que todas ellas presentan abundante tutoriales y documentos oficiales en su página web dejando a </w:t>
      </w:r>
      <w:r w:rsidRPr="00B40D87">
        <w:rPr>
          <w:rFonts w:ascii="Times New Roman" w:hAnsi="Times New Roman" w:cs="Times New Roman"/>
          <w:i/>
          <w:iCs/>
          <w:sz w:val="24"/>
          <w:szCs w:val="24"/>
        </w:rPr>
        <w:t>Pytorch</w:t>
      </w:r>
      <w:r w:rsidRPr="00DC671C">
        <w:rPr>
          <w:rFonts w:ascii="Times New Roman" w:hAnsi="Times New Roman" w:cs="Times New Roman"/>
          <w:sz w:val="24"/>
          <w:szCs w:val="24"/>
        </w:rPr>
        <w:t>, que se queda algo escasa.</w:t>
      </w:r>
    </w:p>
    <w:p w14:paraId="039EE95E" w14:textId="4391391E" w:rsidR="006045A1" w:rsidRPr="006045A1" w:rsidRDefault="006045A1" w:rsidP="000E6FC8">
      <w:pPr>
        <w:pStyle w:val="Tablas"/>
        <w:rPr>
          <w:i/>
          <w:iCs/>
        </w:rPr>
      </w:pPr>
      <w:bookmarkStart w:id="192" w:name="_Ref93913014"/>
      <w:bookmarkStart w:id="193" w:name="_Toc94028581"/>
      <w:bookmarkStart w:id="194" w:name="_Toc94033214"/>
      <w:r w:rsidRPr="006045A1">
        <w:t xml:space="preserve">Tabla </w:t>
      </w:r>
      <w:fldSimple w:instr=" SEQ Tabla \* ARABIC ">
        <w:r w:rsidR="00A55E47">
          <w:rPr>
            <w:noProof/>
          </w:rPr>
          <w:t>5</w:t>
        </w:r>
      </w:fldSimple>
      <w:bookmarkEnd w:id="192"/>
      <w:r w:rsidRPr="006045A1">
        <w:t>: Librerías redes neuronales</w:t>
      </w:r>
      <w:bookmarkEnd w:id="193"/>
      <w:bookmarkEnd w:id="194"/>
    </w:p>
    <w:tbl>
      <w:tblPr>
        <w:tblStyle w:val="Tablaconcuadrcula"/>
        <w:tblW w:w="0" w:type="auto"/>
        <w:jc w:val="center"/>
        <w:tblLook w:val="04A0" w:firstRow="1" w:lastRow="0" w:firstColumn="1" w:lastColumn="0" w:noHBand="0" w:noVBand="1"/>
      </w:tblPr>
      <w:tblGrid>
        <w:gridCol w:w="2360"/>
        <w:gridCol w:w="2232"/>
        <w:gridCol w:w="2229"/>
        <w:gridCol w:w="2239"/>
      </w:tblGrid>
      <w:tr w:rsidR="006045A1" w:rsidRPr="006045A1" w14:paraId="5DADE7E1" w14:textId="77777777" w:rsidTr="006045A1">
        <w:trPr>
          <w:jc w:val="center"/>
        </w:trPr>
        <w:tc>
          <w:tcPr>
            <w:tcW w:w="2360" w:type="dxa"/>
            <w:shd w:val="clear" w:color="auto" w:fill="FFD966" w:themeFill="accent4" w:themeFillTint="99"/>
          </w:tcPr>
          <w:p w14:paraId="1713F699" w14:textId="45BE8E8B" w:rsidR="006045A1" w:rsidRPr="006045A1" w:rsidRDefault="006045A1" w:rsidP="006045A1">
            <w:pPr>
              <w:jc w:val="center"/>
              <w:rPr>
                <w:rFonts w:ascii="Times New Roman" w:hAnsi="Times New Roman" w:cs="Times New Roman"/>
                <w:sz w:val="20"/>
                <w:szCs w:val="20"/>
              </w:rPr>
            </w:pPr>
            <w:r w:rsidRPr="006045A1">
              <w:rPr>
                <w:rFonts w:ascii="Times New Roman" w:hAnsi="Times New Roman" w:cs="Times New Roman"/>
                <w:b/>
                <w:bCs/>
                <w:sz w:val="20"/>
                <w:szCs w:val="20"/>
              </w:rPr>
              <w:t>Características/Librerías</w:t>
            </w:r>
          </w:p>
        </w:tc>
        <w:tc>
          <w:tcPr>
            <w:tcW w:w="2232" w:type="dxa"/>
            <w:shd w:val="clear" w:color="auto" w:fill="FFD966" w:themeFill="accent4" w:themeFillTint="99"/>
          </w:tcPr>
          <w:p w14:paraId="73E80F9E" w14:textId="3A6F4E14" w:rsidR="006045A1" w:rsidRPr="006045A1" w:rsidRDefault="006045A1" w:rsidP="006045A1">
            <w:pPr>
              <w:jc w:val="center"/>
              <w:rPr>
                <w:rFonts w:ascii="Times New Roman" w:hAnsi="Times New Roman" w:cs="Times New Roman"/>
                <w:sz w:val="20"/>
                <w:szCs w:val="20"/>
              </w:rPr>
            </w:pPr>
            <w:r w:rsidRPr="006045A1">
              <w:rPr>
                <w:rFonts w:ascii="Times New Roman" w:hAnsi="Times New Roman" w:cs="Times New Roman"/>
                <w:b/>
                <w:bCs/>
                <w:sz w:val="20"/>
                <w:szCs w:val="20"/>
              </w:rPr>
              <w:t>Pytorch</w:t>
            </w:r>
          </w:p>
        </w:tc>
        <w:tc>
          <w:tcPr>
            <w:tcW w:w="2229" w:type="dxa"/>
            <w:shd w:val="clear" w:color="auto" w:fill="FFD966" w:themeFill="accent4" w:themeFillTint="99"/>
          </w:tcPr>
          <w:p w14:paraId="28AC0E8B" w14:textId="5B13181A" w:rsidR="006045A1" w:rsidRPr="006045A1" w:rsidRDefault="006045A1" w:rsidP="006045A1">
            <w:pPr>
              <w:jc w:val="center"/>
              <w:rPr>
                <w:rFonts w:ascii="Times New Roman" w:hAnsi="Times New Roman" w:cs="Times New Roman"/>
                <w:sz w:val="20"/>
                <w:szCs w:val="20"/>
              </w:rPr>
            </w:pPr>
            <w:r w:rsidRPr="006045A1">
              <w:rPr>
                <w:rFonts w:ascii="Times New Roman" w:hAnsi="Times New Roman" w:cs="Times New Roman"/>
                <w:b/>
                <w:bCs/>
                <w:sz w:val="20"/>
                <w:szCs w:val="20"/>
              </w:rPr>
              <w:t>TensorFlow</w:t>
            </w:r>
          </w:p>
        </w:tc>
        <w:tc>
          <w:tcPr>
            <w:tcW w:w="2239" w:type="dxa"/>
            <w:shd w:val="clear" w:color="auto" w:fill="FFD966" w:themeFill="accent4" w:themeFillTint="99"/>
          </w:tcPr>
          <w:p w14:paraId="6BB6C4EF" w14:textId="06907830" w:rsidR="006045A1" w:rsidRPr="006045A1" w:rsidRDefault="006045A1" w:rsidP="006045A1">
            <w:pPr>
              <w:jc w:val="center"/>
              <w:rPr>
                <w:rFonts w:ascii="Times New Roman" w:hAnsi="Times New Roman" w:cs="Times New Roman"/>
                <w:sz w:val="20"/>
                <w:szCs w:val="20"/>
              </w:rPr>
            </w:pPr>
            <w:r w:rsidRPr="006045A1">
              <w:rPr>
                <w:rFonts w:ascii="Times New Roman" w:hAnsi="Times New Roman" w:cs="Times New Roman"/>
                <w:b/>
                <w:bCs/>
                <w:sz w:val="20"/>
                <w:szCs w:val="20"/>
              </w:rPr>
              <w:t>Keras</w:t>
            </w:r>
          </w:p>
        </w:tc>
      </w:tr>
      <w:tr w:rsidR="006045A1" w:rsidRPr="006045A1" w14:paraId="074E14F7" w14:textId="77777777" w:rsidTr="006045A1">
        <w:trPr>
          <w:jc w:val="center"/>
        </w:trPr>
        <w:tc>
          <w:tcPr>
            <w:tcW w:w="2360" w:type="dxa"/>
            <w:shd w:val="clear" w:color="auto" w:fill="DEEAF6" w:themeFill="accent5" w:themeFillTint="33"/>
          </w:tcPr>
          <w:p w14:paraId="78638C5A" w14:textId="5487B501"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b/>
                <w:bCs/>
                <w:sz w:val="20"/>
                <w:szCs w:val="20"/>
              </w:rPr>
              <w:t>Nivel de API</w:t>
            </w:r>
          </w:p>
        </w:tc>
        <w:tc>
          <w:tcPr>
            <w:tcW w:w="2232" w:type="dxa"/>
          </w:tcPr>
          <w:p w14:paraId="1E0C506F" w14:textId="7537C4B9"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Baja</w:t>
            </w:r>
          </w:p>
        </w:tc>
        <w:tc>
          <w:tcPr>
            <w:tcW w:w="2229" w:type="dxa"/>
          </w:tcPr>
          <w:p w14:paraId="59766FFD" w14:textId="7782D37B"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Baja/Alta</w:t>
            </w:r>
          </w:p>
        </w:tc>
        <w:tc>
          <w:tcPr>
            <w:tcW w:w="2239" w:type="dxa"/>
          </w:tcPr>
          <w:p w14:paraId="2FB3298F" w14:textId="70F813A3"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Alta</w:t>
            </w:r>
          </w:p>
        </w:tc>
      </w:tr>
      <w:tr w:rsidR="006045A1" w:rsidRPr="006045A1" w14:paraId="1D082421" w14:textId="77777777" w:rsidTr="006045A1">
        <w:trPr>
          <w:jc w:val="center"/>
        </w:trPr>
        <w:tc>
          <w:tcPr>
            <w:tcW w:w="2360" w:type="dxa"/>
            <w:shd w:val="clear" w:color="auto" w:fill="DEEAF6" w:themeFill="accent5" w:themeFillTint="33"/>
          </w:tcPr>
          <w:p w14:paraId="55E4A7C3" w14:textId="78163B17"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b/>
                <w:bCs/>
                <w:sz w:val="20"/>
                <w:szCs w:val="20"/>
              </w:rPr>
              <w:t>Arquitectura</w:t>
            </w:r>
          </w:p>
        </w:tc>
        <w:tc>
          <w:tcPr>
            <w:tcW w:w="2232" w:type="dxa"/>
          </w:tcPr>
          <w:p w14:paraId="4004D6DB" w14:textId="07E5CA55"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Compleja y poco legible</w:t>
            </w:r>
          </w:p>
        </w:tc>
        <w:tc>
          <w:tcPr>
            <w:tcW w:w="2229" w:type="dxa"/>
          </w:tcPr>
          <w:p w14:paraId="14B3626F" w14:textId="158FE4CA"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No fácil de usar</w:t>
            </w:r>
          </w:p>
        </w:tc>
        <w:tc>
          <w:tcPr>
            <w:tcW w:w="2239" w:type="dxa"/>
          </w:tcPr>
          <w:p w14:paraId="40D3EBC1" w14:textId="4C48DEEA"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Simple, concisa y legible</w:t>
            </w:r>
          </w:p>
        </w:tc>
      </w:tr>
      <w:tr w:rsidR="006045A1" w:rsidRPr="006045A1" w14:paraId="26ABF579" w14:textId="77777777" w:rsidTr="006045A1">
        <w:trPr>
          <w:jc w:val="center"/>
        </w:trPr>
        <w:tc>
          <w:tcPr>
            <w:tcW w:w="2360" w:type="dxa"/>
            <w:shd w:val="clear" w:color="auto" w:fill="DEEAF6" w:themeFill="accent5" w:themeFillTint="33"/>
          </w:tcPr>
          <w:p w14:paraId="3D214C87" w14:textId="229CA66E"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b/>
                <w:bCs/>
                <w:sz w:val="20"/>
                <w:szCs w:val="20"/>
              </w:rPr>
              <w:t>Depuración</w:t>
            </w:r>
          </w:p>
        </w:tc>
        <w:tc>
          <w:tcPr>
            <w:tcW w:w="2232" w:type="dxa"/>
          </w:tcPr>
          <w:p w14:paraId="4181ACFC" w14:textId="6EA98141"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Ofrece buenas capacidades</w:t>
            </w:r>
          </w:p>
        </w:tc>
        <w:tc>
          <w:tcPr>
            <w:tcW w:w="2229" w:type="dxa"/>
          </w:tcPr>
          <w:p w14:paraId="26D62680" w14:textId="77D09CC3"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Difícil</w:t>
            </w:r>
          </w:p>
        </w:tc>
        <w:tc>
          <w:tcPr>
            <w:tcW w:w="2239" w:type="dxa"/>
          </w:tcPr>
          <w:p w14:paraId="008FC602" w14:textId="191AD250"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No suele requerir depuración (redes simples)</w:t>
            </w:r>
          </w:p>
        </w:tc>
      </w:tr>
      <w:tr w:rsidR="006045A1" w:rsidRPr="006045A1" w14:paraId="48165675" w14:textId="77777777" w:rsidTr="006045A1">
        <w:trPr>
          <w:jc w:val="center"/>
        </w:trPr>
        <w:tc>
          <w:tcPr>
            <w:tcW w:w="2360" w:type="dxa"/>
            <w:shd w:val="clear" w:color="auto" w:fill="DEEAF6" w:themeFill="accent5" w:themeFillTint="33"/>
          </w:tcPr>
          <w:p w14:paraId="2E7C7AED" w14:textId="35030913"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b/>
                <w:bCs/>
                <w:sz w:val="20"/>
                <w:szCs w:val="20"/>
              </w:rPr>
              <w:t>Popularidad</w:t>
            </w:r>
          </w:p>
        </w:tc>
        <w:tc>
          <w:tcPr>
            <w:tcW w:w="2232" w:type="dxa"/>
          </w:tcPr>
          <w:p w14:paraId="7884A25F" w14:textId="507FF8B7"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Popular (3ª)</w:t>
            </w:r>
          </w:p>
        </w:tc>
        <w:tc>
          <w:tcPr>
            <w:tcW w:w="2229" w:type="dxa"/>
          </w:tcPr>
          <w:p w14:paraId="13561345" w14:textId="58756403"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Popular (2ª)</w:t>
            </w:r>
          </w:p>
        </w:tc>
        <w:tc>
          <w:tcPr>
            <w:tcW w:w="2239" w:type="dxa"/>
          </w:tcPr>
          <w:p w14:paraId="682E022D" w14:textId="2A8AB7A2"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Popular (1ª)</w:t>
            </w:r>
          </w:p>
        </w:tc>
      </w:tr>
      <w:tr w:rsidR="006045A1" w:rsidRPr="006045A1" w14:paraId="29C6311C" w14:textId="77777777" w:rsidTr="006045A1">
        <w:trPr>
          <w:jc w:val="center"/>
        </w:trPr>
        <w:tc>
          <w:tcPr>
            <w:tcW w:w="2360" w:type="dxa"/>
            <w:shd w:val="clear" w:color="auto" w:fill="DEEAF6" w:themeFill="accent5" w:themeFillTint="33"/>
          </w:tcPr>
          <w:p w14:paraId="1BFFA5BE" w14:textId="26B394F3"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b/>
                <w:bCs/>
                <w:sz w:val="20"/>
                <w:szCs w:val="20"/>
              </w:rPr>
              <w:t>Velocidad</w:t>
            </w:r>
          </w:p>
        </w:tc>
        <w:tc>
          <w:tcPr>
            <w:tcW w:w="2232" w:type="dxa"/>
          </w:tcPr>
          <w:p w14:paraId="39861854" w14:textId="5265F29C"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Rápida y alto rendimiento</w:t>
            </w:r>
          </w:p>
        </w:tc>
        <w:tc>
          <w:tcPr>
            <w:tcW w:w="2229" w:type="dxa"/>
          </w:tcPr>
          <w:p w14:paraId="68603218" w14:textId="2C193DB0"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Rápida y alto rendimiento</w:t>
            </w:r>
          </w:p>
        </w:tc>
        <w:tc>
          <w:tcPr>
            <w:tcW w:w="2239" w:type="dxa"/>
          </w:tcPr>
          <w:p w14:paraId="4D6EABEB" w14:textId="5F605BCE"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Lenta y bajo rendimiento</w:t>
            </w:r>
          </w:p>
        </w:tc>
      </w:tr>
      <w:tr w:rsidR="006045A1" w:rsidRPr="006045A1" w14:paraId="24828F0C" w14:textId="77777777" w:rsidTr="006045A1">
        <w:trPr>
          <w:jc w:val="center"/>
        </w:trPr>
        <w:tc>
          <w:tcPr>
            <w:tcW w:w="2360" w:type="dxa"/>
            <w:shd w:val="clear" w:color="auto" w:fill="DEEAF6" w:themeFill="accent5" w:themeFillTint="33"/>
          </w:tcPr>
          <w:p w14:paraId="0EAEE9FF" w14:textId="77777777"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b/>
                <w:bCs/>
                <w:sz w:val="20"/>
                <w:szCs w:val="20"/>
              </w:rPr>
              <w:t>Conjunto de datos</w:t>
            </w:r>
          </w:p>
          <w:p w14:paraId="74BD61DF" w14:textId="0F86E823"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b/>
                <w:bCs/>
                <w:sz w:val="20"/>
                <w:szCs w:val="20"/>
              </w:rPr>
              <w:t>(</w:t>
            </w:r>
            <w:r w:rsidR="000F17CC" w:rsidRPr="000F17CC">
              <w:rPr>
                <w:rFonts w:ascii="Times New Roman" w:hAnsi="Times New Roman" w:cs="Times New Roman"/>
                <w:b/>
                <w:bCs/>
                <w:i/>
                <w:iCs/>
                <w:sz w:val="20"/>
                <w:szCs w:val="20"/>
              </w:rPr>
              <w:t>Datasets</w:t>
            </w:r>
            <w:r w:rsidRPr="006045A1">
              <w:rPr>
                <w:rFonts w:ascii="Times New Roman" w:hAnsi="Times New Roman" w:cs="Times New Roman"/>
                <w:b/>
                <w:bCs/>
                <w:sz w:val="20"/>
                <w:szCs w:val="20"/>
              </w:rPr>
              <w:t>)</w:t>
            </w:r>
          </w:p>
        </w:tc>
        <w:tc>
          <w:tcPr>
            <w:tcW w:w="2232" w:type="dxa"/>
          </w:tcPr>
          <w:p w14:paraId="20609F86" w14:textId="0B867EA2"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Grandes</w:t>
            </w:r>
          </w:p>
        </w:tc>
        <w:tc>
          <w:tcPr>
            <w:tcW w:w="2229" w:type="dxa"/>
          </w:tcPr>
          <w:p w14:paraId="35D4A6BB" w14:textId="41B4C6D9"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Grandes</w:t>
            </w:r>
          </w:p>
        </w:tc>
        <w:tc>
          <w:tcPr>
            <w:tcW w:w="2239" w:type="dxa"/>
          </w:tcPr>
          <w:p w14:paraId="3A0D1F9D" w14:textId="4F3D3CEF"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Pequeños</w:t>
            </w:r>
          </w:p>
        </w:tc>
      </w:tr>
      <w:tr w:rsidR="006045A1" w:rsidRPr="006045A1" w14:paraId="3DD98364" w14:textId="77777777" w:rsidTr="006045A1">
        <w:trPr>
          <w:jc w:val="center"/>
        </w:trPr>
        <w:tc>
          <w:tcPr>
            <w:tcW w:w="2360" w:type="dxa"/>
            <w:shd w:val="clear" w:color="auto" w:fill="DEEAF6" w:themeFill="accent5" w:themeFillTint="33"/>
          </w:tcPr>
          <w:p w14:paraId="3FB67E00" w14:textId="7B578F50"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b/>
                <w:bCs/>
                <w:sz w:val="20"/>
                <w:szCs w:val="20"/>
              </w:rPr>
              <w:t>Documentación</w:t>
            </w:r>
          </w:p>
        </w:tc>
        <w:tc>
          <w:tcPr>
            <w:tcW w:w="2232" w:type="dxa"/>
          </w:tcPr>
          <w:p w14:paraId="570C9A25" w14:textId="6921DEE1"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Algo escasa</w:t>
            </w:r>
          </w:p>
        </w:tc>
        <w:tc>
          <w:tcPr>
            <w:tcW w:w="2229" w:type="dxa"/>
          </w:tcPr>
          <w:p w14:paraId="1982569C" w14:textId="53705074"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Abundante</w:t>
            </w:r>
          </w:p>
        </w:tc>
        <w:tc>
          <w:tcPr>
            <w:tcW w:w="2239" w:type="dxa"/>
          </w:tcPr>
          <w:p w14:paraId="384157FE" w14:textId="16CB4F81"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Abundante</w:t>
            </w:r>
          </w:p>
        </w:tc>
      </w:tr>
      <w:tr w:rsidR="006045A1" w:rsidRPr="006045A1" w14:paraId="330659E0" w14:textId="77777777" w:rsidTr="006045A1">
        <w:trPr>
          <w:jc w:val="center"/>
        </w:trPr>
        <w:tc>
          <w:tcPr>
            <w:tcW w:w="2360" w:type="dxa"/>
            <w:shd w:val="clear" w:color="auto" w:fill="DEEAF6" w:themeFill="accent5" w:themeFillTint="33"/>
          </w:tcPr>
          <w:p w14:paraId="5C925E2E" w14:textId="10B5C7C8"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b/>
                <w:bCs/>
                <w:sz w:val="20"/>
                <w:szCs w:val="20"/>
              </w:rPr>
              <w:t>Escrita en</w:t>
            </w:r>
          </w:p>
        </w:tc>
        <w:tc>
          <w:tcPr>
            <w:tcW w:w="2232" w:type="dxa"/>
          </w:tcPr>
          <w:p w14:paraId="7633F628" w14:textId="28BDF4D0"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C, C++, Cuda, Python</w:t>
            </w:r>
          </w:p>
        </w:tc>
        <w:tc>
          <w:tcPr>
            <w:tcW w:w="2229" w:type="dxa"/>
          </w:tcPr>
          <w:p w14:paraId="42774881" w14:textId="1A658909"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C++, Cuda, Python</w:t>
            </w:r>
          </w:p>
        </w:tc>
        <w:tc>
          <w:tcPr>
            <w:tcW w:w="2239" w:type="dxa"/>
          </w:tcPr>
          <w:p w14:paraId="75254CF5" w14:textId="4446DDF5"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Python</w:t>
            </w:r>
          </w:p>
        </w:tc>
      </w:tr>
      <w:tr w:rsidR="006045A1" w:rsidRPr="006045A1" w14:paraId="6DE52BBE" w14:textId="77777777" w:rsidTr="006045A1">
        <w:trPr>
          <w:jc w:val="center"/>
        </w:trPr>
        <w:tc>
          <w:tcPr>
            <w:tcW w:w="2360" w:type="dxa"/>
            <w:shd w:val="clear" w:color="auto" w:fill="DEEAF6" w:themeFill="accent5" w:themeFillTint="33"/>
          </w:tcPr>
          <w:p w14:paraId="15B2BE6B" w14:textId="6DBDE8FA"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b/>
                <w:bCs/>
                <w:sz w:val="20"/>
                <w:szCs w:val="20"/>
              </w:rPr>
              <w:t>Especialidad</w:t>
            </w:r>
          </w:p>
        </w:tc>
        <w:tc>
          <w:tcPr>
            <w:tcW w:w="2232" w:type="dxa"/>
          </w:tcPr>
          <w:p w14:paraId="053FD2C3" w14:textId="299FAB05"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Aprendizaje profundo y procesamiento de lenguaje natural</w:t>
            </w:r>
          </w:p>
        </w:tc>
        <w:tc>
          <w:tcPr>
            <w:tcW w:w="2229" w:type="dxa"/>
          </w:tcPr>
          <w:p w14:paraId="7C8525AE" w14:textId="6D709D61"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Redes neuronales y programación de flujo de datos en una amplia gama de tareas</w:t>
            </w:r>
          </w:p>
        </w:tc>
        <w:tc>
          <w:tcPr>
            <w:tcW w:w="2239" w:type="dxa"/>
          </w:tcPr>
          <w:p w14:paraId="1B036FCF" w14:textId="145285C8" w:rsidR="006045A1" w:rsidRPr="006045A1" w:rsidRDefault="006045A1" w:rsidP="00ED51C4">
            <w:pPr>
              <w:keepNext/>
              <w:jc w:val="center"/>
              <w:rPr>
                <w:rFonts w:ascii="Times New Roman" w:hAnsi="Times New Roman" w:cs="Times New Roman"/>
                <w:b/>
                <w:bCs/>
                <w:sz w:val="20"/>
                <w:szCs w:val="20"/>
              </w:rPr>
            </w:pPr>
            <w:r w:rsidRPr="006045A1">
              <w:rPr>
                <w:rFonts w:ascii="Times New Roman" w:hAnsi="Times New Roman" w:cs="Times New Roman"/>
                <w:sz w:val="20"/>
                <w:szCs w:val="20"/>
              </w:rPr>
              <w:t>Experimentación rápida con redes neuronales</w:t>
            </w:r>
          </w:p>
        </w:tc>
      </w:tr>
    </w:tbl>
    <w:p w14:paraId="1302CF3B" w14:textId="7305B7B9" w:rsidR="006045A1" w:rsidRPr="00C36456" w:rsidRDefault="00ED51C4" w:rsidP="00C36456">
      <w:pPr>
        <w:pStyle w:val="Descripcin"/>
        <w:spacing w:after="180"/>
        <w:jc w:val="center"/>
        <w:rPr>
          <w:rFonts w:ascii="Times New Roman" w:hAnsi="Times New Roman" w:cs="Times New Roman"/>
          <w:i w:val="0"/>
          <w:iCs w:val="0"/>
          <w:color w:val="auto"/>
          <w:sz w:val="16"/>
          <w:szCs w:val="16"/>
        </w:rPr>
      </w:pPr>
      <w:bookmarkStart w:id="195" w:name="_Toc94028582"/>
      <w:r w:rsidRPr="00ED51C4">
        <w:rPr>
          <w:rFonts w:ascii="Times New Roman" w:hAnsi="Times New Roman" w:cs="Times New Roman"/>
          <w:i w:val="0"/>
          <w:iCs w:val="0"/>
          <w:color w:val="auto"/>
          <w:sz w:val="16"/>
          <w:szCs w:val="16"/>
        </w:rPr>
        <w:t>Fuente: Elaborado a partir de</w:t>
      </w:r>
      <w:r>
        <w:rPr>
          <w:rFonts w:ascii="Times New Roman" w:hAnsi="Times New Roman" w:cs="Times New Roman"/>
          <w:i w:val="0"/>
          <w:iCs w:val="0"/>
          <w:color w:val="auto"/>
          <w:sz w:val="16"/>
          <w:szCs w:val="16"/>
        </w:rPr>
        <w:t xml:space="preserve"> </w:t>
      </w:r>
      <w:r>
        <w:rPr>
          <w:rFonts w:ascii="Times New Roman" w:hAnsi="Times New Roman" w:cs="Times New Roman"/>
          <w:i w:val="0"/>
          <w:iCs w:val="0"/>
          <w:color w:val="auto"/>
          <w:sz w:val="16"/>
          <w:szCs w:val="16"/>
        </w:rPr>
        <w:fldChar w:fldCharType="begin" w:fldLock="1"/>
      </w:r>
      <w:r w:rsidR="006C1755">
        <w:rPr>
          <w:rFonts w:ascii="Times New Roman" w:hAnsi="Times New Roman" w:cs="Times New Roman"/>
          <w:i w:val="0"/>
          <w:iCs w:val="0"/>
          <w:color w:val="auto"/>
          <w:sz w:val="16"/>
          <w:szCs w:val="16"/>
        </w:rPr>
        <w:instrText>ADDIN CSL_CITATION {"citationItems":[{"id":"ITEM-1","itemData":{"URL":"https://www.simplilearn.com/keras-vs-tensorflow-vs-pytorch-article","accessed":{"date-parts":[["2021","7","30"]]},"author":[{"dropping-particle":"","family":"Terra","given":"John","non-dropping-particle":"","parse-names":false,"suffix":""}],"id":"ITEM-1","issued":{"date-parts":[["2021","5","25"]]},"title":"Keras vs Tensorflow vs Pytorch: Popular Deep Learning Frameworks","type":"webpage"},"uris":["http://www.mendeley.com/documents/?uuid=28c9e8f0-dd7e-3a40-a41d-610b584ed709"]}],"mendeley":{"formattedCitation":"(Terra, 2021)","manualFormatting":"Terra (2021)","plainTextFormattedCitation":"(Terra, 2021)","previouslyFormattedCitation":"(Terra, 2021)"},"properties":{"noteIndex":0},"schema":"https://github.com/citation-style-language/schema/raw/master/csl-citation.json"}</w:instrText>
      </w:r>
      <w:r>
        <w:rPr>
          <w:rFonts w:ascii="Times New Roman" w:hAnsi="Times New Roman" w:cs="Times New Roman"/>
          <w:i w:val="0"/>
          <w:iCs w:val="0"/>
          <w:color w:val="auto"/>
          <w:sz w:val="16"/>
          <w:szCs w:val="16"/>
        </w:rPr>
        <w:fldChar w:fldCharType="separate"/>
      </w:r>
      <w:r w:rsidRPr="00ED51C4">
        <w:rPr>
          <w:rFonts w:ascii="Times New Roman" w:hAnsi="Times New Roman" w:cs="Times New Roman"/>
          <w:i w:val="0"/>
          <w:iCs w:val="0"/>
          <w:noProof/>
          <w:color w:val="auto"/>
          <w:sz w:val="16"/>
          <w:szCs w:val="16"/>
        </w:rPr>
        <w:t xml:space="preserve">Terra </w:t>
      </w:r>
      <w:r>
        <w:rPr>
          <w:rFonts w:ascii="Times New Roman" w:hAnsi="Times New Roman" w:cs="Times New Roman"/>
          <w:i w:val="0"/>
          <w:iCs w:val="0"/>
          <w:noProof/>
          <w:color w:val="auto"/>
          <w:sz w:val="16"/>
          <w:szCs w:val="16"/>
        </w:rPr>
        <w:t>(</w:t>
      </w:r>
      <w:r w:rsidRPr="00ED51C4">
        <w:rPr>
          <w:rFonts w:ascii="Times New Roman" w:hAnsi="Times New Roman" w:cs="Times New Roman"/>
          <w:i w:val="0"/>
          <w:iCs w:val="0"/>
          <w:noProof/>
          <w:color w:val="auto"/>
          <w:sz w:val="16"/>
          <w:szCs w:val="16"/>
        </w:rPr>
        <w:t>2021)</w:t>
      </w:r>
      <w:bookmarkEnd w:id="195"/>
      <w:r>
        <w:rPr>
          <w:rFonts w:ascii="Times New Roman" w:hAnsi="Times New Roman" w:cs="Times New Roman"/>
          <w:i w:val="0"/>
          <w:iCs w:val="0"/>
          <w:color w:val="auto"/>
          <w:sz w:val="16"/>
          <w:szCs w:val="16"/>
        </w:rPr>
        <w:fldChar w:fldCharType="end"/>
      </w:r>
    </w:p>
    <w:p w14:paraId="2FAF449E" w14:textId="1FFA928C" w:rsidR="00A5464E" w:rsidRPr="00AE6BBF" w:rsidRDefault="006B4F26" w:rsidP="001F097B">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En </w:t>
      </w:r>
      <w:r w:rsidR="00C36456">
        <w:rPr>
          <w:rFonts w:ascii="Times New Roman" w:hAnsi="Times New Roman" w:cs="Times New Roman"/>
          <w:sz w:val="24"/>
          <w:szCs w:val="24"/>
        </w:rPr>
        <w:t>resumen</w:t>
      </w:r>
      <w:r w:rsidR="00A5464E" w:rsidRPr="00DC671C">
        <w:rPr>
          <w:rFonts w:ascii="Times New Roman" w:hAnsi="Times New Roman" w:cs="Times New Roman"/>
          <w:sz w:val="24"/>
          <w:szCs w:val="24"/>
        </w:rPr>
        <w:t xml:space="preserve">, teniendo en cuenta todas las características mencionadas, se </w:t>
      </w:r>
      <w:r w:rsidR="0015164A">
        <w:rPr>
          <w:rFonts w:ascii="Times New Roman" w:hAnsi="Times New Roman" w:cs="Times New Roman"/>
          <w:sz w:val="24"/>
          <w:szCs w:val="24"/>
        </w:rPr>
        <w:t xml:space="preserve">procede </w:t>
      </w:r>
      <w:r w:rsidR="00A5464E" w:rsidRPr="00DC671C">
        <w:rPr>
          <w:rFonts w:ascii="Times New Roman" w:hAnsi="Times New Roman" w:cs="Times New Roman"/>
          <w:sz w:val="24"/>
          <w:szCs w:val="24"/>
        </w:rPr>
        <w:t xml:space="preserve">a seleccionar la librería </w:t>
      </w:r>
      <w:r w:rsidR="00A5464E" w:rsidRPr="006B4F26">
        <w:rPr>
          <w:rFonts w:ascii="Times New Roman" w:hAnsi="Times New Roman" w:cs="Times New Roman"/>
          <w:b/>
          <w:bCs/>
          <w:i/>
          <w:iCs/>
          <w:sz w:val="24"/>
          <w:szCs w:val="24"/>
        </w:rPr>
        <w:t>Keras</w:t>
      </w:r>
      <w:r w:rsidR="00A5464E" w:rsidRPr="00DC671C">
        <w:rPr>
          <w:rFonts w:ascii="Times New Roman" w:hAnsi="Times New Roman" w:cs="Times New Roman"/>
          <w:b/>
          <w:bCs/>
          <w:sz w:val="24"/>
          <w:szCs w:val="24"/>
        </w:rPr>
        <w:t xml:space="preserve"> </w:t>
      </w:r>
      <w:r w:rsidR="00A5464E" w:rsidRPr="00DC671C">
        <w:rPr>
          <w:rFonts w:ascii="Times New Roman" w:hAnsi="Times New Roman" w:cs="Times New Roman"/>
          <w:sz w:val="24"/>
          <w:szCs w:val="24"/>
        </w:rPr>
        <w:t xml:space="preserve">(ejecutada sobre </w:t>
      </w:r>
      <w:r w:rsidR="00A5464E" w:rsidRPr="006B4F26">
        <w:rPr>
          <w:rFonts w:ascii="Times New Roman" w:hAnsi="Times New Roman" w:cs="Times New Roman"/>
          <w:b/>
          <w:bCs/>
          <w:i/>
          <w:iCs/>
          <w:sz w:val="24"/>
          <w:szCs w:val="24"/>
        </w:rPr>
        <w:t>TensorFlow</w:t>
      </w:r>
      <w:r w:rsidR="00A5464E" w:rsidRPr="00DC671C">
        <w:rPr>
          <w:rFonts w:ascii="Times New Roman" w:hAnsi="Times New Roman" w:cs="Times New Roman"/>
          <w:sz w:val="24"/>
          <w:szCs w:val="24"/>
        </w:rPr>
        <w:t xml:space="preserve">) para el desarrollo de la </w:t>
      </w:r>
      <w:r w:rsidR="0015164A">
        <w:rPr>
          <w:rFonts w:ascii="Times New Roman" w:hAnsi="Times New Roman" w:cs="Times New Roman"/>
          <w:sz w:val="24"/>
          <w:szCs w:val="24"/>
        </w:rPr>
        <w:t xml:space="preserve">CNN </w:t>
      </w:r>
      <w:r w:rsidR="00A5464E" w:rsidRPr="00DC671C">
        <w:rPr>
          <w:rFonts w:ascii="Times New Roman" w:hAnsi="Times New Roman" w:cs="Times New Roman"/>
          <w:sz w:val="24"/>
          <w:szCs w:val="24"/>
        </w:rPr>
        <w:t>d</w:t>
      </w:r>
      <w:r w:rsidR="0015164A">
        <w:rPr>
          <w:rFonts w:ascii="Times New Roman" w:hAnsi="Times New Roman" w:cs="Times New Roman"/>
          <w:sz w:val="24"/>
          <w:szCs w:val="24"/>
        </w:rPr>
        <w:t>el presente estudio</w:t>
      </w:r>
      <w:r w:rsidR="00A5464E" w:rsidRPr="00DC671C">
        <w:rPr>
          <w:rFonts w:ascii="Times New Roman" w:hAnsi="Times New Roman" w:cs="Times New Roman"/>
          <w:sz w:val="24"/>
          <w:szCs w:val="24"/>
        </w:rPr>
        <w:t xml:space="preserve">. </w:t>
      </w:r>
      <w:r w:rsidR="0015164A">
        <w:rPr>
          <w:rFonts w:ascii="Times New Roman" w:hAnsi="Times New Roman" w:cs="Times New Roman"/>
          <w:sz w:val="24"/>
          <w:szCs w:val="24"/>
        </w:rPr>
        <w:t xml:space="preserve">Así, </w:t>
      </w:r>
      <w:r w:rsidR="00C36456">
        <w:rPr>
          <w:rFonts w:ascii="Times New Roman" w:hAnsi="Times New Roman" w:cs="Times New Roman"/>
          <w:sz w:val="24"/>
          <w:szCs w:val="24"/>
        </w:rPr>
        <w:t>dicha</w:t>
      </w:r>
      <w:r w:rsidR="00A5464E" w:rsidRPr="00DC671C">
        <w:rPr>
          <w:rFonts w:ascii="Times New Roman" w:hAnsi="Times New Roman" w:cs="Times New Roman"/>
          <w:sz w:val="24"/>
          <w:szCs w:val="24"/>
        </w:rPr>
        <w:t xml:space="preserve"> selección se debe</w:t>
      </w:r>
      <w:r w:rsidR="0015164A">
        <w:rPr>
          <w:rFonts w:ascii="Times New Roman" w:hAnsi="Times New Roman" w:cs="Times New Roman"/>
          <w:sz w:val="24"/>
          <w:szCs w:val="24"/>
        </w:rPr>
        <w:t xml:space="preserve"> por, su </w:t>
      </w:r>
      <w:r w:rsidR="00A5464E" w:rsidRPr="00DC671C">
        <w:rPr>
          <w:rFonts w:ascii="Times New Roman" w:hAnsi="Times New Roman" w:cs="Times New Roman"/>
          <w:sz w:val="24"/>
          <w:szCs w:val="24"/>
        </w:rPr>
        <w:t xml:space="preserve">arquitectura simple, concisa y legible, su numerosa documentación disponible sobre dichas redes y su alto nivel de API. </w:t>
      </w:r>
      <w:r w:rsidR="00C36456">
        <w:rPr>
          <w:rFonts w:ascii="Times New Roman" w:hAnsi="Times New Roman" w:cs="Times New Roman"/>
          <w:sz w:val="24"/>
          <w:szCs w:val="24"/>
        </w:rPr>
        <w:t>Asimismo</w:t>
      </w:r>
      <w:r w:rsidR="00A5464E" w:rsidRPr="00DC671C">
        <w:rPr>
          <w:rFonts w:ascii="Times New Roman" w:hAnsi="Times New Roman" w:cs="Times New Roman"/>
          <w:sz w:val="24"/>
          <w:szCs w:val="24"/>
        </w:rPr>
        <w:t xml:space="preserve">, otros de los factores que favorecen su selección, es </w:t>
      </w:r>
      <w:r w:rsidR="00C36456">
        <w:rPr>
          <w:rFonts w:ascii="Times New Roman" w:hAnsi="Times New Roman" w:cs="Times New Roman"/>
          <w:sz w:val="24"/>
          <w:szCs w:val="24"/>
        </w:rPr>
        <w:t xml:space="preserve">su </w:t>
      </w:r>
      <w:r w:rsidR="00A5464E" w:rsidRPr="00DC671C">
        <w:rPr>
          <w:rFonts w:ascii="Times New Roman" w:hAnsi="Times New Roman" w:cs="Times New Roman"/>
          <w:sz w:val="24"/>
          <w:szCs w:val="24"/>
        </w:rPr>
        <w:t xml:space="preserve">uso previo </w:t>
      </w:r>
      <w:r w:rsidR="00C36456">
        <w:rPr>
          <w:rFonts w:ascii="Times New Roman" w:hAnsi="Times New Roman" w:cs="Times New Roman"/>
          <w:sz w:val="24"/>
          <w:szCs w:val="24"/>
        </w:rPr>
        <w:t xml:space="preserve">por parte del </w:t>
      </w:r>
      <w:r w:rsidR="00A5464E" w:rsidRPr="00DC671C">
        <w:rPr>
          <w:rFonts w:ascii="Times New Roman" w:hAnsi="Times New Roman" w:cs="Times New Roman"/>
          <w:sz w:val="24"/>
          <w:szCs w:val="24"/>
        </w:rPr>
        <w:t>autor en proyectos de índole personal.</w:t>
      </w:r>
    </w:p>
    <w:p w14:paraId="427BC10D" w14:textId="0579D275" w:rsidR="00854681" w:rsidRPr="00AE6BBF" w:rsidRDefault="00854681" w:rsidP="000E6FC8">
      <w:pPr>
        <w:pStyle w:val="Figuras"/>
        <w:rPr>
          <w:i/>
          <w:iCs/>
        </w:rPr>
      </w:pPr>
      <w:bookmarkStart w:id="196" w:name="_Ref89186083"/>
      <w:bookmarkStart w:id="197" w:name="_Toc94028583"/>
      <w:bookmarkStart w:id="198" w:name="_Toc94033252"/>
      <w:r w:rsidRPr="00AE6BBF">
        <w:lastRenderedPageBreak/>
        <w:t xml:space="preserve">Figura </w:t>
      </w:r>
      <w:fldSimple w:instr=" SEQ Figura \* ARABIC ">
        <w:r w:rsidR="00A55E47">
          <w:rPr>
            <w:noProof/>
          </w:rPr>
          <w:t>10</w:t>
        </w:r>
      </w:fldSimple>
      <w:bookmarkEnd w:id="196"/>
      <w:r w:rsidRPr="00AE6BBF">
        <w:t xml:space="preserve">: Tendencia de librerías </w:t>
      </w:r>
      <w:r w:rsidR="0073109C" w:rsidRPr="00AE6BBF">
        <w:t>para</w:t>
      </w:r>
      <w:r w:rsidRPr="00AE6BBF">
        <w:t xml:space="preserve"> redes neuronales</w:t>
      </w:r>
      <w:bookmarkEnd w:id="197"/>
      <w:bookmarkEnd w:id="198"/>
    </w:p>
    <w:p w14:paraId="5196FD75" w14:textId="77777777" w:rsidR="0073109C" w:rsidRPr="00DC671C" w:rsidRDefault="00854681" w:rsidP="00AE6BBF">
      <w:pPr>
        <w:keepNext/>
        <w:spacing w:after="0" w:line="240" w:lineRule="auto"/>
        <w:jc w:val="center"/>
        <w:rPr>
          <w:rFonts w:ascii="Times New Roman" w:hAnsi="Times New Roman" w:cs="Times New Roman"/>
          <w:sz w:val="24"/>
          <w:szCs w:val="24"/>
        </w:rPr>
      </w:pPr>
      <w:r w:rsidRPr="00AE6BBF">
        <w:rPr>
          <w:rFonts w:ascii="Times New Roman" w:hAnsi="Times New Roman" w:cs="Times New Roman"/>
          <w:noProof/>
          <w:sz w:val="20"/>
          <w:szCs w:val="20"/>
          <w:lang w:eastAsia="es-ES"/>
        </w:rPr>
        <w:drawing>
          <wp:inline distT="0" distB="0" distL="0" distR="0" wp14:anchorId="7B4E76CE" wp14:editId="44B1D3FC">
            <wp:extent cx="5202858" cy="2452284"/>
            <wp:effectExtent l="0" t="0" r="0" b="5715"/>
            <wp:docPr id="1" name="Imagen 1" descr="Gráfico, Aplicación,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Aplicación, Gráfico de líneas&#10;&#10;Descripción generada automáticamente"/>
                    <pic:cNvPicPr/>
                  </pic:nvPicPr>
                  <pic:blipFill>
                    <a:blip r:embed="rId25"/>
                    <a:stretch>
                      <a:fillRect/>
                    </a:stretch>
                  </pic:blipFill>
                  <pic:spPr>
                    <a:xfrm>
                      <a:off x="0" y="0"/>
                      <a:ext cx="5217136" cy="2459014"/>
                    </a:xfrm>
                    <a:prstGeom prst="rect">
                      <a:avLst/>
                    </a:prstGeom>
                  </pic:spPr>
                </pic:pic>
              </a:graphicData>
            </a:graphic>
          </wp:inline>
        </w:drawing>
      </w:r>
    </w:p>
    <w:p w14:paraId="16A997C8" w14:textId="6F6E5ED9" w:rsidR="00193F97" w:rsidRPr="00AE6BBF" w:rsidRDefault="0073109C" w:rsidP="00AE6BBF">
      <w:pPr>
        <w:pStyle w:val="Descripcin"/>
        <w:spacing w:after="180"/>
        <w:jc w:val="center"/>
        <w:rPr>
          <w:rFonts w:ascii="Times New Roman" w:hAnsi="Times New Roman" w:cs="Times New Roman"/>
          <w:i w:val="0"/>
          <w:iCs w:val="0"/>
          <w:color w:val="auto"/>
          <w:sz w:val="16"/>
          <w:szCs w:val="16"/>
        </w:rPr>
      </w:pPr>
      <w:bookmarkStart w:id="199" w:name="_Toc94028584"/>
      <w:r w:rsidRPr="00AE6BBF">
        <w:rPr>
          <w:rFonts w:ascii="Times New Roman" w:hAnsi="Times New Roman" w:cs="Times New Roman"/>
          <w:i w:val="0"/>
          <w:iCs w:val="0"/>
          <w:color w:val="auto"/>
          <w:sz w:val="16"/>
          <w:szCs w:val="16"/>
        </w:rPr>
        <w:t>Fuente: Elaboración propia del autor</w:t>
      </w:r>
      <w:bookmarkEnd w:id="199"/>
    </w:p>
    <w:p w14:paraId="7839A5DC" w14:textId="27F127B0" w:rsidR="000A5057" w:rsidRPr="00DC671C" w:rsidRDefault="000A5057" w:rsidP="00833E03">
      <w:pPr>
        <w:pStyle w:val="Ttulo2"/>
        <w:numPr>
          <w:ilvl w:val="1"/>
          <w:numId w:val="5"/>
        </w:numPr>
        <w:spacing w:before="0" w:after="180" w:line="360" w:lineRule="auto"/>
        <w:ind w:left="432"/>
        <w:jc w:val="both"/>
        <w:rPr>
          <w:rFonts w:ascii="Times New Roman" w:hAnsi="Times New Roman" w:cs="Times New Roman"/>
          <w:b/>
          <w:bCs/>
          <w:color w:val="auto"/>
          <w:sz w:val="24"/>
          <w:szCs w:val="24"/>
        </w:rPr>
      </w:pPr>
      <w:bookmarkStart w:id="200" w:name="_Toc94027287"/>
      <w:r w:rsidRPr="00DC671C">
        <w:rPr>
          <w:rFonts w:ascii="Times New Roman" w:hAnsi="Times New Roman" w:cs="Times New Roman"/>
          <w:b/>
          <w:bCs/>
          <w:color w:val="auto"/>
          <w:sz w:val="24"/>
          <w:szCs w:val="24"/>
        </w:rPr>
        <w:t>Otras librerías</w:t>
      </w:r>
      <w:bookmarkEnd w:id="200"/>
    </w:p>
    <w:p w14:paraId="446DCABC" w14:textId="388BA8E9" w:rsidR="000A5057" w:rsidRPr="00DC671C" w:rsidRDefault="00622500" w:rsidP="00AE6BBF">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 xml:space="preserve">A continuación se mencionan el resto de librerías </w:t>
      </w:r>
      <w:r w:rsidR="007A09A5">
        <w:rPr>
          <w:rFonts w:ascii="Times New Roman" w:hAnsi="Times New Roman" w:cs="Times New Roman"/>
          <w:sz w:val="24"/>
          <w:szCs w:val="24"/>
        </w:rPr>
        <w:t>utilizadas</w:t>
      </w:r>
      <w:r w:rsidRPr="00DC671C">
        <w:rPr>
          <w:rFonts w:ascii="Times New Roman" w:hAnsi="Times New Roman" w:cs="Times New Roman"/>
          <w:sz w:val="24"/>
          <w:szCs w:val="24"/>
        </w:rPr>
        <w:t xml:space="preserve"> en este trabajo</w:t>
      </w:r>
      <w:r w:rsidR="007A09A5">
        <w:rPr>
          <w:rFonts w:ascii="Times New Roman" w:hAnsi="Times New Roman" w:cs="Times New Roman"/>
          <w:sz w:val="24"/>
          <w:szCs w:val="24"/>
        </w:rPr>
        <w:t xml:space="preserve">, </w:t>
      </w:r>
      <w:r w:rsidR="00040A12">
        <w:rPr>
          <w:rFonts w:ascii="Times New Roman" w:hAnsi="Times New Roman" w:cs="Times New Roman"/>
          <w:sz w:val="24"/>
          <w:szCs w:val="24"/>
        </w:rPr>
        <w:t xml:space="preserve">junto con </w:t>
      </w:r>
      <w:r w:rsidR="007A09A5">
        <w:rPr>
          <w:rFonts w:ascii="Times New Roman" w:hAnsi="Times New Roman" w:cs="Times New Roman"/>
          <w:sz w:val="24"/>
          <w:szCs w:val="24"/>
        </w:rPr>
        <w:t xml:space="preserve">una </w:t>
      </w:r>
      <w:r w:rsidRPr="00DC671C">
        <w:rPr>
          <w:rFonts w:ascii="Times New Roman" w:hAnsi="Times New Roman" w:cs="Times New Roman"/>
          <w:sz w:val="24"/>
          <w:szCs w:val="24"/>
        </w:rPr>
        <w:t xml:space="preserve">breve descripción de estas. </w:t>
      </w:r>
      <w:r w:rsidR="00F445D7" w:rsidRPr="00DC671C">
        <w:rPr>
          <w:rFonts w:ascii="Times New Roman" w:hAnsi="Times New Roman" w:cs="Times New Roman"/>
          <w:sz w:val="24"/>
          <w:szCs w:val="24"/>
        </w:rPr>
        <w:t xml:space="preserve">Así, </w:t>
      </w:r>
      <w:r w:rsidR="007A09A5">
        <w:rPr>
          <w:rFonts w:ascii="Times New Roman" w:hAnsi="Times New Roman" w:cs="Times New Roman"/>
          <w:sz w:val="24"/>
          <w:szCs w:val="24"/>
        </w:rPr>
        <w:t xml:space="preserve">dichas </w:t>
      </w:r>
      <w:r w:rsidRPr="00DC671C">
        <w:rPr>
          <w:rFonts w:ascii="Times New Roman" w:hAnsi="Times New Roman" w:cs="Times New Roman"/>
          <w:sz w:val="24"/>
          <w:szCs w:val="24"/>
        </w:rPr>
        <w:t>librerías</w:t>
      </w:r>
      <w:r w:rsidR="00592E60" w:rsidRPr="00DC671C">
        <w:rPr>
          <w:rFonts w:ascii="Times New Roman" w:hAnsi="Times New Roman" w:cs="Times New Roman"/>
          <w:sz w:val="24"/>
          <w:szCs w:val="24"/>
        </w:rPr>
        <w:t xml:space="preserve"> junto con las mencionadas en el </w:t>
      </w:r>
      <w:r w:rsidR="007A09A5">
        <w:rPr>
          <w:rFonts w:ascii="Times New Roman" w:hAnsi="Times New Roman" w:cs="Times New Roman"/>
          <w:sz w:val="24"/>
          <w:szCs w:val="24"/>
        </w:rPr>
        <w:t xml:space="preserve">apartado </w:t>
      </w:r>
      <w:r w:rsidR="00592E60" w:rsidRPr="00DC671C">
        <w:rPr>
          <w:rFonts w:ascii="Times New Roman" w:hAnsi="Times New Roman" w:cs="Times New Roman"/>
          <w:sz w:val="24"/>
          <w:szCs w:val="24"/>
        </w:rPr>
        <w:t xml:space="preserve">anterior sirven </w:t>
      </w:r>
      <w:r w:rsidRPr="00DC671C">
        <w:rPr>
          <w:rFonts w:ascii="Times New Roman" w:hAnsi="Times New Roman" w:cs="Times New Roman"/>
          <w:sz w:val="24"/>
          <w:szCs w:val="24"/>
        </w:rPr>
        <w:t xml:space="preserve">como apoyo </w:t>
      </w:r>
      <w:r w:rsidR="007A09A5">
        <w:rPr>
          <w:rFonts w:ascii="Times New Roman" w:hAnsi="Times New Roman" w:cs="Times New Roman"/>
          <w:sz w:val="24"/>
          <w:szCs w:val="24"/>
        </w:rPr>
        <w:t xml:space="preserve">al objetivo principal del trabajo. </w:t>
      </w:r>
      <w:r w:rsidR="00F445D7" w:rsidRPr="00DC671C">
        <w:rPr>
          <w:rFonts w:ascii="Times New Roman" w:hAnsi="Times New Roman" w:cs="Times New Roman"/>
          <w:sz w:val="24"/>
          <w:szCs w:val="24"/>
        </w:rPr>
        <w:t>Estas librerías son:</w:t>
      </w:r>
    </w:p>
    <w:p w14:paraId="199275D9" w14:textId="291BDA66" w:rsidR="00CE7B75" w:rsidRDefault="00CE7B75" w:rsidP="00833E03">
      <w:pPr>
        <w:pStyle w:val="Prrafodelista"/>
        <w:numPr>
          <w:ilvl w:val="0"/>
          <w:numId w:val="12"/>
        </w:numPr>
        <w:spacing w:after="180" w:line="360" w:lineRule="auto"/>
        <w:ind w:left="927"/>
        <w:jc w:val="both"/>
        <w:rPr>
          <w:rFonts w:ascii="Times New Roman" w:hAnsi="Times New Roman" w:cs="Times New Roman"/>
          <w:b/>
          <w:bCs/>
          <w:sz w:val="24"/>
          <w:szCs w:val="24"/>
        </w:rPr>
      </w:pPr>
      <w:r w:rsidRPr="00DC671C">
        <w:rPr>
          <w:rFonts w:ascii="Times New Roman" w:hAnsi="Times New Roman" w:cs="Times New Roman"/>
          <w:b/>
          <w:bCs/>
          <w:sz w:val="24"/>
          <w:szCs w:val="24"/>
        </w:rPr>
        <w:t xml:space="preserve">Matplotlib: </w:t>
      </w:r>
      <w:r w:rsidRPr="00DC671C">
        <w:rPr>
          <w:rFonts w:ascii="Times New Roman" w:hAnsi="Times New Roman" w:cs="Times New Roman"/>
          <w:sz w:val="24"/>
          <w:szCs w:val="24"/>
        </w:rPr>
        <w:t xml:space="preserve">biblioteca completa en </w:t>
      </w:r>
      <w:r w:rsidRPr="00987228">
        <w:rPr>
          <w:rFonts w:ascii="Times New Roman" w:hAnsi="Times New Roman" w:cs="Times New Roman"/>
          <w:i/>
          <w:iCs/>
          <w:sz w:val="24"/>
          <w:szCs w:val="24"/>
        </w:rPr>
        <w:t>Python</w:t>
      </w:r>
      <w:r w:rsidRPr="00DC671C">
        <w:rPr>
          <w:rFonts w:ascii="Times New Roman" w:hAnsi="Times New Roman" w:cs="Times New Roman"/>
          <w:sz w:val="24"/>
          <w:szCs w:val="24"/>
        </w:rPr>
        <w:t xml:space="preserve"> para crear visualizaciones estáticas, animadas e interactivas </w:t>
      </w:r>
      <w:r w:rsidRPr="00DC671C">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matplotlib.org/stable/index.html#","accessed":{"date-parts":[["2021","12","12"]]},"author":[{"dropping-particle":"","family":"matplotlib","given":"","non-dropping-particle":"","parse-names":false,"suffix":""}],"id":"ITEM-1","issued":{"date-parts":[["2021"]]},"title":"Matplotlib documentation — Matplotlib 3.5.0 documentation","type":"webpage"},"uris":["http://www.mendeley.com/documents/?uuid=f5db08b4-579a-3573-b0e7-637599443617"]}],"mendeley":{"formattedCitation":"(matplotlib, 2021)","plainTextFormattedCitation":"(matplotlib, 2021)","previouslyFormattedCitation":"(matplotlib, 2021)"},"properties":{"noteIndex":0},"schema":"https://github.com/citation-style-language/schema/raw/master/csl-citation.json"}</w:instrText>
      </w:r>
      <w:r w:rsidRPr="00DC671C">
        <w:rPr>
          <w:rFonts w:ascii="Times New Roman" w:hAnsi="Times New Roman" w:cs="Times New Roman"/>
          <w:sz w:val="24"/>
          <w:szCs w:val="24"/>
        </w:rPr>
        <w:fldChar w:fldCharType="separate"/>
      </w:r>
      <w:r w:rsidRPr="00DC671C">
        <w:rPr>
          <w:rFonts w:ascii="Times New Roman" w:hAnsi="Times New Roman" w:cs="Times New Roman"/>
          <w:noProof/>
          <w:sz w:val="24"/>
          <w:szCs w:val="24"/>
        </w:rPr>
        <w:t>(matplotlib, 2021)</w:t>
      </w:r>
      <w:r w:rsidRPr="00DC671C">
        <w:rPr>
          <w:rFonts w:ascii="Times New Roman" w:hAnsi="Times New Roman" w:cs="Times New Roman"/>
          <w:sz w:val="24"/>
          <w:szCs w:val="24"/>
        </w:rPr>
        <w:fldChar w:fldCharType="end"/>
      </w:r>
      <w:r w:rsidRPr="00DC671C">
        <w:rPr>
          <w:rFonts w:ascii="Times New Roman" w:hAnsi="Times New Roman" w:cs="Times New Roman"/>
          <w:sz w:val="24"/>
          <w:szCs w:val="24"/>
        </w:rPr>
        <w:t xml:space="preserve">, normalmente en dos dimensiones. Dichas visualizaciones pueden abarcar desde diagramas de diferentes tipos hasta imágenes en </w:t>
      </w:r>
      <w:r w:rsidR="00AD102D">
        <w:rPr>
          <w:rFonts w:ascii="Times New Roman" w:hAnsi="Times New Roman" w:cs="Times New Roman"/>
          <w:sz w:val="24"/>
          <w:szCs w:val="24"/>
        </w:rPr>
        <w:t xml:space="preserve">distintos </w:t>
      </w:r>
      <w:r w:rsidRPr="00DC671C">
        <w:rPr>
          <w:rFonts w:ascii="Times New Roman" w:hAnsi="Times New Roman" w:cs="Times New Roman"/>
          <w:sz w:val="24"/>
          <w:szCs w:val="24"/>
        </w:rPr>
        <w:t xml:space="preserve">formatos. </w:t>
      </w:r>
      <w:r w:rsidR="00AD102D">
        <w:rPr>
          <w:rFonts w:ascii="Times New Roman" w:hAnsi="Times New Roman" w:cs="Times New Roman"/>
          <w:sz w:val="24"/>
          <w:szCs w:val="24"/>
        </w:rPr>
        <w:t>Asimismo</w:t>
      </w:r>
      <w:r w:rsidRPr="00DC671C">
        <w:rPr>
          <w:rFonts w:ascii="Times New Roman" w:hAnsi="Times New Roman" w:cs="Times New Roman"/>
          <w:sz w:val="24"/>
          <w:szCs w:val="24"/>
        </w:rPr>
        <w:t xml:space="preserve">, esta librería </w:t>
      </w:r>
      <w:r w:rsidR="00AD102D">
        <w:rPr>
          <w:rFonts w:ascii="Times New Roman" w:hAnsi="Times New Roman" w:cs="Times New Roman"/>
          <w:sz w:val="24"/>
          <w:szCs w:val="24"/>
        </w:rPr>
        <w:t xml:space="preserve">permite la manipulación de </w:t>
      </w:r>
      <w:r w:rsidRPr="00DC671C">
        <w:rPr>
          <w:rFonts w:ascii="Times New Roman" w:hAnsi="Times New Roman" w:cs="Times New Roman"/>
          <w:sz w:val="24"/>
          <w:szCs w:val="24"/>
        </w:rPr>
        <w:t>ciertas características de las imágenes.</w:t>
      </w:r>
    </w:p>
    <w:p w14:paraId="6C59854C" w14:textId="69DE3025" w:rsidR="000A5057" w:rsidRPr="00DC671C" w:rsidRDefault="00935E9D" w:rsidP="00833E03">
      <w:pPr>
        <w:pStyle w:val="Prrafodelista"/>
        <w:numPr>
          <w:ilvl w:val="0"/>
          <w:numId w:val="12"/>
        </w:numPr>
        <w:spacing w:after="180" w:line="360" w:lineRule="auto"/>
        <w:ind w:left="927"/>
        <w:jc w:val="both"/>
        <w:rPr>
          <w:rFonts w:ascii="Times New Roman" w:hAnsi="Times New Roman" w:cs="Times New Roman"/>
          <w:b/>
          <w:bCs/>
          <w:sz w:val="24"/>
          <w:szCs w:val="24"/>
        </w:rPr>
      </w:pPr>
      <w:r w:rsidRPr="00DC671C">
        <w:rPr>
          <w:rFonts w:ascii="Times New Roman" w:hAnsi="Times New Roman" w:cs="Times New Roman"/>
          <w:b/>
          <w:bCs/>
          <w:sz w:val="24"/>
          <w:szCs w:val="24"/>
        </w:rPr>
        <w:t>Num</w:t>
      </w:r>
      <w:r w:rsidR="00100A26" w:rsidRPr="00DC671C">
        <w:rPr>
          <w:rFonts w:ascii="Times New Roman" w:hAnsi="Times New Roman" w:cs="Times New Roman"/>
          <w:b/>
          <w:bCs/>
          <w:sz w:val="24"/>
          <w:szCs w:val="24"/>
        </w:rPr>
        <w:t>P</w:t>
      </w:r>
      <w:r w:rsidRPr="00DC671C">
        <w:rPr>
          <w:rFonts w:ascii="Times New Roman" w:hAnsi="Times New Roman" w:cs="Times New Roman"/>
          <w:b/>
          <w:bCs/>
          <w:sz w:val="24"/>
          <w:szCs w:val="24"/>
        </w:rPr>
        <w:t xml:space="preserve">y: </w:t>
      </w:r>
      <w:r w:rsidR="00524B32" w:rsidRPr="00DC671C">
        <w:rPr>
          <w:rFonts w:ascii="Times New Roman" w:hAnsi="Times New Roman" w:cs="Times New Roman"/>
          <w:sz w:val="24"/>
          <w:szCs w:val="24"/>
        </w:rPr>
        <w:t>librería</w:t>
      </w:r>
      <w:r w:rsidRPr="00DC671C">
        <w:rPr>
          <w:rFonts w:ascii="Times New Roman" w:hAnsi="Times New Roman" w:cs="Times New Roman"/>
          <w:sz w:val="24"/>
          <w:szCs w:val="24"/>
        </w:rPr>
        <w:t xml:space="preserve"> fundamental para la computación científica en </w:t>
      </w:r>
      <w:r w:rsidRPr="00987228">
        <w:rPr>
          <w:rFonts w:ascii="Times New Roman" w:hAnsi="Times New Roman" w:cs="Times New Roman"/>
          <w:i/>
          <w:iCs/>
          <w:sz w:val="24"/>
          <w:szCs w:val="24"/>
        </w:rPr>
        <w:t>Python</w:t>
      </w:r>
      <w:r w:rsidR="00100A26" w:rsidRPr="00DC671C">
        <w:rPr>
          <w:rFonts w:ascii="Times New Roman" w:hAnsi="Times New Roman" w:cs="Times New Roman"/>
          <w:sz w:val="24"/>
          <w:szCs w:val="24"/>
        </w:rPr>
        <w:t xml:space="preserve"> </w:t>
      </w:r>
      <w:r w:rsidR="00100A26" w:rsidRPr="00DC671C">
        <w:rPr>
          <w:rFonts w:ascii="Times New Roman" w:hAnsi="Times New Roman" w:cs="Times New Roman"/>
          <w:sz w:val="24"/>
          <w:szCs w:val="24"/>
        </w:rPr>
        <w:fldChar w:fldCharType="begin" w:fldLock="1"/>
      </w:r>
      <w:r w:rsidR="009D49BE" w:rsidRPr="00DC671C">
        <w:rPr>
          <w:rFonts w:ascii="Times New Roman" w:hAnsi="Times New Roman" w:cs="Times New Roman"/>
          <w:sz w:val="24"/>
          <w:szCs w:val="24"/>
        </w:rPr>
        <w:instrText>ADDIN CSL_CITATION {"citationItems":[{"id":"ITEM-1","itemData":{"URL":"https://numpy.org/doc/stable/user/whatisnumpy.html","accessed":{"date-parts":[["2021","12","12"]]},"author":[{"dropping-particle":"","family":"NumPy","given":"","non-dropping-particle":"","parse-names":false,"suffix":""}],"id":"ITEM-1","issued":{"date-parts":[["2021","6","22"]]},"title":"What is NumPy? — NumPy v1.21 Manual","type":"webpage"},"uris":["http://www.mendeley.com/documents/?uuid=5dc2193b-0cf9-346a-bd0a-9b57453e58b2"]}],"mendeley":{"formattedCitation":"(NumPy, 2021)","plainTextFormattedCitation":"(NumPy, 2021)","previouslyFormattedCitation":"(NumPy, 2021)"},"properties":{"noteIndex":0},"schema":"https://github.com/citation-style-language/schema/raw/master/csl-citation.json"}</w:instrText>
      </w:r>
      <w:r w:rsidR="00100A26" w:rsidRPr="00DC671C">
        <w:rPr>
          <w:rFonts w:ascii="Times New Roman" w:hAnsi="Times New Roman" w:cs="Times New Roman"/>
          <w:sz w:val="24"/>
          <w:szCs w:val="24"/>
        </w:rPr>
        <w:fldChar w:fldCharType="separate"/>
      </w:r>
      <w:r w:rsidR="00100A26" w:rsidRPr="00DC671C">
        <w:rPr>
          <w:rFonts w:ascii="Times New Roman" w:hAnsi="Times New Roman" w:cs="Times New Roman"/>
          <w:noProof/>
          <w:sz w:val="24"/>
          <w:szCs w:val="24"/>
        </w:rPr>
        <w:t>(NumPy, 2021)</w:t>
      </w:r>
      <w:r w:rsidR="00100A26" w:rsidRPr="00DC671C">
        <w:rPr>
          <w:rFonts w:ascii="Times New Roman" w:hAnsi="Times New Roman" w:cs="Times New Roman"/>
          <w:sz w:val="24"/>
          <w:szCs w:val="24"/>
        </w:rPr>
        <w:fldChar w:fldCharType="end"/>
      </w:r>
      <w:r w:rsidR="003C7E8A" w:rsidRPr="00DC671C">
        <w:rPr>
          <w:rFonts w:ascii="Times New Roman" w:hAnsi="Times New Roman" w:cs="Times New Roman"/>
          <w:sz w:val="24"/>
          <w:szCs w:val="24"/>
        </w:rPr>
        <w:t xml:space="preserve">, </w:t>
      </w:r>
      <w:r w:rsidR="00100A26" w:rsidRPr="00DC671C">
        <w:rPr>
          <w:rFonts w:ascii="Times New Roman" w:hAnsi="Times New Roman" w:cs="Times New Roman"/>
          <w:sz w:val="24"/>
          <w:szCs w:val="24"/>
        </w:rPr>
        <w:t xml:space="preserve">de código abierto </w:t>
      </w:r>
      <w:r w:rsidR="008C51FC" w:rsidRPr="00DC671C">
        <w:rPr>
          <w:rFonts w:ascii="Times New Roman" w:hAnsi="Times New Roman" w:cs="Times New Roman"/>
          <w:sz w:val="24"/>
          <w:szCs w:val="24"/>
        </w:rPr>
        <w:t xml:space="preserve">y </w:t>
      </w:r>
      <w:r w:rsidR="003C7E8A" w:rsidRPr="00DC671C">
        <w:rPr>
          <w:rFonts w:ascii="Times New Roman" w:hAnsi="Times New Roman" w:cs="Times New Roman"/>
          <w:sz w:val="24"/>
          <w:szCs w:val="24"/>
        </w:rPr>
        <w:t xml:space="preserve">que </w:t>
      </w:r>
      <w:r w:rsidR="009D49BE" w:rsidRPr="00DC671C">
        <w:rPr>
          <w:rFonts w:ascii="Times New Roman" w:hAnsi="Times New Roman" w:cs="Times New Roman"/>
          <w:sz w:val="24"/>
          <w:szCs w:val="24"/>
        </w:rPr>
        <w:t xml:space="preserve">plantea los vectores </w:t>
      </w:r>
      <w:r w:rsidR="008C51FC" w:rsidRPr="00DC671C">
        <w:rPr>
          <w:rFonts w:ascii="Times New Roman" w:hAnsi="Times New Roman" w:cs="Times New Roman"/>
          <w:sz w:val="24"/>
          <w:szCs w:val="24"/>
        </w:rPr>
        <w:t>y matrices</w:t>
      </w:r>
      <w:r w:rsidR="009D49BE" w:rsidRPr="00DC671C">
        <w:rPr>
          <w:rFonts w:ascii="Times New Roman" w:hAnsi="Times New Roman" w:cs="Times New Roman"/>
          <w:sz w:val="24"/>
          <w:szCs w:val="24"/>
        </w:rPr>
        <w:t xml:space="preserve"> como </w:t>
      </w:r>
      <w:r w:rsidR="003C7E8A" w:rsidRPr="00DC671C">
        <w:rPr>
          <w:rFonts w:ascii="Times New Roman" w:hAnsi="Times New Roman" w:cs="Times New Roman"/>
          <w:sz w:val="24"/>
          <w:szCs w:val="24"/>
        </w:rPr>
        <w:t>su</w:t>
      </w:r>
      <w:r w:rsidR="009D49BE" w:rsidRPr="00DC671C">
        <w:rPr>
          <w:rFonts w:ascii="Times New Roman" w:hAnsi="Times New Roman" w:cs="Times New Roman"/>
          <w:sz w:val="24"/>
          <w:szCs w:val="24"/>
        </w:rPr>
        <w:t xml:space="preserve"> estructura de datos básica </w:t>
      </w:r>
      <w:r w:rsidR="009D49BE" w:rsidRPr="00DC671C">
        <w:rPr>
          <w:rFonts w:ascii="Times New Roman" w:hAnsi="Times New Roman" w:cs="Times New Roman"/>
          <w:sz w:val="24"/>
          <w:szCs w:val="24"/>
        </w:rPr>
        <w:fldChar w:fldCharType="begin" w:fldLock="1"/>
      </w:r>
      <w:r w:rsidR="00FF21AA" w:rsidRPr="00DC671C">
        <w:rPr>
          <w:rFonts w:ascii="Times New Roman" w:hAnsi="Times New Roman" w:cs="Times New Roman"/>
          <w:sz w:val="24"/>
          <w:szCs w:val="24"/>
        </w:rPr>
        <w:instrText>ADDIN CSL_CITATION {"citationItems":[{"id":"ITEM-1","itemData":{"URL":"https://medium.com/fintechexplained/why-should-we-use-numpy-c14a4fb03ee9","accessed":{"date-parts":[["2021","12","12"]]},"author":[{"dropping-particle":"","family":"Malik","given":"Farhad","non-dropping-particle":"","parse-names":false,"suffix":""}],"id":"ITEM-1","issued":{"date-parts":[["2019","3","31"]]},"title":"Why Should We Use NumPy?. Understanding NumPy Features Before… | by Farhad Malik | FinTechExplained | Medium","type":"webpage"},"uris":["http://www.mendeley.com/documents/?uuid=52a16fb5-eae9-35ff-86c0-ee63186bbc21"]}],"mendeley":{"formattedCitation":"(Malik, 2019b)","plainTextFormattedCitation":"(Malik, 2019b)","previouslyFormattedCitation":"(Malik, 2019b)"},"properties":{"noteIndex":0},"schema":"https://github.com/citation-style-language/schema/raw/master/csl-citation.json"}</w:instrText>
      </w:r>
      <w:r w:rsidR="009D49BE" w:rsidRPr="00DC671C">
        <w:rPr>
          <w:rFonts w:ascii="Times New Roman" w:hAnsi="Times New Roman" w:cs="Times New Roman"/>
          <w:sz w:val="24"/>
          <w:szCs w:val="24"/>
        </w:rPr>
        <w:fldChar w:fldCharType="separate"/>
      </w:r>
      <w:r w:rsidR="009D49BE" w:rsidRPr="00DC671C">
        <w:rPr>
          <w:rFonts w:ascii="Times New Roman" w:hAnsi="Times New Roman" w:cs="Times New Roman"/>
          <w:noProof/>
          <w:sz w:val="24"/>
          <w:szCs w:val="24"/>
        </w:rPr>
        <w:t>(Malik, 2019b)</w:t>
      </w:r>
      <w:r w:rsidR="009D49BE" w:rsidRPr="00DC671C">
        <w:rPr>
          <w:rFonts w:ascii="Times New Roman" w:hAnsi="Times New Roman" w:cs="Times New Roman"/>
          <w:sz w:val="24"/>
          <w:szCs w:val="24"/>
        </w:rPr>
        <w:fldChar w:fldCharType="end"/>
      </w:r>
      <w:r w:rsidR="008C51FC" w:rsidRPr="00DC671C">
        <w:rPr>
          <w:rFonts w:ascii="Times New Roman" w:hAnsi="Times New Roman" w:cs="Times New Roman"/>
          <w:sz w:val="24"/>
          <w:szCs w:val="24"/>
        </w:rPr>
        <w:t xml:space="preserve">. </w:t>
      </w:r>
      <w:r w:rsidR="00FF21AA" w:rsidRPr="00DC671C">
        <w:rPr>
          <w:rFonts w:ascii="Times New Roman" w:hAnsi="Times New Roman" w:cs="Times New Roman"/>
          <w:sz w:val="24"/>
          <w:szCs w:val="24"/>
        </w:rPr>
        <w:t>Además</w:t>
      </w:r>
      <w:r w:rsidR="003C7E8A" w:rsidRPr="00DC671C">
        <w:rPr>
          <w:rFonts w:ascii="Times New Roman" w:hAnsi="Times New Roman" w:cs="Times New Roman"/>
          <w:sz w:val="24"/>
          <w:szCs w:val="24"/>
        </w:rPr>
        <w:t>, e</w:t>
      </w:r>
      <w:r w:rsidR="008C51FC" w:rsidRPr="00DC671C">
        <w:rPr>
          <w:rFonts w:ascii="Times New Roman" w:hAnsi="Times New Roman" w:cs="Times New Roman"/>
          <w:sz w:val="24"/>
          <w:szCs w:val="24"/>
        </w:rPr>
        <w:t xml:space="preserve">sta puede ser </w:t>
      </w:r>
      <w:r w:rsidR="00FF21AA" w:rsidRPr="00DC671C">
        <w:rPr>
          <w:rFonts w:ascii="Times New Roman" w:hAnsi="Times New Roman" w:cs="Times New Roman"/>
          <w:sz w:val="24"/>
          <w:szCs w:val="24"/>
        </w:rPr>
        <w:t>empleada</w:t>
      </w:r>
      <w:r w:rsidR="008C51FC" w:rsidRPr="00DC671C">
        <w:rPr>
          <w:rFonts w:ascii="Times New Roman" w:hAnsi="Times New Roman" w:cs="Times New Roman"/>
          <w:sz w:val="24"/>
          <w:szCs w:val="24"/>
        </w:rPr>
        <w:t xml:space="preserve"> para realizar operaciones matemáticas sobre </w:t>
      </w:r>
      <w:r w:rsidR="003C7E8A" w:rsidRPr="00DC671C">
        <w:rPr>
          <w:rFonts w:ascii="Times New Roman" w:hAnsi="Times New Roman" w:cs="Times New Roman"/>
          <w:sz w:val="24"/>
          <w:szCs w:val="24"/>
        </w:rPr>
        <w:t xml:space="preserve">dichos vectores </w:t>
      </w:r>
      <w:r w:rsidR="008C51FC" w:rsidRPr="00DC671C">
        <w:rPr>
          <w:rFonts w:ascii="Times New Roman" w:hAnsi="Times New Roman" w:cs="Times New Roman"/>
          <w:sz w:val="24"/>
          <w:szCs w:val="24"/>
        </w:rPr>
        <w:t>y matrices, como rutinas trigonométricas, estadísticas y algebraicas</w:t>
      </w:r>
      <w:r w:rsidR="00FF21AA" w:rsidRPr="00DC671C">
        <w:rPr>
          <w:rFonts w:ascii="Times New Roman" w:hAnsi="Times New Roman" w:cs="Times New Roman"/>
          <w:sz w:val="24"/>
          <w:szCs w:val="24"/>
        </w:rPr>
        <w:t xml:space="preserve"> </w:t>
      </w:r>
      <w:r w:rsidR="00FF21AA" w:rsidRPr="00DC671C">
        <w:rPr>
          <w:rFonts w:ascii="Times New Roman" w:hAnsi="Times New Roman" w:cs="Times New Roman"/>
          <w:sz w:val="24"/>
          <w:szCs w:val="24"/>
        </w:rPr>
        <w:fldChar w:fldCharType="begin" w:fldLock="1"/>
      </w:r>
      <w:r w:rsidR="005D1B7D" w:rsidRPr="00DC671C">
        <w:rPr>
          <w:rFonts w:ascii="Times New Roman" w:hAnsi="Times New Roman" w:cs="Times New Roman"/>
          <w:sz w:val="24"/>
          <w:szCs w:val="24"/>
        </w:rPr>
        <w:instrText>ADDIN CSL_CITATION {"citationItems":[{"id":"ITEM-1","itemData":{"URL":"https://medium.com/fintechexplained/why-should-we-use-numpy-c14a4fb03ee9","accessed":{"date-parts":[["2021","12","12"]]},"author":[{"dropping-particle":"","family":"Malik","given":"Farhad","non-dropping-particle":"","parse-names":false,"suffix":""}],"id":"ITEM-1","issued":{"date-parts":[["2019","3","31"]]},"title":"Why Should We Use NumPy?. Understanding NumPy Features Before… | by Farhad Malik | FinTechExplained | Medium","type":"webpage"},"uris":["http://www.mendeley.com/documents/?uuid=52a16fb5-eae9-35ff-86c0-ee63186bbc21"]}],"mendeley":{"formattedCitation":"(Malik, 2019b)","plainTextFormattedCitation":"(Malik, 2019b)","previouslyFormattedCitation":"(Malik, 2019b)"},"properties":{"noteIndex":0},"schema":"https://github.com/citation-style-language/schema/raw/master/csl-citation.json"}</w:instrText>
      </w:r>
      <w:r w:rsidR="00FF21AA" w:rsidRPr="00DC671C">
        <w:rPr>
          <w:rFonts w:ascii="Times New Roman" w:hAnsi="Times New Roman" w:cs="Times New Roman"/>
          <w:sz w:val="24"/>
          <w:szCs w:val="24"/>
        </w:rPr>
        <w:fldChar w:fldCharType="separate"/>
      </w:r>
      <w:r w:rsidR="00FF21AA" w:rsidRPr="00DC671C">
        <w:rPr>
          <w:rFonts w:ascii="Times New Roman" w:hAnsi="Times New Roman" w:cs="Times New Roman"/>
          <w:noProof/>
          <w:sz w:val="24"/>
          <w:szCs w:val="24"/>
        </w:rPr>
        <w:t>(Malik, 2019b)</w:t>
      </w:r>
      <w:r w:rsidR="00FF21AA" w:rsidRPr="00DC671C">
        <w:rPr>
          <w:rFonts w:ascii="Times New Roman" w:hAnsi="Times New Roman" w:cs="Times New Roman"/>
          <w:sz w:val="24"/>
          <w:szCs w:val="24"/>
        </w:rPr>
        <w:fldChar w:fldCharType="end"/>
      </w:r>
      <w:r w:rsidR="008C51FC" w:rsidRPr="00DC671C">
        <w:rPr>
          <w:rFonts w:ascii="Times New Roman" w:hAnsi="Times New Roman" w:cs="Times New Roman"/>
          <w:sz w:val="24"/>
          <w:szCs w:val="24"/>
        </w:rPr>
        <w:t>.</w:t>
      </w:r>
    </w:p>
    <w:p w14:paraId="6E1CB1EF" w14:textId="5F416596" w:rsidR="006C1755" w:rsidRPr="006C33E0" w:rsidRDefault="00CE7B75" w:rsidP="00833E03">
      <w:pPr>
        <w:pStyle w:val="Prrafodelista"/>
        <w:numPr>
          <w:ilvl w:val="0"/>
          <w:numId w:val="12"/>
        </w:numPr>
        <w:spacing w:after="180" w:line="360" w:lineRule="auto"/>
        <w:ind w:left="927"/>
        <w:jc w:val="both"/>
        <w:rPr>
          <w:rFonts w:ascii="Times New Roman" w:hAnsi="Times New Roman" w:cs="Times New Roman"/>
          <w:b/>
          <w:bCs/>
          <w:sz w:val="24"/>
          <w:szCs w:val="24"/>
        </w:rPr>
      </w:pPr>
      <w:r>
        <w:rPr>
          <w:rFonts w:ascii="Times New Roman" w:hAnsi="Times New Roman" w:cs="Times New Roman"/>
          <w:b/>
          <w:bCs/>
          <w:sz w:val="24"/>
          <w:szCs w:val="24"/>
        </w:rPr>
        <w:t>Pandas:</w:t>
      </w:r>
      <w:r w:rsidR="00E0188E">
        <w:rPr>
          <w:rFonts w:ascii="Times New Roman" w:hAnsi="Times New Roman" w:cs="Times New Roman"/>
          <w:b/>
          <w:bCs/>
          <w:sz w:val="24"/>
          <w:szCs w:val="24"/>
        </w:rPr>
        <w:t xml:space="preserve"> </w:t>
      </w:r>
      <w:r w:rsidR="00E0188E">
        <w:rPr>
          <w:rFonts w:ascii="Times New Roman" w:hAnsi="Times New Roman" w:cs="Times New Roman"/>
          <w:sz w:val="24"/>
          <w:szCs w:val="24"/>
        </w:rPr>
        <w:t xml:space="preserve">librería de análisis y manipulación de datos de código abierto, rápida, potente, flexible y fácil de usar, construida sobre el lenguaje de programación </w:t>
      </w:r>
      <w:r w:rsidR="00E0188E" w:rsidRPr="00987228">
        <w:rPr>
          <w:rFonts w:ascii="Times New Roman" w:hAnsi="Times New Roman" w:cs="Times New Roman"/>
          <w:i/>
          <w:iCs/>
          <w:sz w:val="24"/>
          <w:szCs w:val="24"/>
        </w:rPr>
        <w:t>Python</w:t>
      </w:r>
      <w:r w:rsidR="00E0188E">
        <w:rPr>
          <w:rFonts w:ascii="Times New Roman" w:hAnsi="Times New Roman" w:cs="Times New Roman"/>
          <w:sz w:val="24"/>
          <w:szCs w:val="24"/>
        </w:rPr>
        <w:t xml:space="preserve"> </w:t>
      </w:r>
      <w:r w:rsidR="003D0D9B">
        <w:rPr>
          <w:rFonts w:ascii="Times New Roman" w:hAnsi="Times New Roman" w:cs="Times New Roman"/>
          <w:sz w:val="24"/>
          <w:szCs w:val="24"/>
        </w:rPr>
        <w:fldChar w:fldCharType="begin" w:fldLock="1"/>
      </w:r>
      <w:r w:rsidR="003648F4">
        <w:rPr>
          <w:rFonts w:ascii="Times New Roman" w:hAnsi="Times New Roman" w:cs="Times New Roman"/>
          <w:sz w:val="24"/>
          <w:szCs w:val="24"/>
        </w:rPr>
        <w:instrText>ADDIN CSL_CITATION {"citationItems":[{"id":"ITEM-1","itemData":{"URL":"https://pandas.pydata.org/","accessed":{"date-parts":[["2022","1","3"]]},"author":[{"dropping-particle":"","family":"pandas","given":"","non-dropping-particle":"","parse-names":false,"suffix":""}],"id":"ITEM-1","issued":{"date-parts":[["2021","12","12"]]},"title":"pandas - Python Data Analysis Library","type":"webpage"},"uris":["http://www.mendeley.com/documents/?uuid=c16e5363-bc95-37c9-8a42-51c42b437ace"]}],"mendeley":{"formattedCitation":"(pandas, 2021)","plainTextFormattedCitation":"(pandas, 2021)","previouslyFormattedCitation":"(pandas, 2021)"},"properties":{"noteIndex":0},"schema":"https://github.com/citation-style-language/schema/raw/master/csl-citation.json"}</w:instrText>
      </w:r>
      <w:r w:rsidR="003D0D9B">
        <w:rPr>
          <w:rFonts w:ascii="Times New Roman" w:hAnsi="Times New Roman" w:cs="Times New Roman"/>
          <w:sz w:val="24"/>
          <w:szCs w:val="24"/>
        </w:rPr>
        <w:fldChar w:fldCharType="separate"/>
      </w:r>
      <w:r w:rsidR="003D0D9B" w:rsidRPr="003D0D9B">
        <w:rPr>
          <w:rFonts w:ascii="Times New Roman" w:hAnsi="Times New Roman" w:cs="Times New Roman"/>
          <w:noProof/>
          <w:sz w:val="24"/>
          <w:szCs w:val="24"/>
        </w:rPr>
        <w:t>(pandas, 2021)</w:t>
      </w:r>
      <w:r w:rsidR="003D0D9B">
        <w:rPr>
          <w:rFonts w:ascii="Times New Roman" w:hAnsi="Times New Roman" w:cs="Times New Roman"/>
          <w:sz w:val="24"/>
          <w:szCs w:val="24"/>
        </w:rPr>
        <w:fldChar w:fldCharType="end"/>
      </w:r>
      <w:r w:rsidR="00E0188E">
        <w:rPr>
          <w:rFonts w:ascii="Times New Roman" w:hAnsi="Times New Roman" w:cs="Times New Roman"/>
          <w:sz w:val="24"/>
          <w:szCs w:val="24"/>
        </w:rPr>
        <w:t>.</w:t>
      </w:r>
    </w:p>
    <w:p w14:paraId="046DF0B2" w14:textId="2F989EF6" w:rsidR="00B52440" w:rsidRPr="00B52440" w:rsidRDefault="006C33E0" w:rsidP="00833E03">
      <w:pPr>
        <w:pStyle w:val="Prrafodelista"/>
        <w:numPr>
          <w:ilvl w:val="0"/>
          <w:numId w:val="12"/>
        </w:numPr>
        <w:spacing w:after="180" w:line="360" w:lineRule="auto"/>
        <w:ind w:left="927"/>
        <w:jc w:val="both"/>
        <w:rPr>
          <w:rFonts w:ascii="Times New Roman" w:hAnsi="Times New Roman" w:cs="Times New Roman"/>
          <w:b/>
          <w:bCs/>
          <w:sz w:val="24"/>
          <w:szCs w:val="24"/>
        </w:rPr>
      </w:pPr>
      <w:r>
        <w:rPr>
          <w:rFonts w:ascii="Times New Roman" w:hAnsi="Times New Roman" w:cs="Times New Roman"/>
          <w:b/>
          <w:bCs/>
          <w:sz w:val="24"/>
          <w:szCs w:val="24"/>
        </w:rPr>
        <w:t xml:space="preserve">Pillow: </w:t>
      </w:r>
      <w:r w:rsidR="00355D54" w:rsidRPr="00355D54">
        <w:rPr>
          <w:rFonts w:ascii="Times New Roman" w:hAnsi="Times New Roman" w:cs="Times New Roman"/>
          <w:sz w:val="24"/>
          <w:szCs w:val="24"/>
        </w:rPr>
        <w:t>biblioteca</w:t>
      </w:r>
      <w:r w:rsidR="00355D54">
        <w:rPr>
          <w:rFonts w:ascii="Times New Roman" w:hAnsi="Times New Roman" w:cs="Times New Roman"/>
          <w:sz w:val="24"/>
          <w:szCs w:val="24"/>
        </w:rPr>
        <w:t xml:space="preserve"> para el procesamiento de imágenes</w:t>
      </w:r>
      <w:r w:rsidR="000753F4">
        <w:rPr>
          <w:rFonts w:ascii="Times New Roman" w:hAnsi="Times New Roman" w:cs="Times New Roman"/>
          <w:sz w:val="24"/>
          <w:szCs w:val="24"/>
        </w:rPr>
        <w:t xml:space="preserve"> en </w:t>
      </w:r>
      <w:r w:rsidR="000753F4" w:rsidRPr="00987228">
        <w:rPr>
          <w:rFonts w:ascii="Times New Roman" w:hAnsi="Times New Roman" w:cs="Times New Roman"/>
          <w:i/>
          <w:iCs/>
          <w:sz w:val="24"/>
          <w:szCs w:val="24"/>
        </w:rPr>
        <w:t>Python</w:t>
      </w:r>
      <w:r w:rsidR="000753F4">
        <w:rPr>
          <w:rFonts w:ascii="Times New Roman" w:hAnsi="Times New Roman" w:cs="Times New Roman"/>
          <w:sz w:val="24"/>
          <w:szCs w:val="24"/>
        </w:rPr>
        <w:t xml:space="preserve"> y que admite formatos de archivo</w:t>
      </w:r>
      <w:r w:rsidR="00B52440">
        <w:rPr>
          <w:rFonts w:ascii="Times New Roman" w:hAnsi="Times New Roman" w:cs="Times New Roman"/>
          <w:sz w:val="24"/>
          <w:szCs w:val="24"/>
        </w:rPr>
        <w:t xml:space="preserve"> como: </w:t>
      </w:r>
      <w:r w:rsidR="000753F4">
        <w:rPr>
          <w:rFonts w:ascii="Times New Roman" w:hAnsi="Times New Roman" w:cs="Times New Roman"/>
          <w:sz w:val="24"/>
          <w:szCs w:val="24"/>
        </w:rPr>
        <w:t xml:space="preserve">BMP, PNG, JPEG y TIFF </w:t>
      </w:r>
      <w:r w:rsidR="00B52440">
        <w:rPr>
          <w:rFonts w:ascii="Times New Roman" w:hAnsi="Times New Roman" w:cs="Times New Roman"/>
          <w:sz w:val="24"/>
          <w:szCs w:val="24"/>
        </w:rPr>
        <w:fldChar w:fldCharType="begin" w:fldLock="1"/>
      </w:r>
      <w:r w:rsidR="009504F4">
        <w:rPr>
          <w:rFonts w:ascii="Times New Roman" w:hAnsi="Times New Roman" w:cs="Times New Roman"/>
          <w:sz w:val="24"/>
          <w:szCs w:val="24"/>
        </w:rPr>
        <w:instrText>ADDIN CSL_CITATION {"citationItems":[{"id":"ITEM-1","itemData":{"URL":"https://pillow.readthedocs.io/en/stable/","accessed":{"date-parts":[["2022","1","24"]]},"author":[{"dropping-particle":"","family":"pillow","given":"","non-dropping-particle":"","parse-names":false,"suffix":""}],"id":"ITEM-1","issued":{"date-parts":[["2022","1","2"]]},"title":"Pillow — Pillow (PIL Fork) 9.0.0 documentation","type":"webpage"},"uris":["http://www.mendeley.com/documents/?uuid=1bf0cdc9-711b-38e5-9108-42f555004871"]}],"mendeley":{"formattedCitation":"(pillow, 2022)","plainTextFormattedCitation":"(pillow, 2022)","previouslyFormattedCitation":"(pillow, 2022)"},"properties":{"noteIndex":0},"schema":"https://github.com/citation-style-language/schema/raw/master/csl-citation.json"}</w:instrText>
      </w:r>
      <w:r w:rsidR="00B52440">
        <w:rPr>
          <w:rFonts w:ascii="Times New Roman" w:hAnsi="Times New Roman" w:cs="Times New Roman"/>
          <w:sz w:val="24"/>
          <w:szCs w:val="24"/>
        </w:rPr>
        <w:fldChar w:fldCharType="separate"/>
      </w:r>
      <w:r w:rsidR="00B52440" w:rsidRPr="00B52440">
        <w:rPr>
          <w:rFonts w:ascii="Times New Roman" w:hAnsi="Times New Roman" w:cs="Times New Roman"/>
          <w:noProof/>
          <w:sz w:val="24"/>
          <w:szCs w:val="24"/>
        </w:rPr>
        <w:t>(pillow, 2022)</w:t>
      </w:r>
      <w:r w:rsidR="00B52440">
        <w:rPr>
          <w:rFonts w:ascii="Times New Roman" w:hAnsi="Times New Roman" w:cs="Times New Roman"/>
          <w:sz w:val="24"/>
          <w:szCs w:val="24"/>
        </w:rPr>
        <w:fldChar w:fldCharType="end"/>
      </w:r>
      <w:r w:rsidR="000753F4">
        <w:rPr>
          <w:rFonts w:ascii="Times New Roman" w:hAnsi="Times New Roman" w:cs="Times New Roman"/>
          <w:sz w:val="24"/>
          <w:szCs w:val="24"/>
        </w:rPr>
        <w:t>.</w:t>
      </w:r>
    </w:p>
    <w:p w14:paraId="6AE322B3" w14:textId="31A07E31" w:rsidR="006C33E0" w:rsidRDefault="00B52440" w:rsidP="00833E03">
      <w:pPr>
        <w:pStyle w:val="Prrafodelista"/>
        <w:numPr>
          <w:ilvl w:val="0"/>
          <w:numId w:val="12"/>
        </w:numPr>
        <w:spacing w:after="180" w:line="360" w:lineRule="auto"/>
        <w:ind w:left="927"/>
        <w:jc w:val="both"/>
        <w:rPr>
          <w:rFonts w:ascii="Times New Roman" w:hAnsi="Times New Roman" w:cs="Times New Roman"/>
          <w:b/>
          <w:bCs/>
          <w:sz w:val="24"/>
          <w:szCs w:val="24"/>
        </w:rPr>
      </w:pPr>
      <w:r>
        <w:rPr>
          <w:rFonts w:ascii="Times New Roman" w:hAnsi="Times New Roman" w:cs="Times New Roman"/>
          <w:b/>
          <w:bCs/>
          <w:sz w:val="24"/>
          <w:szCs w:val="24"/>
        </w:rPr>
        <w:t>Scikit</w:t>
      </w:r>
      <w:r w:rsidRPr="00AC0A34">
        <w:rPr>
          <w:rFonts w:ascii="Times New Roman" w:hAnsi="Times New Roman" w:cs="Times New Roman"/>
          <w:b/>
          <w:bCs/>
          <w:sz w:val="24"/>
          <w:szCs w:val="24"/>
        </w:rPr>
        <w:t>-learn</w:t>
      </w:r>
      <w:r w:rsidR="00AC0A34">
        <w:rPr>
          <w:rFonts w:ascii="Times New Roman" w:hAnsi="Times New Roman" w:cs="Times New Roman"/>
          <w:sz w:val="24"/>
          <w:szCs w:val="24"/>
        </w:rPr>
        <w:t xml:space="preserve">: librería de aprendizaje automático en </w:t>
      </w:r>
      <w:r w:rsidR="00AC0A34" w:rsidRPr="00987228">
        <w:rPr>
          <w:rFonts w:ascii="Times New Roman" w:hAnsi="Times New Roman" w:cs="Times New Roman"/>
          <w:i/>
          <w:iCs/>
          <w:sz w:val="24"/>
          <w:szCs w:val="24"/>
        </w:rPr>
        <w:t>Python</w:t>
      </w:r>
      <w:r w:rsidR="00AC0A34">
        <w:rPr>
          <w:rFonts w:ascii="Times New Roman" w:hAnsi="Times New Roman" w:cs="Times New Roman"/>
          <w:sz w:val="24"/>
          <w:szCs w:val="24"/>
        </w:rPr>
        <w:t xml:space="preserve"> que ofrece funcionalidades para el aprendizaje supervisado y no supervisado</w:t>
      </w:r>
      <w:r w:rsidR="009504F4">
        <w:rPr>
          <w:rFonts w:ascii="Times New Roman" w:hAnsi="Times New Roman" w:cs="Times New Roman"/>
          <w:sz w:val="24"/>
          <w:szCs w:val="24"/>
        </w:rPr>
        <w:t xml:space="preserve"> </w:t>
      </w:r>
      <w:r w:rsidR="009504F4">
        <w:rPr>
          <w:rFonts w:ascii="Times New Roman" w:hAnsi="Times New Roman" w:cs="Times New Roman"/>
          <w:sz w:val="24"/>
          <w:szCs w:val="24"/>
        </w:rPr>
        <w:fldChar w:fldCharType="begin" w:fldLock="1"/>
      </w:r>
      <w:r w:rsidR="00403F06">
        <w:rPr>
          <w:rFonts w:ascii="Times New Roman" w:hAnsi="Times New Roman" w:cs="Times New Roman"/>
          <w:sz w:val="24"/>
          <w:szCs w:val="24"/>
        </w:rPr>
        <w:instrText>ADDIN CSL_CITATION {"citationItems":[{"id":"ITEM-1","itemData":{"URL":"https://scikit-learn.org/stable/","accessed":{"date-parts":[["2022","1","24"]]},"author":[{"dropping-particle":"","family":"scikit-learn","given":"","non-dropping-particle":"","parse-names":false,"suffix":""}],"id":"ITEM-1","issued":{"date-parts":[["2022"]]},"title":"scikit-learn: machine learning in Python — scikit-learn 1.0.2 documentation","type":"webpage"},"uris":["http://www.mendeley.com/documents/?uuid=f813b42c-5c3d-30f7-a643-7942360cb444"]}],"mendeley":{"formattedCitation":"(scikit-learn, 2022)","plainTextFormattedCitation":"(scikit-learn, 2022)","previouslyFormattedCitation":"(scikit-learn, 2022)"},"properties":{"noteIndex":0},"schema":"https://github.com/citation-style-language/schema/raw/master/csl-citation.json"}</w:instrText>
      </w:r>
      <w:r w:rsidR="009504F4">
        <w:rPr>
          <w:rFonts w:ascii="Times New Roman" w:hAnsi="Times New Roman" w:cs="Times New Roman"/>
          <w:sz w:val="24"/>
          <w:szCs w:val="24"/>
        </w:rPr>
        <w:fldChar w:fldCharType="separate"/>
      </w:r>
      <w:r w:rsidR="009504F4" w:rsidRPr="009504F4">
        <w:rPr>
          <w:rFonts w:ascii="Times New Roman" w:hAnsi="Times New Roman" w:cs="Times New Roman"/>
          <w:noProof/>
          <w:sz w:val="24"/>
          <w:szCs w:val="24"/>
        </w:rPr>
        <w:t>(scikit-learn, 2022)</w:t>
      </w:r>
      <w:r w:rsidR="009504F4">
        <w:rPr>
          <w:rFonts w:ascii="Times New Roman" w:hAnsi="Times New Roman" w:cs="Times New Roman"/>
          <w:sz w:val="24"/>
          <w:szCs w:val="24"/>
        </w:rPr>
        <w:fldChar w:fldCharType="end"/>
      </w:r>
      <w:r w:rsidR="00AC0A34">
        <w:rPr>
          <w:rFonts w:ascii="Times New Roman" w:hAnsi="Times New Roman" w:cs="Times New Roman"/>
          <w:sz w:val="24"/>
          <w:szCs w:val="24"/>
        </w:rPr>
        <w:t xml:space="preserve">. Además, proporciona herramientas para el desarrollo, selección y evaluación de modelos, así </w:t>
      </w:r>
      <w:r w:rsidR="00AC0A34">
        <w:rPr>
          <w:rFonts w:ascii="Times New Roman" w:hAnsi="Times New Roman" w:cs="Times New Roman"/>
          <w:sz w:val="24"/>
          <w:szCs w:val="24"/>
        </w:rPr>
        <w:lastRenderedPageBreak/>
        <w:t>como muchas otras utilidades, incluido el preprocesamiento de datos</w:t>
      </w:r>
      <w:r w:rsidR="009504F4">
        <w:rPr>
          <w:rFonts w:ascii="Times New Roman" w:hAnsi="Times New Roman" w:cs="Times New Roman"/>
          <w:sz w:val="24"/>
          <w:szCs w:val="24"/>
        </w:rPr>
        <w:t xml:space="preserve"> </w:t>
      </w:r>
      <w:r w:rsidR="009504F4">
        <w:rPr>
          <w:rFonts w:ascii="Times New Roman" w:hAnsi="Times New Roman" w:cs="Times New Roman"/>
          <w:sz w:val="24"/>
          <w:szCs w:val="24"/>
        </w:rPr>
        <w:fldChar w:fldCharType="begin" w:fldLock="1"/>
      </w:r>
      <w:r w:rsidR="009504F4">
        <w:rPr>
          <w:rFonts w:ascii="Times New Roman" w:hAnsi="Times New Roman" w:cs="Times New Roman"/>
          <w:sz w:val="24"/>
          <w:szCs w:val="24"/>
        </w:rPr>
        <w:instrText>ADDIN CSL_CITATION {"citationItems":[{"id":"ITEM-1","itemData":{"URL":"https://towardsdatascience.com/scikit-learn-vs-sklearn-6944b9dc1736","accessed":{"date-parts":[["2022","1","24"]]},"author":[{"dropping-particle":"","family":"Myrianthous","given":"Giorgos","non-dropping-particle":"","parse-names":false,"suffix":""}],"id":"ITEM-1","issued":{"date-parts":[["2021","8","28"]]},"title":"Difference Between scikit-learn and sklearn | Towards Data Science","type":"webpage"},"uris":["http://www.mendeley.com/documents/?uuid=67254ea0-8c0a-315f-800f-4cc8cb828652"]}],"mendeley":{"formattedCitation":"(Myrianthous, 2021)","plainTextFormattedCitation":"(Myrianthous, 2021)","previouslyFormattedCitation":"(Myrianthous, 2021)"},"properties":{"noteIndex":0},"schema":"https://github.com/citation-style-language/schema/raw/master/csl-citation.json"}</w:instrText>
      </w:r>
      <w:r w:rsidR="009504F4">
        <w:rPr>
          <w:rFonts w:ascii="Times New Roman" w:hAnsi="Times New Roman" w:cs="Times New Roman"/>
          <w:sz w:val="24"/>
          <w:szCs w:val="24"/>
        </w:rPr>
        <w:fldChar w:fldCharType="separate"/>
      </w:r>
      <w:r w:rsidR="009504F4" w:rsidRPr="009504F4">
        <w:rPr>
          <w:rFonts w:ascii="Times New Roman" w:hAnsi="Times New Roman" w:cs="Times New Roman"/>
          <w:noProof/>
          <w:sz w:val="24"/>
          <w:szCs w:val="24"/>
        </w:rPr>
        <w:t>(Myrianthous, 2021)</w:t>
      </w:r>
      <w:r w:rsidR="009504F4">
        <w:rPr>
          <w:rFonts w:ascii="Times New Roman" w:hAnsi="Times New Roman" w:cs="Times New Roman"/>
          <w:sz w:val="24"/>
          <w:szCs w:val="24"/>
        </w:rPr>
        <w:fldChar w:fldCharType="end"/>
      </w:r>
      <w:r w:rsidR="00040A12">
        <w:rPr>
          <w:rFonts w:ascii="Times New Roman" w:hAnsi="Times New Roman" w:cs="Times New Roman"/>
          <w:sz w:val="24"/>
          <w:szCs w:val="24"/>
        </w:rPr>
        <w:t>.</w:t>
      </w:r>
    </w:p>
    <w:p w14:paraId="4069BDA3" w14:textId="573A58A8" w:rsidR="007F4DFF" w:rsidRDefault="007F4DFF" w:rsidP="007F4DFF">
      <w:pPr>
        <w:pStyle w:val="Ttulo1"/>
        <w:numPr>
          <w:ilvl w:val="0"/>
          <w:numId w:val="5"/>
        </w:numPr>
        <w:spacing w:before="0" w:after="180" w:line="360" w:lineRule="auto"/>
        <w:jc w:val="both"/>
        <w:rPr>
          <w:rFonts w:ascii="Times New Roman" w:hAnsi="Times New Roman" w:cs="Times New Roman"/>
          <w:b/>
          <w:bCs/>
          <w:color w:val="auto"/>
          <w:sz w:val="24"/>
          <w:szCs w:val="24"/>
          <w:lang w:val="es-ES_tradnl"/>
        </w:rPr>
      </w:pPr>
      <w:bookmarkStart w:id="201" w:name="_Toc94027288"/>
      <w:r>
        <w:rPr>
          <w:rFonts w:ascii="Times New Roman" w:hAnsi="Times New Roman" w:cs="Times New Roman"/>
          <w:b/>
          <w:bCs/>
          <w:color w:val="auto"/>
          <w:sz w:val="24"/>
          <w:szCs w:val="24"/>
          <w:lang w:val="es-ES_tradnl"/>
        </w:rPr>
        <w:t>Desarrollo CRISP-DM</w:t>
      </w:r>
      <w:bookmarkEnd w:id="201"/>
    </w:p>
    <w:p w14:paraId="02C9F50C" w14:textId="659C96F4" w:rsidR="001D2FD5" w:rsidRDefault="001D2FD5" w:rsidP="001D2FD5">
      <w:pPr>
        <w:pStyle w:val="Ttulo2"/>
        <w:numPr>
          <w:ilvl w:val="1"/>
          <w:numId w:val="5"/>
        </w:numPr>
        <w:spacing w:before="0" w:after="180" w:line="360" w:lineRule="auto"/>
        <w:ind w:left="432"/>
        <w:jc w:val="both"/>
        <w:rPr>
          <w:rFonts w:ascii="Times New Roman" w:hAnsi="Times New Roman" w:cs="Times New Roman"/>
          <w:b/>
          <w:bCs/>
          <w:color w:val="auto"/>
          <w:sz w:val="24"/>
          <w:szCs w:val="24"/>
        </w:rPr>
      </w:pPr>
      <w:bookmarkStart w:id="202" w:name="_Comprensión_del_negocio"/>
      <w:bookmarkStart w:id="203" w:name="_Toc94027289"/>
      <w:bookmarkEnd w:id="202"/>
      <w:r>
        <w:rPr>
          <w:rFonts w:ascii="Times New Roman" w:hAnsi="Times New Roman" w:cs="Times New Roman"/>
          <w:b/>
          <w:bCs/>
          <w:color w:val="auto"/>
          <w:sz w:val="24"/>
          <w:szCs w:val="24"/>
        </w:rPr>
        <w:t>Comprensión del negocio</w:t>
      </w:r>
      <w:bookmarkEnd w:id="203"/>
    </w:p>
    <w:p w14:paraId="43580DF2" w14:textId="2294E25B" w:rsidR="001D2FD5" w:rsidRDefault="0097112C" w:rsidP="001D2FD5">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En esta fase </w:t>
      </w:r>
      <w:r w:rsidR="00013C4D">
        <w:rPr>
          <w:rFonts w:ascii="Times New Roman" w:hAnsi="Times New Roman" w:cs="Times New Roman"/>
          <w:sz w:val="24"/>
          <w:szCs w:val="24"/>
        </w:rPr>
        <w:t xml:space="preserve">se </w:t>
      </w:r>
      <w:r w:rsidR="00F167EB">
        <w:rPr>
          <w:rFonts w:ascii="Times New Roman" w:hAnsi="Times New Roman" w:cs="Times New Roman"/>
          <w:sz w:val="24"/>
          <w:szCs w:val="24"/>
        </w:rPr>
        <w:t>determinan</w:t>
      </w:r>
      <w:r w:rsidR="00013C4D">
        <w:rPr>
          <w:rFonts w:ascii="Times New Roman" w:hAnsi="Times New Roman" w:cs="Times New Roman"/>
          <w:sz w:val="24"/>
          <w:szCs w:val="24"/>
        </w:rPr>
        <w:t xml:space="preserve"> </w:t>
      </w:r>
      <w:r>
        <w:rPr>
          <w:rFonts w:ascii="Times New Roman" w:hAnsi="Times New Roman" w:cs="Times New Roman"/>
          <w:sz w:val="24"/>
          <w:szCs w:val="24"/>
        </w:rPr>
        <w:t>los objetivos</w:t>
      </w:r>
      <w:r w:rsidR="00326208">
        <w:rPr>
          <w:rFonts w:ascii="Times New Roman" w:hAnsi="Times New Roman" w:cs="Times New Roman"/>
          <w:sz w:val="24"/>
          <w:szCs w:val="24"/>
        </w:rPr>
        <w:t xml:space="preserve"> a alcanzar</w:t>
      </w:r>
      <w:r w:rsidR="00326E80">
        <w:rPr>
          <w:rFonts w:ascii="Times New Roman" w:hAnsi="Times New Roman" w:cs="Times New Roman"/>
          <w:sz w:val="24"/>
          <w:szCs w:val="24"/>
        </w:rPr>
        <w:t xml:space="preserve"> </w:t>
      </w:r>
      <w:r w:rsidR="00326208">
        <w:rPr>
          <w:rFonts w:ascii="Times New Roman" w:hAnsi="Times New Roman" w:cs="Times New Roman"/>
          <w:sz w:val="24"/>
          <w:szCs w:val="24"/>
        </w:rPr>
        <w:t>desde el punto de vista del proyecto como de la minería de datos</w:t>
      </w:r>
      <w:r>
        <w:rPr>
          <w:rFonts w:ascii="Times New Roman" w:hAnsi="Times New Roman" w:cs="Times New Roman"/>
          <w:sz w:val="24"/>
          <w:szCs w:val="24"/>
        </w:rPr>
        <w:t>.</w:t>
      </w:r>
      <w:r w:rsidR="00EE6E19">
        <w:rPr>
          <w:rFonts w:ascii="Times New Roman" w:hAnsi="Times New Roman" w:cs="Times New Roman"/>
          <w:sz w:val="24"/>
          <w:szCs w:val="24"/>
        </w:rPr>
        <w:t xml:space="preserve"> </w:t>
      </w:r>
      <w:r w:rsidR="00013C4D">
        <w:rPr>
          <w:rFonts w:ascii="Times New Roman" w:hAnsi="Times New Roman" w:cs="Times New Roman"/>
          <w:sz w:val="24"/>
          <w:szCs w:val="24"/>
        </w:rPr>
        <w:t>Posteriormente</w:t>
      </w:r>
      <w:r w:rsidR="00BD7165">
        <w:rPr>
          <w:rFonts w:ascii="Times New Roman" w:hAnsi="Times New Roman" w:cs="Times New Roman"/>
          <w:sz w:val="24"/>
          <w:szCs w:val="24"/>
        </w:rPr>
        <w:t xml:space="preserve">, se </w:t>
      </w:r>
      <w:r w:rsidR="00013C4D">
        <w:rPr>
          <w:rFonts w:ascii="Times New Roman" w:hAnsi="Times New Roman" w:cs="Times New Roman"/>
          <w:sz w:val="24"/>
          <w:szCs w:val="24"/>
        </w:rPr>
        <w:t xml:space="preserve">evalúa </w:t>
      </w:r>
      <w:r w:rsidR="005212FF">
        <w:rPr>
          <w:rFonts w:ascii="Times New Roman" w:hAnsi="Times New Roman" w:cs="Times New Roman"/>
          <w:sz w:val="24"/>
          <w:szCs w:val="24"/>
        </w:rPr>
        <w:t xml:space="preserve">la situación actual </w:t>
      </w:r>
      <w:r w:rsidR="004D55F3">
        <w:rPr>
          <w:rFonts w:ascii="Times New Roman" w:hAnsi="Times New Roman" w:cs="Times New Roman"/>
          <w:sz w:val="24"/>
          <w:szCs w:val="24"/>
        </w:rPr>
        <w:t xml:space="preserve">del </w:t>
      </w:r>
      <w:r w:rsidR="00EE6E19">
        <w:rPr>
          <w:rFonts w:ascii="Times New Roman" w:hAnsi="Times New Roman" w:cs="Times New Roman"/>
          <w:sz w:val="24"/>
          <w:szCs w:val="24"/>
        </w:rPr>
        <w:t xml:space="preserve">proyecto </w:t>
      </w:r>
      <w:r w:rsidR="00326E80">
        <w:rPr>
          <w:rFonts w:ascii="Times New Roman" w:hAnsi="Times New Roman" w:cs="Times New Roman"/>
          <w:sz w:val="24"/>
          <w:szCs w:val="24"/>
        </w:rPr>
        <w:t>(</w:t>
      </w:r>
      <w:r w:rsidR="00326E80" w:rsidRPr="00326E80">
        <w:rPr>
          <w:rFonts w:ascii="Times New Roman" w:hAnsi="Times New Roman" w:cs="Times New Roman"/>
          <w:i/>
          <w:iCs/>
          <w:sz w:val="24"/>
          <w:szCs w:val="24"/>
        </w:rPr>
        <w:t>e.g.</w:t>
      </w:r>
      <w:r w:rsidR="00326E80">
        <w:rPr>
          <w:rFonts w:ascii="Times New Roman" w:hAnsi="Times New Roman" w:cs="Times New Roman"/>
          <w:sz w:val="24"/>
          <w:szCs w:val="24"/>
        </w:rPr>
        <w:t xml:space="preserve"> recursos, limitaciones, suposiciones, etc)</w:t>
      </w:r>
      <w:r w:rsidR="004D55F3">
        <w:rPr>
          <w:rFonts w:ascii="Times New Roman" w:hAnsi="Times New Roman" w:cs="Times New Roman"/>
          <w:sz w:val="24"/>
          <w:szCs w:val="24"/>
        </w:rPr>
        <w:t xml:space="preserve"> </w:t>
      </w:r>
      <w:r w:rsidR="003F16D4">
        <w:rPr>
          <w:rFonts w:ascii="Times New Roman" w:hAnsi="Times New Roman" w:cs="Times New Roman"/>
          <w:sz w:val="24"/>
          <w:szCs w:val="24"/>
        </w:rPr>
        <w:t xml:space="preserve">para finalmente </w:t>
      </w:r>
      <w:r w:rsidR="0074717A">
        <w:rPr>
          <w:rFonts w:ascii="Times New Roman" w:hAnsi="Times New Roman" w:cs="Times New Roman"/>
          <w:sz w:val="24"/>
          <w:szCs w:val="24"/>
        </w:rPr>
        <w:t>propone</w:t>
      </w:r>
      <w:r w:rsidR="003F16D4">
        <w:rPr>
          <w:rFonts w:ascii="Times New Roman" w:hAnsi="Times New Roman" w:cs="Times New Roman"/>
          <w:sz w:val="24"/>
          <w:szCs w:val="24"/>
        </w:rPr>
        <w:t>r</w:t>
      </w:r>
      <w:r w:rsidR="00EE6E19">
        <w:rPr>
          <w:rFonts w:ascii="Times New Roman" w:hAnsi="Times New Roman" w:cs="Times New Roman"/>
          <w:sz w:val="24"/>
          <w:szCs w:val="24"/>
        </w:rPr>
        <w:t xml:space="preserve"> </w:t>
      </w:r>
      <w:r w:rsidR="002A0C19">
        <w:rPr>
          <w:rFonts w:ascii="Times New Roman" w:hAnsi="Times New Roman" w:cs="Times New Roman"/>
          <w:sz w:val="24"/>
          <w:szCs w:val="24"/>
        </w:rPr>
        <w:t xml:space="preserve">una planificación </w:t>
      </w:r>
      <w:r w:rsidR="00013C4D">
        <w:rPr>
          <w:rFonts w:ascii="Times New Roman" w:hAnsi="Times New Roman" w:cs="Times New Roman"/>
          <w:sz w:val="24"/>
          <w:szCs w:val="24"/>
        </w:rPr>
        <w:t xml:space="preserve">a la </w:t>
      </w:r>
      <w:r w:rsidR="00A46C35">
        <w:rPr>
          <w:rFonts w:ascii="Times New Roman" w:hAnsi="Times New Roman" w:cs="Times New Roman"/>
          <w:sz w:val="24"/>
          <w:szCs w:val="24"/>
        </w:rPr>
        <w:t xml:space="preserve">que </w:t>
      </w:r>
      <w:r w:rsidR="004D55F3">
        <w:rPr>
          <w:rFonts w:ascii="Times New Roman" w:hAnsi="Times New Roman" w:cs="Times New Roman"/>
          <w:sz w:val="24"/>
          <w:szCs w:val="24"/>
        </w:rPr>
        <w:t xml:space="preserve">este </w:t>
      </w:r>
      <w:r w:rsidR="00A46C35">
        <w:rPr>
          <w:rFonts w:ascii="Times New Roman" w:hAnsi="Times New Roman" w:cs="Times New Roman"/>
          <w:sz w:val="24"/>
          <w:szCs w:val="24"/>
        </w:rPr>
        <w:t xml:space="preserve">debe </w:t>
      </w:r>
      <w:r w:rsidR="00013C4D">
        <w:rPr>
          <w:rFonts w:ascii="Times New Roman" w:hAnsi="Times New Roman" w:cs="Times New Roman"/>
          <w:sz w:val="24"/>
          <w:szCs w:val="24"/>
        </w:rPr>
        <w:t>ceñirse</w:t>
      </w:r>
      <w:r w:rsidR="00BD7165">
        <w:rPr>
          <w:rFonts w:ascii="Times New Roman" w:hAnsi="Times New Roman" w:cs="Times New Roman"/>
          <w:sz w:val="24"/>
          <w:szCs w:val="24"/>
        </w:rPr>
        <w:t>.</w:t>
      </w:r>
    </w:p>
    <w:p w14:paraId="7157C011" w14:textId="65BA7C97" w:rsidR="0059703A" w:rsidRDefault="003F16D4" w:rsidP="001D2FD5">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De este modo</w:t>
      </w:r>
      <w:r w:rsidR="0074717A">
        <w:rPr>
          <w:rFonts w:ascii="Times New Roman" w:hAnsi="Times New Roman" w:cs="Times New Roman"/>
          <w:sz w:val="24"/>
          <w:szCs w:val="24"/>
        </w:rPr>
        <w:t xml:space="preserve">, </w:t>
      </w:r>
      <w:r w:rsidR="00013C4D">
        <w:rPr>
          <w:rFonts w:ascii="Times New Roman" w:hAnsi="Times New Roman" w:cs="Times New Roman"/>
          <w:sz w:val="24"/>
          <w:szCs w:val="24"/>
        </w:rPr>
        <w:t xml:space="preserve">esta </w:t>
      </w:r>
      <w:r w:rsidR="0074717A">
        <w:rPr>
          <w:rFonts w:ascii="Times New Roman" w:hAnsi="Times New Roman" w:cs="Times New Roman"/>
          <w:sz w:val="24"/>
          <w:szCs w:val="24"/>
        </w:rPr>
        <w:t>sección comienza determinando el objetivo principal de la minería de datos</w:t>
      </w:r>
      <w:r w:rsidR="00B3271E">
        <w:rPr>
          <w:rFonts w:ascii="Times New Roman" w:hAnsi="Times New Roman" w:cs="Times New Roman"/>
          <w:sz w:val="24"/>
          <w:szCs w:val="24"/>
        </w:rPr>
        <w:t xml:space="preserve"> para este proyecto</w:t>
      </w:r>
      <w:r w:rsidR="0074717A">
        <w:rPr>
          <w:rFonts w:ascii="Times New Roman" w:hAnsi="Times New Roman" w:cs="Times New Roman"/>
          <w:sz w:val="24"/>
          <w:szCs w:val="24"/>
        </w:rPr>
        <w:t xml:space="preserve">. </w:t>
      </w:r>
      <w:r w:rsidR="00B3271E">
        <w:rPr>
          <w:rFonts w:ascii="Times New Roman" w:hAnsi="Times New Roman" w:cs="Times New Roman"/>
          <w:sz w:val="24"/>
          <w:szCs w:val="24"/>
        </w:rPr>
        <w:t xml:space="preserve">Dicho objetivo </w:t>
      </w:r>
      <w:r w:rsidR="0074717A">
        <w:rPr>
          <w:rFonts w:ascii="Times New Roman" w:hAnsi="Times New Roman" w:cs="Times New Roman"/>
          <w:sz w:val="24"/>
          <w:szCs w:val="24"/>
        </w:rPr>
        <w:t xml:space="preserve">ayudará a conducir </w:t>
      </w:r>
      <w:r w:rsidR="00013C4D">
        <w:rPr>
          <w:rFonts w:ascii="Times New Roman" w:hAnsi="Times New Roman" w:cs="Times New Roman"/>
          <w:sz w:val="24"/>
          <w:szCs w:val="24"/>
        </w:rPr>
        <w:t>al</w:t>
      </w:r>
      <w:r w:rsidR="0074717A">
        <w:rPr>
          <w:rFonts w:ascii="Times New Roman" w:hAnsi="Times New Roman" w:cs="Times New Roman"/>
          <w:sz w:val="24"/>
          <w:szCs w:val="24"/>
        </w:rPr>
        <w:t xml:space="preserve"> estudio hacia sus objetivos finales y consiste en:</w:t>
      </w:r>
    </w:p>
    <w:p w14:paraId="446FDA51" w14:textId="60106CBE" w:rsidR="005723FD" w:rsidRPr="005723FD" w:rsidRDefault="00B3271E" w:rsidP="00EA7835">
      <w:pPr>
        <w:pStyle w:val="Prrafodelista"/>
        <w:numPr>
          <w:ilvl w:val="0"/>
          <w:numId w:val="45"/>
        </w:numPr>
        <w:spacing w:after="180" w:line="360" w:lineRule="auto"/>
        <w:ind w:left="927"/>
        <w:jc w:val="both"/>
        <w:rPr>
          <w:rFonts w:ascii="Times New Roman" w:hAnsi="Times New Roman" w:cs="Times New Roman"/>
          <w:sz w:val="24"/>
          <w:szCs w:val="24"/>
        </w:rPr>
      </w:pPr>
      <w:r>
        <w:rPr>
          <w:rFonts w:ascii="Times New Roman" w:hAnsi="Times New Roman" w:cs="Times New Roman"/>
          <w:sz w:val="24"/>
          <w:szCs w:val="24"/>
        </w:rPr>
        <w:t>L</w:t>
      </w:r>
      <w:r w:rsidR="002F4119">
        <w:rPr>
          <w:rFonts w:ascii="Times New Roman" w:hAnsi="Times New Roman" w:cs="Times New Roman"/>
          <w:sz w:val="24"/>
          <w:szCs w:val="24"/>
        </w:rPr>
        <w:t>a e</w:t>
      </w:r>
      <w:r w:rsidR="000D2CC8" w:rsidRPr="005723FD">
        <w:rPr>
          <w:rFonts w:ascii="Times New Roman" w:hAnsi="Times New Roman" w:cs="Times New Roman"/>
          <w:sz w:val="24"/>
          <w:szCs w:val="24"/>
        </w:rPr>
        <w:t xml:space="preserve">laboración de una </w:t>
      </w:r>
      <w:r w:rsidR="00013C4D">
        <w:rPr>
          <w:rFonts w:ascii="Times New Roman" w:hAnsi="Times New Roman" w:cs="Times New Roman"/>
          <w:sz w:val="24"/>
          <w:szCs w:val="24"/>
        </w:rPr>
        <w:t xml:space="preserve">CNN </w:t>
      </w:r>
      <w:r w:rsidR="000D2CC8" w:rsidRPr="005723FD">
        <w:rPr>
          <w:rFonts w:ascii="Times New Roman" w:hAnsi="Times New Roman" w:cs="Times New Roman"/>
          <w:sz w:val="24"/>
          <w:szCs w:val="24"/>
        </w:rPr>
        <w:t>capaz de predecir con datos contables de periodos anteriores</w:t>
      </w:r>
      <w:r>
        <w:rPr>
          <w:rFonts w:ascii="Times New Roman" w:hAnsi="Times New Roman" w:cs="Times New Roman"/>
          <w:sz w:val="24"/>
          <w:szCs w:val="24"/>
        </w:rPr>
        <w:t>,</w:t>
      </w:r>
      <w:r w:rsidR="000D2CC8" w:rsidRPr="005723FD">
        <w:rPr>
          <w:rFonts w:ascii="Times New Roman" w:hAnsi="Times New Roman" w:cs="Times New Roman"/>
          <w:sz w:val="24"/>
          <w:szCs w:val="24"/>
        </w:rPr>
        <w:t xml:space="preserve"> </w:t>
      </w:r>
      <w:r>
        <w:rPr>
          <w:rFonts w:ascii="Times New Roman" w:hAnsi="Times New Roman" w:cs="Times New Roman"/>
          <w:sz w:val="24"/>
          <w:szCs w:val="24"/>
        </w:rPr>
        <w:t xml:space="preserve">aquellas </w:t>
      </w:r>
      <w:r w:rsidR="000D2CC8" w:rsidRPr="005723FD">
        <w:rPr>
          <w:rFonts w:ascii="Times New Roman" w:hAnsi="Times New Roman" w:cs="Times New Roman"/>
          <w:sz w:val="24"/>
          <w:szCs w:val="24"/>
        </w:rPr>
        <w:t>pymes</w:t>
      </w:r>
      <w:r w:rsidR="00326E80" w:rsidRPr="005723FD">
        <w:rPr>
          <w:rFonts w:ascii="Times New Roman" w:hAnsi="Times New Roman" w:cs="Times New Roman"/>
          <w:sz w:val="24"/>
          <w:szCs w:val="24"/>
        </w:rPr>
        <w:t xml:space="preserve"> </w:t>
      </w:r>
      <w:r w:rsidR="002F4119">
        <w:rPr>
          <w:rFonts w:ascii="Times New Roman" w:hAnsi="Times New Roman" w:cs="Times New Roman"/>
          <w:sz w:val="24"/>
          <w:szCs w:val="24"/>
        </w:rPr>
        <w:t>españolas</w:t>
      </w:r>
      <w:r w:rsidR="007F540A" w:rsidRPr="005723FD">
        <w:rPr>
          <w:rFonts w:ascii="Times New Roman" w:hAnsi="Times New Roman" w:cs="Times New Roman"/>
          <w:sz w:val="24"/>
          <w:szCs w:val="24"/>
        </w:rPr>
        <w:t xml:space="preserve"> </w:t>
      </w:r>
      <w:r w:rsidR="000D2CC8" w:rsidRPr="005723FD">
        <w:rPr>
          <w:rFonts w:ascii="Times New Roman" w:hAnsi="Times New Roman" w:cs="Times New Roman"/>
          <w:sz w:val="24"/>
          <w:szCs w:val="24"/>
        </w:rPr>
        <w:t>que pasarán al estado zombi en un futuro cercano.</w:t>
      </w:r>
    </w:p>
    <w:p w14:paraId="612E6F3D" w14:textId="318DC68D" w:rsidR="00BE2A60" w:rsidRDefault="009D404A" w:rsidP="009D404A">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Una vez definido </w:t>
      </w:r>
      <w:r w:rsidR="00D43A3A">
        <w:rPr>
          <w:rFonts w:ascii="Times New Roman" w:hAnsi="Times New Roman" w:cs="Times New Roman"/>
          <w:sz w:val="24"/>
          <w:szCs w:val="24"/>
        </w:rPr>
        <w:t>dicho objetivo</w:t>
      </w:r>
      <w:r>
        <w:rPr>
          <w:rFonts w:ascii="Times New Roman" w:hAnsi="Times New Roman" w:cs="Times New Roman"/>
          <w:sz w:val="24"/>
          <w:szCs w:val="24"/>
        </w:rPr>
        <w:t>,</w:t>
      </w:r>
      <w:r w:rsidR="00D15A60">
        <w:rPr>
          <w:rFonts w:ascii="Times New Roman" w:hAnsi="Times New Roman" w:cs="Times New Roman"/>
          <w:sz w:val="24"/>
          <w:szCs w:val="24"/>
        </w:rPr>
        <w:t xml:space="preserve"> se procede </w:t>
      </w:r>
      <w:r w:rsidR="00D43A3A">
        <w:rPr>
          <w:rFonts w:ascii="Times New Roman" w:hAnsi="Times New Roman" w:cs="Times New Roman"/>
          <w:sz w:val="24"/>
          <w:szCs w:val="24"/>
        </w:rPr>
        <w:t xml:space="preserve">con la fijación de </w:t>
      </w:r>
      <w:r>
        <w:rPr>
          <w:rFonts w:ascii="Times New Roman" w:hAnsi="Times New Roman" w:cs="Times New Roman"/>
          <w:sz w:val="24"/>
          <w:szCs w:val="24"/>
        </w:rPr>
        <w:t xml:space="preserve">los objetivos del proyecto. </w:t>
      </w:r>
      <w:r w:rsidR="003E7092">
        <w:rPr>
          <w:rFonts w:ascii="Times New Roman" w:hAnsi="Times New Roman" w:cs="Times New Roman"/>
          <w:sz w:val="24"/>
          <w:szCs w:val="24"/>
        </w:rPr>
        <w:t>Así</w:t>
      </w:r>
      <w:r>
        <w:rPr>
          <w:rFonts w:ascii="Times New Roman" w:hAnsi="Times New Roman" w:cs="Times New Roman"/>
          <w:sz w:val="24"/>
          <w:szCs w:val="24"/>
        </w:rPr>
        <w:t xml:space="preserve">, </w:t>
      </w:r>
      <w:r w:rsidR="00523E13">
        <w:rPr>
          <w:rFonts w:ascii="Times New Roman" w:hAnsi="Times New Roman" w:cs="Times New Roman"/>
          <w:sz w:val="24"/>
          <w:szCs w:val="24"/>
        </w:rPr>
        <w:t xml:space="preserve">es </w:t>
      </w:r>
      <w:r w:rsidR="00FA041F">
        <w:rPr>
          <w:rFonts w:ascii="Times New Roman" w:hAnsi="Times New Roman" w:cs="Times New Roman"/>
          <w:sz w:val="24"/>
          <w:szCs w:val="24"/>
        </w:rPr>
        <w:t xml:space="preserve">bastante </w:t>
      </w:r>
      <w:r>
        <w:rPr>
          <w:rFonts w:ascii="Times New Roman" w:hAnsi="Times New Roman" w:cs="Times New Roman"/>
          <w:sz w:val="24"/>
          <w:szCs w:val="24"/>
        </w:rPr>
        <w:t>habitual confundir estos</w:t>
      </w:r>
      <w:r w:rsidR="00FA041F">
        <w:rPr>
          <w:rFonts w:ascii="Times New Roman" w:hAnsi="Times New Roman" w:cs="Times New Roman"/>
          <w:sz w:val="24"/>
          <w:szCs w:val="24"/>
        </w:rPr>
        <w:t xml:space="preserve"> </w:t>
      </w:r>
      <w:r w:rsidR="00D43A3A">
        <w:rPr>
          <w:rFonts w:ascii="Times New Roman" w:hAnsi="Times New Roman" w:cs="Times New Roman"/>
          <w:sz w:val="24"/>
          <w:szCs w:val="24"/>
        </w:rPr>
        <w:t xml:space="preserve">últimos </w:t>
      </w:r>
      <w:r w:rsidR="00FA041F">
        <w:rPr>
          <w:rFonts w:ascii="Times New Roman" w:hAnsi="Times New Roman" w:cs="Times New Roman"/>
          <w:sz w:val="24"/>
          <w:szCs w:val="24"/>
        </w:rPr>
        <w:t xml:space="preserve">con los </w:t>
      </w:r>
      <w:r w:rsidR="008A1D83">
        <w:rPr>
          <w:rFonts w:ascii="Times New Roman" w:hAnsi="Times New Roman" w:cs="Times New Roman"/>
          <w:sz w:val="24"/>
          <w:szCs w:val="24"/>
        </w:rPr>
        <w:t>primeros</w:t>
      </w:r>
      <w:r>
        <w:rPr>
          <w:rFonts w:ascii="Times New Roman" w:hAnsi="Times New Roman" w:cs="Times New Roman"/>
          <w:sz w:val="24"/>
          <w:szCs w:val="24"/>
        </w:rPr>
        <w:t xml:space="preserve">. </w:t>
      </w:r>
      <w:r w:rsidR="003E7092">
        <w:rPr>
          <w:rFonts w:ascii="Times New Roman" w:hAnsi="Times New Roman" w:cs="Times New Roman"/>
          <w:sz w:val="24"/>
          <w:szCs w:val="24"/>
        </w:rPr>
        <w:t>En este sentido, l</w:t>
      </w:r>
      <w:r w:rsidR="00D43A3A">
        <w:rPr>
          <w:rFonts w:ascii="Times New Roman" w:hAnsi="Times New Roman" w:cs="Times New Roman"/>
          <w:sz w:val="24"/>
          <w:szCs w:val="24"/>
        </w:rPr>
        <w:t xml:space="preserve">os objetivos del proyecto </w:t>
      </w:r>
      <w:r w:rsidR="00523E13">
        <w:rPr>
          <w:rFonts w:ascii="Times New Roman" w:hAnsi="Times New Roman" w:cs="Times New Roman"/>
          <w:sz w:val="24"/>
          <w:szCs w:val="24"/>
        </w:rPr>
        <w:t xml:space="preserve">se describen en términos generales mientras que los primeros </w:t>
      </w:r>
      <w:r w:rsidR="00D43A3A">
        <w:rPr>
          <w:rFonts w:ascii="Times New Roman" w:hAnsi="Times New Roman" w:cs="Times New Roman"/>
          <w:sz w:val="24"/>
          <w:szCs w:val="24"/>
        </w:rPr>
        <w:t xml:space="preserve">presentan </w:t>
      </w:r>
      <w:r w:rsidR="00523E13">
        <w:rPr>
          <w:rFonts w:ascii="Times New Roman" w:hAnsi="Times New Roman" w:cs="Times New Roman"/>
          <w:sz w:val="24"/>
          <w:szCs w:val="24"/>
        </w:rPr>
        <w:t>un carácter más técnico.</w:t>
      </w:r>
      <w:r w:rsidR="00B21BA3">
        <w:rPr>
          <w:rFonts w:ascii="Times New Roman" w:hAnsi="Times New Roman" w:cs="Times New Roman"/>
          <w:sz w:val="24"/>
          <w:szCs w:val="24"/>
        </w:rPr>
        <w:t xml:space="preserve"> </w:t>
      </w:r>
      <w:r w:rsidR="003E7092">
        <w:rPr>
          <w:rFonts w:ascii="Times New Roman" w:hAnsi="Times New Roman" w:cs="Times New Roman"/>
          <w:sz w:val="24"/>
          <w:szCs w:val="24"/>
        </w:rPr>
        <w:t>De este modo</w:t>
      </w:r>
      <w:r w:rsidR="001A41D6">
        <w:rPr>
          <w:rFonts w:ascii="Times New Roman" w:hAnsi="Times New Roman" w:cs="Times New Roman"/>
          <w:sz w:val="24"/>
          <w:szCs w:val="24"/>
        </w:rPr>
        <w:t xml:space="preserve">, </w:t>
      </w:r>
      <w:r w:rsidR="003E7092">
        <w:rPr>
          <w:rFonts w:ascii="Times New Roman" w:hAnsi="Times New Roman" w:cs="Times New Roman"/>
          <w:sz w:val="24"/>
          <w:szCs w:val="24"/>
        </w:rPr>
        <w:t xml:space="preserve">estos </w:t>
      </w:r>
      <w:r w:rsidR="001A41D6">
        <w:rPr>
          <w:rFonts w:ascii="Times New Roman" w:hAnsi="Times New Roman" w:cs="Times New Roman"/>
          <w:sz w:val="24"/>
          <w:szCs w:val="24"/>
        </w:rPr>
        <w:t xml:space="preserve">objetivos </w:t>
      </w:r>
      <w:r w:rsidR="003E7092">
        <w:rPr>
          <w:rFonts w:ascii="Times New Roman" w:hAnsi="Times New Roman" w:cs="Times New Roman"/>
          <w:sz w:val="24"/>
          <w:szCs w:val="24"/>
        </w:rPr>
        <w:t>son</w:t>
      </w:r>
      <w:r w:rsidR="001A41D6">
        <w:rPr>
          <w:rFonts w:ascii="Times New Roman" w:hAnsi="Times New Roman" w:cs="Times New Roman"/>
          <w:sz w:val="24"/>
          <w:szCs w:val="24"/>
        </w:rPr>
        <w:t>:</w:t>
      </w:r>
    </w:p>
    <w:p w14:paraId="2EFE68A1" w14:textId="7A129994" w:rsidR="005F1840" w:rsidRDefault="005049DA" w:rsidP="00EA7835">
      <w:pPr>
        <w:pStyle w:val="Prrafodelista"/>
        <w:numPr>
          <w:ilvl w:val="0"/>
          <w:numId w:val="44"/>
        </w:numPr>
        <w:spacing w:after="180" w:line="360" w:lineRule="auto"/>
        <w:ind w:left="927"/>
        <w:jc w:val="both"/>
        <w:rPr>
          <w:rFonts w:ascii="Times New Roman" w:hAnsi="Times New Roman" w:cs="Times New Roman"/>
          <w:sz w:val="24"/>
          <w:szCs w:val="24"/>
        </w:rPr>
      </w:pPr>
      <w:r>
        <w:rPr>
          <w:rFonts w:ascii="Times New Roman" w:hAnsi="Times New Roman" w:cs="Times New Roman"/>
          <w:sz w:val="24"/>
          <w:szCs w:val="24"/>
        </w:rPr>
        <w:t xml:space="preserve">La </w:t>
      </w:r>
      <w:r w:rsidR="005F1840">
        <w:rPr>
          <w:rFonts w:ascii="Times New Roman" w:hAnsi="Times New Roman" w:cs="Times New Roman"/>
          <w:sz w:val="24"/>
          <w:szCs w:val="24"/>
        </w:rPr>
        <w:t>puesta en marcha</w:t>
      </w:r>
      <w:r w:rsidR="00AC5C63">
        <w:rPr>
          <w:rFonts w:ascii="Times New Roman" w:hAnsi="Times New Roman" w:cs="Times New Roman"/>
          <w:sz w:val="24"/>
          <w:szCs w:val="24"/>
        </w:rPr>
        <w:t xml:space="preserve"> de</w:t>
      </w:r>
      <w:r w:rsidR="00994BB7">
        <w:rPr>
          <w:rFonts w:ascii="Times New Roman" w:hAnsi="Times New Roman" w:cs="Times New Roman"/>
          <w:sz w:val="24"/>
          <w:szCs w:val="24"/>
        </w:rPr>
        <w:t xml:space="preserve"> una </w:t>
      </w:r>
      <w:r w:rsidR="004D55F3">
        <w:rPr>
          <w:rFonts w:ascii="Times New Roman" w:hAnsi="Times New Roman" w:cs="Times New Roman"/>
          <w:sz w:val="24"/>
          <w:szCs w:val="24"/>
        </w:rPr>
        <w:t xml:space="preserve">prueba de concepto en la que se desarrolla y analiza si </w:t>
      </w:r>
      <w:r w:rsidR="001A41D6">
        <w:rPr>
          <w:rFonts w:ascii="Times New Roman" w:hAnsi="Times New Roman" w:cs="Times New Roman"/>
          <w:sz w:val="24"/>
          <w:szCs w:val="24"/>
        </w:rPr>
        <w:t xml:space="preserve">las </w:t>
      </w:r>
      <w:r w:rsidR="00D43A3A">
        <w:rPr>
          <w:rFonts w:ascii="Times New Roman" w:hAnsi="Times New Roman" w:cs="Times New Roman"/>
          <w:sz w:val="24"/>
          <w:szCs w:val="24"/>
        </w:rPr>
        <w:t xml:space="preserve">CNN </w:t>
      </w:r>
      <w:r w:rsidR="004D55F3">
        <w:rPr>
          <w:rFonts w:ascii="Times New Roman" w:hAnsi="Times New Roman" w:cs="Times New Roman"/>
          <w:sz w:val="24"/>
          <w:szCs w:val="24"/>
        </w:rPr>
        <w:t>permite</w:t>
      </w:r>
      <w:r w:rsidR="001A41D6">
        <w:rPr>
          <w:rFonts w:ascii="Times New Roman" w:hAnsi="Times New Roman" w:cs="Times New Roman"/>
          <w:sz w:val="24"/>
          <w:szCs w:val="24"/>
        </w:rPr>
        <w:t>n</w:t>
      </w:r>
      <w:r w:rsidR="004D55F3">
        <w:rPr>
          <w:rFonts w:ascii="Times New Roman" w:hAnsi="Times New Roman" w:cs="Times New Roman"/>
          <w:sz w:val="24"/>
          <w:szCs w:val="24"/>
        </w:rPr>
        <w:t xml:space="preserve"> la </w:t>
      </w:r>
      <w:r w:rsidR="00D43A3A">
        <w:rPr>
          <w:rFonts w:ascii="Times New Roman" w:hAnsi="Times New Roman" w:cs="Times New Roman"/>
          <w:sz w:val="24"/>
          <w:szCs w:val="24"/>
        </w:rPr>
        <w:t xml:space="preserve">identificación </w:t>
      </w:r>
      <w:r w:rsidR="008A6E3E">
        <w:rPr>
          <w:rFonts w:ascii="Times New Roman" w:hAnsi="Times New Roman" w:cs="Times New Roman"/>
          <w:sz w:val="24"/>
          <w:szCs w:val="24"/>
        </w:rPr>
        <w:t xml:space="preserve">temprana </w:t>
      </w:r>
      <w:r w:rsidR="004D55F3">
        <w:rPr>
          <w:rFonts w:ascii="Times New Roman" w:hAnsi="Times New Roman" w:cs="Times New Roman"/>
          <w:sz w:val="24"/>
          <w:szCs w:val="24"/>
        </w:rPr>
        <w:t xml:space="preserve">de </w:t>
      </w:r>
      <w:r w:rsidR="005F1840">
        <w:rPr>
          <w:rFonts w:ascii="Times New Roman" w:hAnsi="Times New Roman" w:cs="Times New Roman"/>
          <w:sz w:val="24"/>
          <w:szCs w:val="24"/>
        </w:rPr>
        <w:t xml:space="preserve">las pymes zombis </w:t>
      </w:r>
      <w:r w:rsidR="001A41D6">
        <w:rPr>
          <w:rFonts w:ascii="Times New Roman" w:hAnsi="Times New Roman" w:cs="Times New Roman"/>
          <w:sz w:val="24"/>
          <w:szCs w:val="24"/>
        </w:rPr>
        <w:t xml:space="preserve">en el </w:t>
      </w:r>
      <w:r w:rsidR="00F74EC7">
        <w:rPr>
          <w:rFonts w:ascii="Times New Roman" w:hAnsi="Times New Roman" w:cs="Times New Roman"/>
          <w:sz w:val="24"/>
          <w:szCs w:val="24"/>
        </w:rPr>
        <w:t>sector turístico</w:t>
      </w:r>
      <w:r w:rsidR="001A41D6">
        <w:rPr>
          <w:rFonts w:ascii="Times New Roman" w:hAnsi="Times New Roman" w:cs="Times New Roman"/>
          <w:sz w:val="24"/>
          <w:szCs w:val="24"/>
        </w:rPr>
        <w:t xml:space="preserve"> español</w:t>
      </w:r>
      <w:r w:rsidR="005F1840">
        <w:rPr>
          <w:rFonts w:ascii="Times New Roman" w:hAnsi="Times New Roman" w:cs="Times New Roman"/>
          <w:sz w:val="24"/>
          <w:szCs w:val="24"/>
        </w:rPr>
        <w:t>.</w:t>
      </w:r>
    </w:p>
    <w:p w14:paraId="343E043D" w14:textId="526344AE" w:rsidR="00AC5C63" w:rsidRDefault="005049DA" w:rsidP="00EA7835">
      <w:pPr>
        <w:pStyle w:val="Prrafodelista"/>
        <w:numPr>
          <w:ilvl w:val="0"/>
          <w:numId w:val="44"/>
        </w:numPr>
        <w:spacing w:after="180" w:line="360" w:lineRule="auto"/>
        <w:ind w:left="927"/>
        <w:jc w:val="both"/>
        <w:rPr>
          <w:rFonts w:ascii="Times New Roman" w:hAnsi="Times New Roman" w:cs="Times New Roman"/>
          <w:sz w:val="24"/>
          <w:szCs w:val="24"/>
        </w:rPr>
      </w:pPr>
      <w:r>
        <w:rPr>
          <w:rFonts w:ascii="Times New Roman" w:hAnsi="Times New Roman" w:cs="Times New Roman"/>
          <w:sz w:val="24"/>
          <w:szCs w:val="24"/>
        </w:rPr>
        <w:t>La a</w:t>
      </w:r>
      <w:r w:rsidR="00AC5C63">
        <w:rPr>
          <w:rFonts w:ascii="Times New Roman" w:hAnsi="Times New Roman" w:cs="Times New Roman"/>
          <w:sz w:val="24"/>
          <w:szCs w:val="24"/>
        </w:rPr>
        <w:t>portación</w:t>
      </w:r>
      <w:r w:rsidR="00050897" w:rsidRPr="00DC671C">
        <w:rPr>
          <w:rFonts w:ascii="Times New Roman" w:hAnsi="Times New Roman" w:cs="Times New Roman"/>
          <w:sz w:val="24"/>
          <w:szCs w:val="24"/>
        </w:rPr>
        <w:t>,</w:t>
      </w:r>
      <w:r w:rsidR="005F1840">
        <w:rPr>
          <w:rFonts w:ascii="Times New Roman" w:hAnsi="Times New Roman" w:cs="Times New Roman"/>
          <w:sz w:val="24"/>
          <w:szCs w:val="24"/>
        </w:rPr>
        <w:t xml:space="preserve"> </w:t>
      </w:r>
      <w:r w:rsidR="00D43A3A">
        <w:rPr>
          <w:rFonts w:ascii="Times New Roman" w:hAnsi="Times New Roman" w:cs="Times New Roman"/>
          <w:sz w:val="24"/>
          <w:szCs w:val="24"/>
        </w:rPr>
        <w:t>a través de</w:t>
      </w:r>
      <w:r w:rsidR="00050897" w:rsidRPr="00DC671C">
        <w:rPr>
          <w:rFonts w:ascii="Times New Roman" w:hAnsi="Times New Roman" w:cs="Times New Roman"/>
          <w:sz w:val="24"/>
          <w:szCs w:val="24"/>
        </w:rPr>
        <w:t xml:space="preserve"> la revisión bibliográfica, </w:t>
      </w:r>
      <w:r w:rsidR="005F1840">
        <w:rPr>
          <w:rFonts w:ascii="Times New Roman" w:hAnsi="Times New Roman" w:cs="Times New Roman"/>
          <w:sz w:val="24"/>
          <w:szCs w:val="24"/>
        </w:rPr>
        <w:t>de una mayor luz</w:t>
      </w:r>
      <w:r w:rsidR="005F1840" w:rsidRPr="00DC671C">
        <w:rPr>
          <w:rFonts w:ascii="Times New Roman" w:hAnsi="Times New Roman" w:cs="Times New Roman"/>
          <w:sz w:val="24"/>
          <w:szCs w:val="24"/>
        </w:rPr>
        <w:t xml:space="preserve"> </w:t>
      </w:r>
      <w:r w:rsidR="00050897" w:rsidRPr="00DC671C">
        <w:rPr>
          <w:rFonts w:ascii="Times New Roman" w:hAnsi="Times New Roman" w:cs="Times New Roman"/>
          <w:sz w:val="24"/>
          <w:szCs w:val="24"/>
        </w:rPr>
        <w:t xml:space="preserve">a la escasa literatura existente sobre </w:t>
      </w:r>
      <w:r w:rsidR="00050897">
        <w:rPr>
          <w:rFonts w:ascii="Times New Roman" w:hAnsi="Times New Roman" w:cs="Times New Roman"/>
          <w:sz w:val="24"/>
          <w:szCs w:val="24"/>
        </w:rPr>
        <w:t xml:space="preserve">pymes </w:t>
      </w:r>
      <w:r w:rsidR="00050897" w:rsidRPr="00DC671C">
        <w:rPr>
          <w:rFonts w:ascii="Times New Roman" w:hAnsi="Times New Roman" w:cs="Times New Roman"/>
          <w:sz w:val="24"/>
          <w:szCs w:val="24"/>
        </w:rPr>
        <w:t>zombis en España</w:t>
      </w:r>
      <w:r w:rsidR="00F67763">
        <w:rPr>
          <w:rFonts w:ascii="Times New Roman" w:hAnsi="Times New Roman" w:cs="Times New Roman"/>
          <w:sz w:val="24"/>
          <w:szCs w:val="24"/>
        </w:rPr>
        <w:t>.</w:t>
      </w:r>
    </w:p>
    <w:p w14:paraId="434F7CC1" w14:textId="34B25A2D" w:rsidR="000409D0" w:rsidRDefault="003E7092" w:rsidP="002C2B5E">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Así, l</w:t>
      </w:r>
      <w:r w:rsidR="007101A9">
        <w:rPr>
          <w:rFonts w:ascii="Times New Roman" w:hAnsi="Times New Roman" w:cs="Times New Roman"/>
          <w:sz w:val="24"/>
          <w:szCs w:val="24"/>
        </w:rPr>
        <w:t xml:space="preserve">legados a este punto, </w:t>
      </w:r>
      <w:r w:rsidR="00463C44">
        <w:rPr>
          <w:rFonts w:ascii="Times New Roman" w:hAnsi="Times New Roman" w:cs="Times New Roman"/>
          <w:sz w:val="24"/>
          <w:szCs w:val="24"/>
        </w:rPr>
        <w:t xml:space="preserve">han quedado delimitados </w:t>
      </w:r>
      <w:r w:rsidR="007101A9">
        <w:rPr>
          <w:rFonts w:ascii="Times New Roman" w:hAnsi="Times New Roman" w:cs="Times New Roman"/>
          <w:sz w:val="24"/>
          <w:szCs w:val="24"/>
        </w:rPr>
        <w:t xml:space="preserve">los objetivos </w:t>
      </w:r>
      <w:r w:rsidR="00463C44">
        <w:rPr>
          <w:rFonts w:ascii="Times New Roman" w:hAnsi="Times New Roman" w:cs="Times New Roman"/>
          <w:sz w:val="24"/>
          <w:szCs w:val="24"/>
        </w:rPr>
        <w:t xml:space="preserve">de </w:t>
      </w:r>
      <w:r w:rsidR="007101A9">
        <w:rPr>
          <w:rFonts w:ascii="Times New Roman" w:hAnsi="Times New Roman" w:cs="Times New Roman"/>
          <w:sz w:val="24"/>
          <w:szCs w:val="24"/>
        </w:rPr>
        <w:t>la minería de datos</w:t>
      </w:r>
      <w:r w:rsidR="00463C44">
        <w:rPr>
          <w:rFonts w:ascii="Times New Roman" w:hAnsi="Times New Roman" w:cs="Times New Roman"/>
          <w:sz w:val="24"/>
          <w:szCs w:val="24"/>
        </w:rPr>
        <w:t xml:space="preserve"> </w:t>
      </w:r>
      <w:r w:rsidR="00E42B65">
        <w:rPr>
          <w:rFonts w:ascii="Times New Roman" w:hAnsi="Times New Roman" w:cs="Times New Roman"/>
          <w:sz w:val="24"/>
          <w:szCs w:val="24"/>
        </w:rPr>
        <w:t xml:space="preserve">y </w:t>
      </w:r>
      <w:r w:rsidR="00463C44">
        <w:rPr>
          <w:rFonts w:ascii="Times New Roman" w:hAnsi="Times New Roman" w:cs="Times New Roman"/>
          <w:sz w:val="24"/>
          <w:szCs w:val="24"/>
        </w:rPr>
        <w:t>del proyecto</w:t>
      </w:r>
      <w:r w:rsidR="00E42B65">
        <w:rPr>
          <w:rFonts w:ascii="Times New Roman" w:hAnsi="Times New Roman" w:cs="Times New Roman"/>
          <w:sz w:val="24"/>
          <w:szCs w:val="24"/>
        </w:rPr>
        <w:t>.</w:t>
      </w:r>
      <w:r w:rsidR="000409D0">
        <w:rPr>
          <w:rFonts w:ascii="Times New Roman" w:hAnsi="Times New Roman" w:cs="Times New Roman"/>
          <w:sz w:val="24"/>
          <w:szCs w:val="24"/>
        </w:rPr>
        <w:t xml:space="preserve"> </w:t>
      </w:r>
      <w:r w:rsidR="00AC65D0">
        <w:rPr>
          <w:rFonts w:ascii="Times New Roman" w:hAnsi="Times New Roman" w:cs="Times New Roman"/>
          <w:sz w:val="24"/>
          <w:szCs w:val="24"/>
        </w:rPr>
        <w:t>Ahora bien</w:t>
      </w:r>
      <w:r w:rsidR="009A5541">
        <w:rPr>
          <w:rFonts w:ascii="Times New Roman" w:hAnsi="Times New Roman" w:cs="Times New Roman"/>
          <w:sz w:val="24"/>
          <w:szCs w:val="24"/>
        </w:rPr>
        <w:t xml:space="preserve">, en ningún momento se han </w:t>
      </w:r>
      <w:r w:rsidR="00E42B65">
        <w:rPr>
          <w:rFonts w:ascii="Times New Roman" w:hAnsi="Times New Roman" w:cs="Times New Roman"/>
          <w:sz w:val="24"/>
          <w:szCs w:val="24"/>
        </w:rPr>
        <w:t>citado</w:t>
      </w:r>
      <w:r w:rsidR="009A5541">
        <w:rPr>
          <w:rFonts w:ascii="Times New Roman" w:hAnsi="Times New Roman" w:cs="Times New Roman"/>
          <w:sz w:val="24"/>
          <w:szCs w:val="24"/>
        </w:rPr>
        <w:t xml:space="preserve"> los criterios que medirán el éxito </w:t>
      </w:r>
      <w:r w:rsidR="000409D0">
        <w:rPr>
          <w:rFonts w:ascii="Times New Roman" w:hAnsi="Times New Roman" w:cs="Times New Roman"/>
          <w:sz w:val="24"/>
          <w:szCs w:val="24"/>
        </w:rPr>
        <w:t>de</w:t>
      </w:r>
      <w:r w:rsidR="00E42B65">
        <w:rPr>
          <w:rFonts w:ascii="Times New Roman" w:hAnsi="Times New Roman" w:cs="Times New Roman"/>
          <w:sz w:val="24"/>
          <w:szCs w:val="24"/>
        </w:rPr>
        <w:t>l proyecto</w:t>
      </w:r>
      <w:r w:rsidR="00AC65D0">
        <w:rPr>
          <w:rFonts w:ascii="Times New Roman" w:hAnsi="Times New Roman" w:cs="Times New Roman"/>
          <w:sz w:val="24"/>
          <w:szCs w:val="24"/>
        </w:rPr>
        <w:t>. E</w:t>
      </w:r>
      <w:r w:rsidR="000409D0">
        <w:rPr>
          <w:rFonts w:ascii="Times New Roman" w:hAnsi="Times New Roman" w:cs="Times New Roman"/>
          <w:sz w:val="24"/>
          <w:szCs w:val="24"/>
        </w:rPr>
        <w:t>s por ello, que</w:t>
      </w:r>
      <w:r w:rsidR="009A5541">
        <w:rPr>
          <w:rFonts w:ascii="Times New Roman" w:hAnsi="Times New Roman" w:cs="Times New Roman"/>
          <w:sz w:val="24"/>
          <w:szCs w:val="24"/>
        </w:rPr>
        <w:t xml:space="preserve"> </w:t>
      </w:r>
      <w:r w:rsidR="000409D0">
        <w:rPr>
          <w:rFonts w:ascii="Times New Roman" w:hAnsi="Times New Roman" w:cs="Times New Roman"/>
          <w:sz w:val="24"/>
          <w:szCs w:val="24"/>
        </w:rPr>
        <w:t xml:space="preserve">la próxima tarea </w:t>
      </w:r>
      <w:r w:rsidR="007965A8">
        <w:rPr>
          <w:rFonts w:ascii="Times New Roman" w:hAnsi="Times New Roman" w:cs="Times New Roman"/>
          <w:sz w:val="24"/>
          <w:szCs w:val="24"/>
        </w:rPr>
        <w:t>de</w:t>
      </w:r>
      <w:r w:rsidR="00887610">
        <w:rPr>
          <w:rFonts w:ascii="Times New Roman" w:hAnsi="Times New Roman" w:cs="Times New Roman"/>
          <w:sz w:val="24"/>
          <w:szCs w:val="24"/>
        </w:rPr>
        <w:t xml:space="preserve"> la</w:t>
      </w:r>
      <w:r w:rsidR="000409D0">
        <w:rPr>
          <w:rFonts w:ascii="Times New Roman" w:hAnsi="Times New Roman" w:cs="Times New Roman"/>
          <w:sz w:val="24"/>
          <w:szCs w:val="24"/>
        </w:rPr>
        <w:t xml:space="preserve"> fase de comprensión del negocio </w:t>
      </w:r>
      <w:r w:rsidR="00E42B65">
        <w:rPr>
          <w:rFonts w:ascii="Times New Roman" w:hAnsi="Times New Roman" w:cs="Times New Roman"/>
          <w:sz w:val="24"/>
          <w:szCs w:val="24"/>
        </w:rPr>
        <w:t xml:space="preserve">consiste en </w:t>
      </w:r>
      <w:r w:rsidR="000409D0">
        <w:rPr>
          <w:rFonts w:ascii="Times New Roman" w:hAnsi="Times New Roman" w:cs="Times New Roman"/>
          <w:sz w:val="24"/>
          <w:szCs w:val="24"/>
        </w:rPr>
        <w:t xml:space="preserve">la determinación de </w:t>
      </w:r>
      <w:r w:rsidR="00AC65D0">
        <w:rPr>
          <w:rFonts w:ascii="Times New Roman" w:hAnsi="Times New Roman" w:cs="Times New Roman"/>
          <w:sz w:val="24"/>
          <w:szCs w:val="24"/>
        </w:rPr>
        <w:t xml:space="preserve">dichos </w:t>
      </w:r>
      <w:r w:rsidR="000409D0">
        <w:rPr>
          <w:rFonts w:ascii="Times New Roman" w:hAnsi="Times New Roman" w:cs="Times New Roman"/>
          <w:sz w:val="24"/>
          <w:szCs w:val="24"/>
        </w:rPr>
        <w:t>criterios</w:t>
      </w:r>
      <w:r w:rsidR="00887610">
        <w:rPr>
          <w:rFonts w:ascii="Times New Roman" w:hAnsi="Times New Roman" w:cs="Times New Roman"/>
          <w:sz w:val="24"/>
          <w:szCs w:val="24"/>
        </w:rPr>
        <w:t>.</w:t>
      </w:r>
    </w:p>
    <w:p w14:paraId="5AF00956" w14:textId="6349120C" w:rsidR="00BF2C8D" w:rsidRDefault="003E7092" w:rsidP="00F4369C">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Además, </w:t>
      </w:r>
      <w:r w:rsidR="009A5541">
        <w:rPr>
          <w:rFonts w:ascii="Times New Roman" w:hAnsi="Times New Roman" w:cs="Times New Roman"/>
          <w:sz w:val="24"/>
          <w:szCs w:val="24"/>
        </w:rPr>
        <w:t xml:space="preserve">tal y como se </w:t>
      </w:r>
      <w:r w:rsidR="00AC65D0">
        <w:rPr>
          <w:rFonts w:ascii="Times New Roman" w:hAnsi="Times New Roman" w:cs="Times New Roman"/>
          <w:sz w:val="24"/>
          <w:szCs w:val="24"/>
        </w:rPr>
        <w:t xml:space="preserve">comentó </w:t>
      </w:r>
      <w:r w:rsidR="009A5541">
        <w:rPr>
          <w:rFonts w:ascii="Times New Roman" w:hAnsi="Times New Roman" w:cs="Times New Roman"/>
          <w:sz w:val="24"/>
          <w:szCs w:val="24"/>
        </w:rPr>
        <w:t xml:space="preserve">en la sección </w:t>
      </w:r>
      <w:hyperlink w:anchor="_Redes_neuronales_convolutivas" w:history="1">
        <w:r w:rsidR="009A5541" w:rsidRPr="00AC65D0">
          <w:rPr>
            <w:rStyle w:val="Hipervnculo"/>
            <w:rFonts w:ascii="Times New Roman" w:hAnsi="Times New Roman" w:cs="Times New Roman"/>
            <w:sz w:val="24"/>
            <w:szCs w:val="24"/>
          </w:rPr>
          <w:t>4.4.2</w:t>
        </w:r>
      </w:hyperlink>
      <w:r w:rsidR="009A5541">
        <w:rPr>
          <w:rFonts w:ascii="Times New Roman" w:hAnsi="Times New Roman" w:cs="Times New Roman"/>
          <w:sz w:val="24"/>
          <w:szCs w:val="24"/>
        </w:rPr>
        <w:t xml:space="preserve">, no </w:t>
      </w:r>
      <w:r w:rsidR="003A7710">
        <w:rPr>
          <w:rFonts w:ascii="Times New Roman" w:hAnsi="Times New Roman" w:cs="Times New Roman"/>
          <w:sz w:val="24"/>
          <w:szCs w:val="24"/>
        </w:rPr>
        <w:t xml:space="preserve">existe </w:t>
      </w:r>
      <w:r w:rsidR="009A5541">
        <w:rPr>
          <w:rFonts w:ascii="Times New Roman" w:hAnsi="Times New Roman" w:cs="Times New Roman"/>
          <w:sz w:val="24"/>
          <w:szCs w:val="24"/>
        </w:rPr>
        <w:t>evidencia</w:t>
      </w:r>
      <w:r w:rsidR="00E638AF">
        <w:rPr>
          <w:rFonts w:ascii="Times New Roman" w:hAnsi="Times New Roman" w:cs="Times New Roman"/>
          <w:sz w:val="24"/>
          <w:szCs w:val="24"/>
        </w:rPr>
        <w:t xml:space="preserve"> en la literatura de las empresas zombis</w:t>
      </w:r>
      <w:r w:rsidR="00E56C37">
        <w:rPr>
          <w:rFonts w:ascii="Times New Roman" w:hAnsi="Times New Roman" w:cs="Times New Roman"/>
          <w:sz w:val="24"/>
          <w:szCs w:val="24"/>
        </w:rPr>
        <w:t xml:space="preserve"> </w:t>
      </w:r>
      <w:r w:rsidR="009A5541">
        <w:rPr>
          <w:rFonts w:ascii="Times New Roman" w:hAnsi="Times New Roman" w:cs="Times New Roman"/>
          <w:sz w:val="24"/>
          <w:szCs w:val="24"/>
        </w:rPr>
        <w:t xml:space="preserve">del </w:t>
      </w:r>
      <w:r w:rsidR="00E56C37">
        <w:rPr>
          <w:rFonts w:ascii="Times New Roman" w:hAnsi="Times New Roman" w:cs="Times New Roman"/>
          <w:sz w:val="24"/>
          <w:szCs w:val="24"/>
        </w:rPr>
        <w:t>empleo</w:t>
      </w:r>
      <w:r w:rsidR="009A5541">
        <w:rPr>
          <w:rFonts w:ascii="Times New Roman" w:hAnsi="Times New Roman" w:cs="Times New Roman"/>
          <w:sz w:val="24"/>
          <w:szCs w:val="24"/>
        </w:rPr>
        <w:t xml:space="preserve"> de este tipo de redes para </w:t>
      </w:r>
      <w:r w:rsidR="00E638AF">
        <w:rPr>
          <w:rFonts w:ascii="Times New Roman" w:hAnsi="Times New Roman" w:cs="Times New Roman"/>
          <w:sz w:val="24"/>
          <w:szCs w:val="24"/>
        </w:rPr>
        <w:t xml:space="preserve">su </w:t>
      </w:r>
      <w:r w:rsidR="009A5541">
        <w:rPr>
          <w:rFonts w:ascii="Times New Roman" w:hAnsi="Times New Roman" w:cs="Times New Roman"/>
          <w:sz w:val="24"/>
          <w:szCs w:val="24"/>
        </w:rPr>
        <w:t>predicción</w:t>
      </w:r>
      <w:r w:rsidR="00F05FCC">
        <w:rPr>
          <w:rFonts w:ascii="Times New Roman" w:hAnsi="Times New Roman" w:cs="Times New Roman"/>
          <w:sz w:val="24"/>
          <w:szCs w:val="24"/>
        </w:rPr>
        <w:t xml:space="preserve">, lo cual </w:t>
      </w:r>
      <w:r w:rsidR="00AC65D0">
        <w:rPr>
          <w:rFonts w:ascii="Times New Roman" w:hAnsi="Times New Roman" w:cs="Times New Roman"/>
          <w:sz w:val="24"/>
          <w:szCs w:val="24"/>
        </w:rPr>
        <w:t>supone</w:t>
      </w:r>
      <w:r w:rsidR="00F05FCC">
        <w:rPr>
          <w:rFonts w:ascii="Times New Roman" w:hAnsi="Times New Roman" w:cs="Times New Roman"/>
          <w:sz w:val="24"/>
          <w:szCs w:val="24"/>
        </w:rPr>
        <w:t xml:space="preserve"> </w:t>
      </w:r>
      <w:r w:rsidR="00BC7FAD">
        <w:rPr>
          <w:rFonts w:ascii="Times New Roman" w:hAnsi="Times New Roman" w:cs="Times New Roman"/>
          <w:sz w:val="24"/>
          <w:szCs w:val="24"/>
        </w:rPr>
        <w:t xml:space="preserve">aspectos favorables como desfavorables para el </w:t>
      </w:r>
      <w:r w:rsidR="00F4369C">
        <w:rPr>
          <w:rFonts w:ascii="Times New Roman" w:hAnsi="Times New Roman" w:cs="Times New Roman"/>
          <w:sz w:val="24"/>
          <w:szCs w:val="24"/>
        </w:rPr>
        <w:t xml:space="preserve">presente </w:t>
      </w:r>
      <w:r w:rsidR="00BC7FAD">
        <w:rPr>
          <w:rFonts w:ascii="Times New Roman" w:hAnsi="Times New Roman" w:cs="Times New Roman"/>
          <w:sz w:val="24"/>
          <w:szCs w:val="24"/>
        </w:rPr>
        <w:t xml:space="preserve">estudio. </w:t>
      </w:r>
      <w:r w:rsidR="00F4369C">
        <w:rPr>
          <w:rFonts w:ascii="Times New Roman" w:hAnsi="Times New Roman" w:cs="Times New Roman"/>
          <w:sz w:val="24"/>
          <w:szCs w:val="24"/>
        </w:rPr>
        <w:t xml:space="preserve">Por </w:t>
      </w:r>
      <w:r w:rsidR="00372463">
        <w:rPr>
          <w:rFonts w:ascii="Times New Roman" w:hAnsi="Times New Roman" w:cs="Times New Roman"/>
          <w:sz w:val="24"/>
          <w:szCs w:val="24"/>
        </w:rPr>
        <w:t>el lado favorable</w:t>
      </w:r>
      <w:r w:rsidR="00BC7FAD">
        <w:rPr>
          <w:rFonts w:ascii="Times New Roman" w:hAnsi="Times New Roman" w:cs="Times New Roman"/>
          <w:sz w:val="24"/>
          <w:szCs w:val="24"/>
        </w:rPr>
        <w:t xml:space="preserve">, hace que </w:t>
      </w:r>
      <w:r>
        <w:rPr>
          <w:rFonts w:ascii="Times New Roman" w:hAnsi="Times New Roman" w:cs="Times New Roman"/>
          <w:sz w:val="24"/>
          <w:szCs w:val="24"/>
        </w:rPr>
        <w:t xml:space="preserve">este </w:t>
      </w:r>
      <w:r w:rsidR="00BC7FAD">
        <w:rPr>
          <w:rFonts w:ascii="Times New Roman" w:hAnsi="Times New Roman" w:cs="Times New Roman"/>
          <w:sz w:val="24"/>
          <w:szCs w:val="24"/>
        </w:rPr>
        <w:lastRenderedPageBreak/>
        <w:t xml:space="preserve">estudio </w:t>
      </w:r>
      <w:r w:rsidR="00DD0EA2">
        <w:rPr>
          <w:rFonts w:ascii="Times New Roman" w:hAnsi="Times New Roman" w:cs="Times New Roman"/>
          <w:sz w:val="24"/>
          <w:szCs w:val="24"/>
        </w:rPr>
        <w:t xml:space="preserve">sea uno de los primeros, por no decir el primero, en intentar la predicción de dichas empresas mediante las CNN. </w:t>
      </w:r>
      <w:r w:rsidR="00F4369C">
        <w:rPr>
          <w:rFonts w:ascii="Times New Roman" w:hAnsi="Times New Roman" w:cs="Times New Roman"/>
          <w:sz w:val="24"/>
          <w:szCs w:val="24"/>
        </w:rPr>
        <w:t xml:space="preserve">Mientras que por el otro, </w:t>
      </w:r>
      <w:r w:rsidR="00372463">
        <w:rPr>
          <w:rFonts w:ascii="Times New Roman" w:hAnsi="Times New Roman" w:cs="Times New Roman"/>
          <w:sz w:val="24"/>
          <w:szCs w:val="24"/>
        </w:rPr>
        <w:t xml:space="preserve">supone </w:t>
      </w:r>
      <w:r w:rsidR="00DD0EA2">
        <w:rPr>
          <w:rFonts w:ascii="Times New Roman" w:hAnsi="Times New Roman" w:cs="Times New Roman"/>
          <w:sz w:val="24"/>
          <w:szCs w:val="24"/>
        </w:rPr>
        <w:t xml:space="preserve">que el estudio no pueda tomar como referencia unas determinadas métricas y por ende </w:t>
      </w:r>
      <w:r w:rsidR="00FD4C49">
        <w:rPr>
          <w:rFonts w:ascii="Times New Roman" w:hAnsi="Times New Roman" w:cs="Times New Roman"/>
          <w:sz w:val="24"/>
          <w:szCs w:val="24"/>
        </w:rPr>
        <w:t>establecer un criterio formal que permita la medición de</w:t>
      </w:r>
      <w:r w:rsidR="00AC65D0">
        <w:rPr>
          <w:rFonts w:ascii="Times New Roman" w:hAnsi="Times New Roman" w:cs="Times New Roman"/>
          <w:sz w:val="24"/>
          <w:szCs w:val="24"/>
        </w:rPr>
        <w:t>l</w:t>
      </w:r>
      <w:r w:rsidR="00FD4C49">
        <w:rPr>
          <w:rFonts w:ascii="Times New Roman" w:hAnsi="Times New Roman" w:cs="Times New Roman"/>
          <w:sz w:val="24"/>
          <w:szCs w:val="24"/>
        </w:rPr>
        <w:t xml:space="preserve"> éxito </w:t>
      </w:r>
      <w:r w:rsidR="00AC65D0">
        <w:rPr>
          <w:rFonts w:ascii="Times New Roman" w:hAnsi="Times New Roman" w:cs="Times New Roman"/>
          <w:sz w:val="24"/>
          <w:szCs w:val="24"/>
        </w:rPr>
        <w:t>de este</w:t>
      </w:r>
      <w:r w:rsidR="00FD4C49">
        <w:rPr>
          <w:rFonts w:ascii="Times New Roman" w:hAnsi="Times New Roman" w:cs="Times New Roman"/>
          <w:sz w:val="24"/>
          <w:szCs w:val="24"/>
        </w:rPr>
        <w:t>.</w:t>
      </w:r>
    </w:p>
    <w:p w14:paraId="591421A2" w14:textId="51064EBA" w:rsidR="0007498D" w:rsidRDefault="007261FB" w:rsidP="00F4369C">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Pero</w:t>
      </w:r>
      <w:r w:rsidR="001C65D0">
        <w:rPr>
          <w:rFonts w:ascii="Times New Roman" w:hAnsi="Times New Roman" w:cs="Times New Roman"/>
          <w:sz w:val="24"/>
          <w:szCs w:val="24"/>
        </w:rPr>
        <w:t>,</w:t>
      </w:r>
      <w:r>
        <w:rPr>
          <w:rFonts w:ascii="Times New Roman" w:hAnsi="Times New Roman" w:cs="Times New Roman"/>
          <w:sz w:val="24"/>
          <w:szCs w:val="24"/>
        </w:rPr>
        <w:t xml:space="preserve"> como</w:t>
      </w:r>
      <w:r w:rsidR="001C65D0">
        <w:rPr>
          <w:rFonts w:ascii="Times New Roman" w:hAnsi="Times New Roman" w:cs="Times New Roman"/>
          <w:sz w:val="24"/>
          <w:szCs w:val="24"/>
        </w:rPr>
        <w:t xml:space="preserve"> el establecimiento de los criterios consiste en una parte fundamental de la metodología </w:t>
      </w:r>
      <w:r w:rsidR="001C65D0" w:rsidRPr="001C65D0">
        <w:rPr>
          <w:rFonts w:ascii="Times New Roman" w:hAnsi="Times New Roman" w:cs="Times New Roman"/>
          <w:i/>
          <w:iCs/>
          <w:sz w:val="24"/>
          <w:szCs w:val="24"/>
        </w:rPr>
        <w:t>CRISP-DM</w:t>
      </w:r>
      <w:r>
        <w:rPr>
          <w:rFonts w:ascii="Times New Roman" w:hAnsi="Times New Roman" w:cs="Times New Roman"/>
          <w:sz w:val="24"/>
          <w:szCs w:val="24"/>
        </w:rPr>
        <w:t xml:space="preserve">  y que </w:t>
      </w:r>
      <w:r w:rsidR="002806B2">
        <w:rPr>
          <w:rFonts w:ascii="Times New Roman" w:hAnsi="Times New Roman" w:cs="Times New Roman"/>
          <w:sz w:val="24"/>
          <w:szCs w:val="24"/>
        </w:rPr>
        <w:t>en</w:t>
      </w:r>
      <w:r w:rsidR="001C65D0">
        <w:rPr>
          <w:rFonts w:ascii="Times New Roman" w:hAnsi="Times New Roman" w:cs="Times New Roman"/>
          <w:sz w:val="24"/>
          <w:szCs w:val="24"/>
        </w:rPr>
        <w:t xml:space="preserve"> la literatura </w:t>
      </w:r>
      <w:r w:rsidR="00AC27F4">
        <w:rPr>
          <w:rFonts w:ascii="Times New Roman" w:hAnsi="Times New Roman" w:cs="Times New Roman"/>
          <w:sz w:val="24"/>
          <w:szCs w:val="24"/>
        </w:rPr>
        <w:t>de</w:t>
      </w:r>
      <w:r w:rsidR="00F37A92">
        <w:rPr>
          <w:rFonts w:ascii="Times New Roman" w:hAnsi="Times New Roman" w:cs="Times New Roman"/>
          <w:sz w:val="24"/>
          <w:szCs w:val="24"/>
        </w:rPr>
        <w:t xml:space="preserve"> las zombis </w:t>
      </w:r>
      <w:r w:rsidR="00AB65B7">
        <w:rPr>
          <w:rFonts w:ascii="Times New Roman" w:hAnsi="Times New Roman" w:cs="Times New Roman"/>
          <w:sz w:val="24"/>
          <w:szCs w:val="24"/>
        </w:rPr>
        <w:t xml:space="preserve">se ha observado </w:t>
      </w:r>
      <w:r w:rsidR="002806B2">
        <w:rPr>
          <w:rFonts w:ascii="Times New Roman" w:hAnsi="Times New Roman" w:cs="Times New Roman"/>
          <w:sz w:val="24"/>
          <w:szCs w:val="24"/>
        </w:rPr>
        <w:t xml:space="preserve">una </w:t>
      </w:r>
      <w:r w:rsidR="00AB65B7">
        <w:rPr>
          <w:rFonts w:ascii="Times New Roman" w:hAnsi="Times New Roman" w:cs="Times New Roman"/>
          <w:sz w:val="24"/>
          <w:szCs w:val="24"/>
        </w:rPr>
        <w:t>alta tendencia del empleo de las regresiones</w:t>
      </w:r>
      <w:r w:rsidR="007901B7">
        <w:rPr>
          <w:rFonts w:ascii="Times New Roman" w:hAnsi="Times New Roman" w:cs="Times New Roman"/>
          <w:sz w:val="24"/>
          <w:szCs w:val="24"/>
        </w:rPr>
        <w:t xml:space="preserve"> logarítmicas</w:t>
      </w:r>
      <w:r w:rsidR="00AB65B7">
        <w:rPr>
          <w:rFonts w:ascii="Times New Roman" w:hAnsi="Times New Roman" w:cs="Times New Roman"/>
          <w:sz w:val="24"/>
          <w:szCs w:val="24"/>
        </w:rPr>
        <w:t xml:space="preserve"> </w:t>
      </w:r>
      <w:r w:rsidR="00AB65B7">
        <w:rPr>
          <w:rFonts w:ascii="Times New Roman" w:hAnsi="Times New Roman" w:cs="Times New Roman"/>
          <w:sz w:val="24"/>
          <w:szCs w:val="24"/>
        </w:rPr>
        <w:fldChar w:fldCharType="begin" w:fldLock="1"/>
      </w:r>
      <w:r w:rsidR="00392B5E">
        <w:rPr>
          <w:rFonts w:ascii="Times New Roman" w:hAnsi="Times New Roman" w:cs="Times New Roman"/>
          <w:sz w:val="24"/>
          <w:szCs w:val="24"/>
        </w:rPr>
        <w:instrText>ADDIN CSL_CITATION {"citationItems":[{"id":"ITEM-1","itemData":{"DOI":"10.1111/j.1468-5876.2006.00354.x","ISSN":"13524739","abstract":"Zombie firms are those firms that are insolvent and have little hope of recovery but avoid failure thanks to support from their banks. This paper identifies zombie firms in Japan, and compares the characteristics of zombies to other firms. Zombie firms are found to be less profitable, more indebted, more dependent on their main banks, more likely to be found in non-manufacturing industries and more often located outside large metropolitan areas. Overall, larger size makes the firm less likely to be a zombie, but among small firms, relatively larger firms are more likely to be protected and become zombies. Controlling for profitability, the exit probability for zombie firms does not differ from that for non-zombies. Zombie firms tend to increase employment by more (but do not reduce employment by more) than non-zombies. Finally, when the proportion of zombie firms in an industry increases, job creation declines and job destruction increases, and the effects are stronger for non-zombies. © 2006 Japanese Economic Association.","author":[{"dropping-particle":"","family":"Hoshi","given":"Takeo","non-dropping-particle":"","parse-names":false,"suffix":""}],"container-title":"Japanese Economic Review","id":"ITEM-1","issue":"1","issued":{"date-parts":[["2006"]]},"page":"30-49","title":"Economics of the living dead","type":"article-journal","volume":"57"},"uris":["http://www.mendeley.com/documents/?uuid=ba8d9490-5d9e-4b9c-a993-1dac5de2f64d"]},{"id":"ITEM-2","itemData":{"DOI":"10.1162/ASEP_a_00474","ISSN":"15360083","abstract":"From a data set of Chinese firms in the 200507 period, we find that government investment boosted the performance of zombie firms and crowded out the growth of private firms; we also found that the higher the concentration of state banks (and of state-owned enterprises), the more conducive is the environment for nurturing zombie firms. With the exit of zombie firms, (a) the industrial output growth rate would be higher by 2.12 percentage points, (b) the capital accumulation rate would be higher by 1.4 percentage points, (c) the employment growth rate would be higher by 0.84 percentage points, and (d) the rate total factor productivity growth would be higher by 1.06 percentage points. Our results support a radical change in the way that government investment has been carried out, and support comprehensive reform of the state sector, but they do not necessarily argue against government investment in large infrastructure projects and strategically-critical areas.","author":[{"dropping-particle":"","family":"Tan","given":"Yuyan","non-dropping-particle":"","parse-names":false,"suffix":""},{"dropping-particle":"","family":"Huang","given":"Yiping","non-dropping-particle":"","parse-names":false,"suffix":""},{"dropping-particle":"","family":"Woo","given":"Wing Thye","non-dropping-particle":"","parse-names":false,"suffix":""}],"container-title":"Asian Economic Papers","id":"ITEM-2","issue":"3","issued":{"date-parts":[["2016"]]},"page":"32-55","title":"Zombie Firms and the Crowding-Out of Private Investment in China","type":"article-journal","volume":"15"},"uris":["http://www.mendeley.com/documents/?uuid=28848fe6-35ba-44ee-ba54-bf27482db435"]},{"id":"ITEM-3","itemData":{"DOI":"10.5089/9781484330722.001","ISSN":"1018-5941","abstract":"Nonviable “zombie” firms have become a key concern in China. Using novel firm-level industrial survey data, this paper illustrates the central role of zombies and their strong linkages with state- owned enterprises (SOEs) in contributing to debt vulnerabilities and low productivity. As a group, zombie firms and SOEs account for an outsized share of corporate debt, contribute to much of the rise in debt, and face weak fundamentals. Empirical results also show that resolving these weak firms can generate significant gains of 0.7–1.2 percentage points in long-term growth per year. These results also shed light on the ongoing government strategy to tackle these issues by evaluating the effects of different restructuring options. In particular, deleveraging, reducing government subsidies, as well as operational restructuring through divestment and reducing redundancy have significant benefits in restoring corporate performance for zombie firms.","author":[{"dropping-particle":"","family":"Lam","given":"W. Raphael","non-dropping-particle":"","parse-names":false,"suffix":""},{"dropping-particle":"","family":"Schipke","given":"Alfred","non-dropping-particle":"","parse-names":false,"suffix":""},{"dropping-particle":"","family":"Tan","given":"Yuyan","non-dropping-particle":"","parse-names":false,"suffix":""},{"dropping-particle":"","family":"Tan","given":"Zhibo","non-dropping-particle":"","parse-names":false,"suffix":""}],"container-title":"IMF Working Papers","id":"ITEM-3","issue":"266","issued":{"date-parts":[["2017"]]},"page":"1","title":"Resolving China's Zombies: Tackling Debt and Raising Productivity","type":"article-journal","volume":"17"},"uris":["http://www.mendeley.com/documents/?uuid=0b9c051a-c27d-4c1e-b550-46aa2c07bdb8"]},{"id":"ITEM-4","itemData":{"DOI":"10.1016/j.japwor.2018.09.007","ISSN":"09221425","abstract":"The “soft budget problem,” by which banks loosen their lending stances toward long-term client firms despite worsening business conditions, has been widely discussed in the field of financial studies. In Japan, this problem has attracted attention particularly in connection to so-called “zombie firms,” financially weak firms sustained by discounted interest rates and evergreen lending which have become a major research and political interest in recent years. In this article, we focus on zombie firms among small and medium-sized enterprises (SME), a corporate category that has hitherto received less consideration in the discussion about Japan's zombie firms. We find that: (1) many zombie firms exist among SME and that the zombie firm ratio increases as firm size decreases; and (2) some zombie firms eventually emerge from zombie status among SME. In other words, zombie firms are likely problematic from the view of the efficiency of the industries to which they belong. But when one considers that many zombie firms achieve revival, it would seem inappropriate to uniformly promote their elimination. Since ending zombie status seems to directly imply market exit for many SME, it is important to conduct preliminary screening to prevent the creation of zombie firms in the first place.","author":[{"dropping-particle":"","family":"Goto","given":"Yasuo","non-dropping-particle":"","parse-names":false,"suffix":""},{"dropping-particle":"","family":"Wilbur","given":"Scott","non-dropping-particle":"","parse-names":false,"suffix":""}],"container-title":"Japan and the World Economy","id":"ITEM-4","issue":"December 2017","issued":{"date-parts":[["2019"]]},"page":"105-112","publisher":"Elsevier","title":"Unfinished business: Zombie firms among SME in Japan's lost decades","type":"article-journal","volume":"49"},"uris":["http://www.mendeley.com/documents/?uuid=e69f5137-a4a2-4430-b943-d54e72593483"]}],"mendeley":{"formattedCitation":"(Goto &amp; Wilbur, 2019; Hoshi, 2006; Lam et al., 2017a; Tan et al., 2016)","manualFormatting":"(e.g. Goto &amp; Wilbur, 2019; Hoshi, 2006; Lam et al., 2017a; Tan et al., 2016)","plainTextFormattedCitation":"(Goto &amp; Wilbur, 2019; Hoshi, 2006; Lam et al., 2017a; Tan et al., 2016)","previouslyFormattedCitation":"(Goto &amp; Wilbur, 2019; Hoshi, 2006; Lam et al., 2017a; Tan et al., 2016)"},"properties":{"noteIndex":0},"schema":"https://github.com/citation-style-language/schema/raw/master/csl-citation.json"}</w:instrText>
      </w:r>
      <w:r w:rsidR="00AB65B7">
        <w:rPr>
          <w:rFonts w:ascii="Times New Roman" w:hAnsi="Times New Roman" w:cs="Times New Roman"/>
          <w:sz w:val="24"/>
          <w:szCs w:val="24"/>
        </w:rPr>
        <w:fldChar w:fldCharType="separate"/>
      </w:r>
      <w:r w:rsidR="00AB65B7" w:rsidRPr="008346DB">
        <w:rPr>
          <w:rFonts w:ascii="Times New Roman" w:hAnsi="Times New Roman" w:cs="Times New Roman"/>
          <w:noProof/>
          <w:sz w:val="24"/>
          <w:szCs w:val="24"/>
        </w:rPr>
        <w:t>(</w:t>
      </w:r>
      <w:r w:rsidR="00AB65B7" w:rsidRPr="008346DB">
        <w:rPr>
          <w:rFonts w:ascii="Times New Roman" w:hAnsi="Times New Roman" w:cs="Times New Roman"/>
          <w:i/>
          <w:iCs/>
          <w:noProof/>
          <w:sz w:val="24"/>
          <w:szCs w:val="24"/>
        </w:rPr>
        <w:t>e.g.</w:t>
      </w:r>
      <w:r w:rsidR="00AB65B7">
        <w:rPr>
          <w:rFonts w:ascii="Times New Roman" w:hAnsi="Times New Roman" w:cs="Times New Roman"/>
          <w:noProof/>
          <w:sz w:val="24"/>
          <w:szCs w:val="24"/>
        </w:rPr>
        <w:t xml:space="preserve"> </w:t>
      </w:r>
      <w:r w:rsidR="00AB65B7" w:rsidRPr="008346DB">
        <w:rPr>
          <w:rFonts w:ascii="Times New Roman" w:hAnsi="Times New Roman" w:cs="Times New Roman"/>
          <w:noProof/>
          <w:sz w:val="24"/>
          <w:szCs w:val="24"/>
        </w:rPr>
        <w:t xml:space="preserve">Goto &amp; Wilbur, 2019; Hoshi, 2006; Lam </w:t>
      </w:r>
      <w:r w:rsidR="00A01770" w:rsidRPr="00A01770">
        <w:rPr>
          <w:rFonts w:ascii="Times New Roman" w:hAnsi="Times New Roman" w:cs="Times New Roman"/>
          <w:i/>
          <w:iCs/>
          <w:noProof/>
          <w:sz w:val="24"/>
          <w:szCs w:val="24"/>
        </w:rPr>
        <w:t>et al</w:t>
      </w:r>
      <w:r w:rsidR="00AB65B7" w:rsidRPr="008346DB">
        <w:rPr>
          <w:rFonts w:ascii="Times New Roman" w:hAnsi="Times New Roman" w:cs="Times New Roman"/>
          <w:noProof/>
          <w:sz w:val="24"/>
          <w:szCs w:val="24"/>
        </w:rPr>
        <w:t xml:space="preserve">., 2017a; Tan </w:t>
      </w:r>
      <w:r w:rsidR="00A01770" w:rsidRPr="00A01770">
        <w:rPr>
          <w:rFonts w:ascii="Times New Roman" w:hAnsi="Times New Roman" w:cs="Times New Roman"/>
          <w:i/>
          <w:iCs/>
          <w:noProof/>
          <w:sz w:val="24"/>
          <w:szCs w:val="24"/>
        </w:rPr>
        <w:t>et al</w:t>
      </w:r>
      <w:r w:rsidR="00AB65B7" w:rsidRPr="008346DB">
        <w:rPr>
          <w:rFonts w:ascii="Times New Roman" w:hAnsi="Times New Roman" w:cs="Times New Roman"/>
          <w:noProof/>
          <w:sz w:val="24"/>
          <w:szCs w:val="24"/>
        </w:rPr>
        <w:t>., 2016)</w:t>
      </w:r>
      <w:r w:rsidR="00AB65B7">
        <w:rPr>
          <w:rFonts w:ascii="Times New Roman" w:hAnsi="Times New Roman" w:cs="Times New Roman"/>
          <w:sz w:val="24"/>
          <w:szCs w:val="24"/>
        </w:rPr>
        <w:fldChar w:fldCharType="end"/>
      </w:r>
      <w:r w:rsidR="00AB65B7">
        <w:rPr>
          <w:rFonts w:ascii="Times New Roman" w:hAnsi="Times New Roman" w:cs="Times New Roman"/>
          <w:sz w:val="24"/>
          <w:szCs w:val="24"/>
        </w:rPr>
        <w:t xml:space="preserve"> para </w:t>
      </w:r>
      <w:r w:rsidR="00F37A92">
        <w:rPr>
          <w:rFonts w:ascii="Times New Roman" w:hAnsi="Times New Roman" w:cs="Times New Roman"/>
          <w:sz w:val="24"/>
          <w:szCs w:val="24"/>
        </w:rPr>
        <w:t xml:space="preserve">su </w:t>
      </w:r>
      <w:r w:rsidR="00AB65B7">
        <w:rPr>
          <w:rFonts w:ascii="Times New Roman" w:hAnsi="Times New Roman" w:cs="Times New Roman"/>
          <w:sz w:val="24"/>
          <w:szCs w:val="24"/>
        </w:rPr>
        <w:t>identificación</w:t>
      </w:r>
      <w:r>
        <w:rPr>
          <w:rFonts w:ascii="Times New Roman" w:hAnsi="Times New Roman" w:cs="Times New Roman"/>
          <w:sz w:val="24"/>
          <w:szCs w:val="24"/>
        </w:rPr>
        <w:t xml:space="preserve">, </w:t>
      </w:r>
      <w:r w:rsidR="002806B2">
        <w:rPr>
          <w:rFonts w:ascii="Times New Roman" w:hAnsi="Times New Roman" w:cs="Times New Roman"/>
          <w:sz w:val="24"/>
          <w:szCs w:val="24"/>
        </w:rPr>
        <w:t xml:space="preserve">se proponen los siguientes criterios </w:t>
      </w:r>
      <w:r w:rsidR="00BF2C8D">
        <w:rPr>
          <w:rFonts w:ascii="Times New Roman" w:hAnsi="Times New Roman" w:cs="Times New Roman"/>
          <w:sz w:val="24"/>
          <w:szCs w:val="24"/>
        </w:rPr>
        <w:t xml:space="preserve">que miden el </w:t>
      </w:r>
      <w:r w:rsidR="002806B2">
        <w:rPr>
          <w:rFonts w:ascii="Times New Roman" w:hAnsi="Times New Roman" w:cs="Times New Roman"/>
          <w:sz w:val="24"/>
          <w:szCs w:val="24"/>
        </w:rPr>
        <w:t>éxito del proyecto:</w:t>
      </w:r>
    </w:p>
    <w:p w14:paraId="2F70D7D6" w14:textId="1CDD9633" w:rsidR="00D83F0E" w:rsidRDefault="00D3767D" w:rsidP="00EA7835">
      <w:pPr>
        <w:pStyle w:val="Prrafodelista"/>
        <w:numPr>
          <w:ilvl w:val="0"/>
          <w:numId w:val="45"/>
        </w:numPr>
        <w:spacing w:after="180" w:line="360" w:lineRule="auto"/>
        <w:ind w:left="927"/>
        <w:jc w:val="both"/>
        <w:rPr>
          <w:rFonts w:ascii="Times New Roman" w:hAnsi="Times New Roman" w:cs="Times New Roman"/>
          <w:sz w:val="24"/>
          <w:szCs w:val="24"/>
        </w:rPr>
      </w:pPr>
      <w:r>
        <w:rPr>
          <w:rFonts w:ascii="Times New Roman" w:hAnsi="Times New Roman" w:cs="Times New Roman"/>
          <w:sz w:val="24"/>
          <w:szCs w:val="24"/>
        </w:rPr>
        <w:t>La c</w:t>
      </w:r>
      <w:r w:rsidR="001A11F5">
        <w:rPr>
          <w:rFonts w:ascii="Times New Roman" w:hAnsi="Times New Roman" w:cs="Times New Roman"/>
          <w:sz w:val="24"/>
          <w:szCs w:val="24"/>
        </w:rPr>
        <w:t>omparación de</w:t>
      </w:r>
      <w:r w:rsidR="00FD4C49">
        <w:rPr>
          <w:rFonts w:ascii="Times New Roman" w:hAnsi="Times New Roman" w:cs="Times New Roman"/>
          <w:sz w:val="24"/>
          <w:szCs w:val="24"/>
        </w:rPr>
        <w:t xml:space="preserve"> las </w:t>
      </w:r>
      <w:r w:rsidR="00BF2C8D">
        <w:rPr>
          <w:rFonts w:ascii="Times New Roman" w:hAnsi="Times New Roman" w:cs="Times New Roman"/>
          <w:sz w:val="24"/>
          <w:szCs w:val="24"/>
        </w:rPr>
        <w:t xml:space="preserve">diferentes </w:t>
      </w:r>
      <w:r w:rsidR="00820C11">
        <w:rPr>
          <w:rFonts w:ascii="Times New Roman" w:hAnsi="Times New Roman" w:cs="Times New Roman"/>
          <w:sz w:val="24"/>
          <w:szCs w:val="24"/>
        </w:rPr>
        <w:t xml:space="preserve">métricas obtenidas </w:t>
      </w:r>
      <w:r w:rsidR="00F167EB">
        <w:rPr>
          <w:rFonts w:ascii="Times New Roman" w:hAnsi="Times New Roman" w:cs="Times New Roman"/>
          <w:sz w:val="24"/>
          <w:szCs w:val="24"/>
        </w:rPr>
        <w:t>en</w:t>
      </w:r>
      <w:r w:rsidR="00BF2C8D">
        <w:rPr>
          <w:rFonts w:ascii="Times New Roman" w:hAnsi="Times New Roman" w:cs="Times New Roman"/>
          <w:sz w:val="24"/>
          <w:szCs w:val="24"/>
        </w:rPr>
        <w:t xml:space="preserve"> </w:t>
      </w:r>
      <w:r w:rsidR="00820C11">
        <w:rPr>
          <w:rFonts w:ascii="Times New Roman" w:hAnsi="Times New Roman" w:cs="Times New Roman"/>
          <w:sz w:val="24"/>
          <w:szCs w:val="24"/>
        </w:rPr>
        <w:t xml:space="preserve">la predicción de </w:t>
      </w:r>
      <w:r w:rsidR="00BF2C8D">
        <w:rPr>
          <w:rFonts w:ascii="Times New Roman" w:hAnsi="Times New Roman" w:cs="Times New Roman"/>
          <w:sz w:val="24"/>
          <w:szCs w:val="24"/>
        </w:rPr>
        <w:t xml:space="preserve">pymes </w:t>
      </w:r>
      <w:r w:rsidR="00820C11">
        <w:rPr>
          <w:rFonts w:ascii="Times New Roman" w:hAnsi="Times New Roman" w:cs="Times New Roman"/>
          <w:sz w:val="24"/>
          <w:szCs w:val="24"/>
        </w:rPr>
        <w:t>zombis</w:t>
      </w:r>
      <w:r w:rsidR="00BF2C8D">
        <w:rPr>
          <w:rFonts w:ascii="Times New Roman" w:hAnsi="Times New Roman" w:cs="Times New Roman"/>
          <w:sz w:val="24"/>
          <w:szCs w:val="24"/>
        </w:rPr>
        <w:t xml:space="preserve"> </w:t>
      </w:r>
      <w:r w:rsidR="00820C11" w:rsidRPr="00BF2C8D">
        <w:rPr>
          <w:rFonts w:ascii="Times New Roman" w:hAnsi="Times New Roman" w:cs="Times New Roman"/>
          <w:sz w:val="24"/>
          <w:szCs w:val="24"/>
        </w:rPr>
        <w:t>mediante la</w:t>
      </w:r>
      <w:r w:rsidR="00BF2C8D">
        <w:rPr>
          <w:rFonts w:ascii="Times New Roman" w:hAnsi="Times New Roman" w:cs="Times New Roman"/>
          <w:sz w:val="24"/>
          <w:szCs w:val="24"/>
        </w:rPr>
        <w:t>s</w:t>
      </w:r>
      <w:r w:rsidR="00820C11" w:rsidRPr="00BF2C8D">
        <w:rPr>
          <w:rFonts w:ascii="Times New Roman" w:hAnsi="Times New Roman" w:cs="Times New Roman"/>
          <w:sz w:val="24"/>
          <w:szCs w:val="24"/>
        </w:rPr>
        <w:t xml:space="preserve"> </w:t>
      </w:r>
      <w:r w:rsidR="00BF2C8D">
        <w:rPr>
          <w:rFonts w:ascii="Times New Roman" w:hAnsi="Times New Roman" w:cs="Times New Roman"/>
          <w:sz w:val="24"/>
          <w:szCs w:val="24"/>
        </w:rPr>
        <w:t xml:space="preserve">CNN </w:t>
      </w:r>
      <w:r w:rsidR="00820C11" w:rsidRPr="00BF2C8D">
        <w:rPr>
          <w:rFonts w:ascii="Times New Roman" w:hAnsi="Times New Roman" w:cs="Times New Roman"/>
          <w:sz w:val="24"/>
          <w:szCs w:val="24"/>
        </w:rPr>
        <w:t xml:space="preserve">y </w:t>
      </w:r>
      <w:r w:rsidR="00BF2C8D">
        <w:rPr>
          <w:rFonts w:ascii="Times New Roman" w:hAnsi="Times New Roman" w:cs="Times New Roman"/>
          <w:sz w:val="24"/>
          <w:szCs w:val="24"/>
        </w:rPr>
        <w:t xml:space="preserve">las </w:t>
      </w:r>
      <w:r w:rsidR="00D83F0E" w:rsidRPr="00BF2C8D">
        <w:rPr>
          <w:rFonts w:ascii="Times New Roman" w:hAnsi="Times New Roman" w:cs="Times New Roman"/>
          <w:sz w:val="24"/>
          <w:szCs w:val="24"/>
        </w:rPr>
        <w:t>regresiones</w:t>
      </w:r>
      <w:r w:rsidR="00BF2C8D" w:rsidRPr="00BF2C8D">
        <w:rPr>
          <w:rFonts w:ascii="Times New Roman" w:hAnsi="Times New Roman" w:cs="Times New Roman"/>
          <w:sz w:val="24"/>
          <w:szCs w:val="24"/>
        </w:rPr>
        <w:t xml:space="preserve"> logística</w:t>
      </w:r>
      <w:r w:rsidR="00BF2C8D">
        <w:rPr>
          <w:rFonts w:ascii="Times New Roman" w:hAnsi="Times New Roman" w:cs="Times New Roman"/>
          <w:sz w:val="24"/>
          <w:szCs w:val="24"/>
        </w:rPr>
        <w:t>s</w:t>
      </w:r>
      <w:r w:rsidR="00BF2C8D" w:rsidRPr="00BF2C8D">
        <w:rPr>
          <w:rFonts w:ascii="Times New Roman" w:hAnsi="Times New Roman" w:cs="Times New Roman"/>
          <w:sz w:val="24"/>
          <w:szCs w:val="24"/>
        </w:rPr>
        <w:t xml:space="preserve"> binaria</w:t>
      </w:r>
      <w:r w:rsidR="00BF2C8D">
        <w:rPr>
          <w:rFonts w:ascii="Times New Roman" w:hAnsi="Times New Roman" w:cs="Times New Roman"/>
          <w:sz w:val="24"/>
          <w:szCs w:val="24"/>
        </w:rPr>
        <w:t>s</w:t>
      </w:r>
      <w:r w:rsidR="00FD4C49" w:rsidRPr="00BF2C8D">
        <w:rPr>
          <w:rFonts w:ascii="Times New Roman" w:hAnsi="Times New Roman" w:cs="Times New Roman"/>
          <w:sz w:val="24"/>
          <w:szCs w:val="24"/>
        </w:rPr>
        <w:t>.</w:t>
      </w:r>
      <w:r w:rsidR="007901B7">
        <w:rPr>
          <w:rFonts w:ascii="Times New Roman" w:hAnsi="Times New Roman" w:cs="Times New Roman"/>
          <w:sz w:val="24"/>
          <w:szCs w:val="24"/>
        </w:rPr>
        <w:t xml:space="preserve"> Así, se espera que las primeras métricas superen </w:t>
      </w:r>
      <w:r w:rsidR="00291F4C">
        <w:rPr>
          <w:rFonts w:ascii="Times New Roman" w:hAnsi="Times New Roman" w:cs="Times New Roman"/>
          <w:sz w:val="24"/>
          <w:szCs w:val="24"/>
        </w:rPr>
        <w:t xml:space="preserve">de manera </w:t>
      </w:r>
      <w:r w:rsidR="00BA35F0">
        <w:rPr>
          <w:rFonts w:ascii="Times New Roman" w:hAnsi="Times New Roman" w:cs="Times New Roman"/>
          <w:sz w:val="24"/>
          <w:szCs w:val="24"/>
        </w:rPr>
        <w:t>clara</w:t>
      </w:r>
      <w:r w:rsidR="00291F4C">
        <w:rPr>
          <w:rFonts w:ascii="Times New Roman" w:hAnsi="Times New Roman" w:cs="Times New Roman"/>
          <w:sz w:val="24"/>
          <w:szCs w:val="24"/>
        </w:rPr>
        <w:t xml:space="preserve"> a las obtenidas por la</w:t>
      </w:r>
      <w:r w:rsidR="005E747E">
        <w:rPr>
          <w:rFonts w:ascii="Times New Roman" w:hAnsi="Times New Roman" w:cs="Times New Roman"/>
          <w:sz w:val="24"/>
          <w:szCs w:val="24"/>
        </w:rPr>
        <w:t>s</w:t>
      </w:r>
      <w:r w:rsidR="00291F4C">
        <w:rPr>
          <w:rFonts w:ascii="Times New Roman" w:hAnsi="Times New Roman" w:cs="Times New Roman"/>
          <w:sz w:val="24"/>
          <w:szCs w:val="24"/>
        </w:rPr>
        <w:t xml:space="preserve"> metodología</w:t>
      </w:r>
      <w:r w:rsidR="005E747E">
        <w:rPr>
          <w:rFonts w:ascii="Times New Roman" w:hAnsi="Times New Roman" w:cs="Times New Roman"/>
          <w:sz w:val="24"/>
          <w:szCs w:val="24"/>
        </w:rPr>
        <w:t>s</w:t>
      </w:r>
      <w:r w:rsidR="00291F4C">
        <w:rPr>
          <w:rFonts w:ascii="Times New Roman" w:hAnsi="Times New Roman" w:cs="Times New Roman"/>
          <w:sz w:val="24"/>
          <w:szCs w:val="24"/>
        </w:rPr>
        <w:t xml:space="preserve"> tradicional</w:t>
      </w:r>
      <w:r w:rsidR="005E747E">
        <w:rPr>
          <w:rFonts w:ascii="Times New Roman" w:hAnsi="Times New Roman" w:cs="Times New Roman"/>
          <w:sz w:val="24"/>
          <w:szCs w:val="24"/>
        </w:rPr>
        <w:t>es</w:t>
      </w:r>
      <w:r w:rsidR="00291F4C">
        <w:rPr>
          <w:rFonts w:ascii="Times New Roman" w:hAnsi="Times New Roman" w:cs="Times New Roman"/>
          <w:sz w:val="24"/>
          <w:szCs w:val="24"/>
        </w:rPr>
        <w:t xml:space="preserve">, es decir </w:t>
      </w:r>
      <w:r w:rsidR="00D4430B">
        <w:rPr>
          <w:rFonts w:ascii="Times New Roman" w:hAnsi="Times New Roman" w:cs="Times New Roman"/>
          <w:sz w:val="24"/>
          <w:szCs w:val="24"/>
        </w:rPr>
        <w:t xml:space="preserve">las </w:t>
      </w:r>
      <w:r w:rsidR="00291F4C">
        <w:rPr>
          <w:rFonts w:ascii="Times New Roman" w:hAnsi="Times New Roman" w:cs="Times New Roman"/>
          <w:sz w:val="24"/>
          <w:szCs w:val="24"/>
        </w:rPr>
        <w:t>regresiones.</w:t>
      </w:r>
    </w:p>
    <w:p w14:paraId="2DDE1A52" w14:textId="69C5798E" w:rsidR="00CB4AB8" w:rsidRDefault="00291F4C" w:rsidP="00EA7835">
      <w:pPr>
        <w:pStyle w:val="Prrafodelista"/>
        <w:numPr>
          <w:ilvl w:val="0"/>
          <w:numId w:val="45"/>
        </w:numPr>
        <w:spacing w:after="180" w:line="360" w:lineRule="auto"/>
        <w:ind w:left="927"/>
        <w:jc w:val="both"/>
        <w:rPr>
          <w:rFonts w:ascii="Times New Roman" w:hAnsi="Times New Roman" w:cs="Times New Roman"/>
          <w:sz w:val="24"/>
          <w:szCs w:val="24"/>
        </w:rPr>
      </w:pPr>
      <w:r>
        <w:rPr>
          <w:rFonts w:ascii="Times New Roman" w:hAnsi="Times New Roman" w:cs="Times New Roman"/>
          <w:sz w:val="24"/>
          <w:szCs w:val="24"/>
        </w:rPr>
        <w:t xml:space="preserve">La identificación de las pymes zombis en el sector turístico español. </w:t>
      </w:r>
      <w:r w:rsidR="00CB4AB8">
        <w:rPr>
          <w:rFonts w:ascii="Times New Roman" w:hAnsi="Times New Roman" w:cs="Times New Roman"/>
          <w:sz w:val="24"/>
          <w:szCs w:val="24"/>
        </w:rPr>
        <w:t>En este aspecto</w:t>
      </w:r>
      <w:r>
        <w:rPr>
          <w:rFonts w:ascii="Times New Roman" w:hAnsi="Times New Roman" w:cs="Times New Roman"/>
          <w:sz w:val="24"/>
          <w:szCs w:val="24"/>
        </w:rPr>
        <w:t>, se confía que</w:t>
      </w:r>
      <w:r w:rsidR="00CB4AB8">
        <w:rPr>
          <w:rFonts w:ascii="Times New Roman" w:hAnsi="Times New Roman" w:cs="Times New Roman"/>
          <w:sz w:val="24"/>
          <w:szCs w:val="24"/>
        </w:rPr>
        <w:t xml:space="preserve"> los criterios </w:t>
      </w:r>
      <w:r w:rsidR="00F167EB">
        <w:rPr>
          <w:rFonts w:ascii="Times New Roman" w:hAnsi="Times New Roman" w:cs="Times New Roman"/>
          <w:sz w:val="24"/>
          <w:szCs w:val="24"/>
        </w:rPr>
        <w:t xml:space="preserve">de </w:t>
      </w:r>
      <w:r w:rsidR="00CB4AB8">
        <w:rPr>
          <w:rFonts w:ascii="Times New Roman" w:hAnsi="Times New Roman" w:cs="Times New Roman"/>
          <w:sz w:val="24"/>
          <w:szCs w:val="24"/>
        </w:rPr>
        <w:t xml:space="preserve">la sección </w:t>
      </w:r>
      <w:hyperlink w:anchor="_Criterios_para_la" w:history="1">
        <w:r w:rsidR="00CB4AB8" w:rsidRPr="00BA35F0">
          <w:rPr>
            <w:rStyle w:val="Hipervnculo"/>
            <w:rFonts w:ascii="Times New Roman" w:hAnsi="Times New Roman" w:cs="Times New Roman"/>
            <w:sz w:val="24"/>
            <w:szCs w:val="24"/>
          </w:rPr>
          <w:t>4.1.4</w:t>
        </w:r>
      </w:hyperlink>
      <w:r w:rsidR="00CB4AB8">
        <w:rPr>
          <w:rFonts w:ascii="Times New Roman" w:hAnsi="Times New Roman" w:cs="Times New Roman"/>
          <w:sz w:val="24"/>
          <w:szCs w:val="24"/>
        </w:rPr>
        <w:t xml:space="preserve"> </w:t>
      </w:r>
      <w:r w:rsidR="00BA35F0">
        <w:rPr>
          <w:rFonts w:ascii="Times New Roman" w:hAnsi="Times New Roman" w:cs="Times New Roman"/>
          <w:sz w:val="24"/>
          <w:szCs w:val="24"/>
        </w:rPr>
        <w:t>permitirán</w:t>
      </w:r>
      <w:r w:rsidR="00CB4AB8">
        <w:rPr>
          <w:rFonts w:ascii="Times New Roman" w:hAnsi="Times New Roman" w:cs="Times New Roman"/>
          <w:sz w:val="24"/>
          <w:szCs w:val="24"/>
        </w:rPr>
        <w:t xml:space="preserve"> la identificación de las pymes zombis </w:t>
      </w:r>
      <w:r w:rsidR="00F167EB">
        <w:rPr>
          <w:rFonts w:ascii="Times New Roman" w:hAnsi="Times New Roman" w:cs="Times New Roman"/>
          <w:sz w:val="24"/>
          <w:szCs w:val="24"/>
        </w:rPr>
        <w:t xml:space="preserve">guardando </w:t>
      </w:r>
      <w:r w:rsidR="00CB4AB8">
        <w:rPr>
          <w:rFonts w:ascii="Times New Roman" w:hAnsi="Times New Roman" w:cs="Times New Roman"/>
          <w:sz w:val="24"/>
          <w:szCs w:val="24"/>
        </w:rPr>
        <w:t xml:space="preserve">una alta </w:t>
      </w:r>
      <w:r w:rsidR="005E747E">
        <w:rPr>
          <w:rFonts w:ascii="Times New Roman" w:hAnsi="Times New Roman" w:cs="Times New Roman"/>
          <w:sz w:val="24"/>
          <w:szCs w:val="24"/>
        </w:rPr>
        <w:t>semejanza</w:t>
      </w:r>
      <w:r w:rsidR="00CB4AB8">
        <w:rPr>
          <w:rFonts w:ascii="Times New Roman" w:hAnsi="Times New Roman" w:cs="Times New Roman"/>
          <w:sz w:val="24"/>
          <w:szCs w:val="24"/>
        </w:rPr>
        <w:t xml:space="preserve"> entre </w:t>
      </w:r>
      <w:r w:rsidR="00A42CEB">
        <w:rPr>
          <w:rFonts w:ascii="Times New Roman" w:hAnsi="Times New Roman" w:cs="Times New Roman"/>
          <w:sz w:val="24"/>
          <w:szCs w:val="24"/>
        </w:rPr>
        <w:t>ellos</w:t>
      </w:r>
      <w:r w:rsidR="00CB4AB8">
        <w:rPr>
          <w:rFonts w:ascii="Times New Roman" w:hAnsi="Times New Roman" w:cs="Times New Roman"/>
          <w:sz w:val="24"/>
          <w:szCs w:val="24"/>
        </w:rPr>
        <w:t>.</w:t>
      </w:r>
    </w:p>
    <w:p w14:paraId="4C2E185F" w14:textId="2289C76F" w:rsidR="004E7B5E" w:rsidRDefault="002C2B5E" w:rsidP="00FD4C49">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Con respecto a </w:t>
      </w:r>
      <w:r w:rsidR="008F5DF4">
        <w:rPr>
          <w:rFonts w:ascii="Times New Roman" w:hAnsi="Times New Roman" w:cs="Times New Roman"/>
          <w:sz w:val="24"/>
          <w:szCs w:val="24"/>
        </w:rPr>
        <w:t xml:space="preserve">los recursos que se </w:t>
      </w:r>
      <w:r w:rsidR="00A42CEB">
        <w:rPr>
          <w:rFonts w:ascii="Times New Roman" w:hAnsi="Times New Roman" w:cs="Times New Roman"/>
          <w:sz w:val="24"/>
          <w:szCs w:val="24"/>
        </w:rPr>
        <w:t xml:space="preserve">emplean </w:t>
      </w:r>
      <w:r w:rsidR="008F5DF4">
        <w:rPr>
          <w:rFonts w:ascii="Times New Roman" w:hAnsi="Times New Roman" w:cs="Times New Roman"/>
          <w:sz w:val="24"/>
          <w:szCs w:val="24"/>
        </w:rPr>
        <w:t xml:space="preserve">en el presente estudio, estos ya han sido cubiertos de manera </w:t>
      </w:r>
      <w:r w:rsidR="00A42CEB">
        <w:rPr>
          <w:rFonts w:ascii="Times New Roman" w:hAnsi="Times New Roman" w:cs="Times New Roman"/>
          <w:sz w:val="24"/>
          <w:szCs w:val="24"/>
        </w:rPr>
        <w:t xml:space="preserve">exhaustiva </w:t>
      </w:r>
      <w:r w:rsidR="008F5DF4">
        <w:rPr>
          <w:rFonts w:ascii="Times New Roman" w:hAnsi="Times New Roman" w:cs="Times New Roman"/>
          <w:sz w:val="24"/>
          <w:szCs w:val="24"/>
        </w:rPr>
        <w:t xml:space="preserve">en la sección </w:t>
      </w:r>
      <w:hyperlink w:anchor="_Recursos" w:history="1">
        <w:r w:rsidR="008F5DF4" w:rsidRPr="00BA35F0">
          <w:rPr>
            <w:rStyle w:val="Hipervnculo"/>
            <w:rFonts w:ascii="Times New Roman" w:hAnsi="Times New Roman" w:cs="Times New Roman"/>
            <w:sz w:val="24"/>
            <w:szCs w:val="24"/>
          </w:rPr>
          <w:t>5</w:t>
        </w:r>
      </w:hyperlink>
      <w:r w:rsidR="008F5DF4">
        <w:rPr>
          <w:rFonts w:ascii="Times New Roman" w:hAnsi="Times New Roman" w:cs="Times New Roman"/>
          <w:sz w:val="24"/>
          <w:szCs w:val="24"/>
        </w:rPr>
        <w:t>.</w:t>
      </w:r>
      <w:r w:rsidR="002E5AAF">
        <w:rPr>
          <w:rFonts w:ascii="Times New Roman" w:hAnsi="Times New Roman" w:cs="Times New Roman"/>
          <w:sz w:val="24"/>
          <w:szCs w:val="24"/>
        </w:rPr>
        <w:t xml:space="preserve"> </w:t>
      </w:r>
      <w:r w:rsidR="00BA35F0">
        <w:rPr>
          <w:rFonts w:ascii="Times New Roman" w:hAnsi="Times New Roman" w:cs="Times New Roman"/>
          <w:sz w:val="24"/>
          <w:szCs w:val="24"/>
        </w:rPr>
        <w:t>Aunque</w:t>
      </w:r>
      <w:r w:rsidR="002E5AAF">
        <w:rPr>
          <w:rFonts w:ascii="Times New Roman" w:hAnsi="Times New Roman" w:cs="Times New Roman"/>
          <w:sz w:val="24"/>
          <w:szCs w:val="24"/>
        </w:rPr>
        <w:t>, es de resaltar</w:t>
      </w:r>
      <w:r w:rsidR="00B136B1">
        <w:rPr>
          <w:rFonts w:ascii="Times New Roman" w:hAnsi="Times New Roman" w:cs="Times New Roman"/>
          <w:sz w:val="24"/>
          <w:szCs w:val="24"/>
        </w:rPr>
        <w:t xml:space="preserve"> la enorme </w:t>
      </w:r>
      <w:r w:rsidR="00C63FFE">
        <w:rPr>
          <w:rFonts w:ascii="Times New Roman" w:hAnsi="Times New Roman" w:cs="Times New Roman"/>
          <w:sz w:val="24"/>
          <w:szCs w:val="24"/>
        </w:rPr>
        <w:t>trascendencia</w:t>
      </w:r>
      <w:r w:rsidR="00B136B1">
        <w:rPr>
          <w:rFonts w:ascii="Times New Roman" w:hAnsi="Times New Roman" w:cs="Times New Roman"/>
          <w:sz w:val="24"/>
          <w:szCs w:val="24"/>
        </w:rPr>
        <w:t xml:space="preserve"> d</w:t>
      </w:r>
      <w:r w:rsidR="002E5AAF">
        <w:rPr>
          <w:rFonts w:ascii="Times New Roman" w:hAnsi="Times New Roman" w:cs="Times New Roman"/>
          <w:sz w:val="24"/>
          <w:szCs w:val="24"/>
        </w:rPr>
        <w:t>e</w:t>
      </w:r>
      <w:r w:rsidR="00A42CEB">
        <w:rPr>
          <w:rFonts w:ascii="Times New Roman" w:hAnsi="Times New Roman" w:cs="Times New Roman"/>
          <w:sz w:val="24"/>
          <w:szCs w:val="24"/>
        </w:rPr>
        <w:t xml:space="preserve"> la base de </w:t>
      </w:r>
      <w:r w:rsidR="002E5AAF">
        <w:rPr>
          <w:rFonts w:ascii="Times New Roman" w:hAnsi="Times New Roman" w:cs="Times New Roman"/>
          <w:sz w:val="24"/>
          <w:szCs w:val="24"/>
        </w:rPr>
        <w:t>datos</w:t>
      </w:r>
      <w:r w:rsidR="00B136B1">
        <w:rPr>
          <w:rFonts w:ascii="Times New Roman" w:hAnsi="Times New Roman" w:cs="Times New Roman"/>
          <w:sz w:val="24"/>
          <w:szCs w:val="24"/>
        </w:rPr>
        <w:t xml:space="preserve"> </w:t>
      </w:r>
      <w:r w:rsidR="002E5AAF" w:rsidRPr="002E5AAF">
        <w:rPr>
          <w:rFonts w:ascii="Times New Roman" w:hAnsi="Times New Roman" w:cs="Times New Roman"/>
          <w:i/>
          <w:iCs/>
          <w:sz w:val="24"/>
          <w:szCs w:val="24"/>
        </w:rPr>
        <w:t>SABI</w:t>
      </w:r>
      <w:r w:rsidR="002E5AAF">
        <w:rPr>
          <w:rFonts w:ascii="Times New Roman" w:hAnsi="Times New Roman" w:cs="Times New Roman"/>
          <w:sz w:val="24"/>
          <w:szCs w:val="24"/>
        </w:rPr>
        <w:t xml:space="preserve">, </w:t>
      </w:r>
      <w:r w:rsidR="007965A8">
        <w:rPr>
          <w:rFonts w:ascii="Times New Roman" w:hAnsi="Times New Roman" w:cs="Times New Roman"/>
          <w:sz w:val="24"/>
          <w:szCs w:val="24"/>
        </w:rPr>
        <w:t xml:space="preserve">ya </w:t>
      </w:r>
      <w:r w:rsidR="002E5AAF">
        <w:rPr>
          <w:rFonts w:ascii="Times New Roman" w:hAnsi="Times New Roman" w:cs="Times New Roman"/>
          <w:sz w:val="24"/>
          <w:szCs w:val="24"/>
        </w:rPr>
        <w:t xml:space="preserve">que sin </w:t>
      </w:r>
      <w:r w:rsidR="00BA35F0">
        <w:rPr>
          <w:rFonts w:ascii="Times New Roman" w:hAnsi="Times New Roman" w:cs="Times New Roman"/>
          <w:sz w:val="24"/>
          <w:szCs w:val="24"/>
        </w:rPr>
        <w:t xml:space="preserve">esta </w:t>
      </w:r>
      <w:r w:rsidR="002E5AAF">
        <w:rPr>
          <w:rFonts w:ascii="Times New Roman" w:hAnsi="Times New Roman" w:cs="Times New Roman"/>
          <w:sz w:val="24"/>
          <w:szCs w:val="24"/>
        </w:rPr>
        <w:t>no sería posible la realización de la presente investigación.</w:t>
      </w:r>
      <w:r w:rsidR="00FF2560">
        <w:rPr>
          <w:rFonts w:ascii="Times New Roman" w:hAnsi="Times New Roman" w:cs="Times New Roman"/>
          <w:sz w:val="24"/>
          <w:szCs w:val="24"/>
        </w:rPr>
        <w:t xml:space="preserve"> </w:t>
      </w:r>
      <w:r w:rsidR="003E601C">
        <w:rPr>
          <w:rFonts w:ascii="Times New Roman" w:hAnsi="Times New Roman" w:cs="Times New Roman"/>
          <w:sz w:val="24"/>
          <w:szCs w:val="24"/>
        </w:rPr>
        <w:t>Además</w:t>
      </w:r>
      <w:r w:rsidR="00FF2560">
        <w:rPr>
          <w:rFonts w:ascii="Times New Roman" w:hAnsi="Times New Roman" w:cs="Times New Roman"/>
          <w:sz w:val="24"/>
          <w:szCs w:val="24"/>
        </w:rPr>
        <w:t>,</w:t>
      </w:r>
      <w:r w:rsidR="00B136B1">
        <w:rPr>
          <w:rFonts w:ascii="Times New Roman" w:hAnsi="Times New Roman" w:cs="Times New Roman"/>
          <w:sz w:val="24"/>
          <w:szCs w:val="24"/>
        </w:rPr>
        <w:t xml:space="preserve"> </w:t>
      </w:r>
      <w:r w:rsidR="004E7B5E">
        <w:rPr>
          <w:rFonts w:ascii="Times New Roman" w:hAnsi="Times New Roman" w:cs="Times New Roman"/>
          <w:sz w:val="24"/>
          <w:szCs w:val="24"/>
        </w:rPr>
        <w:t xml:space="preserve">el estudio debe cumplir con la legislación y normativa mencionada en la sección </w:t>
      </w:r>
      <w:hyperlink w:anchor="_Legislación_y_Normativa" w:history="1">
        <w:r w:rsidR="004E7B5E" w:rsidRPr="00BA35F0">
          <w:rPr>
            <w:rStyle w:val="Hipervnculo"/>
            <w:rFonts w:ascii="Times New Roman" w:hAnsi="Times New Roman" w:cs="Times New Roman"/>
            <w:sz w:val="24"/>
            <w:szCs w:val="24"/>
          </w:rPr>
          <w:t>2.2</w:t>
        </w:r>
      </w:hyperlink>
      <w:r w:rsidR="004E7B5E">
        <w:rPr>
          <w:rFonts w:ascii="Times New Roman" w:hAnsi="Times New Roman" w:cs="Times New Roman"/>
          <w:sz w:val="24"/>
          <w:szCs w:val="24"/>
        </w:rPr>
        <w:t xml:space="preserve"> y presenta como requerimientos</w:t>
      </w:r>
      <w:r w:rsidR="005110A8">
        <w:rPr>
          <w:rFonts w:ascii="Times New Roman" w:hAnsi="Times New Roman" w:cs="Times New Roman"/>
          <w:sz w:val="24"/>
          <w:szCs w:val="24"/>
        </w:rPr>
        <w:t xml:space="preserve"> básicos</w:t>
      </w:r>
      <w:r w:rsidR="004E7B5E">
        <w:rPr>
          <w:rFonts w:ascii="Times New Roman" w:hAnsi="Times New Roman" w:cs="Times New Roman"/>
          <w:sz w:val="24"/>
          <w:szCs w:val="24"/>
        </w:rPr>
        <w:t xml:space="preserve"> el alcance de las competencias </w:t>
      </w:r>
      <w:r w:rsidR="00C63FFE">
        <w:rPr>
          <w:rFonts w:ascii="Times New Roman" w:hAnsi="Times New Roman" w:cs="Times New Roman"/>
          <w:sz w:val="24"/>
          <w:szCs w:val="24"/>
        </w:rPr>
        <w:t xml:space="preserve">citadas </w:t>
      </w:r>
      <w:r w:rsidR="004E7B5E">
        <w:rPr>
          <w:rFonts w:ascii="Times New Roman" w:hAnsi="Times New Roman" w:cs="Times New Roman"/>
          <w:sz w:val="24"/>
          <w:szCs w:val="24"/>
        </w:rPr>
        <w:t xml:space="preserve">en la sección </w:t>
      </w:r>
      <w:hyperlink w:anchor="_Competencias" w:history="1">
        <w:r w:rsidR="004E7B5E" w:rsidRPr="00BA35F0">
          <w:rPr>
            <w:rStyle w:val="Hipervnculo"/>
            <w:rFonts w:ascii="Times New Roman" w:hAnsi="Times New Roman" w:cs="Times New Roman"/>
            <w:sz w:val="24"/>
            <w:szCs w:val="24"/>
          </w:rPr>
          <w:t>2.1</w:t>
        </w:r>
      </w:hyperlink>
      <w:r w:rsidR="004E7B5E">
        <w:rPr>
          <w:rFonts w:ascii="Times New Roman" w:hAnsi="Times New Roman" w:cs="Times New Roman"/>
          <w:sz w:val="24"/>
          <w:szCs w:val="24"/>
        </w:rPr>
        <w:t>.</w:t>
      </w:r>
    </w:p>
    <w:p w14:paraId="5B86755D" w14:textId="79CE9408" w:rsidR="00AD2B56" w:rsidRPr="00392B5E" w:rsidRDefault="00FF2560" w:rsidP="00D64E8B">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En cuanto a las limitaciones </w:t>
      </w:r>
      <w:r w:rsidR="00067E6D">
        <w:rPr>
          <w:rFonts w:ascii="Times New Roman" w:hAnsi="Times New Roman" w:cs="Times New Roman"/>
          <w:sz w:val="24"/>
          <w:szCs w:val="24"/>
        </w:rPr>
        <w:t xml:space="preserve">que han sido </w:t>
      </w:r>
      <w:r w:rsidR="00BF1E31">
        <w:rPr>
          <w:rFonts w:ascii="Times New Roman" w:hAnsi="Times New Roman" w:cs="Times New Roman"/>
          <w:sz w:val="24"/>
          <w:szCs w:val="24"/>
        </w:rPr>
        <w:t>detectadas</w:t>
      </w:r>
      <w:r w:rsidR="00067E6D">
        <w:rPr>
          <w:rFonts w:ascii="Times New Roman" w:hAnsi="Times New Roman" w:cs="Times New Roman"/>
          <w:sz w:val="24"/>
          <w:szCs w:val="24"/>
        </w:rPr>
        <w:t xml:space="preserve"> a estas alturas del proyecto</w:t>
      </w:r>
      <w:r w:rsidR="006D64A7">
        <w:rPr>
          <w:rFonts w:ascii="Times New Roman" w:hAnsi="Times New Roman" w:cs="Times New Roman"/>
          <w:sz w:val="24"/>
          <w:szCs w:val="24"/>
        </w:rPr>
        <w:t xml:space="preserve"> destaca la no disponibilidad en </w:t>
      </w:r>
      <w:r w:rsidR="006D64A7" w:rsidRPr="006D64A7">
        <w:rPr>
          <w:rFonts w:ascii="Times New Roman" w:hAnsi="Times New Roman" w:cs="Times New Roman"/>
          <w:i/>
          <w:iCs/>
          <w:sz w:val="24"/>
          <w:szCs w:val="24"/>
        </w:rPr>
        <w:t>SABI</w:t>
      </w:r>
      <w:r w:rsidR="006D64A7">
        <w:rPr>
          <w:rFonts w:ascii="Times New Roman" w:hAnsi="Times New Roman" w:cs="Times New Roman"/>
          <w:sz w:val="24"/>
          <w:szCs w:val="24"/>
        </w:rPr>
        <w:t xml:space="preserve"> de los tipos de intereses a los que fueron concedidos los créditos a las empresas no financieras. </w:t>
      </w:r>
      <w:r w:rsidR="007965A8">
        <w:rPr>
          <w:rFonts w:ascii="Times New Roman" w:hAnsi="Times New Roman" w:cs="Times New Roman"/>
          <w:sz w:val="24"/>
          <w:szCs w:val="24"/>
        </w:rPr>
        <w:t xml:space="preserve">Dicha información, </w:t>
      </w:r>
      <w:r w:rsidR="006A0928">
        <w:rPr>
          <w:rFonts w:ascii="Times New Roman" w:hAnsi="Times New Roman" w:cs="Times New Roman"/>
          <w:sz w:val="24"/>
          <w:szCs w:val="24"/>
        </w:rPr>
        <w:t xml:space="preserve">como se ha visto en la </w:t>
      </w:r>
      <w:r w:rsidR="0070793D">
        <w:rPr>
          <w:rFonts w:ascii="Times New Roman" w:hAnsi="Times New Roman" w:cs="Times New Roman"/>
          <w:sz w:val="24"/>
          <w:szCs w:val="24"/>
        </w:rPr>
        <w:t xml:space="preserve">sección </w:t>
      </w:r>
      <w:hyperlink w:anchor="_Criterios_seleccionados_para" w:history="1">
        <w:r w:rsidR="0070793D" w:rsidRPr="00BA35F0">
          <w:rPr>
            <w:rStyle w:val="Hipervnculo"/>
            <w:rFonts w:ascii="Times New Roman" w:hAnsi="Times New Roman" w:cs="Times New Roman"/>
            <w:sz w:val="24"/>
            <w:szCs w:val="24"/>
          </w:rPr>
          <w:t>4.1.4</w:t>
        </w:r>
      </w:hyperlink>
      <w:r w:rsidR="000D644D">
        <w:rPr>
          <w:rFonts w:ascii="Times New Roman" w:hAnsi="Times New Roman" w:cs="Times New Roman"/>
          <w:sz w:val="24"/>
          <w:szCs w:val="24"/>
        </w:rPr>
        <w:t xml:space="preserve">, </w:t>
      </w:r>
      <w:r w:rsidR="007965A8">
        <w:rPr>
          <w:rFonts w:ascii="Times New Roman" w:hAnsi="Times New Roman" w:cs="Times New Roman"/>
          <w:sz w:val="24"/>
          <w:szCs w:val="24"/>
        </w:rPr>
        <w:t>es</w:t>
      </w:r>
      <w:r w:rsidR="000D644D">
        <w:rPr>
          <w:rFonts w:ascii="Times New Roman" w:hAnsi="Times New Roman" w:cs="Times New Roman"/>
          <w:sz w:val="24"/>
          <w:szCs w:val="24"/>
        </w:rPr>
        <w:t xml:space="preserve"> </w:t>
      </w:r>
      <w:r w:rsidR="001020C4">
        <w:rPr>
          <w:rFonts w:ascii="Times New Roman" w:hAnsi="Times New Roman" w:cs="Times New Roman"/>
          <w:sz w:val="24"/>
          <w:szCs w:val="24"/>
        </w:rPr>
        <w:t xml:space="preserve">fundamental </w:t>
      </w:r>
      <w:r w:rsidR="000D644D">
        <w:rPr>
          <w:rFonts w:ascii="Times New Roman" w:hAnsi="Times New Roman" w:cs="Times New Roman"/>
          <w:sz w:val="24"/>
          <w:szCs w:val="24"/>
        </w:rPr>
        <w:t xml:space="preserve">para el cálculo de </w:t>
      </w:r>
      <w:r w:rsidR="0070793D">
        <w:rPr>
          <w:rFonts w:ascii="Times New Roman" w:hAnsi="Times New Roman" w:cs="Times New Roman"/>
          <w:sz w:val="24"/>
          <w:szCs w:val="24"/>
        </w:rPr>
        <w:t>la variable R*</w:t>
      </w:r>
      <w:r w:rsidR="000D644D">
        <w:rPr>
          <w:rFonts w:ascii="Times New Roman" w:hAnsi="Times New Roman" w:cs="Times New Roman"/>
          <w:sz w:val="24"/>
          <w:szCs w:val="24"/>
        </w:rPr>
        <w:t>.</w:t>
      </w:r>
      <w:r w:rsidR="00B16622">
        <w:rPr>
          <w:rFonts w:ascii="Times New Roman" w:hAnsi="Times New Roman" w:cs="Times New Roman"/>
          <w:sz w:val="24"/>
          <w:szCs w:val="24"/>
        </w:rPr>
        <w:t xml:space="preserve"> </w:t>
      </w:r>
      <w:r w:rsidR="000D644D">
        <w:rPr>
          <w:rFonts w:ascii="Times New Roman" w:hAnsi="Times New Roman" w:cs="Times New Roman"/>
          <w:sz w:val="24"/>
          <w:szCs w:val="24"/>
        </w:rPr>
        <w:t>E</w:t>
      </w:r>
      <w:r>
        <w:rPr>
          <w:rFonts w:ascii="Times New Roman" w:hAnsi="Times New Roman" w:cs="Times New Roman"/>
          <w:sz w:val="24"/>
          <w:szCs w:val="24"/>
        </w:rPr>
        <w:t>s por ello</w:t>
      </w:r>
      <w:r w:rsidR="000D644D">
        <w:rPr>
          <w:rFonts w:ascii="Times New Roman" w:hAnsi="Times New Roman" w:cs="Times New Roman"/>
          <w:sz w:val="24"/>
          <w:szCs w:val="24"/>
        </w:rPr>
        <w:t xml:space="preserve">, </w:t>
      </w:r>
      <w:r>
        <w:rPr>
          <w:rFonts w:ascii="Times New Roman" w:hAnsi="Times New Roman" w:cs="Times New Roman"/>
          <w:sz w:val="24"/>
          <w:szCs w:val="24"/>
        </w:rPr>
        <w:t xml:space="preserve">que se ha </w:t>
      </w:r>
      <w:r w:rsidR="000D644D">
        <w:rPr>
          <w:rFonts w:ascii="Times New Roman" w:hAnsi="Times New Roman" w:cs="Times New Roman"/>
          <w:sz w:val="24"/>
          <w:szCs w:val="24"/>
        </w:rPr>
        <w:t xml:space="preserve">recurrido a </w:t>
      </w:r>
      <w:r>
        <w:rPr>
          <w:rFonts w:ascii="Times New Roman" w:hAnsi="Times New Roman" w:cs="Times New Roman"/>
          <w:sz w:val="24"/>
          <w:szCs w:val="24"/>
        </w:rPr>
        <w:t>una fuente externa</w:t>
      </w:r>
      <w:r w:rsidR="000D644D">
        <w:rPr>
          <w:rFonts w:ascii="Times New Roman" w:hAnsi="Times New Roman" w:cs="Times New Roman"/>
          <w:sz w:val="24"/>
          <w:szCs w:val="24"/>
        </w:rPr>
        <w:t xml:space="preserve"> fiable</w:t>
      </w:r>
      <w:r>
        <w:rPr>
          <w:rFonts w:ascii="Times New Roman" w:hAnsi="Times New Roman" w:cs="Times New Roman"/>
          <w:sz w:val="24"/>
          <w:szCs w:val="24"/>
        </w:rPr>
        <w:t xml:space="preserve">: </w:t>
      </w:r>
      <w:r w:rsidR="000D644D">
        <w:rPr>
          <w:rFonts w:ascii="Times New Roman" w:hAnsi="Times New Roman" w:cs="Times New Roman"/>
          <w:sz w:val="24"/>
          <w:szCs w:val="24"/>
        </w:rPr>
        <w:t xml:space="preserve">tipos de intereses publicados por el </w:t>
      </w:r>
      <w:r>
        <w:rPr>
          <w:rFonts w:ascii="Times New Roman" w:hAnsi="Times New Roman" w:cs="Times New Roman"/>
          <w:sz w:val="24"/>
          <w:szCs w:val="24"/>
        </w:rPr>
        <w:t>Banco de España</w:t>
      </w:r>
      <w:r w:rsidR="00AD2B56">
        <w:rPr>
          <w:rFonts w:ascii="Times New Roman" w:hAnsi="Times New Roman" w:cs="Times New Roman"/>
          <w:sz w:val="24"/>
          <w:szCs w:val="24"/>
        </w:rPr>
        <w:t xml:space="preserve">, para </w:t>
      </w:r>
      <w:r w:rsidR="007965A8">
        <w:rPr>
          <w:rFonts w:ascii="Times New Roman" w:hAnsi="Times New Roman" w:cs="Times New Roman"/>
          <w:sz w:val="24"/>
          <w:szCs w:val="24"/>
        </w:rPr>
        <w:t>la posible</w:t>
      </w:r>
      <w:r w:rsidR="001C4B7F">
        <w:rPr>
          <w:rFonts w:ascii="Times New Roman" w:hAnsi="Times New Roman" w:cs="Times New Roman"/>
          <w:sz w:val="24"/>
          <w:szCs w:val="24"/>
        </w:rPr>
        <w:t xml:space="preserve"> </w:t>
      </w:r>
      <w:r w:rsidR="007965A8">
        <w:rPr>
          <w:rFonts w:ascii="Times New Roman" w:hAnsi="Times New Roman" w:cs="Times New Roman"/>
          <w:sz w:val="24"/>
          <w:szCs w:val="24"/>
        </w:rPr>
        <w:t xml:space="preserve">aplicación de </w:t>
      </w:r>
      <w:r w:rsidR="001C4B7F">
        <w:rPr>
          <w:rFonts w:ascii="Times New Roman" w:hAnsi="Times New Roman" w:cs="Times New Roman"/>
          <w:sz w:val="24"/>
          <w:szCs w:val="24"/>
        </w:rPr>
        <w:t xml:space="preserve">los criterios </w:t>
      </w:r>
      <w:r w:rsidR="00C63FFE">
        <w:rPr>
          <w:rFonts w:ascii="Times New Roman" w:hAnsi="Times New Roman" w:cs="Times New Roman"/>
          <w:sz w:val="24"/>
          <w:szCs w:val="24"/>
        </w:rPr>
        <w:t xml:space="preserve">seleccionados en el </w:t>
      </w:r>
      <w:r w:rsidR="00BA35F0">
        <w:rPr>
          <w:rFonts w:ascii="Times New Roman" w:hAnsi="Times New Roman" w:cs="Times New Roman"/>
          <w:sz w:val="24"/>
          <w:szCs w:val="24"/>
        </w:rPr>
        <w:t>estudio</w:t>
      </w:r>
      <w:r>
        <w:rPr>
          <w:rFonts w:ascii="Times New Roman" w:hAnsi="Times New Roman" w:cs="Times New Roman"/>
          <w:sz w:val="24"/>
          <w:szCs w:val="24"/>
        </w:rPr>
        <w:t>.</w:t>
      </w:r>
    </w:p>
    <w:p w14:paraId="784D6DA5" w14:textId="2466E829" w:rsidR="002E5AAF" w:rsidRPr="003901D8" w:rsidRDefault="00AD2B56" w:rsidP="00FD4C49">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Por último, en la sección </w:t>
      </w:r>
      <w:hyperlink w:anchor="_Plan_de_Trabajo" w:history="1">
        <w:r w:rsidRPr="006D64A7">
          <w:rPr>
            <w:rStyle w:val="Hipervnculo"/>
            <w:rFonts w:ascii="Times New Roman" w:hAnsi="Times New Roman" w:cs="Times New Roman"/>
            <w:sz w:val="24"/>
            <w:szCs w:val="24"/>
          </w:rPr>
          <w:t>2.3</w:t>
        </w:r>
      </w:hyperlink>
      <w:r>
        <w:rPr>
          <w:rFonts w:ascii="Times New Roman" w:hAnsi="Times New Roman" w:cs="Times New Roman"/>
          <w:sz w:val="24"/>
          <w:szCs w:val="24"/>
        </w:rPr>
        <w:t xml:space="preserve"> se </w:t>
      </w:r>
      <w:r w:rsidR="00F34E83">
        <w:rPr>
          <w:rFonts w:ascii="Times New Roman" w:hAnsi="Times New Roman" w:cs="Times New Roman"/>
          <w:sz w:val="24"/>
          <w:szCs w:val="24"/>
        </w:rPr>
        <w:t xml:space="preserve">detalló la planificación </w:t>
      </w:r>
      <w:r>
        <w:rPr>
          <w:rFonts w:ascii="Times New Roman" w:hAnsi="Times New Roman" w:cs="Times New Roman"/>
          <w:sz w:val="24"/>
          <w:szCs w:val="24"/>
        </w:rPr>
        <w:t xml:space="preserve">a seguir para este proyecto junto con la estimación en horas de </w:t>
      </w:r>
      <w:r w:rsidR="00F34E83">
        <w:rPr>
          <w:rFonts w:ascii="Times New Roman" w:hAnsi="Times New Roman" w:cs="Times New Roman"/>
          <w:sz w:val="24"/>
          <w:szCs w:val="24"/>
        </w:rPr>
        <w:t>sus diferentes etapas</w:t>
      </w:r>
      <w:r>
        <w:rPr>
          <w:rFonts w:ascii="Times New Roman" w:hAnsi="Times New Roman" w:cs="Times New Roman"/>
          <w:sz w:val="24"/>
          <w:szCs w:val="24"/>
        </w:rPr>
        <w:t xml:space="preserve">. </w:t>
      </w:r>
      <w:r w:rsidR="00C63FFE">
        <w:rPr>
          <w:rFonts w:ascii="Times New Roman" w:hAnsi="Times New Roman" w:cs="Times New Roman"/>
          <w:sz w:val="24"/>
          <w:szCs w:val="24"/>
        </w:rPr>
        <w:t xml:space="preserve">Estas etapas, </w:t>
      </w:r>
      <w:r>
        <w:rPr>
          <w:rFonts w:ascii="Times New Roman" w:hAnsi="Times New Roman" w:cs="Times New Roman"/>
          <w:sz w:val="24"/>
          <w:szCs w:val="24"/>
        </w:rPr>
        <w:t xml:space="preserve">como se puede </w:t>
      </w:r>
      <w:r w:rsidR="001020C4">
        <w:rPr>
          <w:rFonts w:ascii="Times New Roman" w:hAnsi="Times New Roman" w:cs="Times New Roman"/>
          <w:sz w:val="24"/>
          <w:szCs w:val="24"/>
        </w:rPr>
        <w:t>comprobar</w:t>
      </w:r>
      <w:r w:rsidR="003901D8">
        <w:rPr>
          <w:rFonts w:ascii="Times New Roman" w:hAnsi="Times New Roman" w:cs="Times New Roman"/>
          <w:sz w:val="24"/>
          <w:szCs w:val="24"/>
        </w:rPr>
        <w:t xml:space="preserve"> en la</w:t>
      </w:r>
      <w:r w:rsidR="006D64A7">
        <w:rPr>
          <w:rFonts w:ascii="Times New Roman" w:hAnsi="Times New Roman" w:cs="Times New Roman"/>
          <w:i/>
          <w:iCs/>
          <w:sz w:val="24"/>
          <w:szCs w:val="24"/>
        </w:rPr>
        <w:t xml:space="preserve"> </w:t>
      </w:r>
      <w:r w:rsidR="006D64A7" w:rsidRPr="006D64A7">
        <w:rPr>
          <w:rFonts w:ascii="Times New Roman" w:hAnsi="Times New Roman" w:cs="Times New Roman"/>
          <w:color w:val="2E74B5" w:themeColor="accent5" w:themeShade="BF"/>
          <w:sz w:val="24"/>
          <w:szCs w:val="24"/>
          <w:u w:val="single"/>
        </w:rPr>
        <w:fldChar w:fldCharType="begin"/>
      </w:r>
      <w:r w:rsidR="006D64A7" w:rsidRPr="006D64A7">
        <w:rPr>
          <w:rFonts w:ascii="Times New Roman" w:hAnsi="Times New Roman" w:cs="Times New Roman"/>
          <w:color w:val="2E74B5" w:themeColor="accent5" w:themeShade="BF"/>
          <w:sz w:val="24"/>
          <w:szCs w:val="24"/>
          <w:u w:val="single"/>
        </w:rPr>
        <w:instrText xml:space="preserve"> REF _Ref90283438 \h  \* MERGEFORMAT </w:instrText>
      </w:r>
      <w:r w:rsidR="006D64A7" w:rsidRPr="006D64A7">
        <w:rPr>
          <w:rFonts w:ascii="Times New Roman" w:hAnsi="Times New Roman" w:cs="Times New Roman"/>
          <w:color w:val="2E74B5" w:themeColor="accent5" w:themeShade="BF"/>
          <w:sz w:val="24"/>
          <w:szCs w:val="24"/>
          <w:u w:val="single"/>
        </w:rPr>
      </w:r>
      <w:r w:rsidR="006D64A7" w:rsidRPr="006D64A7">
        <w:rPr>
          <w:rFonts w:ascii="Times New Roman" w:hAnsi="Times New Roman" w:cs="Times New Roman"/>
          <w:color w:val="2E74B5" w:themeColor="accent5" w:themeShade="BF"/>
          <w:sz w:val="24"/>
          <w:szCs w:val="24"/>
          <w:u w:val="single"/>
        </w:rPr>
        <w:fldChar w:fldCharType="separate"/>
      </w:r>
      <w:ins w:id="204" w:author="sumit kumar" w:date="2022-01-28T00:52:00Z">
        <w:r w:rsidR="00A55E47" w:rsidRPr="00A55E47">
          <w:rPr>
            <w:rFonts w:ascii="Times New Roman" w:hAnsi="Times New Roman" w:cs="Times New Roman"/>
            <w:color w:val="2E74B5" w:themeColor="accent5" w:themeShade="BF"/>
            <w:sz w:val="24"/>
            <w:szCs w:val="24"/>
            <w:u w:val="single"/>
            <w:rPrChange w:id="205" w:author="sumit kumar" w:date="2022-01-28T00:52:00Z">
              <w:rPr/>
            </w:rPrChange>
          </w:rPr>
          <w:t xml:space="preserve">Tabla </w:t>
        </w:r>
        <w:r w:rsidR="00A55E47" w:rsidRPr="00A55E47">
          <w:rPr>
            <w:rFonts w:ascii="Times New Roman" w:hAnsi="Times New Roman" w:cs="Times New Roman"/>
            <w:noProof/>
            <w:color w:val="2E74B5" w:themeColor="accent5" w:themeShade="BF"/>
            <w:sz w:val="24"/>
            <w:szCs w:val="24"/>
            <w:u w:val="single"/>
            <w:rPrChange w:id="206" w:author="sumit kumar" w:date="2022-01-28T00:52:00Z">
              <w:rPr>
                <w:noProof/>
              </w:rPr>
            </w:rPrChange>
          </w:rPr>
          <w:t>1</w:t>
        </w:r>
      </w:ins>
      <w:del w:id="207"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Tabla </w:delText>
        </w:r>
        <w:r w:rsidR="00614ADD" w:rsidRPr="00614ADD" w:rsidDel="00A55E47">
          <w:rPr>
            <w:rFonts w:ascii="Times New Roman" w:hAnsi="Times New Roman" w:cs="Times New Roman"/>
            <w:noProof/>
            <w:color w:val="2E74B5" w:themeColor="accent5" w:themeShade="BF"/>
            <w:sz w:val="24"/>
            <w:szCs w:val="24"/>
            <w:u w:val="single"/>
          </w:rPr>
          <w:delText>1</w:delText>
        </w:r>
      </w:del>
      <w:r w:rsidR="006D64A7" w:rsidRPr="006D64A7">
        <w:rPr>
          <w:rFonts w:ascii="Times New Roman" w:hAnsi="Times New Roman" w:cs="Times New Roman"/>
          <w:color w:val="2E74B5" w:themeColor="accent5" w:themeShade="BF"/>
          <w:sz w:val="24"/>
          <w:szCs w:val="24"/>
          <w:u w:val="single"/>
        </w:rPr>
        <w:fldChar w:fldCharType="end"/>
      </w:r>
      <w:r w:rsidR="003901D8">
        <w:rPr>
          <w:rFonts w:ascii="Times New Roman" w:hAnsi="Times New Roman" w:cs="Times New Roman"/>
          <w:sz w:val="24"/>
          <w:szCs w:val="24"/>
        </w:rPr>
        <w:t xml:space="preserve">, no son más que las diferentes </w:t>
      </w:r>
      <w:r w:rsidR="0070793D">
        <w:rPr>
          <w:rFonts w:ascii="Times New Roman" w:hAnsi="Times New Roman" w:cs="Times New Roman"/>
          <w:sz w:val="24"/>
          <w:szCs w:val="24"/>
        </w:rPr>
        <w:t xml:space="preserve">fases de la metodología </w:t>
      </w:r>
      <w:r w:rsidR="003901D8" w:rsidRPr="003901D8">
        <w:rPr>
          <w:rFonts w:ascii="Times New Roman" w:hAnsi="Times New Roman" w:cs="Times New Roman"/>
          <w:i/>
          <w:iCs/>
          <w:sz w:val="24"/>
          <w:szCs w:val="24"/>
        </w:rPr>
        <w:t>CRISP-DM</w:t>
      </w:r>
      <w:r w:rsidR="003901D8">
        <w:rPr>
          <w:rFonts w:ascii="Times New Roman" w:hAnsi="Times New Roman" w:cs="Times New Roman"/>
          <w:sz w:val="24"/>
          <w:szCs w:val="24"/>
        </w:rPr>
        <w:t>.</w:t>
      </w:r>
    </w:p>
    <w:p w14:paraId="78E93CD1" w14:textId="6F1F84AA" w:rsidR="001D2FD5" w:rsidRDefault="001D2FD5" w:rsidP="001D2FD5">
      <w:pPr>
        <w:pStyle w:val="Ttulo2"/>
        <w:numPr>
          <w:ilvl w:val="1"/>
          <w:numId w:val="5"/>
        </w:numPr>
        <w:spacing w:before="0" w:after="180" w:line="360" w:lineRule="auto"/>
        <w:ind w:left="432"/>
        <w:jc w:val="both"/>
        <w:rPr>
          <w:rFonts w:ascii="Times New Roman" w:hAnsi="Times New Roman" w:cs="Times New Roman"/>
          <w:b/>
          <w:bCs/>
          <w:color w:val="auto"/>
          <w:sz w:val="24"/>
          <w:szCs w:val="24"/>
        </w:rPr>
      </w:pPr>
      <w:bookmarkStart w:id="208" w:name="_Comprensión_de_los_1"/>
      <w:bookmarkStart w:id="209" w:name="_Toc94027290"/>
      <w:bookmarkStart w:id="210" w:name="_Hlk93263821"/>
      <w:bookmarkEnd w:id="208"/>
      <w:r>
        <w:rPr>
          <w:rFonts w:ascii="Times New Roman" w:hAnsi="Times New Roman" w:cs="Times New Roman"/>
          <w:b/>
          <w:bCs/>
          <w:color w:val="auto"/>
          <w:sz w:val="24"/>
          <w:szCs w:val="24"/>
        </w:rPr>
        <w:lastRenderedPageBreak/>
        <w:t>Comprensión de los datos</w:t>
      </w:r>
      <w:bookmarkEnd w:id="209"/>
    </w:p>
    <w:bookmarkEnd w:id="210"/>
    <w:p w14:paraId="78B570C9" w14:textId="1C08AE55" w:rsidR="00BD5503" w:rsidRDefault="004012C2" w:rsidP="004012C2">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En esta fase se identifican, recopilan y analizan</w:t>
      </w:r>
      <w:r w:rsidR="00BD5503" w:rsidRPr="00DC671C">
        <w:rPr>
          <w:rFonts w:ascii="Times New Roman" w:hAnsi="Times New Roman" w:cs="Times New Roman"/>
          <w:sz w:val="24"/>
          <w:szCs w:val="24"/>
          <w:lang w:val="es-ES_tradnl"/>
        </w:rPr>
        <w:t xml:space="preserve"> los conjuntos de datos que pueden ayudar a lograr los </w:t>
      </w:r>
      <w:r w:rsidR="00BD5503">
        <w:rPr>
          <w:rFonts w:ascii="Times New Roman" w:hAnsi="Times New Roman" w:cs="Times New Roman"/>
          <w:sz w:val="24"/>
          <w:szCs w:val="24"/>
          <w:lang w:val="es-ES_tradnl"/>
        </w:rPr>
        <w:t xml:space="preserve">diferentes </w:t>
      </w:r>
      <w:r w:rsidR="00BD5503" w:rsidRPr="00DC671C">
        <w:rPr>
          <w:rFonts w:ascii="Times New Roman" w:hAnsi="Times New Roman" w:cs="Times New Roman"/>
          <w:sz w:val="24"/>
          <w:szCs w:val="24"/>
          <w:lang w:val="es-ES_tradnl"/>
        </w:rPr>
        <w:t xml:space="preserve">objetivos </w:t>
      </w:r>
      <w:r w:rsidR="008427E0">
        <w:rPr>
          <w:rFonts w:ascii="Times New Roman" w:hAnsi="Times New Roman" w:cs="Times New Roman"/>
          <w:sz w:val="24"/>
          <w:szCs w:val="24"/>
          <w:lang w:val="es-ES_tradnl"/>
        </w:rPr>
        <w:t xml:space="preserve">mencionados </w:t>
      </w:r>
      <w:r w:rsidR="005C334E">
        <w:rPr>
          <w:rFonts w:ascii="Times New Roman" w:hAnsi="Times New Roman" w:cs="Times New Roman"/>
          <w:sz w:val="24"/>
          <w:szCs w:val="24"/>
          <w:lang w:val="es-ES_tradnl"/>
        </w:rPr>
        <w:t xml:space="preserve">en la fase </w:t>
      </w:r>
      <w:r w:rsidR="00BD5503">
        <w:rPr>
          <w:rFonts w:ascii="Times New Roman" w:hAnsi="Times New Roman" w:cs="Times New Roman"/>
          <w:sz w:val="24"/>
          <w:szCs w:val="24"/>
          <w:lang w:val="es-ES_tradnl"/>
        </w:rPr>
        <w:t>de comprensión del negocio.</w:t>
      </w:r>
      <w:r w:rsidR="00136FB0">
        <w:rPr>
          <w:rFonts w:ascii="Times New Roman" w:hAnsi="Times New Roman" w:cs="Times New Roman"/>
          <w:sz w:val="24"/>
          <w:szCs w:val="24"/>
          <w:lang w:val="es-ES_tradnl"/>
        </w:rPr>
        <w:t xml:space="preserve"> Sin embargo, </w:t>
      </w:r>
      <w:r w:rsidR="00A92E20">
        <w:rPr>
          <w:rFonts w:ascii="Times New Roman" w:hAnsi="Times New Roman" w:cs="Times New Roman"/>
          <w:sz w:val="24"/>
          <w:szCs w:val="24"/>
        </w:rPr>
        <w:t>antes</w:t>
      </w:r>
      <w:r w:rsidR="000C0BFD">
        <w:rPr>
          <w:rFonts w:ascii="Times New Roman" w:hAnsi="Times New Roman" w:cs="Times New Roman"/>
          <w:sz w:val="24"/>
          <w:szCs w:val="24"/>
        </w:rPr>
        <w:t xml:space="preserve"> de </w:t>
      </w:r>
      <w:r w:rsidR="00076812">
        <w:rPr>
          <w:rFonts w:ascii="Times New Roman" w:hAnsi="Times New Roman" w:cs="Times New Roman"/>
          <w:sz w:val="24"/>
          <w:szCs w:val="24"/>
        </w:rPr>
        <w:t xml:space="preserve">proceder </w:t>
      </w:r>
      <w:r>
        <w:rPr>
          <w:rFonts w:ascii="Times New Roman" w:hAnsi="Times New Roman" w:cs="Times New Roman"/>
          <w:sz w:val="24"/>
          <w:szCs w:val="24"/>
        </w:rPr>
        <w:t xml:space="preserve">con dicha recopilación de datos </w:t>
      </w:r>
      <w:r w:rsidR="00076812">
        <w:rPr>
          <w:rFonts w:ascii="Times New Roman" w:hAnsi="Times New Roman" w:cs="Times New Roman"/>
          <w:sz w:val="24"/>
          <w:szCs w:val="24"/>
        </w:rPr>
        <w:t xml:space="preserve">es </w:t>
      </w:r>
      <w:r>
        <w:rPr>
          <w:rFonts w:ascii="Times New Roman" w:hAnsi="Times New Roman" w:cs="Times New Roman"/>
          <w:sz w:val="24"/>
          <w:szCs w:val="24"/>
        </w:rPr>
        <w:t xml:space="preserve">necesario aclarar </w:t>
      </w:r>
      <w:r w:rsidR="008E6C89">
        <w:rPr>
          <w:rFonts w:ascii="Times New Roman" w:hAnsi="Times New Roman" w:cs="Times New Roman"/>
          <w:sz w:val="24"/>
          <w:szCs w:val="24"/>
        </w:rPr>
        <w:t>algunas</w:t>
      </w:r>
      <w:r w:rsidR="00076812">
        <w:rPr>
          <w:rFonts w:ascii="Times New Roman" w:hAnsi="Times New Roman" w:cs="Times New Roman"/>
          <w:sz w:val="24"/>
          <w:szCs w:val="24"/>
        </w:rPr>
        <w:t xml:space="preserve"> características sobre </w:t>
      </w:r>
      <w:r>
        <w:rPr>
          <w:rFonts w:ascii="Times New Roman" w:hAnsi="Times New Roman" w:cs="Times New Roman"/>
          <w:sz w:val="24"/>
          <w:szCs w:val="24"/>
        </w:rPr>
        <w:t>estos</w:t>
      </w:r>
      <w:r w:rsidR="00076812">
        <w:rPr>
          <w:rFonts w:ascii="Times New Roman" w:hAnsi="Times New Roman" w:cs="Times New Roman"/>
          <w:sz w:val="24"/>
          <w:szCs w:val="24"/>
        </w:rPr>
        <w:t>.</w:t>
      </w:r>
    </w:p>
    <w:p w14:paraId="4A1CEBDF" w14:textId="74DCD94D" w:rsidR="0065215A" w:rsidRDefault="00136FB0" w:rsidP="00E90B6A">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Así, e</w:t>
      </w:r>
      <w:r w:rsidR="00A92E20">
        <w:rPr>
          <w:rFonts w:ascii="Times New Roman" w:hAnsi="Times New Roman" w:cs="Times New Roman"/>
          <w:sz w:val="24"/>
          <w:szCs w:val="24"/>
        </w:rPr>
        <w:t>n primer lugar</w:t>
      </w:r>
      <w:r>
        <w:rPr>
          <w:rFonts w:ascii="Times New Roman" w:hAnsi="Times New Roman" w:cs="Times New Roman"/>
          <w:sz w:val="24"/>
          <w:szCs w:val="24"/>
        </w:rPr>
        <w:t xml:space="preserve"> y como </w:t>
      </w:r>
      <w:r w:rsidR="00AA050F">
        <w:rPr>
          <w:rFonts w:ascii="Times New Roman" w:hAnsi="Times New Roman" w:cs="Times New Roman"/>
          <w:sz w:val="24"/>
          <w:szCs w:val="24"/>
        </w:rPr>
        <w:t xml:space="preserve">se ha </w:t>
      </w:r>
      <w:r>
        <w:rPr>
          <w:rFonts w:ascii="Times New Roman" w:hAnsi="Times New Roman" w:cs="Times New Roman"/>
          <w:sz w:val="24"/>
          <w:szCs w:val="24"/>
        </w:rPr>
        <w:t xml:space="preserve">venido insistiendo, </w:t>
      </w:r>
      <w:r w:rsidR="00AA050F">
        <w:rPr>
          <w:rFonts w:ascii="Times New Roman" w:hAnsi="Times New Roman" w:cs="Times New Roman"/>
          <w:sz w:val="24"/>
          <w:szCs w:val="24"/>
        </w:rPr>
        <w:t xml:space="preserve">el presente estudio </w:t>
      </w:r>
      <w:r w:rsidR="00A92E20">
        <w:rPr>
          <w:rFonts w:ascii="Times New Roman" w:hAnsi="Times New Roman" w:cs="Times New Roman"/>
          <w:sz w:val="24"/>
          <w:szCs w:val="24"/>
        </w:rPr>
        <w:t>se centra en l</w:t>
      </w:r>
      <w:r w:rsidR="005E55CC">
        <w:rPr>
          <w:rFonts w:ascii="Times New Roman" w:hAnsi="Times New Roman" w:cs="Times New Roman"/>
          <w:sz w:val="24"/>
          <w:szCs w:val="24"/>
        </w:rPr>
        <w:t xml:space="preserve">a </w:t>
      </w:r>
      <w:r>
        <w:rPr>
          <w:rFonts w:ascii="Times New Roman" w:hAnsi="Times New Roman" w:cs="Times New Roman"/>
          <w:sz w:val="24"/>
          <w:szCs w:val="24"/>
        </w:rPr>
        <w:t xml:space="preserve">predicción </w:t>
      </w:r>
      <w:r w:rsidR="005E55CC">
        <w:rPr>
          <w:rFonts w:ascii="Times New Roman" w:hAnsi="Times New Roman" w:cs="Times New Roman"/>
          <w:sz w:val="24"/>
          <w:szCs w:val="24"/>
        </w:rPr>
        <w:t xml:space="preserve">de </w:t>
      </w:r>
      <w:r>
        <w:rPr>
          <w:rFonts w:ascii="Times New Roman" w:hAnsi="Times New Roman" w:cs="Times New Roman"/>
          <w:sz w:val="24"/>
          <w:szCs w:val="24"/>
        </w:rPr>
        <w:t xml:space="preserve">las </w:t>
      </w:r>
      <w:r w:rsidR="005E55CC">
        <w:rPr>
          <w:rFonts w:ascii="Times New Roman" w:hAnsi="Times New Roman" w:cs="Times New Roman"/>
          <w:sz w:val="24"/>
          <w:szCs w:val="24"/>
        </w:rPr>
        <w:t xml:space="preserve">zombis </w:t>
      </w:r>
      <w:r w:rsidR="0065215A">
        <w:rPr>
          <w:rFonts w:ascii="Times New Roman" w:hAnsi="Times New Roman" w:cs="Times New Roman"/>
          <w:sz w:val="24"/>
          <w:szCs w:val="24"/>
        </w:rPr>
        <w:t>en</w:t>
      </w:r>
      <w:r>
        <w:rPr>
          <w:rFonts w:ascii="Times New Roman" w:hAnsi="Times New Roman" w:cs="Times New Roman"/>
          <w:sz w:val="24"/>
          <w:szCs w:val="24"/>
        </w:rPr>
        <w:t xml:space="preserve"> el tejido </w:t>
      </w:r>
      <w:r w:rsidR="005E55CC">
        <w:rPr>
          <w:rFonts w:ascii="Times New Roman" w:hAnsi="Times New Roman" w:cs="Times New Roman"/>
          <w:sz w:val="24"/>
          <w:szCs w:val="24"/>
        </w:rPr>
        <w:t xml:space="preserve">de las </w:t>
      </w:r>
      <w:r w:rsidR="00A92E20">
        <w:rPr>
          <w:rFonts w:ascii="Times New Roman" w:hAnsi="Times New Roman" w:cs="Times New Roman"/>
          <w:sz w:val="24"/>
          <w:szCs w:val="24"/>
        </w:rPr>
        <w:t xml:space="preserve">pymes </w:t>
      </w:r>
      <w:r w:rsidR="00656A36">
        <w:rPr>
          <w:rFonts w:ascii="Times New Roman" w:hAnsi="Times New Roman" w:cs="Times New Roman"/>
          <w:sz w:val="24"/>
          <w:szCs w:val="24"/>
        </w:rPr>
        <w:t>españolas</w:t>
      </w:r>
      <w:r w:rsidR="008427E0">
        <w:rPr>
          <w:rFonts w:ascii="Times New Roman" w:hAnsi="Times New Roman" w:cs="Times New Roman"/>
          <w:sz w:val="24"/>
          <w:szCs w:val="24"/>
        </w:rPr>
        <w:t>. Sin embargo</w:t>
      </w:r>
      <w:r w:rsidR="00E90B6A">
        <w:rPr>
          <w:rFonts w:ascii="Times New Roman" w:hAnsi="Times New Roman" w:cs="Times New Roman"/>
          <w:sz w:val="24"/>
          <w:szCs w:val="24"/>
        </w:rPr>
        <w:t>,</w:t>
      </w:r>
      <w:r w:rsidR="006A6E32">
        <w:rPr>
          <w:rFonts w:ascii="Times New Roman" w:hAnsi="Times New Roman" w:cs="Times New Roman"/>
          <w:sz w:val="24"/>
          <w:szCs w:val="24"/>
        </w:rPr>
        <w:t xml:space="preserve"> </w:t>
      </w:r>
      <w:r w:rsidR="00656A36">
        <w:rPr>
          <w:rFonts w:ascii="Times New Roman" w:hAnsi="Times New Roman" w:cs="Times New Roman"/>
          <w:sz w:val="24"/>
          <w:szCs w:val="24"/>
        </w:rPr>
        <w:t xml:space="preserve">en ningún momento </w:t>
      </w:r>
      <w:r w:rsidR="00AA050F">
        <w:rPr>
          <w:rFonts w:ascii="Times New Roman" w:hAnsi="Times New Roman" w:cs="Times New Roman"/>
          <w:sz w:val="24"/>
          <w:szCs w:val="24"/>
        </w:rPr>
        <w:t>se han</w:t>
      </w:r>
      <w:r w:rsidR="006A6E32">
        <w:rPr>
          <w:rFonts w:ascii="Times New Roman" w:hAnsi="Times New Roman" w:cs="Times New Roman"/>
          <w:sz w:val="24"/>
          <w:szCs w:val="24"/>
        </w:rPr>
        <w:t xml:space="preserve"> </w:t>
      </w:r>
      <w:r w:rsidR="00724258">
        <w:rPr>
          <w:rFonts w:ascii="Times New Roman" w:hAnsi="Times New Roman" w:cs="Times New Roman"/>
          <w:sz w:val="24"/>
          <w:szCs w:val="24"/>
        </w:rPr>
        <w:t>citado</w:t>
      </w:r>
      <w:r w:rsidR="005E55CC">
        <w:rPr>
          <w:rFonts w:ascii="Times New Roman" w:hAnsi="Times New Roman" w:cs="Times New Roman"/>
          <w:sz w:val="24"/>
          <w:szCs w:val="24"/>
        </w:rPr>
        <w:t xml:space="preserve"> </w:t>
      </w:r>
      <w:r w:rsidR="006A6E32">
        <w:rPr>
          <w:rFonts w:ascii="Times New Roman" w:hAnsi="Times New Roman" w:cs="Times New Roman"/>
          <w:sz w:val="24"/>
          <w:szCs w:val="24"/>
        </w:rPr>
        <w:t xml:space="preserve">las características </w:t>
      </w:r>
      <w:r w:rsidR="00AB4916">
        <w:rPr>
          <w:rFonts w:ascii="Times New Roman" w:hAnsi="Times New Roman" w:cs="Times New Roman"/>
          <w:sz w:val="24"/>
          <w:szCs w:val="24"/>
        </w:rPr>
        <w:t xml:space="preserve">que discriminan a estas </w:t>
      </w:r>
      <w:r w:rsidR="0003763B">
        <w:rPr>
          <w:rFonts w:ascii="Times New Roman" w:hAnsi="Times New Roman" w:cs="Times New Roman"/>
          <w:sz w:val="24"/>
          <w:szCs w:val="24"/>
        </w:rPr>
        <w:t xml:space="preserve">empresas </w:t>
      </w:r>
      <w:r w:rsidR="00124E27">
        <w:rPr>
          <w:rFonts w:ascii="Times New Roman" w:hAnsi="Times New Roman" w:cs="Times New Roman"/>
          <w:sz w:val="24"/>
          <w:szCs w:val="24"/>
        </w:rPr>
        <w:t xml:space="preserve">respecto a </w:t>
      </w:r>
      <w:r w:rsidR="00C45A3E">
        <w:rPr>
          <w:rFonts w:ascii="Times New Roman" w:hAnsi="Times New Roman" w:cs="Times New Roman"/>
          <w:sz w:val="24"/>
          <w:szCs w:val="24"/>
        </w:rPr>
        <w:t>las demás</w:t>
      </w:r>
      <w:r w:rsidR="00656A36">
        <w:rPr>
          <w:rFonts w:ascii="Times New Roman" w:hAnsi="Times New Roman" w:cs="Times New Roman"/>
          <w:sz w:val="24"/>
          <w:szCs w:val="24"/>
        </w:rPr>
        <w:t>.</w:t>
      </w:r>
      <w:r w:rsidR="0003763B">
        <w:rPr>
          <w:rFonts w:ascii="Times New Roman" w:hAnsi="Times New Roman" w:cs="Times New Roman"/>
          <w:sz w:val="24"/>
          <w:szCs w:val="24"/>
        </w:rPr>
        <w:t xml:space="preserve"> De </w:t>
      </w:r>
      <w:r w:rsidR="00724258">
        <w:rPr>
          <w:rFonts w:ascii="Times New Roman" w:hAnsi="Times New Roman" w:cs="Times New Roman"/>
          <w:sz w:val="24"/>
          <w:szCs w:val="24"/>
        </w:rPr>
        <w:t>este modo</w:t>
      </w:r>
      <w:r w:rsidR="0003763B">
        <w:rPr>
          <w:rFonts w:ascii="Times New Roman" w:hAnsi="Times New Roman" w:cs="Times New Roman"/>
          <w:sz w:val="24"/>
          <w:szCs w:val="24"/>
        </w:rPr>
        <w:t>,</w:t>
      </w:r>
      <w:r w:rsidR="00AA050F">
        <w:rPr>
          <w:rFonts w:ascii="Times New Roman" w:hAnsi="Times New Roman" w:cs="Times New Roman"/>
          <w:sz w:val="24"/>
          <w:szCs w:val="24"/>
        </w:rPr>
        <w:t xml:space="preserve"> es </w:t>
      </w:r>
      <w:r w:rsidR="00724258">
        <w:rPr>
          <w:rFonts w:ascii="Times New Roman" w:hAnsi="Times New Roman" w:cs="Times New Roman"/>
          <w:sz w:val="24"/>
          <w:szCs w:val="24"/>
        </w:rPr>
        <w:t xml:space="preserve">fundamental </w:t>
      </w:r>
      <w:r w:rsidR="00AA050F">
        <w:rPr>
          <w:rFonts w:ascii="Times New Roman" w:hAnsi="Times New Roman" w:cs="Times New Roman"/>
          <w:sz w:val="24"/>
          <w:szCs w:val="24"/>
        </w:rPr>
        <w:t xml:space="preserve">comprender tales características para la </w:t>
      </w:r>
      <w:r w:rsidR="0065215A">
        <w:rPr>
          <w:rFonts w:ascii="Times New Roman" w:hAnsi="Times New Roman" w:cs="Times New Roman"/>
          <w:sz w:val="24"/>
          <w:szCs w:val="24"/>
        </w:rPr>
        <w:t xml:space="preserve">correcta </w:t>
      </w:r>
      <w:r w:rsidR="00AA050F">
        <w:rPr>
          <w:rFonts w:ascii="Times New Roman" w:hAnsi="Times New Roman" w:cs="Times New Roman"/>
          <w:sz w:val="24"/>
          <w:szCs w:val="24"/>
        </w:rPr>
        <w:t xml:space="preserve">elaboración de las diferentes condiciones de búsquedas en </w:t>
      </w:r>
      <w:r w:rsidR="00AA050F" w:rsidRPr="00AA050F">
        <w:rPr>
          <w:rFonts w:ascii="Times New Roman" w:hAnsi="Times New Roman" w:cs="Times New Roman"/>
          <w:i/>
          <w:iCs/>
          <w:sz w:val="24"/>
          <w:szCs w:val="24"/>
        </w:rPr>
        <w:t>SABI</w:t>
      </w:r>
      <w:r w:rsidR="00AA050F">
        <w:rPr>
          <w:rFonts w:ascii="Times New Roman" w:hAnsi="Times New Roman" w:cs="Times New Roman"/>
          <w:sz w:val="24"/>
          <w:szCs w:val="24"/>
        </w:rPr>
        <w:t>.</w:t>
      </w:r>
    </w:p>
    <w:p w14:paraId="60E1D97C" w14:textId="06B7998B" w:rsidR="00A92E20" w:rsidRDefault="0065215A" w:rsidP="00E90B6A">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Por lo tanto, </w:t>
      </w:r>
      <w:r w:rsidR="0082199A">
        <w:rPr>
          <w:rFonts w:ascii="Times New Roman" w:hAnsi="Times New Roman" w:cs="Times New Roman"/>
          <w:sz w:val="24"/>
          <w:szCs w:val="24"/>
        </w:rPr>
        <w:t>siguiendo l</w:t>
      </w:r>
      <w:r w:rsidR="007B4612">
        <w:rPr>
          <w:rFonts w:ascii="Times New Roman" w:hAnsi="Times New Roman" w:cs="Times New Roman"/>
          <w:sz w:val="24"/>
          <w:szCs w:val="24"/>
        </w:rPr>
        <w:t>os</w:t>
      </w:r>
      <w:r w:rsidR="0082199A">
        <w:rPr>
          <w:rFonts w:ascii="Times New Roman" w:hAnsi="Times New Roman" w:cs="Times New Roman"/>
          <w:sz w:val="24"/>
          <w:szCs w:val="24"/>
        </w:rPr>
        <w:t xml:space="preserve"> </w:t>
      </w:r>
      <w:r w:rsidR="007B4612">
        <w:rPr>
          <w:rFonts w:ascii="Times New Roman" w:hAnsi="Times New Roman" w:cs="Times New Roman"/>
          <w:sz w:val="24"/>
          <w:szCs w:val="24"/>
        </w:rPr>
        <w:t xml:space="preserve">criterios propuestos por la </w:t>
      </w:r>
      <w:r w:rsidR="007B4612">
        <w:rPr>
          <w:rFonts w:ascii="Times New Roman" w:hAnsi="Times New Roman" w:cs="Times New Roman"/>
          <w:sz w:val="24"/>
          <w:szCs w:val="24"/>
        </w:rPr>
        <w:fldChar w:fldCharType="begin" w:fldLock="1"/>
      </w:r>
      <w:r w:rsidR="000D11CE">
        <w:rPr>
          <w:rFonts w:ascii="Times New Roman" w:hAnsi="Times New Roman" w:cs="Times New Roman"/>
          <w:sz w:val="24"/>
          <w:szCs w:val="24"/>
        </w:rPr>
        <w:instrText>ADDIN CSL_CITATION {"citationItems":[{"id":"ITEM-1","itemData":{"DOI":"10.2873/2552","ISBN":"9789279453045","author":[{"dropping-particle":"","family":"Comisión Europea","given":"","non-dropping-particle":"","parse-names":false,"suffix":""}],"id":"ITEM-1","issued":{"date-parts":[["2016"]]},"title":"Guía del usuario sobre la definición del concepto de pyme","type":"book"},"uris":["http://www.mendeley.com/documents/?uuid=ec67a3b6-2d56-430e-b9e2-dfb9b5a89254"]}],"mendeley":{"formattedCitation":"(Comisión Europea, 2016)","manualFormatting":"Comisión Europea (2016)","plainTextFormattedCitation":"(Comisión Europea, 2016)","previouslyFormattedCitation":"(Comisión Europea, 2016)"},"properties":{"noteIndex":0},"schema":"https://github.com/citation-style-language/schema/raw/master/csl-citation.json"}</w:instrText>
      </w:r>
      <w:r w:rsidR="007B4612">
        <w:rPr>
          <w:rFonts w:ascii="Times New Roman" w:hAnsi="Times New Roman" w:cs="Times New Roman"/>
          <w:sz w:val="24"/>
          <w:szCs w:val="24"/>
        </w:rPr>
        <w:fldChar w:fldCharType="separate"/>
      </w:r>
      <w:r w:rsidR="007B4612" w:rsidRPr="007B4612">
        <w:rPr>
          <w:rFonts w:ascii="Times New Roman" w:hAnsi="Times New Roman" w:cs="Times New Roman"/>
          <w:noProof/>
          <w:sz w:val="24"/>
          <w:szCs w:val="24"/>
        </w:rPr>
        <w:t xml:space="preserve">Comisión Europea </w:t>
      </w:r>
      <w:r w:rsidR="007B4612">
        <w:rPr>
          <w:rFonts w:ascii="Times New Roman" w:hAnsi="Times New Roman" w:cs="Times New Roman"/>
          <w:noProof/>
          <w:sz w:val="24"/>
          <w:szCs w:val="24"/>
        </w:rPr>
        <w:t>(</w:t>
      </w:r>
      <w:r w:rsidR="007B4612" w:rsidRPr="007B4612">
        <w:rPr>
          <w:rFonts w:ascii="Times New Roman" w:hAnsi="Times New Roman" w:cs="Times New Roman"/>
          <w:noProof/>
          <w:sz w:val="24"/>
          <w:szCs w:val="24"/>
        </w:rPr>
        <w:t>2016)</w:t>
      </w:r>
      <w:r w:rsidR="007B4612">
        <w:rPr>
          <w:rFonts w:ascii="Times New Roman" w:hAnsi="Times New Roman" w:cs="Times New Roman"/>
          <w:sz w:val="24"/>
          <w:szCs w:val="24"/>
        </w:rPr>
        <w:fldChar w:fldCharType="end"/>
      </w:r>
      <w:r w:rsidR="00724258">
        <w:rPr>
          <w:rFonts w:ascii="Times New Roman" w:hAnsi="Times New Roman" w:cs="Times New Roman"/>
          <w:sz w:val="24"/>
          <w:szCs w:val="24"/>
        </w:rPr>
        <w:t xml:space="preserve"> (</w:t>
      </w:r>
      <w:r w:rsidR="00D4430B">
        <w:rPr>
          <w:rFonts w:ascii="Times New Roman" w:hAnsi="Times New Roman" w:cs="Times New Roman"/>
          <w:sz w:val="24"/>
          <w:szCs w:val="24"/>
        </w:rPr>
        <w:t xml:space="preserve">véase </w:t>
      </w:r>
      <w:r w:rsidR="00724258" w:rsidRPr="00724258">
        <w:rPr>
          <w:rFonts w:ascii="Times New Roman" w:hAnsi="Times New Roman" w:cs="Times New Roman"/>
          <w:color w:val="2E74B5" w:themeColor="accent5" w:themeShade="BF"/>
          <w:sz w:val="24"/>
          <w:szCs w:val="24"/>
          <w:u w:val="single"/>
        </w:rPr>
        <w:fldChar w:fldCharType="begin"/>
      </w:r>
      <w:r w:rsidR="00724258" w:rsidRPr="00724258">
        <w:rPr>
          <w:rFonts w:ascii="Times New Roman" w:hAnsi="Times New Roman" w:cs="Times New Roman"/>
          <w:color w:val="2E74B5" w:themeColor="accent5" w:themeShade="BF"/>
          <w:sz w:val="24"/>
          <w:szCs w:val="24"/>
          <w:u w:val="single"/>
        </w:rPr>
        <w:instrText xml:space="preserve"> REF _Ref91859042 \h  \* MERGEFORMAT </w:instrText>
      </w:r>
      <w:r w:rsidR="00724258" w:rsidRPr="00724258">
        <w:rPr>
          <w:rFonts w:ascii="Times New Roman" w:hAnsi="Times New Roman" w:cs="Times New Roman"/>
          <w:color w:val="2E74B5" w:themeColor="accent5" w:themeShade="BF"/>
          <w:sz w:val="24"/>
          <w:szCs w:val="24"/>
          <w:u w:val="single"/>
        </w:rPr>
      </w:r>
      <w:r w:rsidR="00724258" w:rsidRPr="00724258">
        <w:rPr>
          <w:rFonts w:ascii="Times New Roman" w:hAnsi="Times New Roman" w:cs="Times New Roman"/>
          <w:color w:val="2E74B5" w:themeColor="accent5" w:themeShade="BF"/>
          <w:sz w:val="24"/>
          <w:szCs w:val="24"/>
          <w:u w:val="single"/>
        </w:rPr>
        <w:fldChar w:fldCharType="separate"/>
      </w:r>
      <w:ins w:id="211" w:author="sumit kumar" w:date="2022-01-28T00:52:00Z">
        <w:r w:rsidR="00A55E47" w:rsidRPr="00A55E47">
          <w:rPr>
            <w:rFonts w:ascii="Times New Roman" w:hAnsi="Times New Roman" w:cs="Times New Roman"/>
            <w:color w:val="2E74B5" w:themeColor="accent5" w:themeShade="BF"/>
            <w:sz w:val="24"/>
            <w:szCs w:val="24"/>
            <w:u w:val="single"/>
            <w:rPrChange w:id="212" w:author="sumit kumar" w:date="2022-01-28T00:52:00Z">
              <w:rPr/>
            </w:rPrChange>
          </w:rPr>
          <w:t xml:space="preserve">Figura </w:t>
        </w:r>
        <w:r w:rsidR="00A55E47" w:rsidRPr="00A55E47">
          <w:rPr>
            <w:rFonts w:ascii="Times New Roman" w:hAnsi="Times New Roman" w:cs="Times New Roman"/>
            <w:noProof/>
            <w:color w:val="2E74B5" w:themeColor="accent5" w:themeShade="BF"/>
            <w:sz w:val="24"/>
            <w:szCs w:val="24"/>
            <w:u w:val="single"/>
            <w:rPrChange w:id="213" w:author="sumit kumar" w:date="2022-01-28T00:52:00Z">
              <w:rPr>
                <w:noProof/>
              </w:rPr>
            </w:rPrChange>
          </w:rPr>
          <w:t>11</w:t>
        </w:r>
      </w:ins>
      <w:del w:id="214"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Figura </w:delText>
        </w:r>
        <w:r w:rsidR="00614ADD" w:rsidRPr="00614ADD" w:rsidDel="00A55E47">
          <w:rPr>
            <w:rFonts w:ascii="Times New Roman" w:hAnsi="Times New Roman" w:cs="Times New Roman"/>
            <w:noProof/>
            <w:color w:val="2E74B5" w:themeColor="accent5" w:themeShade="BF"/>
            <w:sz w:val="24"/>
            <w:szCs w:val="24"/>
            <w:u w:val="single"/>
          </w:rPr>
          <w:delText>11</w:delText>
        </w:r>
      </w:del>
      <w:r w:rsidR="00724258" w:rsidRPr="00724258">
        <w:rPr>
          <w:rFonts w:ascii="Times New Roman" w:hAnsi="Times New Roman" w:cs="Times New Roman"/>
          <w:color w:val="2E74B5" w:themeColor="accent5" w:themeShade="BF"/>
          <w:sz w:val="24"/>
          <w:szCs w:val="24"/>
          <w:u w:val="single"/>
        </w:rPr>
        <w:fldChar w:fldCharType="end"/>
      </w:r>
      <w:r w:rsidR="00724258">
        <w:rPr>
          <w:rFonts w:ascii="Times New Roman" w:hAnsi="Times New Roman" w:cs="Times New Roman"/>
          <w:sz w:val="24"/>
          <w:szCs w:val="24"/>
        </w:rPr>
        <w:t>)</w:t>
      </w:r>
      <w:r w:rsidR="007B4612">
        <w:rPr>
          <w:rFonts w:ascii="Times New Roman" w:hAnsi="Times New Roman" w:cs="Times New Roman"/>
          <w:sz w:val="24"/>
          <w:szCs w:val="24"/>
        </w:rPr>
        <w:t xml:space="preserve"> definimos a </w:t>
      </w:r>
      <w:r w:rsidR="00E371DF">
        <w:rPr>
          <w:rFonts w:ascii="Times New Roman" w:hAnsi="Times New Roman" w:cs="Times New Roman"/>
          <w:sz w:val="24"/>
          <w:szCs w:val="24"/>
        </w:rPr>
        <w:t>estas</w:t>
      </w:r>
      <w:r w:rsidR="007B4612">
        <w:rPr>
          <w:rFonts w:ascii="Times New Roman" w:hAnsi="Times New Roman" w:cs="Times New Roman"/>
          <w:sz w:val="24"/>
          <w:szCs w:val="24"/>
        </w:rPr>
        <w:t xml:space="preserve"> como</w:t>
      </w:r>
      <w:r w:rsidR="00C94F68">
        <w:rPr>
          <w:rFonts w:ascii="Times New Roman" w:hAnsi="Times New Roman" w:cs="Times New Roman"/>
          <w:sz w:val="24"/>
          <w:szCs w:val="24"/>
        </w:rPr>
        <w:t>:</w:t>
      </w:r>
      <w:r w:rsidR="007B4612">
        <w:rPr>
          <w:rFonts w:ascii="Times New Roman" w:hAnsi="Times New Roman" w:cs="Times New Roman"/>
          <w:sz w:val="24"/>
          <w:szCs w:val="24"/>
        </w:rPr>
        <w:t xml:space="preserve"> empresas cuyo </w:t>
      </w:r>
      <w:r w:rsidR="00E371DF">
        <w:rPr>
          <w:rFonts w:ascii="Times New Roman" w:hAnsi="Times New Roman" w:cs="Times New Roman"/>
          <w:sz w:val="24"/>
          <w:szCs w:val="24"/>
        </w:rPr>
        <w:t xml:space="preserve">número de trabajadores anual es menor a 250 empleados y que presentan un volumen de negocio </w:t>
      </w:r>
      <w:r w:rsidR="00C94F68">
        <w:rPr>
          <w:rFonts w:ascii="Times New Roman" w:hAnsi="Times New Roman" w:cs="Times New Roman"/>
          <w:sz w:val="24"/>
          <w:szCs w:val="24"/>
        </w:rPr>
        <w:t xml:space="preserve">igual o menor </w:t>
      </w:r>
      <w:r w:rsidR="00784CCD">
        <w:rPr>
          <w:rFonts w:ascii="Times New Roman" w:hAnsi="Times New Roman" w:cs="Times New Roman"/>
          <w:sz w:val="24"/>
          <w:szCs w:val="24"/>
        </w:rPr>
        <w:t>a</w:t>
      </w:r>
      <w:r w:rsidR="00E371DF">
        <w:rPr>
          <w:rFonts w:ascii="Times New Roman" w:hAnsi="Times New Roman" w:cs="Times New Roman"/>
          <w:sz w:val="24"/>
          <w:szCs w:val="24"/>
        </w:rPr>
        <w:t xml:space="preserve"> 50 millones de euros o cuyo balance general es</w:t>
      </w:r>
      <w:r w:rsidR="00C94F68">
        <w:rPr>
          <w:rFonts w:ascii="Times New Roman" w:hAnsi="Times New Roman" w:cs="Times New Roman"/>
          <w:sz w:val="24"/>
          <w:szCs w:val="24"/>
        </w:rPr>
        <w:t xml:space="preserve"> igual o menor </w:t>
      </w:r>
      <w:r w:rsidR="00E371DF">
        <w:rPr>
          <w:rFonts w:ascii="Times New Roman" w:hAnsi="Times New Roman" w:cs="Times New Roman"/>
          <w:sz w:val="24"/>
          <w:szCs w:val="24"/>
        </w:rPr>
        <w:t>a 43 millones de euros.</w:t>
      </w:r>
    </w:p>
    <w:p w14:paraId="45DD2C6D" w14:textId="3CB0F042" w:rsidR="00784CCD" w:rsidRPr="00784CCD" w:rsidRDefault="00784CCD" w:rsidP="000E6FC8">
      <w:pPr>
        <w:pStyle w:val="Figuras"/>
        <w:rPr>
          <w:i/>
          <w:iCs/>
        </w:rPr>
      </w:pPr>
      <w:bookmarkStart w:id="215" w:name="_Ref91859042"/>
      <w:bookmarkStart w:id="216" w:name="_Toc94028585"/>
      <w:bookmarkStart w:id="217" w:name="_Toc94033253"/>
      <w:r w:rsidRPr="00784CCD">
        <w:t xml:space="preserve">Figura </w:t>
      </w:r>
      <w:fldSimple w:instr=" SEQ Figura \* ARABIC ">
        <w:r w:rsidR="00A55E47">
          <w:rPr>
            <w:noProof/>
          </w:rPr>
          <w:t>11</w:t>
        </w:r>
      </w:fldSimple>
      <w:bookmarkEnd w:id="215"/>
      <w:r w:rsidRPr="00784CCD">
        <w:t>: Criterios pymes</w:t>
      </w:r>
      <w:bookmarkEnd w:id="216"/>
      <w:bookmarkEnd w:id="217"/>
    </w:p>
    <w:p w14:paraId="7DDD94C6" w14:textId="77777777" w:rsidR="000D11CE" w:rsidRDefault="00784CCD" w:rsidP="000D11CE">
      <w:pPr>
        <w:keepNext/>
        <w:spacing w:after="0" w:line="240" w:lineRule="auto"/>
        <w:jc w:val="center"/>
      </w:pPr>
      <w:r>
        <w:rPr>
          <w:noProof/>
          <w:lang w:eastAsia="es-ES"/>
        </w:rPr>
        <w:drawing>
          <wp:inline distT="0" distB="0" distL="0" distR="0" wp14:anchorId="128FE8E0" wp14:editId="751E321A">
            <wp:extent cx="2675255" cy="1823818"/>
            <wp:effectExtent l="0" t="0" r="0" b="5080"/>
            <wp:docPr id="9" name="Imagen 9"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con confianza baja"/>
                    <pic:cNvPicPr/>
                  </pic:nvPicPr>
                  <pic:blipFill>
                    <a:blip r:embed="rId26"/>
                    <a:stretch>
                      <a:fillRect/>
                    </a:stretch>
                  </pic:blipFill>
                  <pic:spPr>
                    <a:xfrm>
                      <a:off x="0" y="0"/>
                      <a:ext cx="2684450" cy="1830086"/>
                    </a:xfrm>
                    <a:prstGeom prst="rect">
                      <a:avLst/>
                    </a:prstGeom>
                  </pic:spPr>
                </pic:pic>
              </a:graphicData>
            </a:graphic>
          </wp:inline>
        </w:drawing>
      </w:r>
    </w:p>
    <w:p w14:paraId="46703E43" w14:textId="05A88F33" w:rsidR="00784CCD" w:rsidRPr="000D11CE" w:rsidRDefault="000D11CE" w:rsidP="000D11CE">
      <w:pPr>
        <w:pStyle w:val="Descripcin"/>
        <w:spacing w:after="180"/>
        <w:jc w:val="center"/>
        <w:rPr>
          <w:rFonts w:ascii="Times New Roman" w:hAnsi="Times New Roman" w:cs="Times New Roman"/>
          <w:i w:val="0"/>
          <w:iCs w:val="0"/>
          <w:color w:val="auto"/>
          <w:sz w:val="16"/>
          <w:szCs w:val="16"/>
        </w:rPr>
      </w:pPr>
      <w:bookmarkStart w:id="218" w:name="_Toc94028586"/>
      <w:r w:rsidRPr="000D11CE">
        <w:rPr>
          <w:rFonts w:ascii="Times New Roman" w:hAnsi="Times New Roman" w:cs="Times New Roman"/>
          <w:i w:val="0"/>
          <w:iCs w:val="0"/>
          <w:color w:val="auto"/>
          <w:sz w:val="16"/>
          <w:szCs w:val="16"/>
        </w:rPr>
        <w:t xml:space="preserve">Fuente: Extraído de </w:t>
      </w:r>
      <w:r w:rsidRPr="000D11CE">
        <w:rPr>
          <w:rFonts w:ascii="Times New Roman" w:hAnsi="Times New Roman" w:cs="Times New Roman"/>
          <w:i w:val="0"/>
          <w:iCs w:val="0"/>
          <w:color w:val="auto"/>
          <w:sz w:val="16"/>
          <w:szCs w:val="16"/>
        </w:rPr>
        <w:fldChar w:fldCharType="begin" w:fldLock="1"/>
      </w:r>
      <w:r w:rsidR="00564843">
        <w:rPr>
          <w:rFonts w:ascii="Times New Roman" w:hAnsi="Times New Roman" w:cs="Times New Roman"/>
          <w:i w:val="0"/>
          <w:iCs w:val="0"/>
          <w:color w:val="auto"/>
          <w:sz w:val="16"/>
          <w:szCs w:val="16"/>
        </w:rPr>
        <w:instrText>ADDIN CSL_CITATION {"citationItems":[{"id":"ITEM-1","itemData":{"DOI":"10.2873/2552","ISBN":"9789279453045","author":[{"dropping-particle":"","family":"Comisión Europea","given":"","non-dropping-particle":"","parse-names":false,"suffix":""}],"id":"ITEM-1","issued":{"date-parts":[["2016"]]},"title":"Guía del usuario sobre la definición del concepto de pyme","type":"book"},"uris":["http://www.mendeley.com/documents/?uuid=ec67a3b6-2d56-430e-b9e2-dfb9b5a89254"]}],"mendeley":{"formattedCitation":"(Comisión Europea, 2016)","manualFormatting":"Comisión Europea (2016)","plainTextFormattedCitation":"(Comisión Europea, 2016)","previouslyFormattedCitation":"(Comisión Europea, 2016)"},"properties":{"noteIndex":0},"schema":"https://github.com/citation-style-language/schema/raw/master/csl-citation.json"}</w:instrText>
      </w:r>
      <w:r w:rsidRPr="000D11CE">
        <w:rPr>
          <w:rFonts w:ascii="Times New Roman" w:hAnsi="Times New Roman" w:cs="Times New Roman"/>
          <w:i w:val="0"/>
          <w:iCs w:val="0"/>
          <w:color w:val="auto"/>
          <w:sz w:val="16"/>
          <w:szCs w:val="16"/>
        </w:rPr>
        <w:fldChar w:fldCharType="separate"/>
      </w:r>
      <w:r w:rsidRPr="000D11CE">
        <w:rPr>
          <w:rFonts w:ascii="Times New Roman" w:hAnsi="Times New Roman" w:cs="Times New Roman"/>
          <w:i w:val="0"/>
          <w:iCs w:val="0"/>
          <w:noProof/>
          <w:color w:val="auto"/>
          <w:sz w:val="16"/>
          <w:szCs w:val="16"/>
        </w:rPr>
        <w:t>Comisión Europea (2016)</w:t>
      </w:r>
      <w:bookmarkEnd w:id="218"/>
      <w:r w:rsidRPr="000D11CE">
        <w:rPr>
          <w:rFonts w:ascii="Times New Roman" w:hAnsi="Times New Roman" w:cs="Times New Roman"/>
          <w:i w:val="0"/>
          <w:iCs w:val="0"/>
          <w:color w:val="auto"/>
          <w:sz w:val="16"/>
          <w:szCs w:val="16"/>
        </w:rPr>
        <w:fldChar w:fldCharType="end"/>
      </w:r>
    </w:p>
    <w:p w14:paraId="427D774F" w14:textId="26371653" w:rsidR="00564843" w:rsidRDefault="003E0A49" w:rsidP="00564843">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C</w:t>
      </w:r>
      <w:r w:rsidR="00564843">
        <w:rPr>
          <w:rFonts w:ascii="Times New Roman" w:hAnsi="Times New Roman" w:cs="Times New Roman"/>
          <w:sz w:val="24"/>
          <w:szCs w:val="24"/>
        </w:rPr>
        <w:t xml:space="preserve">omo se puede apreciar en la </w:t>
      </w:r>
      <w:r w:rsidR="00724258" w:rsidRPr="00724258">
        <w:rPr>
          <w:rFonts w:ascii="Times New Roman" w:hAnsi="Times New Roman" w:cs="Times New Roman"/>
          <w:color w:val="2E74B5" w:themeColor="accent5" w:themeShade="BF"/>
          <w:sz w:val="24"/>
          <w:szCs w:val="24"/>
          <w:u w:val="single"/>
        </w:rPr>
        <w:fldChar w:fldCharType="begin"/>
      </w:r>
      <w:r w:rsidR="00724258" w:rsidRPr="00724258">
        <w:rPr>
          <w:rFonts w:ascii="Times New Roman" w:hAnsi="Times New Roman" w:cs="Times New Roman"/>
          <w:color w:val="2E74B5" w:themeColor="accent5" w:themeShade="BF"/>
          <w:sz w:val="24"/>
          <w:szCs w:val="24"/>
          <w:u w:val="single"/>
        </w:rPr>
        <w:instrText xml:space="preserve"> REF _Ref91859042 \h  \* MERGEFORMAT </w:instrText>
      </w:r>
      <w:r w:rsidR="00724258" w:rsidRPr="00724258">
        <w:rPr>
          <w:rFonts w:ascii="Times New Roman" w:hAnsi="Times New Roman" w:cs="Times New Roman"/>
          <w:color w:val="2E74B5" w:themeColor="accent5" w:themeShade="BF"/>
          <w:sz w:val="24"/>
          <w:szCs w:val="24"/>
          <w:u w:val="single"/>
        </w:rPr>
      </w:r>
      <w:r w:rsidR="00724258" w:rsidRPr="00724258">
        <w:rPr>
          <w:rFonts w:ascii="Times New Roman" w:hAnsi="Times New Roman" w:cs="Times New Roman"/>
          <w:color w:val="2E74B5" w:themeColor="accent5" w:themeShade="BF"/>
          <w:sz w:val="24"/>
          <w:szCs w:val="24"/>
          <w:u w:val="single"/>
        </w:rPr>
        <w:fldChar w:fldCharType="separate"/>
      </w:r>
      <w:ins w:id="219" w:author="sumit kumar" w:date="2022-01-28T00:52:00Z">
        <w:r w:rsidR="00A55E47" w:rsidRPr="00A55E47">
          <w:rPr>
            <w:rFonts w:ascii="Times New Roman" w:hAnsi="Times New Roman" w:cs="Times New Roman"/>
            <w:color w:val="2E74B5" w:themeColor="accent5" w:themeShade="BF"/>
            <w:sz w:val="24"/>
            <w:szCs w:val="24"/>
            <w:u w:val="single"/>
            <w:rPrChange w:id="220" w:author="sumit kumar" w:date="2022-01-28T00:52:00Z">
              <w:rPr/>
            </w:rPrChange>
          </w:rPr>
          <w:t xml:space="preserve">Figura </w:t>
        </w:r>
        <w:r w:rsidR="00A55E47" w:rsidRPr="00A55E47">
          <w:rPr>
            <w:rFonts w:ascii="Times New Roman" w:hAnsi="Times New Roman" w:cs="Times New Roman"/>
            <w:noProof/>
            <w:color w:val="2E74B5" w:themeColor="accent5" w:themeShade="BF"/>
            <w:sz w:val="24"/>
            <w:szCs w:val="24"/>
            <w:u w:val="single"/>
            <w:rPrChange w:id="221" w:author="sumit kumar" w:date="2022-01-28T00:52:00Z">
              <w:rPr>
                <w:noProof/>
              </w:rPr>
            </w:rPrChange>
          </w:rPr>
          <w:t>11</w:t>
        </w:r>
      </w:ins>
      <w:del w:id="222"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Figura </w:delText>
        </w:r>
        <w:r w:rsidR="00614ADD" w:rsidRPr="00614ADD" w:rsidDel="00A55E47">
          <w:rPr>
            <w:rFonts w:ascii="Times New Roman" w:hAnsi="Times New Roman" w:cs="Times New Roman"/>
            <w:noProof/>
            <w:color w:val="2E74B5" w:themeColor="accent5" w:themeShade="BF"/>
            <w:sz w:val="24"/>
            <w:szCs w:val="24"/>
            <w:u w:val="single"/>
          </w:rPr>
          <w:delText>11</w:delText>
        </w:r>
      </w:del>
      <w:r w:rsidR="00724258" w:rsidRPr="00724258">
        <w:rPr>
          <w:rFonts w:ascii="Times New Roman" w:hAnsi="Times New Roman" w:cs="Times New Roman"/>
          <w:color w:val="2E74B5" w:themeColor="accent5" w:themeShade="BF"/>
          <w:sz w:val="24"/>
          <w:szCs w:val="24"/>
          <w:u w:val="single"/>
        </w:rPr>
        <w:fldChar w:fldCharType="end"/>
      </w:r>
      <w:r w:rsidR="00564843">
        <w:rPr>
          <w:rFonts w:ascii="Times New Roman" w:hAnsi="Times New Roman" w:cs="Times New Roman"/>
          <w:sz w:val="24"/>
          <w:szCs w:val="24"/>
        </w:rPr>
        <w:t>, la definición</w:t>
      </w:r>
      <w:r w:rsidR="00316626">
        <w:rPr>
          <w:rFonts w:ascii="Times New Roman" w:hAnsi="Times New Roman" w:cs="Times New Roman"/>
          <w:sz w:val="24"/>
          <w:szCs w:val="24"/>
        </w:rPr>
        <w:t xml:space="preserve"> de pymes</w:t>
      </w:r>
      <w:r w:rsidR="00564843">
        <w:rPr>
          <w:rFonts w:ascii="Times New Roman" w:hAnsi="Times New Roman" w:cs="Times New Roman"/>
          <w:sz w:val="24"/>
          <w:szCs w:val="24"/>
        </w:rPr>
        <w:t xml:space="preserve"> propuesta por la </w:t>
      </w:r>
      <w:r w:rsidR="00564843">
        <w:rPr>
          <w:rFonts w:ascii="Times New Roman" w:hAnsi="Times New Roman" w:cs="Times New Roman"/>
          <w:sz w:val="24"/>
          <w:szCs w:val="24"/>
        </w:rPr>
        <w:fldChar w:fldCharType="begin" w:fldLock="1"/>
      </w:r>
      <w:r w:rsidR="00701006">
        <w:rPr>
          <w:rFonts w:ascii="Times New Roman" w:hAnsi="Times New Roman" w:cs="Times New Roman"/>
          <w:sz w:val="24"/>
          <w:szCs w:val="24"/>
        </w:rPr>
        <w:instrText>ADDIN CSL_CITATION {"citationItems":[{"id":"ITEM-1","itemData":{"DOI":"10.2873/2552","ISBN":"9789279453045","author":[{"dropping-particle":"","family":"Comisión Europea","given":"","non-dropping-particle":"","parse-names":false,"suffix":""}],"id":"ITEM-1","issued":{"date-parts":[["2016"]]},"title":"Guía del usuario sobre la definición del concepto de pyme","type":"book"},"uris":["http://www.mendeley.com/documents/?uuid=ec67a3b6-2d56-430e-b9e2-dfb9b5a89254"]}],"mendeley":{"formattedCitation":"(Comisión Europea, 2016)","manualFormatting":"Comisión Europea (2016)","plainTextFormattedCitation":"(Comisión Europea, 2016)","previouslyFormattedCitation":"(Comisión Europea, 2016)"},"properties":{"noteIndex":0},"schema":"https://github.com/citation-style-language/schema/raw/master/csl-citation.json"}</w:instrText>
      </w:r>
      <w:r w:rsidR="00564843">
        <w:rPr>
          <w:rFonts w:ascii="Times New Roman" w:hAnsi="Times New Roman" w:cs="Times New Roman"/>
          <w:sz w:val="24"/>
          <w:szCs w:val="24"/>
        </w:rPr>
        <w:fldChar w:fldCharType="separate"/>
      </w:r>
      <w:r w:rsidR="00564843" w:rsidRPr="00564843">
        <w:rPr>
          <w:rFonts w:ascii="Times New Roman" w:hAnsi="Times New Roman" w:cs="Times New Roman"/>
          <w:noProof/>
          <w:sz w:val="24"/>
          <w:szCs w:val="24"/>
        </w:rPr>
        <w:t>Comisión Europea</w:t>
      </w:r>
      <w:r w:rsidR="00564843">
        <w:rPr>
          <w:rFonts w:ascii="Times New Roman" w:hAnsi="Times New Roman" w:cs="Times New Roman"/>
          <w:noProof/>
          <w:sz w:val="24"/>
          <w:szCs w:val="24"/>
        </w:rPr>
        <w:t xml:space="preserve"> (</w:t>
      </w:r>
      <w:r w:rsidR="00564843" w:rsidRPr="00564843">
        <w:rPr>
          <w:rFonts w:ascii="Times New Roman" w:hAnsi="Times New Roman" w:cs="Times New Roman"/>
          <w:noProof/>
          <w:sz w:val="24"/>
          <w:szCs w:val="24"/>
        </w:rPr>
        <w:t>2016)</w:t>
      </w:r>
      <w:r w:rsidR="00564843">
        <w:rPr>
          <w:rFonts w:ascii="Times New Roman" w:hAnsi="Times New Roman" w:cs="Times New Roman"/>
          <w:sz w:val="24"/>
          <w:szCs w:val="24"/>
        </w:rPr>
        <w:fldChar w:fldCharType="end"/>
      </w:r>
      <w:r w:rsidR="00564843">
        <w:rPr>
          <w:rFonts w:ascii="Times New Roman" w:hAnsi="Times New Roman" w:cs="Times New Roman"/>
          <w:sz w:val="24"/>
          <w:szCs w:val="24"/>
        </w:rPr>
        <w:t xml:space="preserve"> abarca tres </w:t>
      </w:r>
      <w:r w:rsidR="000C0F86">
        <w:rPr>
          <w:rFonts w:ascii="Times New Roman" w:hAnsi="Times New Roman" w:cs="Times New Roman"/>
          <w:sz w:val="24"/>
          <w:szCs w:val="24"/>
        </w:rPr>
        <w:t xml:space="preserve">posibles </w:t>
      </w:r>
      <w:r w:rsidR="00564843">
        <w:rPr>
          <w:rFonts w:ascii="Times New Roman" w:hAnsi="Times New Roman" w:cs="Times New Roman"/>
          <w:sz w:val="24"/>
          <w:szCs w:val="24"/>
        </w:rPr>
        <w:t>categorías de empresas: medianas, pequeñas y microempresas.</w:t>
      </w:r>
      <w:r w:rsidR="00386AAB">
        <w:rPr>
          <w:rFonts w:ascii="Times New Roman" w:hAnsi="Times New Roman" w:cs="Times New Roman"/>
          <w:sz w:val="24"/>
          <w:szCs w:val="24"/>
        </w:rPr>
        <w:t xml:space="preserve"> </w:t>
      </w:r>
      <w:r w:rsidR="008427E0">
        <w:rPr>
          <w:rFonts w:ascii="Times New Roman" w:hAnsi="Times New Roman" w:cs="Times New Roman"/>
          <w:sz w:val="24"/>
          <w:szCs w:val="24"/>
        </w:rPr>
        <w:t>E</w:t>
      </w:r>
      <w:r w:rsidR="00DA7641">
        <w:rPr>
          <w:rFonts w:ascii="Times New Roman" w:hAnsi="Times New Roman" w:cs="Times New Roman"/>
          <w:sz w:val="24"/>
          <w:szCs w:val="24"/>
        </w:rPr>
        <w:t xml:space="preserve">ste </w:t>
      </w:r>
      <w:r w:rsidR="000C0F86">
        <w:rPr>
          <w:rFonts w:ascii="Times New Roman" w:hAnsi="Times New Roman" w:cs="Times New Roman"/>
          <w:sz w:val="24"/>
          <w:szCs w:val="24"/>
        </w:rPr>
        <w:t xml:space="preserve">estudio solo se </w:t>
      </w:r>
      <w:r w:rsidR="009B3BB8">
        <w:rPr>
          <w:rFonts w:ascii="Times New Roman" w:hAnsi="Times New Roman" w:cs="Times New Roman"/>
          <w:sz w:val="24"/>
          <w:szCs w:val="24"/>
        </w:rPr>
        <w:t>centra</w:t>
      </w:r>
      <w:r w:rsidR="000C0F86">
        <w:rPr>
          <w:rFonts w:ascii="Times New Roman" w:hAnsi="Times New Roman" w:cs="Times New Roman"/>
          <w:sz w:val="24"/>
          <w:szCs w:val="24"/>
        </w:rPr>
        <w:t xml:space="preserve"> en las </w:t>
      </w:r>
      <w:r w:rsidR="001E2F6C">
        <w:rPr>
          <w:rFonts w:ascii="Times New Roman" w:hAnsi="Times New Roman" w:cs="Times New Roman"/>
          <w:sz w:val="24"/>
          <w:szCs w:val="24"/>
        </w:rPr>
        <w:t xml:space="preserve">primeras dos </w:t>
      </w:r>
      <w:r w:rsidR="000C0F86">
        <w:rPr>
          <w:rFonts w:ascii="Times New Roman" w:hAnsi="Times New Roman" w:cs="Times New Roman"/>
          <w:sz w:val="24"/>
          <w:szCs w:val="24"/>
        </w:rPr>
        <w:t>y por lo tanto</w:t>
      </w:r>
      <w:r w:rsidR="001E2F6C">
        <w:rPr>
          <w:rFonts w:ascii="Times New Roman" w:hAnsi="Times New Roman" w:cs="Times New Roman"/>
          <w:sz w:val="24"/>
          <w:szCs w:val="24"/>
        </w:rPr>
        <w:t>,</w:t>
      </w:r>
      <w:r w:rsidR="000C0F86">
        <w:rPr>
          <w:rFonts w:ascii="Times New Roman" w:hAnsi="Times New Roman" w:cs="Times New Roman"/>
          <w:sz w:val="24"/>
          <w:szCs w:val="24"/>
        </w:rPr>
        <w:t xml:space="preserve"> </w:t>
      </w:r>
      <w:r w:rsidR="009B3BB8">
        <w:rPr>
          <w:rFonts w:ascii="Times New Roman" w:hAnsi="Times New Roman" w:cs="Times New Roman"/>
          <w:sz w:val="24"/>
          <w:szCs w:val="24"/>
        </w:rPr>
        <w:t>excluye</w:t>
      </w:r>
      <w:r w:rsidR="000C0F86">
        <w:rPr>
          <w:rFonts w:ascii="Times New Roman" w:hAnsi="Times New Roman" w:cs="Times New Roman"/>
          <w:sz w:val="24"/>
          <w:szCs w:val="24"/>
        </w:rPr>
        <w:t xml:space="preserve"> a las microempresas</w:t>
      </w:r>
      <w:r w:rsidR="00672CE0">
        <w:rPr>
          <w:rFonts w:ascii="Times New Roman" w:hAnsi="Times New Roman" w:cs="Times New Roman"/>
          <w:sz w:val="24"/>
          <w:szCs w:val="24"/>
        </w:rPr>
        <w:t>.</w:t>
      </w:r>
      <w:r w:rsidR="00386AAB">
        <w:rPr>
          <w:rFonts w:ascii="Times New Roman" w:hAnsi="Times New Roman" w:cs="Times New Roman"/>
          <w:sz w:val="24"/>
          <w:szCs w:val="24"/>
        </w:rPr>
        <w:t xml:space="preserve"> El motivo de d</w:t>
      </w:r>
      <w:r w:rsidR="00672CE0">
        <w:rPr>
          <w:rFonts w:ascii="Times New Roman" w:hAnsi="Times New Roman" w:cs="Times New Roman"/>
          <w:sz w:val="24"/>
          <w:szCs w:val="24"/>
        </w:rPr>
        <w:t xml:space="preserve">icha exclusión se debe a que </w:t>
      </w:r>
      <w:r w:rsidR="00316626">
        <w:rPr>
          <w:rFonts w:ascii="Times New Roman" w:hAnsi="Times New Roman" w:cs="Times New Roman"/>
          <w:sz w:val="24"/>
          <w:szCs w:val="24"/>
        </w:rPr>
        <w:t xml:space="preserve">estas </w:t>
      </w:r>
      <w:r w:rsidR="002E7022">
        <w:rPr>
          <w:rFonts w:ascii="Times New Roman" w:hAnsi="Times New Roman" w:cs="Times New Roman"/>
          <w:sz w:val="24"/>
          <w:szCs w:val="24"/>
        </w:rPr>
        <w:t xml:space="preserve">son </w:t>
      </w:r>
      <w:r w:rsidR="00316626">
        <w:rPr>
          <w:rFonts w:ascii="Times New Roman" w:hAnsi="Times New Roman" w:cs="Times New Roman"/>
          <w:sz w:val="24"/>
          <w:szCs w:val="24"/>
        </w:rPr>
        <w:t>menos profesionalizadas</w:t>
      </w:r>
      <w:r w:rsidR="002E7022">
        <w:rPr>
          <w:rFonts w:ascii="Times New Roman" w:hAnsi="Times New Roman" w:cs="Times New Roman"/>
          <w:sz w:val="24"/>
          <w:szCs w:val="24"/>
        </w:rPr>
        <w:t xml:space="preserve">, es decir, su personal no </w:t>
      </w:r>
      <w:r w:rsidR="001F2C8C">
        <w:rPr>
          <w:rFonts w:ascii="Times New Roman" w:hAnsi="Times New Roman" w:cs="Times New Roman"/>
          <w:sz w:val="24"/>
          <w:szCs w:val="24"/>
        </w:rPr>
        <w:t xml:space="preserve">suele tener </w:t>
      </w:r>
      <w:r w:rsidR="002E7022">
        <w:rPr>
          <w:rFonts w:ascii="Times New Roman" w:hAnsi="Times New Roman" w:cs="Times New Roman"/>
          <w:sz w:val="24"/>
          <w:szCs w:val="24"/>
        </w:rPr>
        <w:t xml:space="preserve">especializaciones técnicas y sus procesos productivos </w:t>
      </w:r>
      <w:r w:rsidR="00480930">
        <w:rPr>
          <w:rFonts w:ascii="Times New Roman" w:hAnsi="Times New Roman" w:cs="Times New Roman"/>
          <w:sz w:val="24"/>
          <w:szCs w:val="24"/>
        </w:rPr>
        <w:t xml:space="preserve">generalmente no están </w:t>
      </w:r>
      <w:r w:rsidR="002E7022">
        <w:rPr>
          <w:rFonts w:ascii="Times New Roman" w:hAnsi="Times New Roman" w:cs="Times New Roman"/>
          <w:sz w:val="24"/>
          <w:szCs w:val="24"/>
        </w:rPr>
        <w:t xml:space="preserve">automatizados </w:t>
      </w:r>
      <w:r w:rsidR="001F2C8C">
        <w:rPr>
          <w:rFonts w:ascii="Times New Roman" w:hAnsi="Times New Roman" w:cs="Times New Roman"/>
          <w:sz w:val="24"/>
          <w:szCs w:val="24"/>
        </w:rPr>
        <w:fldChar w:fldCharType="begin" w:fldLock="1"/>
      </w:r>
      <w:r w:rsidR="00EF50D2">
        <w:rPr>
          <w:rFonts w:ascii="Times New Roman" w:hAnsi="Times New Roman" w:cs="Times New Roman"/>
          <w:sz w:val="24"/>
          <w:szCs w:val="24"/>
        </w:rPr>
        <w:instrText>ADDIN CSL_CITATION {"citationItems":[{"id":"ITEM-1","itemData":{"URL":"https://www.billin.net/blog/microempresa/","accessed":{"date-parts":[["2021","12","31"]]},"author":[{"dropping-particle":"","family":"Peña","given":"Laura","non-dropping-particle":"","parse-names":false,"suffix":""}],"id":"ITEM-1","issued":{"date-parts":[["2020","7","29"]]},"title":"¿Qué es una Microempresa? Definición y Especificaciones - Billin","type":"webpage"},"uris":["http://www.mendeley.com/documents/?uuid=0e60a68a-a4ac-3578-856a-7d53b8cfe64f"]}],"mendeley":{"formattedCitation":"(Peña, 2020)","plainTextFormattedCitation":"(Peña, 2020)","previouslyFormattedCitation":"(Peña, 2020)"},"properties":{"noteIndex":0},"schema":"https://github.com/citation-style-language/schema/raw/master/csl-citation.json"}</w:instrText>
      </w:r>
      <w:r w:rsidR="001F2C8C">
        <w:rPr>
          <w:rFonts w:ascii="Times New Roman" w:hAnsi="Times New Roman" w:cs="Times New Roman"/>
          <w:sz w:val="24"/>
          <w:szCs w:val="24"/>
        </w:rPr>
        <w:fldChar w:fldCharType="separate"/>
      </w:r>
      <w:r w:rsidR="001F2C8C" w:rsidRPr="001F2C8C">
        <w:rPr>
          <w:rFonts w:ascii="Times New Roman" w:hAnsi="Times New Roman" w:cs="Times New Roman"/>
          <w:noProof/>
          <w:sz w:val="24"/>
          <w:szCs w:val="24"/>
        </w:rPr>
        <w:t>(Peña, 2020)</w:t>
      </w:r>
      <w:r w:rsidR="001F2C8C">
        <w:rPr>
          <w:rFonts w:ascii="Times New Roman" w:hAnsi="Times New Roman" w:cs="Times New Roman"/>
          <w:sz w:val="24"/>
          <w:szCs w:val="24"/>
        </w:rPr>
        <w:fldChar w:fldCharType="end"/>
      </w:r>
      <w:r w:rsidR="001F2C8C">
        <w:rPr>
          <w:rFonts w:ascii="Times New Roman" w:hAnsi="Times New Roman" w:cs="Times New Roman"/>
          <w:sz w:val="24"/>
          <w:szCs w:val="24"/>
        </w:rPr>
        <w:t xml:space="preserve">; </w:t>
      </w:r>
      <w:r w:rsidR="00672CE0">
        <w:rPr>
          <w:rFonts w:ascii="Times New Roman" w:hAnsi="Times New Roman" w:cs="Times New Roman"/>
          <w:sz w:val="24"/>
          <w:szCs w:val="24"/>
        </w:rPr>
        <w:t>sus</w:t>
      </w:r>
      <w:r w:rsidR="00480930">
        <w:rPr>
          <w:rFonts w:ascii="Times New Roman" w:hAnsi="Times New Roman" w:cs="Times New Roman"/>
          <w:sz w:val="24"/>
          <w:szCs w:val="24"/>
        </w:rPr>
        <w:t xml:space="preserve"> trabajadores suelen ser familiares o personas unidas por lazos cercanos </w:t>
      </w:r>
      <w:r w:rsidR="00EF50D2">
        <w:rPr>
          <w:rFonts w:ascii="Times New Roman" w:hAnsi="Times New Roman" w:cs="Times New Roman"/>
          <w:sz w:val="24"/>
          <w:szCs w:val="24"/>
        </w:rPr>
        <w:fldChar w:fldCharType="begin" w:fldLock="1"/>
      </w:r>
      <w:r w:rsidR="003D0D9B">
        <w:rPr>
          <w:rFonts w:ascii="Times New Roman" w:hAnsi="Times New Roman" w:cs="Times New Roman"/>
          <w:sz w:val="24"/>
          <w:szCs w:val="24"/>
        </w:rPr>
        <w:instrText>ADDIN CSL_CITATION {"citationItems":[{"id":"ITEM-1","itemData":{"URL":"https://asesorias.com/empresas/sociedades/microempresas/","accessed":{"date-parts":[["2021","12","31"]]},"author":[{"dropping-particle":"","family":"asesorias","given":"","non-dropping-particle":"","parse-names":false,"suffix":""}],"id":"ITEM-1","issued":{"date-parts":[["2021","3","18"]]},"title":"Microempresas. Concepto y características - Asesorías","type":"webpage"},"uris":["http://www.mendeley.com/documents/?uuid=2c1af690-3e2b-3065-9717-531efd506ea2"]}],"mendeley":{"formattedCitation":"(asesorias, 2021)","plainTextFormattedCitation":"(asesorias, 2021)","previouslyFormattedCitation":"(asesorias, 2021)"},"properties":{"noteIndex":0},"schema":"https://github.com/citation-style-language/schema/raw/master/csl-citation.json"}</w:instrText>
      </w:r>
      <w:r w:rsidR="00EF50D2">
        <w:rPr>
          <w:rFonts w:ascii="Times New Roman" w:hAnsi="Times New Roman" w:cs="Times New Roman"/>
          <w:sz w:val="24"/>
          <w:szCs w:val="24"/>
        </w:rPr>
        <w:fldChar w:fldCharType="separate"/>
      </w:r>
      <w:r w:rsidR="00672CE0" w:rsidRPr="00672CE0">
        <w:rPr>
          <w:rFonts w:ascii="Times New Roman" w:hAnsi="Times New Roman" w:cs="Times New Roman"/>
          <w:noProof/>
          <w:sz w:val="24"/>
          <w:szCs w:val="24"/>
        </w:rPr>
        <w:t>(asesorias, 2021)</w:t>
      </w:r>
      <w:r w:rsidR="00EF50D2">
        <w:rPr>
          <w:rFonts w:ascii="Times New Roman" w:hAnsi="Times New Roman" w:cs="Times New Roman"/>
          <w:sz w:val="24"/>
          <w:szCs w:val="24"/>
        </w:rPr>
        <w:fldChar w:fldCharType="end"/>
      </w:r>
      <w:r w:rsidR="00480930">
        <w:rPr>
          <w:rFonts w:ascii="Times New Roman" w:hAnsi="Times New Roman" w:cs="Times New Roman"/>
          <w:sz w:val="24"/>
          <w:szCs w:val="24"/>
        </w:rPr>
        <w:t xml:space="preserve">; </w:t>
      </w:r>
      <w:r w:rsidR="00EF50D2">
        <w:rPr>
          <w:rFonts w:ascii="Times New Roman" w:hAnsi="Times New Roman" w:cs="Times New Roman"/>
          <w:sz w:val="24"/>
          <w:szCs w:val="24"/>
        </w:rPr>
        <w:t>poseen un</w:t>
      </w:r>
      <w:r w:rsidR="001F2C8C">
        <w:rPr>
          <w:rFonts w:ascii="Times New Roman" w:hAnsi="Times New Roman" w:cs="Times New Roman"/>
          <w:sz w:val="24"/>
          <w:szCs w:val="24"/>
        </w:rPr>
        <w:t xml:space="preserve"> radio de acción geográfic</w:t>
      </w:r>
      <w:r w:rsidR="00672CE0">
        <w:rPr>
          <w:rFonts w:ascii="Times New Roman" w:hAnsi="Times New Roman" w:cs="Times New Roman"/>
          <w:sz w:val="24"/>
          <w:szCs w:val="24"/>
        </w:rPr>
        <w:t>o</w:t>
      </w:r>
      <w:r w:rsidR="001F2C8C">
        <w:rPr>
          <w:rFonts w:ascii="Times New Roman" w:hAnsi="Times New Roman" w:cs="Times New Roman"/>
          <w:sz w:val="24"/>
          <w:szCs w:val="24"/>
        </w:rPr>
        <w:t xml:space="preserve"> muy</w:t>
      </w:r>
      <w:r w:rsidR="00480930">
        <w:rPr>
          <w:rFonts w:ascii="Times New Roman" w:hAnsi="Times New Roman" w:cs="Times New Roman"/>
          <w:sz w:val="24"/>
          <w:szCs w:val="24"/>
        </w:rPr>
        <w:t xml:space="preserve"> limitado y generalmente se dedican a nichos de mercado muy concretos</w:t>
      </w:r>
      <w:r w:rsidR="00EF50D2">
        <w:rPr>
          <w:rFonts w:ascii="Times New Roman" w:hAnsi="Times New Roman" w:cs="Times New Roman"/>
          <w:sz w:val="24"/>
          <w:szCs w:val="24"/>
        </w:rPr>
        <w:t xml:space="preserve"> </w:t>
      </w:r>
      <w:r w:rsidR="00EF50D2">
        <w:rPr>
          <w:rFonts w:ascii="Times New Roman" w:hAnsi="Times New Roman" w:cs="Times New Roman"/>
          <w:sz w:val="24"/>
          <w:szCs w:val="24"/>
        </w:rPr>
        <w:fldChar w:fldCharType="begin" w:fldLock="1"/>
      </w:r>
      <w:r w:rsidR="003D0D9B">
        <w:rPr>
          <w:rFonts w:ascii="Times New Roman" w:hAnsi="Times New Roman" w:cs="Times New Roman"/>
          <w:sz w:val="24"/>
          <w:szCs w:val="24"/>
        </w:rPr>
        <w:instrText>ADDIN CSL_CITATION {"citationItems":[{"id":"ITEM-1","itemData":{"URL":"https://asesorias.com/empresas/sociedades/microempresas/","accessed":{"date-parts":[["2021","12","31"]]},"author":[{"dropping-particle":"","family":"asesorias","given":"","non-dropping-particle":"","parse-names":false,"suffix":""}],"id":"ITEM-1","issued":{"date-parts":[["2021","3","18"]]},"title":"Microempresas. Concepto y características - Asesorías","type":"webpage"},"uris":["http://www.mendeley.com/documents/?uuid=2c1af690-3e2b-3065-9717-531efd506ea2"]}],"mendeley":{"formattedCitation":"(asesorias, 2021)","plainTextFormattedCitation":"(asesorias, 2021)","previouslyFormattedCitation":"(asesorias, 2021)"},"properties":{"noteIndex":0},"schema":"https://github.com/citation-style-language/schema/raw/master/csl-citation.json"}</w:instrText>
      </w:r>
      <w:r w:rsidR="00EF50D2">
        <w:rPr>
          <w:rFonts w:ascii="Times New Roman" w:hAnsi="Times New Roman" w:cs="Times New Roman"/>
          <w:sz w:val="24"/>
          <w:szCs w:val="24"/>
        </w:rPr>
        <w:fldChar w:fldCharType="separate"/>
      </w:r>
      <w:r w:rsidR="00672CE0" w:rsidRPr="00672CE0">
        <w:rPr>
          <w:rFonts w:ascii="Times New Roman" w:hAnsi="Times New Roman" w:cs="Times New Roman"/>
          <w:noProof/>
          <w:sz w:val="24"/>
          <w:szCs w:val="24"/>
        </w:rPr>
        <w:t>(asesorias, 2021)</w:t>
      </w:r>
      <w:r w:rsidR="00EF50D2">
        <w:rPr>
          <w:rFonts w:ascii="Times New Roman" w:hAnsi="Times New Roman" w:cs="Times New Roman"/>
          <w:sz w:val="24"/>
          <w:szCs w:val="24"/>
        </w:rPr>
        <w:fldChar w:fldCharType="end"/>
      </w:r>
      <w:r w:rsidR="00EF50D2">
        <w:rPr>
          <w:rFonts w:ascii="Times New Roman" w:hAnsi="Times New Roman" w:cs="Times New Roman"/>
          <w:sz w:val="24"/>
          <w:szCs w:val="24"/>
        </w:rPr>
        <w:t xml:space="preserve">. </w:t>
      </w:r>
      <w:r>
        <w:rPr>
          <w:rFonts w:ascii="Times New Roman" w:hAnsi="Times New Roman" w:cs="Times New Roman"/>
          <w:sz w:val="24"/>
          <w:szCs w:val="24"/>
        </w:rPr>
        <w:t>Además</w:t>
      </w:r>
      <w:r w:rsidR="00EF50D2">
        <w:rPr>
          <w:rFonts w:ascii="Times New Roman" w:hAnsi="Times New Roman" w:cs="Times New Roman"/>
          <w:sz w:val="24"/>
          <w:szCs w:val="24"/>
        </w:rPr>
        <w:t xml:space="preserve">, </w:t>
      </w:r>
      <w:r w:rsidR="00386AAB">
        <w:rPr>
          <w:rFonts w:ascii="Times New Roman" w:hAnsi="Times New Roman" w:cs="Times New Roman"/>
          <w:sz w:val="24"/>
          <w:szCs w:val="24"/>
        </w:rPr>
        <w:t>las microempresas</w:t>
      </w:r>
      <w:r w:rsidR="00142A08">
        <w:rPr>
          <w:rFonts w:ascii="Times New Roman" w:hAnsi="Times New Roman" w:cs="Times New Roman"/>
          <w:sz w:val="24"/>
          <w:szCs w:val="24"/>
        </w:rPr>
        <w:t xml:space="preserve"> </w:t>
      </w:r>
      <w:r w:rsidR="000B29FD">
        <w:rPr>
          <w:rFonts w:ascii="Times New Roman" w:hAnsi="Times New Roman" w:cs="Times New Roman"/>
          <w:sz w:val="24"/>
          <w:szCs w:val="24"/>
        </w:rPr>
        <w:t>se</w:t>
      </w:r>
      <w:r w:rsidR="00316626">
        <w:rPr>
          <w:rFonts w:ascii="Times New Roman" w:hAnsi="Times New Roman" w:cs="Times New Roman"/>
          <w:sz w:val="24"/>
          <w:szCs w:val="24"/>
        </w:rPr>
        <w:t xml:space="preserve"> </w:t>
      </w:r>
      <w:r w:rsidR="000B29FD">
        <w:rPr>
          <w:rFonts w:ascii="Times New Roman" w:hAnsi="Times New Roman" w:cs="Times New Roman"/>
          <w:sz w:val="24"/>
          <w:szCs w:val="24"/>
        </w:rPr>
        <w:t>comportan</w:t>
      </w:r>
      <w:r w:rsidR="00316626">
        <w:rPr>
          <w:rFonts w:ascii="Times New Roman" w:hAnsi="Times New Roman" w:cs="Times New Roman"/>
          <w:sz w:val="24"/>
          <w:szCs w:val="24"/>
        </w:rPr>
        <w:t xml:space="preserve"> de forma diferente</w:t>
      </w:r>
      <w:r w:rsidR="000B29FD">
        <w:rPr>
          <w:rFonts w:ascii="Times New Roman" w:hAnsi="Times New Roman" w:cs="Times New Roman"/>
          <w:sz w:val="24"/>
          <w:szCs w:val="24"/>
        </w:rPr>
        <w:t xml:space="preserve"> </w:t>
      </w:r>
      <w:r w:rsidR="00142A08">
        <w:rPr>
          <w:rFonts w:ascii="Times New Roman" w:hAnsi="Times New Roman" w:cs="Times New Roman"/>
          <w:sz w:val="24"/>
          <w:szCs w:val="24"/>
        </w:rPr>
        <w:t xml:space="preserve">en comparación a las empresas </w:t>
      </w:r>
      <w:r w:rsidR="00142A08">
        <w:rPr>
          <w:rFonts w:ascii="Times New Roman" w:hAnsi="Times New Roman" w:cs="Times New Roman"/>
          <w:sz w:val="24"/>
          <w:szCs w:val="24"/>
        </w:rPr>
        <w:lastRenderedPageBreak/>
        <w:t xml:space="preserve">de categorías superiores </w:t>
      </w:r>
      <w:r w:rsidR="00316626">
        <w:rPr>
          <w:rFonts w:ascii="Times New Roman" w:hAnsi="Times New Roman" w:cs="Times New Roman"/>
          <w:sz w:val="24"/>
          <w:szCs w:val="24"/>
        </w:rPr>
        <w:t xml:space="preserve">y </w:t>
      </w:r>
      <w:r w:rsidR="00386AAB">
        <w:rPr>
          <w:rFonts w:ascii="Times New Roman" w:hAnsi="Times New Roman" w:cs="Times New Roman"/>
          <w:sz w:val="24"/>
          <w:szCs w:val="24"/>
        </w:rPr>
        <w:t xml:space="preserve">con frecuencia </w:t>
      </w:r>
      <w:r w:rsidR="00316626">
        <w:rPr>
          <w:rFonts w:ascii="Times New Roman" w:hAnsi="Times New Roman" w:cs="Times New Roman"/>
          <w:sz w:val="24"/>
          <w:szCs w:val="24"/>
        </w:rPr>
        <w:t>se constituyen para el autoemple</w:t>
      </w:r>
      <w:r w:rsidR="000B29FD">
        <w:rPr>
          <w:rFonts w:ascii="Times New Roman" w:hAnsi="Times New Roman" w:cs="Times New Roman"/>
          <w:sz w:val="24"/>
          <w:szCs w:val="24"/>
        </w:rPr>
        <w:t>o</w:t>
      </w:r>
      <w:r w:rsidR="00316626">
        <w:rPr>
          <w:rFonts w:ascii="Times New Roman" w:hAnsi="Times New Roman" w:cs="Times New Roman"/>
          <w:sz w:val="24"/>
          <w:szCs w:val="24"/>
        </w:rPr>
        <w:t xml:space="preserve">. </w:t>
      </w:r>
      <w:r>
        <w:rPr>
          <w:rFonts w:ascii="Times New Roman" w:hAnsi="Times New Roman" w:cs="Times New Roman"/>
          <w:sz w:val="24"/>
          <w:szCs w:val="24"/>
        </w:rPr>
        <w:t>Asimismo</w:t>
      </w:r>
      <w:r w:rsidR="005D08D8">
        <w:rPr>
          <w:rFonts w:ascii="Times New Roman" w:hAnsi="Times New Roman" w:cs="Times New Roman"/>
          <w:sz w:val="24"/>
          <w:szCs w:val="24"/>
        </w:rPr>
        <w:t xml:space="preserve">, </w:t>
      </w:r>
      <w:r w:rsidR="00386AAB">
        <w:rPr>
          <w:rFonts w:ascii="Times New Roman" w:hAnsi="Times New Roman" w:cs="Times New Roman"/>
          <w:sz w:val="24"/>
          <w:szCs w:val="24"/>
        </w:rPr>
        <w:t>estas</w:t>
      </w:r>
      <w:r w:rsidR="0070554F">
        <w:rPr>
          <w:rFonts w:ascii="Times New Roman" w:hAnsi="Times New Roman" w:cs="Times New Roman"/>
          <w:sz w:val="24"/>
          <w:szCs w:val="24"/>
        </w:rPr>
        <w:t xml:space="preserve"> </w:t>
      </w:r>
      <w:r w:rsidR="009B3BB8">
        <w:rPr>
          <w:rFonts w:ascii="Times New Roman" w:hAnsi="Times New Roman" w:cs="Times New Roman"/>
          <w:sz w:val="24"/>
          <w:szCs w:val="24"/>
        </w:rPr>
        <w:t xml:space="preserve">aparecen y desaparecen del mercado con </w:t>
      </w:r>
      <w:r w:rsidR="005D08D8">
        <w:rPr>
          <w:rFonts w:ascii="Times New Roman" w:hAnsi="Times New Roman" w:cs="Times New Roman"/>
          <w:sz w:val="24"/>
          <w:szCs w:val="24"/>
        </w:rPr>
        <w:t>una mayor frecuencia que las</w:t>
      </w:r>
      <w:r w:rsidR="00F02CE5">
        <w:rPr>
          <w:rFonts w:ascii="Times New Roman" w:hAnsi="Times New Roman" w:cs="Times New Roman"/>
          <w:sz w:val="24"/>
          <w:szCs w:val="24"/>
        </w:rPr>
        <w:t xml:space="preserve"> pequeñas y medianas empresas</w:t>
      </w:r>
      <w:r w:rsidR="005D08D8">
        <w:rPr>
          <w:rFonts w:ascii="Times New Roman" w:hAnsi="Times New Roman" w:cs="Times New Roman"/>
          <w:sz w:val="24"/>
          <w:szCs w:val="24"/>
        </w:rPr>
        <w:t>.</w:t>
      </w:r>
    </w:p>
    <w:p w14:paraId="746808C2" w14:textId="0C6A7660" w:rsidR="007F4DFF" w:rsidRDefault="00724258" w:rsidP="00035AD7">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Una vez </w:t>
      </w:r>
      <w:r w:rsidR="009D7088">
        <w:rPr>
          <w:rFonts w:ascii="Times New Roman" w:hAnsi="Times New Roman" w:cs="Times New Roman"/>
          <w:sz w:val="24"/>
          <w:szCs w:val="24"/>
          <w:lang w:val="es-ES_tradnl"/>
        </w:rPr>
        <w:t xml:space="preserve">definidos </w:t>
      </w:r>
      <w:r w:rsidR="000361E9">
        <w:rPr>
          <w:rFonts w:ascii="Times New Roman" w:hAnsi="Times New Roman" w:cs="Times New Roman"/>
          <w:sz w:val="24"/>
          <w:szCs w:val="24"/>
          <w:lang w:val="es-ES_tradnl"/>
        </w:rPr>
        <w:t xml:space="preserve">los criterios </w:t>
      </w:r>
      <w:r w:rsidR="00EB5D67">
        <w:rPr>
          <w:rFonts w:ascii="Times New Roman" w:hAnsi="Times New Roman" w:cs="Times New Roman"/>
          <w:sz w:val="24"/>
          <w:szCs w:val="24"/>
          <w:lang w:val="es-ES_tradnl"/>
        </w:rPr>
        <w:t>que identifican a las pymes</w:t>
      </w:r>
      <w:r w:rsidR="000361E9">
        <w:rPr>
          <w:rFonts w:ascii="Times New Roman" w:hAnsi="Times New Roman" w:cs="Times New Roman"/>
          <w:sz w:val="24"/>
          <w:szCs w:val="24"/>
          <w:lang w:val="es-ES_tradnl"/>
        </w:rPr>
        <w:t xml:space="preserve">, </w:t>
      </w:r>
      <w:r w:rsidR="00581FC1">
        <w:rPr>
          <w:rFonts w:ascii="Times New Roman" w:hAnsi="Times New Roman" w:cs="Times New Roman"/>
          <w:sz w:val="24"/>
          <w:szCs w:val="24"/>
          <w:lang w:val="es-ES_tradnl"/>
        </w:rPr>
        <w:t xml:space="preserve">otro </w:t>
      </w:r>
      <w:r w:rsidR="000361E9">
        <w:rPr>
          <w:rFonts w:ascii="Times New Roman" w:hAnsi="Times New Roman" w:cs="Times New Roman"/>
          <w:sz w:val="24"/>
          <w:szCs w:val="24"/>
          <w:lang w:val="es-ES_tradnl"/>
        </w:rPr>
        <w:t>punto</w:t>
      </w:r>
      <w:r w:rsidR="00EB5D67">
        <w:rPr>
          <w:rFonts w:ascii="Times New Roman" w:hAnsi="Times New Roman" w:cs="Times New Roman"/>
          <w:sz w:val="24"/>
          <w:szCs w:val="24"/>
          <w:lang w:val="es-ES_tradnl"/>
        </w:rPr>
        <w:t xml:space="preserve"> a </w:t>
      </w:r>
      <w:r w:rsidR="003E755A">
        <w:rPr>
          <w:rFonts w:ascii="Times New Roman" w:hAnsi="Times New Roman" w:cs="Times New Roman"/>
          <w:sz w:val="24"/>
          <w:szCs w:val="24"/>
          <w:lang w:val="es-ES_tradnl"/>
        </w:rPr>
        <w:t>aclarar</w:t>
      </w:r>
      <w:r w:rsidR="00D83221">
        <w:rPr>
          <w:rFonts w:ascii="Times New Roman" w:hAnsi="Times New Roman" w:cs="Times New Roman"/>
          <w:sz w:val="24"/>
          <w:szCs w:val="24"/>
          <w:lang w:val="es-ES_tradnl"/>
        </w:rPr>
        <w:t xml:space="preserve">, es </w:t>
      </w:r>
      <w:r w:rsidR="000E1276">
        <w:rPr>
          <w:rFonts w:ascii="Times New Roman" w:hAnsi="Times New Roman" w:cs="Times New Roman"/>
          <w:sz w:val="24"/>
          <w:szCs w:val="24"/>
          <w:lang w:val="es-ES_tradnl"/>
        </w:rPr>
        <w:t>el</w:t>
      </w:r>
      <w:r w:rsidR="00035AD7">
        <w:rPr>
          <w:rFonts w:ascii="Times New Roman" w:hAnsi="Times New Roman" w:cs="Times New Roman"/>
          <w:sz w:val="24"/>
          <w:szCs w:val="24"/>
          <w:lang w:val="es-ES_tradnl"/>
        </w:rPr>
        <w:t xml:space="preserve"> sector </w:t>
      </w:r>
      <w:r w:rsidR="0057212D">
        <w:rPr>
          <w:rFonts w:ascii="Times New Roman" w:hAnsi="Times New Roman" w:cs="Times New Roman"/>
          <w:sz w:val="24"/>
          <w:szCs w:val="24"/>
          <w:lang w:val="es-ES_tradnl"/>
        </w:rPr>
        <w:t xml:space="preserve">en el que se basa </w:t>
      </w:r>
      <w:r w:rsidR="009D7088">
        <w:rPr>
          <w:rFonts w:ascii="Times New Roman" w:hAnsi="Times New Roman" w:cs="Times New Roman"/>
          <w:sz w:val="24"/>
          <w:szCs w:val="24"/>
          <w:lang w:val="es-ES_tradnl"/>
        </w:rPr>
        <w:t xml:space="preserve">el presente </w:t>
      </w:r>
      <w:r w:rsidR="0070554F">
        <w:rPr>
          <w:rFonts w:ascii="Times New Roman" w:hAnsi="Times New Roman" w:cs="Times New Roman"/>
          <w:sz w:val="24"/>
          <w:szCs w:val="24"/>
          <w:lang w:val="es-ES_tradnl"/>
        </w:rPr>
        <w:t>estudio</w:t>
      </w:r>
      <w:r w:rsidR="00035AD7">
        <w:rPr>
          <w:rFonts w:ascii="Times New Roman" w:hAnsi="Times New Roman" w:cs="Times New Roman"/>
          <w:sz w:val="24"/>
          <w:szCs w:val="24"/>
          <w:lang w:val="es-ES_tradnl"/>
        </w:rPr>
        <w:t>.</w:t>
      </w:r>
      <w:r w:rsidR="0057212D">
        <w:rPr>
          <w:rFonts w:ascii="Times New Roman" w:hAnsi="Times New Roman" w:cs="Times New Roman"/>
          <w:sz w:val="24"/>
          <w:szCs w:val="24"/>
          <w:lang w:val="es-ES_tradnl"/>
        </w:rPr>
        <w:t xml:space="preserve"> Esto último </w:t>
      </w:r>
      <w:r w:rsidR="00D83221">
        <w:rPr>
          <w:rFonts w:ascii="Times New Roman" w:hAnsi="Times New Roman" w:cs="Times New Roman"/>
          <w:sz w:val="24"/>
          <w:szCs w:val="24"/>
          <w:lang w:val="es-ES_tradnl"/>
        </w:rPr>
        <w:t>es de vital importancia</w:t>
      </w:r>
      <w:r w:rsidR="0057212D">
        <w:rPr>
          <w:rFonts w:ascii="Times New Roman" w:hAnsi="Times New Roman" w:cs="Times New Roman"/>
          <w:sz w:val="24"/>
          <w:szCs w:val="24"/>
          <w:lang w:val="es-ES_tradnl"/>
        </w:rPr>
        <w:t xml:space="preserve">, ya que </w:t>
      </w:r>
      <w:r w:rsidR="00701006">
        <w:rPr>
          <w:rFonts w:ascii="Times New Roman" w:hAnsi="Times New Roman" w:cs="Times New Roman"/>
          <w:sz w:val="24"/>
          <w:szCs w:val="24"/>
          <w:lang w:val="es-ES_tradnl"/>
        </w:rPr>
        <w:t>si se seleccionan las pymes de todos los sectores</w:t>
      </w:r>
      <w:r w:rsidR="00EB5D67">
        <w:rPr>
          <w:rFonts w:ascii="Times New Roman" w:hAnsi="Times New Roman" w:cs="Times New Roman"/>
          <w:sz w:val="24"/>
          <w:szCs w:val="24"/>
          <w:lang w:val="es-ES_tradnl"/>
        </w:rPr>
        <w:t xml:space="preserve"> </w:t>
      </w:r>
      <w:r w:rsidR="0057212D">
        <w:rPr>
          <w:rFonts w:ascii="Times New Roman" w:hAnsi="Times New Roman" w:cs="Times New Roman"/>
          <w:sz w:val="24"/>
          <w:szCs w:val="24"/>
          <w:lang w:val="es-ES_tradnl"/>
        </w:rPr>
        <w:t xml:space="preserve">disponibles, </w:t>
      </w:r>
      <w:r w:rsidR="00701006">
        <w:rPr>
          <w:rFonts w:ascii="Times New Roman" w:hAnsi="Times New Roman" w:cs="Times New Roman"/>
          <w:sz w:val="24"/>
          <w:szCs w:val="24"/>
          <w:lang w:val="es-ES_tradnl"/>
        </w:rPr>
        <w:t>se teme a que las diferencias observadas entre las zombis y no zombis no sean debidas a s</w:t>
      </w:r>
      <w:r w:rsidR="00894380">
        <w:rPr>
          <w:rFonts w:ascii="Times New Roman" w:hAnsi="Times New Roman" w:cs="Times New Roman"/>
          <w:sz w:val="24"/>
          <w:szCs w:val="24"/>
          <w:lang w:val="es-ES_tradnl"/>
        </w:rPr>
        <w:t>u</w:t>
      </w:r>
      <w:r w:rsidR="00701006">
        <w:rPr>
          <w:rFonts w:ascii="Times New Roman" w:hAnsi="Times New Roman" w:cs="Times New Roman"/>
          <w:sz w:val="24"/>
          <w:szCs w:val="24"/>
          <w:lang w:val="es-ES_tradnl"/>
        </w:rPr>
        <w:t xml:space="preserve"> idiosincrasia sino a la mayor abundancia de </w:t>
      </w:r>
      <w:r w:rsidR="0057212D">
        <w:rPr>
          <w:rFonts w:ascii="Times New Roman" w:hAnsi="Times New Roman" w:cs="Times New Roman"/>
          <w:sz w:val="24"/>
          <w:szCs w:val="24"/>
          <w:lang w:val="es-ES_tradnl"/>
        </w:rPr>
        <w:t xml:space="preserve">las zombis </w:t>
      </w:r>
      <w:r w:rsidR="00701006">
        <w:rPr>
          <w:rFonts w:ascii="Times New Roman" w:hAnsi="Times New Roman" w:cs="Times New Roman"/>
          <w:sz w:val="24"/>
          <w:szCs w:val="24"/>
          <w:lang w:val="es-ES_tradnl"/>
        </w:rPr>
        <w:t xml:space="preserve">en un determinado sector </w:t>
      </w:r>
      <w:r w:rsidR="00701006">
        <w:rPr>
          <w:rFonts w:ascii="Times New Roman" w:hAnsi="Times New Roman" w:cs="Times New Roman"/>
          <w:sz w:val="24"/>
          <w:szCs w:val="24"/>
          <w:lang w:val="es-ES_tradnl"/>
        </w:rPr>
        <w:fldChar w:fldCharType="begin" w:fldLock="1"/>
      </w:r>
      <w:r w:rsidR="008A34EA">
        <w:rPr>
          <w:rFonts w:ascii="Times New Roman" w:hAnsi="Times New Roman" w:cs="Times New Roman"/>
          <w:sz w:val="24"/>
          <w:szCs w:val="24"/>
          <w:lang w:val="es-ES_tradnl"/>
        </w:rPr>
        <w:instrText>ADDIN CSL_CITATION {"citationItems":[{"id":"ITEM-1","itemData":{"DOI":"10.24310/ejfbejfb.v1i1.5034","ISBN":"3495024670","ISSN":"2444-877X","abstract":"Este trabajo tiene que ver con aspectos conceptuales de la empresa familiar (EF) y su impacto en la investigación. Su objetivo es servir de guía en el desarrollo de trabajos empíricos que pretenden disociar la EF de la empresa no familiar (EnF) mediante la utilización de bases de datos, particularmente contables y, más concretamente, en el caso español, con la base SABI. En él se pone de manifiesto la importancia, en el ámbito empírico, de buscar un mecanismo que nos permita identificar la EF de forma eficiente, así como las dificultades existentes para ello con el uso de SABI. Trabajar con diferentes criterios de selección y el uso de apellidos nos permite proponer una tipología de EF. ","author":[{"dropping-particle":"","family":"Rojo Ramírez","given":"Alfonso A.","non-dropping-particle":"","parse-names":false,"suffix":""},{"dropping-particle":"","family":"Diéguez Soto","given":"Julio","non-dropping-particle":"","parse-names":false,"suffix":""},{"dropping-particle":"","family":"López Delgado","given":"Pilar","non-dropping-particle":"","parse-names":false,"suffix":""}],"container-title":"European Journal Of Family Business","id":"ITEM-1","issue":"1","issued":{"date-parts":[["2011"]]},"page":"53-67","title":"Importancia del concepto de Empresa Familiar en investigación: utilización de la base de datos SABI para su clasificación","type":"article-journal","volume":"1"},"uris":["http://www.mendeley.com/documents/?uuid=fa475734-3973-4940-b560-8edd86bfa387"]}],"mendeley":{"formattedCitation":"(Rojo Ramírez et al., 2011)","plainTextFormattedCitation":"(Rojo Ramírez et al., 2011)","previouslyFormattedCitation":"(Rojo Ramírez et al., 2011)"},"properties":{"noteIndex":0},"schema":"https://github.com/citation-style-language/schema/raw/master/csl-citation.json"}</w:instrText>
      </w:r>
      <w:r w:rsidR="00701006">
        <w:rPr>
          <w:rFonts w:ascii="Times New Roman" w:hAnsi="Times New Roman" w:cs="Times New Roman"/>
          <w:sz w:val="24"/>
          <w:szCs w:val="24"/>
          <w:lang w:val="es-ES_tradnl"/>
        </w:rPr>
        <w:fldChar w:fldCharType="separate"/>
      </w:r>
      <w:r w:rsidR="00701006" w:rsidRPr="00701006">
        <w:rPr>
          <w:rFonts w:ascii="Times New Roman" w:hAnsi="Times New Roman" w:cs="Times New Roman"/>
          <w:noProof/>
          <w:sz w:val="24"/>
          <w:szCs w:val="24"/>
          <w:lang w:val="es-ES_tradnl"/>
        </w:rPr>
        <w:t xml:space="preserve">(Rojo Ramírez </w:t>
      </w:r>
      <w:r w:rsidR="00A01770" w:rsidRPr="00A01770">
        <w:rPr>
          <w:rFonts w:ascii="Times New Roman" w:hAnsi="Times New Roman" w:cs="Times New Roman"/>
          <w:i/>
          <w:iCs/>
          <w:noProof/>
          <w:sz w:val="24"/>
          <w:szCs w:val="24"/>
          <w:lang w:val="es-ES_tradnl"/>
        </w:rPr>
        <w:t>et al</w:t>
      </w:r>
      <w:r w:rsidR="00701006" w:rsidRPr="00701006">
        <w:rPr>
          <w:rFonts w:ascii="Times New Roman" w:hAnsi="Times New Roman" w:cs="Times New Roman"/>
          <w:noProof/>
          <w:sz w:val="24"/>
          <w:szCs w:val="24"/>
          <w:lang w:val="es-ES_tradnl"/>
        </w:rPr>
        <w:t>., 2011)</w:t>
      </w:r>
      <w:r w:rsidR="00701006">
        <w:rPr>
          <w:rFonts w:ascii="Times New Roman" w:hAnsi="Times New Roman" w:cs="Times New Roman"/>
          <w:sz w:val="24"/>
          <w:szCs w:val="24"/>
          <w:lang w:val="es-ES_tradnl"/>
        </w:rPr>
        <w:fldChar w:fldCharType="end"/>
      </w:r>
      <w:r w:rsidR="00701006">
        <w:rPr>
          <w:rFonts w:ascii="Times New Roman" w:hAnsi="Times New Roman" w:cs="Times New Roman"/>
          <w:sz w:val="24"/>
          <w:szCs w:val="24"/>
          <w:lang w:val="es-ES_tradnl"/>
        </w:rPr>
        <w:t>.</w:t>
      </w:r>
      <w:r w:rsidR="00894380">
        <w:rPr>
          <w:rFonts w:ascii="Times New Roman" w:hAnsi="Times New Roman" w:cs="Times New Roman"/>
          <w:sz w:val="24"/>
          <w:szCs w:val="24"/>
          <w:lang w:val="es-ES_tradnl"/>
        </w:rPr>
        <w:t xml:space="preserve"> Es por </w:t>
      </w:r>
      <w:r w:rsidR="004E524F">
        <w:rPr>
          <w:rFonts w:ascii="Times New Roman" w:hAnsi="Times New Roman" w:cs="Times New Roman"/>
          <w:sz w:val="24"/>
          <w:szCs w:val="24"/>
          <w:lang w:val="es-ES_tradnl"/>
        </w:rPr>
        <w:t>tal motivo</w:t>
      </w:r>
      <w:r w:rsidR="00894380">
        <w:rPr>
          <w:rFonts w:ascii="Times New Roman" w:hAnsi="Times New Roman" w:cs="Times New Roman"/>
          <w:sz w:val="24"/>
          <w:szCs w:val="24"/>
          <w:lang w:val="es-ES_tradnl"/>
        </w:rPr>
        <w:t xml:space="preserve">, que </w:t>
      </w:r>
      <w:r w:rsidR="004E524F">
        <w:rPr>
          <w:rFonts w:ascii="Times New Roman" w:hAnsi="Times New Roman" w:cs="Times New Roman"/>
          <w:sz w:val="24"/>
          <w:szCs w:val="24"/>
          <w:lang w:val="es-ES_tradnl"/>
        </w:rPr>
        <w:t xml:space="preserve">el </w:t>
      </w:r>
      <w:r w:rsidR="00EB5D67">
        <w:rPr>
          <w:rFonts w:ascii="Times New Roman" w:hAnsi="Times New Roman" w:cs="Times New Roman"/>
          <w:sz w:val="24"/>
          <w:szCs w:val="24"/>
          <w:lang w:val="es-ES_tradnl"/>
        </w:rPr>
        <w:t>trabajo</w:t>
      </w:r>
      <w:r w:rsidR="00894380">
        <w:rPr>
          <w:rFonts w:ascii="Times New Roman" w:hAnsi="Times New Roman" w:cs="Times New Roman"/>
          <w:sz w:val="24"/>
          <w:szCs w:val="24"/>
          <w:lang w:val="es-ES_tradnl"/>
        </w:rPr>
        <w:t xml:space="preserve"> </w:t>
      </w:r>
      <w:r w:rsidR="004E524F">
        <w:rPr>
          <w:rFonts w:ascii="Times New Roman" w:hAnsi="Times New Roman" w:cs="Times New Roman"/>
          <w:sz w:val="24"/>
          <w:szCs w:val="24"/>
          <w:lang w:val="es-ES_tradnl"/>
        </w:rPr>
        <w:t xml:space="preserve">actual </w:t>
      </w:r>
      <w:r w:rsidR="00894380">
        <w:rPr>
          <w:rFonts w:ascii="Times New Roman" w:hAnsi="Times New Roman" w:cs="Times New Roman"/>
          <w:sz w:val="24"/>
          <w:szCs w:val="24"/>
          <w:lang w:val="es-ES_tradnl"/>
        </w:rPr>
        <w:t xml:space="preserve">se </w:t>
      </w:r>
      <w:r w:rsidR="00A823A4">
        <w:rPr>
          <w:rFonts w:ascii="Times New Roman" w:hAnsi="Times New Roman" w:cs="Times New Roman"/>
          <w:sz w:val="24"/>
          <w:szCs w:val="24"/>
          <w:lang w:val="es-ES_tradnl"/>
        </w:rPr>
        <w:t>centra</w:t>
      </w:r>
      <w:r w:rsidR="00894380">
        <w:rPr>
          <w:rFonts w:ascii="Times New Roman" w:hAnsi="Times New Roman" w:cs="Times New Roman"/>
          <w:sz w:val="24"/>
          <w:szCs w:val="24"/>
          <w:lang w:val="es-ES_tradnl"/>
        </w:rPr>
        <w:t xml:space="preserve"> en el sector turístico</w:t>
      </w:r>
      <w:r w:rsidR="00B06D32">
        <w:rPr>
          <w:rFonts w:ascii="Times New Roman" w:hAnsi="Times New Roman" w:cs="Times New Roman"/>
          <w:sz w:val="24"/>
          <w:szCs w:val="24"/>
          <w:lang w:val="es-ES_tradnl"/>
        </w:rPr>
        <w:t xml:space="preserve"> español</w:t>
      </w:r>
      <w:r w:rsidR="00894380">
        <w:rPr>
          <w:rFonts w:ascii="Times New Roman" w:hAnsi="Times New Roman" w:cs="Times New Roman"/>
          <w:sz w:val="24"/>
          <w:szCs w:val="24"/>
          <w:lang w:val="es-ES_tradnl"/>
        </w:rPr>
        <w:t xml:space="preserve">, concretamente, </w:t>
      </w:r>
      <w:r w:rsidR="00F47524">
        <w:rPr>
          <w:rFonts w:ascii="Times New Roman" w:hAnsi="Times New Roman" w:cs="Times New Roman"/>
          <w:sz w:val="24"/>
          <w:szCs w:val="24"/>
          <w:lang w:val="es-ES_tradnl"/>
        </w:rPr>
        <w:t xml:space="preserve">en el </w:t>
      </w:r>
      <w:r w:rsidR="00F47524" w:rsidRPr="00F47524">
        <w:rPr>
          <w:rFonts w:ascii="Times New Roman" w:hAnsi="Times New Roman" w:cs="Times New Roman"/>
          <w:i/>
          <w:iCs/>
          <w:sz w:val="24"/>
          <w:szCs w:val="24"/>
          <w:lang w:val="es-ES_tradnl"/>
        </w:rPr>
        <w:t>grupo I</w:t>
      </w:r>
      <w:r w:rsidR="00F47524">
        <w:rPr>
          <w:rFonts w:ascii="Times New Roman" w:hAnsi="Times New Roman" w:cs="Times New Roman"/>
          <w:i/>
          <w:iCs/>
          <w:sz w:val="24"/>
          <w:szCs w:val="24"/>
          <w:lang w:val="es-ES_tradnl"/>
        </w:rPr>
        <w:t xml:space="preserve"> </w:t>
      </w:r>
      <w:r w:rsidR="00EB5D67">
        <w:rPr>
          <w:rFonts w:ascii="Times New Roman" w:hAnsi="Times New Roman" w:cs="Times New Roman"/>
          <w:sz w:val="24"/>
          <w:szCs w:val="24"/>
          <w:lang w:val="es-ES_tradnl"/>
        </w:rPr>
        <w:t xml:space="preserve">de la </w:t>
      </w:r>
      <w:r w:rsidR="00C30586" w:rsidRPr="00F47524">
        <w:rPr>
          <w:rFonts w:ascii="Times New Roman" w:hAnsi="Times New Roman" w:cs="Times New Roman"/>
          <w:i/>
          <w:iCs/>
          <w:sz w:val="24"/>
          <w:szCs w:val="24"/>
        </w:rPr>
        <w:t xml:space="preserve">Clasificación Nacional de Actividades Económicas </w:t>
      </w:r>
      <w:r w:rsidR="003E0A49">
        <w:rPr>
          <w:rFonts w:ascii="Times New Roman" w:hAnsi="Times New Roman" w:cs="Times New Roman"/>
          <w:i/>
          <w:iCs/>
          <w:sz w:val="24"/>
          <w:szCs w:val="24"/>
        </w:rPr>
        <w:t xml:space="preserve">(CNAE) </w:t>
      </w:r>
      <w:r w:rsidR="00C30586" w:rsidRPr="00F47524">
        <w:rPr>
          <w:rFonts w:ascii="Times New Roman" w:hAnsi="Times New Roman" w:cs="Times New Roman"/>
          <w:i/>
          <w:iCs/>
          <w:sz w:val="24"/>
          <w:szCs w:val="24"/>
        </w:rPr>
        <w:t>2009</w:t>
      </w:r>
      <w:r w:rsidR="00C30586">
        <w:rPr>
          <w:rFonts w:ascii="Times New Roman" w:hAnsi="Times New Roman" w:cs="Times New Roman"/>
          <w:sz w:val="24"/>
          <w:szCs w:val="24"/>
        </w:rPr>
        <w:t xml:space="preserve"> </w:t>
      </w:r>
      <w:r w:rsidR="00C30586">
        <w:rPr>
          <w:rFonts w:ascii="Times New Roman" w:hAnsi="Times New Roman" w:cs="Times New Roman"/>
          <w:sz w:val="24"/>
          <w:szCs w:val="24"/>
        </w:rPr>
        <w:fldChar w:fldCharType="begin" w:fldLock="1"/>
      </w:r>
      <w:r w:rsidR="00C30586">
        <w:rPr>
          <w:rFonts w:ascii="Times New Roman" w:hAnsi="Times New Roman" w:cs="Times New Roman"/>
          <w:sz w:val="24"/>
          <w:szCs w:val="24"/>
        </w:rPr>
        <w:instrText>ADDIN CSL_CITATION {"citationItems":[{"id":"ITEM-1","itemData":{"URL":"https://www.cnae.com.es/actividades.php?grupo=I","accessed":{"date-parts":[["2021","12","31"]]},"author":[{"dropping-particle":"","family":"Vida Barea","given":"Julián","non-dropping-particle":"","parse-names":false,"suffix":""}],"id":"ITEM-1","issued":{"date-parts":[["2021"]]},"title":"CNAE 2009 grupo I","type":"webpage"},"uris":["http://www.mendeley.com/documents/?uuid=d9e44e51-29f5-3015-a31b-f612779dd8c4"]}],"mendeley":{"formattedCitation":"(Vida Barea, 2021)","plainTextFormattedCitation":"(Vida Barea, 2021)","previouslyFormattedCitation":"(Vida Barea, 2021)"},"properties":{"noteIndex":0},"schema":"https://github.com/citation-style-language/schema/raw/master/csl-citation.json"}</w:instrText>
      </w:r>
      <w:r w:rsidR="00C30586">
        <w:rPr>
          <w:rFonts w:ascii="Times New Roman" w:hAnsi="Times New Roman" w:cs="Times New Roman"/>
          <w:sz w:val="24"/>
          <w:szCs w:val="24"/>
        </w:rPr>
        <w:fldChar w:fldCharType="separate"/>
      </w:r>
      <w:r w:rsidR="00C30586" w:rsidRPr="00F47524">
        <w:rPr>
          <w:rFonts w:ascii="Times New Roman" w:hAnsi="Times New Roman" w:cs="Times New Roman"/>
          <w:noProof/>
          <w:sz w:val="24"/>
          <w:szCs w:val="24"/>
        </w:rPr>
        <w:t>(Vida Barea, 2021)</w:t>
      </w:r>
      <w:r w:rsidR="00C30586">
        <w:rPr>
          <w:rFonts w:ascii="Times New Roman" w:hAnsi="Times New Roman" w:cs="Times New Roman"/>
          <w:sz w:val="24"/>
          <w:szCs w:val="24"/>
        </w:rPr>
        <w:fldChar w:fldCharType="end"/>
      </w:r>
      <w:r w:rsidR="00C30586">
        <w:rPr>
          <w:rFonts w:ascii="Times New Roman" w:hAnsi="Times New Roman" w:cs="Times New Roman"/>
          <w:sz w:val="24"/>
          <w:szCs w:val="24"/>
        </w:rPr>
        <w:t xml:space="preserve"> </w:t>
      </w:r>
      <w:r w:rsidR="00C30586">
        <w:rPr>
          <w:rFonts w:ascii="Times New Roman" w:hAnsi="Times New Roman" w:cs="Times New Roman"/>
          <w:sz w:val="24"/>
          <w:szCs w:val="24"/>
          <w:lang w:val="es-ES_tradnl"/>
        </w:rPr>
        <w:t>conocido como</w:t>
      </w:r>
      <w:r w:rsidR="00F47524">
        <w:rPr>
          <w:rFonts w:ascii="Times New Roman" w:hAnsi="Times New Roman" w:cs="Times New Roman"/>
          <w:sz w:val="24"/>
          <w:szCs w:val="24"/>
          <w:lang w:val="es-ES_tradnl"/>
        </w:rPr>
        <w:t xml:space="preserve"> </w:t>
      </w:r>
      <w:r w:rsidR="00C30586">
        <w:rPr>
          <w:rFonts w:ascii="Times New Roman" w:hAnsi="Times New Roman" w:cs="Times New Roman"/>
          <w:sz w:val="24"/>
          <w:szCs w:val="24"/>
          <w:lang w:val="es-ES_tradnl"/>
        </w:rPr>
        <w:t>“</w:t>
      </w:r>
      <w:r w:rsidR="00F47524" w:rsidRPr="00C30586">
        <w:rPr>
          <w:rFonts w:ascii="Times New Roman" w:hAnsi="Times New Roman" w:cs="Times New Roman"/>
          <w:sz w:val="24"/>
          <w:szCs w:val="24"/>
          <w:lang w:val="es-ES_tradnl"/>
        </w:rPr>
        <w:t>Hostelería</w:t>
      </w:r>
      <w:r w:rsidR="00C30586">
        <w:rPr>
          <w:rFonts w:ascii="Times New Roman" w:hAnsi="Times New Roman" w:cs="Times New Roman"/>
          <w:sz w:val="24"/>
          <w:szCs w:val="24"/>
          <w:lang w:val="es-ES_tradnl"/>
        </w:rPr>
        <w:t>”</w:t>
      </w:r>
      <w:r w:rsidR="00F47524">
        <w:rPr>
          <w:rFonts w:ascii="Times New Roman" w:hAnsi="Times New Roman" w:cs="Times New Roman"/>
          <w:sz w:val="24"/>
          <w:szCs w:val="24"/>
        </w:rPr>
        <w:t>.</w:t>
      </w:r>
      <w:r w:rsidR="004E524F">
        <w:rPr>
          <w:rFonts w:ascii="Times New Roman" w:hAnsi="Times New Roman" w:cs="Times New Roman"/>
          <w:sz w:val="24"/>
          <w:szCs w:val="24"/>
        </w:rPr>
        <w:t xml:space="preserve"> </w:t>
      </w:r>
      <w:r w:rsidR="00F47524">
        <w:rPr>
          <w:rFonts w:ascii="Times New Roman" w:hAnsi="Times New Roman" w:cs="Times New Roman"/>
          <w:sz w:val="24"/>
          <w:szCs w:val="24"/>
        </w:rPr>
        <w:t xml:space="preserve">Así, </w:t>
      </w:r>
      <w:r w:rsidR="004E524F">
        <w:rPr>
          <w:rFonts w:ascii="Times New Roman" w:hAnsi="Times New Roman" w:cs="Times New Roman"/>
          <w:sz w:val="24"/>
          <w:szCs w:val="24"/>
        </w:rPr>
        <w:t xml:space="preserve">dicho </w:t>
      </w:r>
      <w:r w:rsidR="00F47524">
        <w:rPr>
          <w:rFonts w:ascii="Times New Roman" w:hAnsi="Times New Roman" w:cs="Times New Roman"/>
          <w:sz w:val="24"/>
          <w:szCs w:val="24"/>
        </w:rPr>
        <w:t xml:space="preserve">grupo está compuesto por las actividades (solo códigos primarios): </w:t>
      </w:r>
      <w:r w:rsidR="000C6C66">
        <w:rPr>
          <w:rFonts w:ascii="Times New Roman" w:hAnsi="Times New Roman" w:cs="Times New Roman"/>
          <w:sz w:val="24"/>
          <w:szCs w:val="24"/>
          <w:lang w:val="es-ES_tradnl"/>
        </w:rPr>
        <w:t>servicios</w:t>
      </w:r>
      <w:r w:rsidR="008A34EA">
        <w:rPr>
          <w:rFonts w:ascii="Times New Roman" w:hAnsi="Times New Roman" w:cs="Times New Roman"/>
          <w:sz w:val="24"/>
          <w:szCs w:val="24"/>
          <w:lang w:val="es-ES_tradnl"/>
        </w:rPr>
        <w:t xml:space="preserve"> de alojamiento </w:t>
      </w:r>
      <w:r w:rsidR="004E524F">
        <w:rPr>
          <w:rFonts w:ascii="Times New Roman" w:hAnsi="Times New Roman" w:cs="Times New Roman"/>
          <w:sz w:val="24"/>
          <w:szCs w:val="24"/>
          <w:lang w:val="es-ES_tradnl"/>
        </w:rPr>
        <w:t xml:space="preserve">(55) </w:t>
      </w:r>
      <w:r w:rsidR="008A34EA">
        <w:rPr>
          <w:rFonts w:ascii="Times New Roman" w:hAnsi="Times New Roman" w:cs="Times New Roman"/>
          <w:sz w:val="24"/>
          <w:szCs w:val="24"/>
          <w:lang w:val="es-ES_tradnl"/>
        </w:rPr>
        <w:t xml:space="preserve">y </w:t>
      </w:r>
      <w:r w:rsidR="000C6C66">
        <w:rPr>
          <w:rFonts w:ascii="Times New Roman" w:hAnsi="Times New Roman" w:cs="Times New Roman"/>
          <w:sz w:val="24"/>
          <w:szCs w:val="24"/>
          <w:lang w:val="es-ES_tradnl"/>
        </w:rPr>
        <w:t>s</w:t>
      </w:r>
      <w:r w:rsidR="008A34EA">
        <w:rPr>
          <w:rFonts w:ascii="Times New Roman" w:hAnsi="Times New Roman" w:cs="Times New Roman"/>
          <w:sz w:val="24"/>
          <w:szCs w:val="24"/>
          <w:lang w:val="es-ES_tradnl"/>
        </w:rPr>
        <w:t>ervicios de comidas y bebidas</w:t>
      </w:r>
      <w:r w:rsidR="004E524F">
        <w:rPr>
          <w:rFonts w:ascii="Times New Roman" w:hAnsi="Times New Roman" w:cs="Times New Roman"/>
          <w:sz w:val="24"/>
          <w:szCs w:val="24"/>
          <w:lang w:val="es-ES_tradnl"/>
        </w:rPr>
        <w:t xml:space="preserve"> (56)</w:t>
      </w:r>
      <w:r w:rsidR="00F47524">
        <w:rPr>
          <w:rFonts w:ascii="Times New Roman" w:hAnsi="Times New Roman" w:cs="Times New Roman"/>
          <w:sz w:val="24"/>
          <w:szCs w:val="24"/>
          <w:lang w:val="es-ES_tradnl"/>
        </w:rPr>
        <w:t>.</w:t>
      </w:r>
    </w:p>
    <w:p w14:paraId="333473DF" w14:textId="04E9344F" w:rsidR="00581FC1" w:rsidRDefault="00581FC1" w:rsidP="00F47524">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Además, para </w:t>
      </w:r>
      <w:r w:rsidR="00CA12F6">
        <w:rPr>
          <w:rFonts w:ascii="Times New Roman" w:hAnsi="Times New Roman" w:cs="Times New Roman"/>
          <w:sz w:val="24"/>
          <w:szCs w:val="24"/>
          <w:lang w:val="es-ES_tradnl"/>
        </w:rPr>
        <w:t>el</w:t>
      </w:r>
      <w:r w:rsidR="000C6C66">
        <w:rPr>
          <w:rFonts w:ascii="Times New Roman" w:hAnsi="Times New Roman" w:cs="Times New Roman"/>
          <w:sz w:val="24"/>
          <w:szCs w:val="24"/>
          <w:lang w:val="es-ES_tradnl"/>
        </w:rPr>
        <w:t xml:space="preserve"> estudio </w:t>
      </w:r>
      <w:r>
        <w:rPr>
          <w:rFonts w:ascii="Times New Roman" w:hAnsi="Times New Roman" w:cs="Times New Roman"/>
          <w:sz w:val="24"/>
          <w:szCs w:val="24"/>
          <w:lang w:val="es-ES_tradnl"/>
        </w:rPr>
        <w:t xml:space="preserve">solo se </w:t>
      </w:r>
      <w:r w:rsidR="000C6C66">
        <w:rPr>
          <w:rFonts w:ascii="Times New Roman" w:hAnsi="Times New Roman" w:cs="Times New Roman"/>
          <w:sz w:val="24"/>
          <w:szCs w:val="24"/>
          <w:lang w:val="es-ES_tradnl"/>
        </w:rPr>
        <w:t xml:space="preserve">han seleccionado </w:t>
      </w:r>
      <w:r w:rsidR="00CA12F6">
        <w:rPr>
          <w:rFonts w:ascii="Times New Roman" w:hAnsi="Times New Roman" w:cs="Times New Roman"/>
          <w:sz w:val="24"/>
          <w:szCs w:val="24"/>
          <w:lang w:val="es-ES_tradnl"/>
        </w:rPr>
        <w:t>las</w:t>
      </w:r>
      <w:r>
        <w:rPr>
          <w:rFonts w:ascii="Times New Roman" w:hAnsi="Times New Roman" w:cs="Times New Roman"/>
          <w:sz w:val="24"/>
          <w:szCs w:val="24"/>
          <w:lang w:val="es-ES_tradnl"/>
        </w:rPr>
        <w:t xml:space="preserve"> </w:t>
      </w:r>
      <w:r w:rsidR="000C6C66">
        <w:rPr>
          <w:rFonts w:ascii="Times New Roman" w:hAnsi="Times New Roman" w:cs="Times New Roman"/>
          <w:sz w:val="24"/>
          <w:szCs w:val="24"/>
          <w:lang w:val="es-ES_tradnl"/>
        </w:rPr>
        <w:t xml:space="preserve">pymes </w:t>
      </w:r>
      <w:r>
        <w:rPr>
          <w:rFonts w:ascii="Times New Roman" w:hAnsi="Times New Roman" w:cs="Times New Roman"/>
          <w:sz w:val="24"/>
          <w:szCs w:val="24"/>
          <w:lang w:val="es-ES_tradnl"/>
        </w:rPr>
        <w:t xml:space="preserve">que </w:t>
      </w:r>
      <w:r w:rsidR="00AB3D27">
        <w:rPr>
          <w:rFonts w:ascii="Times New Roman" w:hAnsi="Times New Roman" w:cs="Times New Roman"/>
          <w:sz w:val="24"/>
          <w:szCs w:val="24"/>
          <w:lang w:val="es-ES_tradnl"/>
        </w:rPr>
        <w:t>se encuentran</w:t>
      </w:r>
      <w:r>
        <w:rPr>
          <w:rFonts w:ascii="Times New Roman" w:hAnsi="Times New Roman" w:cs="Times New Roman"/>
          <w:sz w:val="24"/>
          <w:szCs w:val="24"/>
          <w:lang w:val="es-ES_tradnl"/>
        </w:rPr>
        <w:t xml:space="preserve"> activas y que </w:t>
      </w:r>
      <w:r w:rsidR="00B06D32">
        <w:rPr>
          <w:rFonts w:ascii="Times New Roman" w:hAnsi="Times New Roman" w:cs="Times New Roman"/>
          <w:sz w:val="24"/>
          <w:szCs w:val="24"/>
          <w:lang w:val="es-ES_tradnl"/>
        </w:rPr>
        <w:t>consisten en</w:t>
      </w:r>
      <w:r>
        <w:rPr>
          <w:rFonts w:ascii="Times New Roman" w:hAnsi="Times New Roman" w:cs="Times New Roman"/>
          <w:sz w:val="24"/>
          <w:szCs w:val="24"/>
          <w:lang w:val="es-ES_tradnl"/>
        </w:rPr>
        <w:t xml:space="preserve"> sociedades anónimas o limitadas</w:t>
      </w:r>
      <w:r w:rsidR="00AB3D27">
        <w:rPr>
          <w:rFonts w:ascii="Times New Roman" w:hAnsi="Times New Roman" w:cs="Times New Roman"/>
          <w:sz w:val="24"/>
          <w:szCs w:val="24"/>
          <w:lang w:val="es-ES_tradnl"/>
        </w:rPr>
        <w:t>, excluyendo de esta manera: comunidad de bienes, sociedades civiles, asociaciones, unión temporal de empresas, cooperativas, entidades no residentes y otras forma jurídicas.</w:t>
      </w:r>
      <w:r w:rsidR="003072E6">
        <w:rPr>
          <w:rFonts w:ascii="Times New Roman" w:hAnsi="Times New Roman" w:cs="Times New Roman"/>
          <w:sz w:val="24"/>
          <w:szCs w:val="24"/>
          <w:lang w:val="es-ES_tradnl"/>
        </w:rPr>
        <w:t xml:space="preserve"> </w:t>
      </w:r>
      <w:r w:rsidR="00A05B2A">
        <w:rPr>
          <w:rFonts w:ascii="Times New Roman" w:hAnsi="Times New Roman" w:cs="Times New Roman"/>
          <w:sz w:val="24"/>
          <w:szCs w:val="24"/>
          <w:lang w:val="es-ES_tradnl"/>
        </w:rPr>
        <w:t xml:space="preserve">De igual modo, </w:t>
      </w:r>
      <w:r w:rsidR="002F7638">
        <w:rPr>
          <w:rFonts w:ascii="Times New Roman" w:hAnsi="Times New Roman" w:cs="Times New Roman"/>
          <w:sz w:val="24"/>
          <w:szCs w:val="24"/>
          <w:lang w:val="es-ES_tradnl"/>
        </w:rPr>
        <w:t xml:space="preserve">se </w:t>
      </w:r>
      <w:r w:rsidR="00A05B2A">
        <w:rPr>
          <w:rFonts w:ascii="Times New Roman" w:hAnsi="Times New Roman" w:cs="Times New Roman"/>
          <w:sz w:val="24"/>
          <w:szCs w:val="24"/>
          <w:lang w:val="es-ES_tradnl"/>
        </w:rPr>
        <w:t>excluye</w:t>
      </w:r>
      <w:r w:rsidR="002F7638">
        <w:rPr>
          <w:rFonts w:ascii="Times New Roman" w:hAnsi="Times New Roman" w:cs="Times New Roman"/>
          <w:sz w:val="24"/>
          <w:szCs w:val="24"/>
          <w:lang w:val="es-ES_tradnl"/>
        </w:rPr>
        <w:t xml:space="preserve">n todos los datos </w:t>
      </w:r>
      <w:r w:rsidR="00CA12F6">
        <w:rPr>
          <w:rFonts w:ascii="Times New Roman" w:hAnsi="Times New Roman" w:cs="Times New Roman"/>
          <w:sz w:val="24"/>
          <w:szCs w:val="24"/>
          <w:lang w:val="es-ES_tradnl"/>
        </w:rPr>
        <w:t xml:space="preserve">contables </w:t>
      </w:r>
      <w:r w:rsidR="002F7638">
        <w:rPr>
          <w:rFonts w:ascii="Times New Roman" w:hAnsi="Times New Roman" w:cs="Times New Roman"/>
          <w:sz w:val="24"/>
          <w:szCs w:val="24"/>
          <w:lang w:val="es-ES_tradnl"/>
        </w:rPr>
        <w:t>d</w:t>
      </w:r>
      <w:r w:rsidR="00A05B2A">
        <w:rPr>
          <w:rFonts w:ascii="Times New Roman" w:hAnsi="Times New Roman" w:cs="Times New Roman"/>
          <w:sz w:val="24"/>
          <w:szCs w:val="24"/>
          <w:lang w:val="es-ES_tradnl"/>
        </w:rPr>
        <w:t xml:space="preserve">el año 2020 debido a que este fue un año marcado por la pandemia generada por el coronavirus y que puede </w:t>
      </w:r>
      <w:r w:rsidR="002F7638">
        <w:rPr>
          <w:rFonts w:ascii="Times New Roman" w:hAnsi="Times New Roman" w:cs="Times New Roman"/>
          <w:sz w:val="24"/>
          <w:szCs w:val="24"/>
          <w:lang w:val="es-ES_tradnl"/>
        </w:rPr>
        <w:t xml:space="preserve">llegar a </w:t>
      </w:r>
      <w:r w:rsidR="00A05B2A">
        <w:rPr>
          <w:rFonts w:ascii="Times New Roman" w:hAnsi="Times New Roman" w:cs="Times New Roman"/>
          <w:sz w:val="24"/>
          <w:szCs w:val="24"/>
          <w:lang w:val="es-ES_tradnl"/>
        </w:rPr>
        <w:t xml:space="preserve">alterar los resultados </w:t>
      </w:r>
      <w:r w:rsidR="002826D2">
        <w:rPr>
          <w:rFonts w:ascii="Times New Roman" w:hAnsi="Times New Roman" w:cs="Times New Roman"/>
          <w:sz w:val="24"/>
          <w:szCs w:val="24"/>
          <w:lang w:val="es-ES_tradnl"/>
        </w:rPr>
        <w:t xml:space="preserve">de la </w:t>
      </w:r>
      <w:r w:rsidR="00CA12F6">
        <w:rPr>
          <w:rFonts w:ascii="Times New Roman" w:hAnsi="Times New Roman" w:cs="Times New Roman"/>
          <w:sz w:val="24"/>
          <w:szCs w:val="24"/>
          <w:lang w:val="es-ES_tradnl"/>
        </w:rPr>
        <w:t xml:space="preserve">presente </w:t>
      </w:r>
      <w:r w:rsidR="002826D2">
        <w:rPr>
          <w:rFonts w:ascii="Times New Roman" w:hAnsi="Times New Roman" w:cs="Times New Roman"/>
          <w:sz w:val="24"/>
          <w:szCs w:val="24"/>
          <w:lang w:val="es-ES_tradnl"/>
        </w:rPr>
        <w:t>investigación</w:t>
      </w:r>
      <w:r w:rsidR="00A05B2A">
        <w:rPr>
          <w:rFonts w:ascii="Times New Roman" w:hAnsi="Times New Roman" w:cs="Times New Roman"/>
          <w:sz w:val="24"/>
          <w:szCs w:val="24"/>
          <w:lang w:val="es-ES_tradnl"/>
        </w:rPr>
        <w:t xml:space="preserve">. </w:t>
      </w:r>
    </w:p>
    <w:p w14:paraId="1188602B" w14:textId="03C45710" w:rsidR="00C30586" w:rsidRPr="000D11CE" w:rsidRDefault="00046B1C" w:rsidP="00F47524">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A continuación, </w:t>
      </w:r>
      <w:r w:rsidR="00174E9D">
        <w:rPr>
          <w:rFonts w:ascii="Times New Roman" w:hAnsi="Times New Roman" w:cs="Times New Roman"/>
          <w:sz w:val="24"/>
          <w:szCs w:val="24"/>
          <w:lang w:val="es-ES_tradnl"/>
        </w:rPr>
        <w:t xml:space="preserve">se procede </w:t>
      </w:r>
      <w:r>
        <w:rPr>
          <w:rFonts w:ascii="Times New Roman" w:hAnsi="Times New Roman" w:cs="Times New Roman"/>
          <w:sz w:val="24"/>
          <w:szCs w:val="24"/>
          <w:lang w:val="es-ES_tradnl"/>
        </w:rPr>
        <w:t>con</w:t>
      </w:r>
      <w:r w:rsidR="00174E9D">
        <w:rPr>
          <w:rFonts w:ascii="Times New Roman" w:hAnsi="Times New Roman" w:cs="Times New Roman"/>
          <w:sz w:val="24"/>
          <w:szCs w:val="24"/>
          <w:lang w:val="es-ES_tradnl"/>
        </w:rPr>
        <w:t xml:space="preserve"> la </w:t>
      </w:r>
      <w:r>
        <w:rPr>
          <w:rFonts w:ascii="Times New Roman" w:hAnsi="Times New Roman" w:cs="Times New Roman"/>
          <w:sz w:val="24"/>
          <w:szCs w:val="24"/>
          <w:lang w:val="es-ES_tradnl"/>
        </w:rPr>
        <w:t xml:space="preserve">realización de la </w:t>
      </w:r>
      <w:r w:rsidR="00174E9D">
        <w:rPr>
          <w:rFonts w:ascii="Times New Roman" w:hAnsi="Times New Roman" w:cs="Times New Roman"/>
          <w:sz w:val="24"/>
          <w:szCs w:val="24"/>
          <w:lang w:val="es-ES_tradnl"/>
        </w:rPr>
        <w:t xml:space="preserve">búsqueda de las pymes españolas en </w:t>
      </w:r>
      <w:r w:rsidR="00174E9D" w:rsidRPr="007F57FD">
        <w:rPr>
          <w:rFonts w:ascii="Times New Roman" w:hAnsi="Times New Roman" w:cs="Times New Roman"/>
          <w:i/>
          <w:iCs/>
          <w:sz w:val="24"/>
          <w:szCs w:val="24"/>
          <w:lang w:val="es-ES_tradnl"/>
        </w:rPr>
        <w:t>SABI</w:t>
      </w:r>
      <w:r>
        <w:rPr>
          <w:rFonts w:ascii="Times New Roman" w:hAnsi="Times New Roman" w:cs="Times New Roman"/>
          <w:sz w:val="24"/>
          <w:szCs w:val="24"/>
          <w:lang w:val="es-ES_tradnl"/>
        </w:rPr>
        <w:t xml:space="preserve">. De esta manera, la </w:t>
      </w:r>
      <w:r w:rsidR="00A823A4" w:rsidRPr="00B06D32">
        <w:rPr>
          <w:rFonts w:ascii="Times New Roman" w:hAnsi="Times New Roman" w:cs="Times New Roman"/>
          <w:color w:val="2E74B5" w:themeColor="accent5" w:themeShade="BF"/>
          <w:sz w:val="24"/>
          <w:szCs w:val="24"/>
          <w:u w:val="single"/>
          <w:lang w:val="es-ES_tradnl"/>
        </w:rPr>
        <w:fldChar w:fldCharType="begin"/>
      </w:r>
      <w:r w:rsidR="00A823A4" w:rsidRPr="00B06D32">
        <w:rPr>
          <w:rFonts w:ascii="Times New Roman" w:hAnsi="Times New Roman" w:cs="Times New Roman"/>
          <w:color w:val="2E74B5" w:themeColor="accent5" w:themeShade="BF"/>
          <w:sz w:val="24"/>
          <w:szCs w:val="24"/>
          <w:u w:val="single"/>
          <w:lang w:val="es-ES_tradnl"/>
        </w:rPr>
        <w:instrText xml:space="preserve"> REF _Ref91955201 \h  \* MERGEFORMAT </w:instrText>
      </w:r>
      <w:r w:rsidR="00A823A4" w:rsidRPr="00B06D32">
        <w:rPr>
          <w:rFonts w:ascii="Times New Roman" w:hAnsi="Times New Roman" w:cs="Times New Roman"/>
          <w:color w:val="2E74B5" w:themeColor="accent5" w:themeShade="BF"/>
          <w:sz w:val="24"/>
          <w:szCs w:val="24"/>
          <w:u w:val="single"/>
          <w:lang w:val="es-ES_tradnl"/>
        </w:rPr>
      </w:r>
      <w:r w:rsidR="00A823A4" w:rsidRPr="00B06D32">
        <w:rPr>
          <w:rFonts w:ascii="Times New Roman" w:hAnsi="Times New Roman" w:cs="Times New Roman"/>
          <w:color w:val="2E74B5" w:themeColor="accent5" w:themeShade="BF"/>
          <w:sz w:val="24"/>
          <w:szCs w:val="24"/>
          <w:u w:val="single"/>
          <w:lang w:val="es-ES_tradnl"/>
        </w:rPr>
        <w:fldChar w:fldCharType="separate"/>
      </w:r>
      <w:ins w:id="223" w:author="sumit kumar" w:date="2022-01-28T00:52:00Z">
        <w:r w:rsidR="00A55E47" w:rsidRPr="00A55E47">
          <w:rPr>
            <w:rFonts w:ascii="Times New Roman" w:hAnsi="Times New Roman" w:cs="Times New Roman"/>
            <w:color w:val="2E74B5" w:themeColor="accent5" w:themeShade="BF"/>
            <w:sz w:val="24"/>
            <w:szCs w:val="24"/>
            <w:u w:val="single"/>
            <w:rPrChange w:id="224" w:author="sumit kumar" w:date="2022-01-28T00:52:00Z">
              <w:rPr/>
            </w:rPrChange>
          </w:rPr>
          <w:t xml:space="preserve">Figura </w:t>
        </w:r>
        <w:r w:rsidR="00A55E47" w:rsidRPr="00A55E47">
          <w:rPr>
            <w:rFonts w:ascii="Times New Roman" w:hAnsi="Times New Roman" w:cs="Times New Roman"/>
            <w:noProof/>
            <w:color w:val="2E74B5" w:themeColor="accent5" w:themeShade="BF"/>
            <w:sz w:val="24"/>
            <w:szCs w:val="24"/>
            <w:u w:val="single"/>
            <w:rPrChange w:id="225" w:author="sumit kumar" w:date="2022-01-28T00:52:00Z">
              <w:rPr>
                <w:noProof/>
              </w:rPr>
            </w:rPrChange>
          </w:rPr>
          <w:t>12</w:t>
        </w:r>
      </w:ins>
      <w:del w:id="226"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Figura </w:delText>
        </w:r>
        <w:r w:rsidR="00614ADD" w:rsidRPr="00614ADD" w:rsidDel="00A55E47">
          <w:rPr>
            <w:rFonts w:ascii="Times New Roman" w:hAnsi="Times New Roman" w:cs="Times New Roman"/>
            <w:noProof/>
            <w:color w:val="2E74B5" w:themeColor="accent5" w:themeShade="BF"/>
            <w:sz w:val="24"/>
            <w:szCs w:val="24"/>
            <w:u w:val="single"/>
          </w:rPr>
          <w:delText>12</w:delText>
        </w:r>
      </w:del>
      <w:r w:rsidR="00A823A4" w:rsidRPr="00B06D32">
        <w:rPr>
          <w:rFonts w:ascii="Times New Roman" w:hAnsi="Times New Roman" w:cs="Times New Roman"/>
          <w:color w:val="2E74B5" w:themeColor="accent5" w:themeShade="BF"/>
          <w:sz w:val="24"/>
          <w:szCs w:val="24"/>
          <w:u w:val="single"/>
          <w:lang w:val="es-ES_tradnl"/>
        </w:rPr>
        <w:fldChar w:fldCharType="end"/>
      </w:r>
      <w:r>
        <w:rPr>
          <w:rFonts w:ascii="Times New Roman" w:hAnsi="Times New Roman" w:cs="Times New Roman"/>
          <w:sz w:val="24"/>
          <w:szCs w:val="24"/>
          <w:lang w:val="es-ES_tradnl"/>
        </w:rPr>
        <w:t xml:space="preserve"> </w:t>
      </w:r>
      <w:r w:rsidR="009A415B">
        <w:rPr>
          <w:rFonts w:ascii="Times New Roman" w:hAnsi="Times New Roman" w:cs="Times New Roman"/>
          <w:sz w:val="24"/>
          <w:szCs w:val="24"/>
          <w:lang w:val="es-ES_tradnl"/>
        </w:rPr>
        <w:t>muestra</w:t>
      </w:r>
      <w:r>
        <w:rPr>
          <w:rFonts w:ascii="Times New Roman" w:hAnsi="Times New Roman" w:cs="Times New Roman"/>
          <w:sz w:val="24"/>
          <w:szCs w:val="24"/>
          <w:lang w:val="es-ES_tradnl"/>
        </w:rPr>
        <w:t xml:space="preserve"> el número total de pymes disponibles</w:t>
      </w:r>
      <w:r w:rsidR="001C78EF">
        <w:rPr>
          <w:rFonts w:ascii="Times New Roman" w:hAnsi="Times New Roman" w:cs="Times New Roman"/>
          <w:sz w:val="24"/>
          <w:szCs w:val="24"/>
          <w:lang w:val="es-ES_tradnl"/>
        </w:rPr>
        <w:t xml:space="preserve"> (13.792)</w:t>
      </w:r>
      <w:r w:rsidR="00555C04">
        <w:rPr>
          <w:rFonts w:ascii="Times New Roman" w:hAnsi="Times New Roman" w:cs="Times New Roman"/>
          <w:sz w:val="24"/>
          <w:szCs w:val="24"/>
          <w:lang w:val="es-ES_tradnl"/>
        </w:rPr>
        <w:t xml:space="preserve"> </w:t>
      </w:r>
      <w:r w:rsidR="003072E6">
        <w:rPr>
          <w:rFonts w:ascii="Times New Roman" w:hAnsi="Times New Roman" w:cs="Times New Roman"/>
          <w:sz w:val="24"/>
          <w:szCs w:val="24"/>
          <w:lang w:val="es-ES_tradnl"/>
        </w:rPr>
        <w:t>para</w:t>
      </w:r>
      <w:r w:rsidR="00555C04">
        <w:rPr>
          <w:rFonts w:ascii="Times New Roman" w:hAnsi="Times New Roman" w:cs="Times New Roman"/>
          <w:sz w:val="24"/>
          <w:szCs w:val="24"/>
          <w:lang w:val="es-ES_tradnl"/>
        </w:rPr>
        <w:t xml:space="preserve"> el año 2019</w:t>
      </w:r>
      <w:r w:rsidR="003072E6">
        <w:rPr>
          <w:rFonts w:ascii="Times New Roman" w:hAnsi="Times New Roman" w:cs="Times New Roman"/>
          <w:sz w:val="24"/>
          <w:szCs w:val="24"/>
          <w:lang w:val="es-ES_tradnl"/>
        </w:rPr>
        <w:t xml:space="preserve"> y</w:t>
      </w:r>
      <w:r>
        <w:rPr>
          <w:rFonts w:ascii="Times New Roman" w:hAnsi="Times New Roman" w:cs="Times New Roman"/>
          <w:sz w:val="24"/>
          <w:szCs w:val="24"/>
          <w:lang w:val="es-ES_tradnl"/>
        </w:rPr>
        <w:t xml:space="preserve"> </w:t>
      </w:r>
      <w:r w:rsidR="009A415B">
        <w:rPr>
          <w:rFonts w:ascii="Times New Roman" w:hAnsi="Times New Roman" w:cs="Times New Roman"/>
          <w:sz w:val="24"/>
          <w:szCs w:val="24"/>
          <w:lang w:val="es-ES_tradnl"/>
        </w:rPr>
        <w:t xml:space="preserve">que pertenecen a </w:t>
      </w:r>
      <w:r>
        <w:rPr>
          <w:rFonts w:ascii="Times New Roman" w:hAnsi="Times New Roman" w:cs="Times New Roman"/>
          <w:sz w:val="24"/>
          <w:szCs w:val="24"/>
          <w:lang w:val="es-ES_tradnl"/>
        </w:rPr>
        <w:t xml:space="preserve">las actividades </w:t>
      </w:r>
      <w:r w:rsidR="009A415B">
        <w:rPr>
          <w:rFonts w:ascii="Times New Roman" w:hAnsi="Times New Roman" w:cs="Times New Roman"/>
          <w:sz w:val="24"/>
          <w:szCs w:val="24"/>
          <w:lang w:val="es-ES_tradnl"/>
        </w:rPr>
        <w:t xml:space="preserve">(55) y (56). </w:t>
      </w:r>
      <w:r w:rsidR="007F57FD">
        <w:rPr>
          <w:rFonts w:ascii="Times New Roman" w:hAnsi="Times New Roman" w:cs="Times New Roman"/>
          <w:sz w:val="24"/>
          <w:szCs w:val="24"/>
          <w:lang w:val="es-ES_tradnl"/>
        </w:rPr>
        <w:t>Además</w:t>
      </w:r>
      <w:r w:rsidR="009A415B">
        <w:rPr>
          <w:rFonts w:ascii="Times New Roman" w:hAnsi="Times New Roman" w:cs="Times New Roman"/>
          <w:sz w:val="24"/>
          <w:szCs w:val="24"/>
          <w:lang w:val="es-ES_tradnl"/>
        </w:rPr>
        <w:t xml:space="preserve">, como se puede </w:t>
      </w:r>
      <w:r w:rsidR="00B06D32">
        <w:rPr>
          <w:rFonts w:ascii="Times New Roman" w:hAnsi="Times New Roman" w:cs="Times New Roman"/>
          <w:sz w:val="24"/>
          <w:szCs w:val="24"/>
          <w:lang w:val="es-ES_tradnl"/>
        </w:rPr>
        <w:t xml:space="preserve">observar </w:t>
      </w:r>
      <w:r w:rsidR="009A415B">
        <w:rPr>
          <w:rFonts w:ascii="Times New Roman" w:hAnsi="Times New Roman" w:cs="Times New Roman"/>
          <w:sz w:val="24"/>
          <w:szCs w:val="24"/>
          <w:lang w:val="es-ES_tradnl"/>
        </w:rPr>
        <w:t xml:space="preserve">en la </w:t>
      </w:r>
      <w:r w:rsidR="00A823A4" w:rsidRPr="00B06D32">
        <w:rPr>
          <w:rFonts w:ascii="Times New Roman" w:hAnsi="Times New Roman" w:cs="Times New Roman"/>
          <w:color w:val="2E74B5" w:themeColor="accent5" w:themeShade="BF"/>
          <w:sz w:val="24"/>
          <w:szCs w:val="24"/>
          <w:u w:val="single"/>
          <w:lang w:val="es-ES_tradnl"/>
        </w:rPr>
        <w:fldChar w:fldCharType="begin"/>
      </w:r>
      <w:r w:rsidR="00A823A4" w:rsidRPr="00B06D32">
        <w:rPr>
          <w:rFonts w:ascii="Times New Roman" w:hAnsi="Times New Roman" w:cs="Times New Roman"/>
          <w:color w:val="2E74B5" w:themeColor="accent5" w:themeShade="BF"/>
          <w:sz w:val="24"/>
          <w:szCs w:val="24"/>
          <w:u w:val="single"/>
          <w:lang w:val="es-ES_tradnl"/>
        </w:rPr>
        <w:instrText xml:space="preserve"> REF _Ref91955239 \h  \* MERGEFORMAT </w:instrText>
      </w:r>
      <w:r w:rsidR="00A823A4" w:rsidRPr="00B06D32">
        <w:rPr>
          <w:rFonts w:ascii="Times New Roman" w:hAnsi="Times New Roman" w:cs="Times New Roman"/>
          <w:color w:val="2E74B5" w:themeColor="accent5" w:themeShade="BF"/>
          <w:sz w:val="24"/>
          <w:szCs w:val="24"/>
          <w:u w:val="single"/>
          <w:lang w:val="es-ES_tradnl"/>
        </w:rPr>
      </w:r>
      <w:r w:rsidR="00A823A4" w:rsidRPr="00B06D32">
        <w:rPr>
          <w:rFonts w:ascii="Times New Roman" w:hAnsi="Times New Roman" w:cs="Times New Roman"/>
          <w:color w:val="2E74B5" w:themeColor="accent5" w:themeShade="BF"/>
          <w:sz w:val="24"/>
          <w:szCs w:val="24"/>
          <w:u w:val="single"/>
          <w:lang w:val="es-ES_tradnl"/>
        </w:rPr>
        <w:fldChar w:fldCharType="separate"/>
      </w:r>
      <w:ins w:id="227" w:author="sumit kumar" w:date="2022-01-28T00:52:00Z">
        <w:r w:rsidR="00A55E47" w:rsidRPr="00A55E47">
          <w:rPr>
            <w:rFonts w:ascii="Times New Roman" w:hAnsi="Times New Roman" w:cs="Times New Roman"/>
            <w:color w:val="2E74B5" w:themeColor="accent5" w:themeShade="BF"/>
            <w:sz w:val="24"/>
            <w:szCs w:val="24"/>
            <w:u w:val="single"/>
            <w:rPrChange w:id="228" w:author="sumit kumar" w:date="2022-01-28T00:52:00Z">
              <w:rPr/>
            </w:rPrChange>
          </w:rPr>
          <w:t xml:space="preserve">Figura </w:t>
        </w:r>
        <w:r w:rsidR="00A55E47" w:rsidRPr="00A55E47">
          <w:rPr>
            <w:rFonts w:ascii="Times New Roman" w:hAnsi="Times New Roman" w:cs="Times New Roman"/>
            <w:noProof/>
            <w:color w:val="2E74B5" w:themeColor="accent5" w:themeShade="BF"/>
            <w:sz w:val="24"/>
            <w:szCs w:val="24"/>
            <w:u w:val="single"/>
            <w:rPrChange w:id="229" w:author="sumit kumar" w:date="2022-01-28T00:52:00Z">
              <w:rPr>
                <w:noProof/>
              </w:rPr>
            </w:rPrChange>
          </w:rPr>
          <w:t>13</w:t>
        </w:r>
      </w:ins>
      <w:del w:id="230"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Figura </w:delText>
        </w:r>
        <w:r w:rsidR="00614ADD" w:rsidRPr="00614ADD" w:rsidDel="00A55E47">
          <w:rPr>
            <w:rFonts w:ascii="Times New Roman" w:hAnsi="Times New Roman" w:cs="Times New Roman"/>
            <w:noProof/>
            <w:color w:val="2E74B5" w:themeColor="accent5" w:themeShade="BF"/>
            <w:sz w:val="24"/>
            <w:szCs w:val="24"/>
            <w:u w:val="single"/>
          </w:rPr>
          <w:delText>13</w:delText>
        </w:r>
      </w:del>
      <w:r w:rsidR="00A823A4" w:rsidRPr="00B06D32">
        <w:rPr>
          <w:rFonts w:ascii="Times New Roman" w:hAnsi="Times New Roman" w:cs="Times New Roman"/>
          <w:color w:val="2E74B5" w:themeColor="accent5" w:themeShade="BF"/>
          <w:sz w:val="24"/>
          <w:szCs w:val="24"/>
          <w:u w:val="single"/>
          <w:lang w:val="es-ES_tradnl"/>
        </w:rPr>
        <w:fldChar w:fldCharType="end"/>
      </w:r>
      <w:r w:rsidR="009A415B">
        <w:rPr>
          <w:rFonts w:ascii="Times New Roman" w:hAnsi="Times New Roman" w:cs="Times New Roman"/>
          <w:sz w:val="24"/>
          <w:szCs w:val="24"/>
          <w:lang w:val="es-ES_tradnl"/>
        </w:rPr>
        <w:t xml:space="preserve">, el número de pymes </w:t>
      </w:r>
      <w:r w:rsidR="00555C04">
        <w:rPr>
          <w:rFonts w:ascii="Times New Roman" w:hAnsi="Times New Roman" w:cs="Times New Roman"/>
          <w:sz w:val="24"/>
          <w:szCs w:val="24"/>
          <w:lang w:val="es-ES_tradnl"/>
        </w:rPr>
        <w:t xml:space="preserve">es </w:t>
      </w:r>
      <w:r w:rsidR="003C7277">
        <w:rPr>
          <w:rFonts w:ascii="Times New Roman" w:hAnsi="Times New Roman" w:cs="Times New Roman"/>
          <w:sz w:val="24"/>
          <w:szCs w:val="24"/>
          <w:lang w:val="es-ES_tradnl"/>
        </w:rPr>
        <w:t xml:space="preserve">relativamente </w:t>
      </w:r>
      <w:r w:rsidR="00555C04">
        <w:rPr>
          <w:rFonts w:ascii="Times New Roman" w:hAnsi="Times New Roman" w:cs="Times New Roman"/>
          <w:sz w:val="24"/>
          <w:szCs w:val="24"/>
          <w:lang w:val="es-ES_tradnl"/>
        </w:rPr>
        <w:t>mayor en los servicios de</w:t>
      </w:r>
      <w:r w:rsidR="003C7277">
        <w:rPr>
          <w:rFonts w:ascii="Times New Roman" w:hAnsi="Times New Roman" w:cs="Times New Roman"/>
          <w:sz w:val="24"/>
          <w:szCs w:val="24"/>
          <w:lang w:val="es-ES_tradnl"/>
        </w:rPr>
        <w:t xml:space="preserve"> comidas y bebidas (71,8%)</w:t>
      </w:r>
      <w:r w:rsidR="00555C04">
        <w:rPr>
          <w:rFonts w:ascii="Times New Roman" w:hAnsi="Times New Roman" w:cs="Times New Roman"/>
          <w:sz w:val="24"/>
          <w:szCs w:val="24"/>
          <w:lang w:val="es-ES_tradnl"/>
        </w:rPr>
        <w:t xml:space="preserve"> que en los </w:t>
      </w:r>
      <w:r w:rsidR="003C7277">
        <w:rPr>
          <w:rFonts w:ascii="Times New Roman" w:hAnsi="Times New Roman" w:cs="Times New Roman"/>
          <w:sz w:val="24"/>
          <w:szCs w:val="24"/>
          <w:lang w:val="es-ES_tradnl"/>
        </w:rPr>
        <w:t>de alojamiento (28,2%)</w:t>
      </w:r>
      <w:r w:rsidR="00555C04">
        <w:rPr>
          <w:rFonts w:ascii="Times New Roman" w:hAnsi="Times New Roman" w:cs="Times New Roman"/>
          <w:sz w:val="24"/>
          <w:szCs w:val="24"/>
          <w:lang w:val="es-ES_tradnl"/>
        </w:rPr>
        <w:t>.</w:t>
      </w:r>
    </w:p>
    <w:p w14:paraId="304F1F59" w14:textId="2901CDC6" w:rsidR="004F3BF2" w:rsidRPr="004F3BF2" w:rsidRDefault="004F3BF2" w:rsidP="00351399">
      <w:pPr>
        <w:pStyle w:val="Figuras"/>
        <w:rPr>
          <w:i/>
          <w:iCs/>
        </w:rPr>
      </w:pPr>
      <w:bookmarkStart w:id="231" w:name="_Ref91955201"/>
      <w:bookmarkStart w:id="232" w:name="_Toc94028587"/>
      <w:bookmarkStart w:id="233" w:name="_Toc94033254"/>
      <w:r w:rsidRPr="004F3BF2">
        <w:t xml:space="preserve">Figura </w:t>
      </w:r>
      <w:fldSimple w:instr=" SEQ Figura \* ARABIC ">
        <w:r w:rsidR="00A55E47">
          <w:rPr>
            <w:noProof/>
          </w:rPr>
          <w:t>12</w:t>
        </w:r>
      </w:fldSimple>
      <w:bookmarkEnd w:id="231"/>
      <w:r w:rsidRPr="004F3BF2">
        <w:t>: Pymes españolas en 2019</w:t>
      </w:r>
      <w:bookmarkEnd w:id="232"/>
      <w:bookmarkEnd w:id="233"/>
    </w:p>
    <w:p w14:paraId="7DF06F38" w14:textId="77777777" w:rsidR="00E173F1" w:rsidRDefault="004F3BF2" w:rsidP="00E173F1">
      <w:pPr>
        <w:keepNext/>
        <w:spacing w:after="0" w:line="240" w:lineRule="auto"/>
        <w:jc w:val="both"/>
      </w:pPr>
      <w:r>
        <w:rPr>
          <w:noProof/>
          <w:lang w:eastAsia="es-ES"/>
        </w:rPr>
        <w:drawing>
          <wp:inline distT="0" distB="0" distL="0" distR="0" wp14:anchorId="24DE5E07" wp14:editId="2274FB32">
            <wp:extent cx="5759450" cy="1562735"/>
            <wp:effectExtent l="0" t="0" r="0" b="0"/>
            <wp:docPr id="13" name="Imagen 13" descr="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 Aplicación&#10;&#10;Descripción generada automáticamente con confianza media"/>
                    <pic:cNvPicPr/>
                  </pic:nvPicPr>
                  <pic:blipFill>
                    <a:blip r:embed="rId27"/>
                    <a:stretch>
                      <a:fillRect/>
                    </a:stretch>
                  </pic:blipFill>
                  <pic:spPr>
                    <a:xfrm>
                      <a:off x="0" y="0"/>
                      <a:ext cx="5759450" cy="1562735"/>
                    </a:xfrm>
                    <a:prstGeom prst="rect">
                      <a:avLst/>
                    </a:prstGeom>
                  </pic:spPr>
                </pic:pic>
              </a:graphicData>
            </a:graphic>
          </wp:inline>
        </w:drawing>
      </w:r>
    </w:p>
    <w:p w14:paraId="704E41AA" w14:textId="2D7FED36" w:rsidR="007F4DFF" w:rsidRDefault="00E173F1" w:rsidP="00397F3A">
      <w:pPr>
        <w:pStyle w:val="Descripcin"/>
        <w:spacing w:after="180"/>
        <w:jc w:val="center"/>
        <w:rPr>
          <w:rFonts w:ascii="Times New Roman" w:hAnsi="Times New Roman" w:cs="Times New Roman"/>
          <w:i w:val="0"/>
          <w:iCs w:val="0"/>
          <w:color w:val="auto"/>
          <w:sz w:val="16"/>
          <w:szCs w:val="16"/>
        </w:rPr>
      </w:pPr>
      <w:bookmarkStart w:id="234" w:name="_Toc94028588"/>
      <w:r w:rsidRPr="00E173F1">
        <w:rPr>
          <w:rFonts w:ascii="Times New Roman" w:hAnsi="Times New Roman" w:cs="Times New Roman"/>
          <w:i w:val="0"/>
          <w:iCs w:val="0"/>
          <w:color w:val="auto"/>
          <w:sz w:val="16"/>
          <w:szCs w:val="16"/>
        </w:rPr>
        <w:t>Fuente: Elaboración propia del autor</w:t>
      </w:r>
      <w:bookmarkEnd w:id="234"/>
    </w:p>
    <w:p w14:paraId="4A96F9B8" w14:textId="1003D694" w:rsidR="00397F3A" w:rsidRPr="00397F3A" w:rsidRDefault="00397F3A" w:rsidP="00351399">
      <w:pPr>
        <w:pStyle w:val="Figuras"/>
        <w:rPr>
          <w:i/>
          <w:iCs/>
        </w:rPr>
      </w:pPr>
      <w:bookmarkStart w:id="235" w:name="_Ref91955239"/>
      <w:bookmarkStart w:id="236" w:name="_Toc94028589"/>
      <w:bookmarkStart w:id="237" w:name="_Toc94033255"/>
      <w:r w:rsidRPr="00397F3A">
        <w:lastRenderedPageBreak/>
        <w:t xml:space="preserve">Figura </w:t>
      </w:r>
      <w:fldSimple w:instr=" SEQ Figura \* ARABIC ">
        <w:r w:rsidR="00A55E47">
          <w:rPr>
            <w:noProof/>
          </w:rPr>
          <w:t>13</w:t>
        </w:r>
      </w:fldSimple>
      <w:bookmarkEnd w:id="235"/>
      <w:r w:rsidRPr="00397F3A">
        <w:t>: Proporción de pymes en hostelería (2019)</w:t>
      </w:r>
      <w:bookmarkEnd w:id="236"/>
      <w:bookmarkEnd w:id="237"/>
    </w:p>
    <w:p w14:paraId="67843844" w14:textId="77777777" w:rsidR="00397F3A" w:rsidRDefault="00397F3A" w:rsidP="00600EE3">
      <w:pPr>
        <w:keepNext/>
        <w:spacing w:after="0" w:line="240" w:lineRule="auto"/>
        <w:jc w:val="center"/>
      </w:pPr>
      <w:r w:rsidRPr="00397F3A">
        <w:rPr>
          <w:rFonts w:ascii="Times New Roman" w:hAnsi="Times New Roman" w:cs="Times New Roman"/>
          <w:noProof/>
          <w:sz w:val="24"/>
          <w:szCs w:val="24"/>
          <w:lang w:eastAsia="es-ES"/>
        </w:rPr>
        <w:drawing>
          <wp:inline distT="0" distB="0" distL="0" distR="0" wp14:anchorId="0948DB3C" wp14:editId="7CD5686E">
            <wp:extent cx="3140304" cy="2488400"/>
            <wp:effectExtent l="0" t="0" r="3175" b="7620"/>
            <wp:docPr id="14" name="Imagen 14"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circular&#10;&#10;Descripción generada automáticamente"/>
                    <pic:cNvPicPr/>
                  </pic:nvPicPr>
                  <pic:blipFill rotWithShape="1">
                    <a:blip r:embed="rId28">
                      <a:extLst>
                        <a:ext uri="{28A0092B-C50C-407E-A947-70E740481C1C}">
                          <a14:useLocalDpi xmlns:a14="http://schemas.microsoft.com/office/drawing/2010/main" val="0"/>
                        </a:ext>
                      </a:extLst>
                    </a:blip>
                    <a:srcRect t="8862" b="11897"/>
                    <a:stretch/>
                  </pic:blipFill>
                  <pic:spPr bwMode="auto">
                    <a:xfrm>
                      <a:off x="0" y="0"/>
                      <a:ext cx="3154563" cy="2499699"/>
                    </a:xfrm>
                    <a:prstGeom prst="rect">
                      <a:avLst/>
                    </a:prstGeom>
                    <a:ln>
                      <a:noFill/>
                    </a:ln>
                    <a:extLst>
                      <a:ext uri="{53640926-AAD7-44D8-BBD7-CCE9431645EC}">
                        <a14:shadowObscured xmlns:a14="http://schemas.microsoft.com/office/drawing/2010/main"/>
                      </a:ext>
                    </a:extLst>
                  </pic:spPr>
                </pic:pic>
              </a:graphicData>
            </a:graphic>
          </wp:inline>
        </w:drawing>
      </w:r>
    </w:p>
    <w:p w14:paraId="1FBBF04F" w14:textId="4B894F39" w:rsidR="00E173F1" w:rsidRDefault="00397F3A" w:rsidP="00397F3A">
      <w:pPr>
        <w:pStyle w:val="Descripcin"/>
        <w:spacing w:after="180"/>
        <w:jc w:val="center"/>
        <w:rPr>
          <w:rFonts w:ascii="Times New Roman" w:hAnsi="Times New Roman" w:cs="Times New Roman"/>
          <w:i w:val="0"/>
          <w:iCs w:val="0"/>
          <w:color w:val="auto"/>
          <w:sz w:val="16"/>
          <w:szCs w:val="16"/>
        </w:rPr>
      </w:pPr>
      <w:bookmarkStart w:id="238" w:name="_Toc94028590"/>
      <w:r w:rsidRPr="00397F3A">
        <w:rPr>
          <w:rFonts w:ascii="Times New Roman" w:hAnsi="Times New Roman" w:cs="Times New Roman"/>
          <w:i w:val="0"/>
          <w:iCs w:val="0"/>
          <w:color w:val="auto"/>
          <w:sz w:val="16"/>
          <w:szCs w:val="16"/>
        </w:rPr>
        <w:t>Fuente: Elaboración propia del autor</w:t>
      </w:r>
      <w:bookmarkEnd w:id="238"/>
    </w:p>
    <w:p w14:paraId="620D7E9E" w14:textId="32083CF7" w:rsidR="004A3726" w:rsidRDefault="00DA0765" w:rsidP="00F642DA">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El próximo paso sería </w:t>
      </w:r>
      <w:r w:rsidR="003E0A49">
        <w:rPr>
          <w:rFonts w:ascii="Times New Roman" w:hAnsi="Times New Roman" w:cs="Times New Roman"/>
          <w:sz w:val="24"/>
          <w:szCs w:val="24"/>
          <w:lang w:val="es-ES_tradnl"/>
        </w:rPr>
        <w:t xml:space="preserve">separar las zombis y no zombis siguiendo los criterios de la sección </w:t>
      </w:r>
      <w:hyperlink w:anchor="_Criterios_seleccionados_para" w:history="1">
        <w:r w:rsidR="0088775C" w:rsidRPr="00B06D32">
          <w:rPr>
            <w:rStyle w:val="Hipervnculo"/>
            <w:rFonts w:ascii="Times New Roman" w:hAnsi="Times New Roman" w:cs="Times New Roman"/>
            <w:sz w:val="24"/>
            <w:szCs w:val="24"/>
            <w:lang w:val="es-ES_tradnl"/>
          </w:rPr>
          <w:t>4.1.4</w:t>
        </w:r>
      </w:hyperlink>
      <w:r w:rsidR="0088775C">
        <w:rPr>
          <w:rStyle w:val="Hipervnculo"/>
          <w:rFonts w:ascii="Times New Roman" w:hAnsi="Times New Roman" w:cs="Times New Roman"/>
          <w:sz w:val="24"/>
          <w:szCs w:val="24"/>
          <w:lang w:val="es-ES_tradnl"/>
        </w:rPr>
        <w:t xml:space="preserve"> </w:t>
      </w:r>
      <w:r w:rsidR="0088775C">
        <w:rPr>
          <w:rFonts w:ascii="Times New Roman" w:hAnsi="Times New Roman" w:cs="Times New Roman"/>
          <w:sz w:val="24"/>
          <w:szCs w:val="24"/>
          <w:lang w:val="es-ES_tradnl"/>
        </w:rPr>
        <w:t xml:space="preserve">junto con las condiciones expuestas en la </w:t>
      </w:r>
      <w:r w:rsidR="0088775C" w:rsidRPr="00B06D32">
        <w:rPr>
          <w:rFonts w:ascii="Times New Roman" w:hAnsi="Times New Roman" w:cs="Times New Roman"/>
          <w:color w:val="2E74B5" w:themeColor="accent5" w:themeShade="BF"/>
          <w:sz w:val="24"/>
          <w:szCs w:val="24"/>
          <w:u w:val="single"/>
          <w:lang w:val="es-ES_tradnl"/>
        </w:rPr>
        <w:fldChar w:fldCharType="begin"/>
      </w:r>
      <w:r w:rsidR="0088775C" w:rsidRPr="00B06D32">
        <w:rPr>
          <w:rFonts w:ascii="Times New Roman" w:hAnsi="Times New Roman" w:cs="Times New Roman"/>
          <w:color w:val="2E74B5" w:themeColor="accent5" w:themeShade="BF"/>
          <w:sz w:val="24"/>
          <w:szCs w:val="24"/>
          <w:u w:val="single"/>
          <w:lang w:val="es-ES_tradnl"/>
        </w:rPr>
        <w:instrText xml:space="preserve"> REF _Ref91955201 \h  \* MERGEFORMAT </w:instrText>
      </w:r>
      <w:r w:rsidR="0088775C" w:rsidRPr="00B06D32">
        <w:rPr>
          <w:rFonts w:ascii="Times New Roman" w:hAnsi="Times New Roman" w:cs="Times New Roman"/>
          <w:color w:val="2E74B5" w:themeColor="accent5" w:themeShade="BF"/>
          <w:sz w:val="24"/>
          <w:szCs w:val="24"/>
          <w:u w:val="single"/>
          <w:lang w:val="es-ES_tradnl"/>
        </w:rPr>
      </w:r>
      <w:r w:rsidR="0088775C" w:rsidRPr="00B06D32">
        <w:rPr>
          <w:rFonts w:ascii="Times New Roman" w:hAnsi="Times New Roman" w:cs="Times New Roman"/>
          <w:color w:val="2E74B5" w:themeColor="accent5" w:themeShade="BF"/>
          <w:sz w:val="24"/>
          <w:szCs w:val="24"/>
          <w:u w:val="single"/>
          <w:lang w:val="es-ES_tradnl"/>
        </w:rPr>
        <w:fldChar w:fldCharType="separate"/>
      </w:r>
      <w:ins w:id="239" w:author="sumit kumar" w:date="2022-01-28T00:52:00Z">
        <w:r w:rsidR="00A55E47" w:rsidRPr="00A55E47">
          <w:rPr>
            <w:rFonts w:ascii="Times New Roman" w:hAnsi="Times New Roman" w:cs="Times New Roman"/>
            <w:color w:val="2E74B5" w:themeColor="accent5" w:themeShade="BF"/>
            <w:sz w:val="24"/>
            <w:szCs w:val="24"/>
            <w:u w:val="single"/>
            <w:rPrChange w:id="240" w:author="sumit kumar" w:date="2022-01-28T00:52:00Z">
              <w:rPr/>
            </w:rPrChange>
          </w:rPr>
          <w:t xml:space="preserve">Figura </w:t>
        </w:r>
        <w:r w:rsidR="00A55E47" w:rsidRPr="00A55E47">
          <w:rPr>
            <w:rFonts w:ascii="Times New Roman" w:hAnsi="Times New Roman" w:cs="Times New Roman"/>
            <w:noProof/>
            <w:color w:val="2E74B5" w:themeColor="accent5" w:themeShade="BF"/>
            <w:sz w:val="24"/>
            <w:szCs w:val="24"/>
            <w:u w:val="single"/>
            <w:rPrChange w:id="241" w:author="sumit kumar" w:date="2022-01-28T00:52:00Z">
              <w:rPr>
                <w:noProof/>
              </w:rPr>
            </w:rPrChange>
          </w:rPr>
          <w:t>12</w:t>
        </w:r>
      </w:ins>
      <w:del w:id="242"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Figura </w:delText>
        </w:r>
        <w:r w:rsidR="00614ADD" w:rsidRPr="00614ADD" w:rsidDel="00A55E47">
          <w:rPr>
            <w:rFonts w:ascii="Times New Roman" w:hAnsi="Times New Roman" w:cs="Times New Roman"/>
            <w:noProof/>
            <w:color w:val="2E74B5" w:themeColor="accent5" w:themeShade="BF"/>
            <w:sz w:val="24"/>
            <w:szCs w:val="24"/>
            <w:u w:val="single"/>
          </w:rPr>
          <w:delText>12</w:delText>
        </w:r>
      </w:del>
      <w:r w:rsidR="0088775C" w:rsidRPr="00B06D32">
        <w:rPr>
          <w:rFonts w:ascii="Times New Roman" w:hAnsi="Times New Roman" w:cs="Times New Roman"/>
          <w:color w:val="2E74B5" w:themeColor="accent5" w:themeShade="BF"/>
          <w:sz w:val="24"/>
          <w:szCs w:val="24"/>
          <w:u w:val="single"/>
          <w:lang w:val="es-ES_tradnl"/>
        </w:rPr>
        <w:fldChar w:fldCharType="end"/>
      </w:r>
      <w:r w:rsidR="0088775C">
        <w:rPr>
          <w:rFonts w:ascii="Times New Roman" w:hAnsi="Times New Roman" w:cs="Times New Roman"/>
          <w:color w:val="2E74B5" w:themeColor="accent5" w:themeShade="BF"/>
          <w:sz w:val="24"/>
          <w:szCs w:val="24"/>
          <w:u w:val="single"/>
          <w:lang w:val="es-ES_tradnl"/>
        </w:rPr>
        <w:t>.</w:t>
      </w:r>
      <w:r w:rsidR="0088775C">
        <w:rPr>
          <w:rFonts w:ascii="Times New Roman" w:hAnsi="Times New Roman" w:cs="Times New Roman"/>
          <w:sz w:val="24"/>
          <w:szCs w:val="24"/>
          <w:lang w:val="es-ES_tradnl"/>
        </w:rPr>
        <w:t xml:space="preserve"> </w:t>
      </w:r>
      <w:r w:rsidR="00B53183">
        <w:rPr>
          <w:rFonts w:ascii="Times New Roman" w:hAnsi="Times New Roman" w:cs="Times New Roman"/>
          <w:sz w:val="24"/>
          <w:szCs w:val="24"/>
          <w:lang w:val="es-ES_tradnl"/>
        </w:rPr>
        <w:t xml:space="preserve">Sin embargo, </w:t>
      </w:r>
      <w:r w:rsidR="00295D2C">
        <w:rPr>
          <w:rFonts w:ascii="Times New Roman" w:hAnsi="Times New Roman" w:cs="Times New Roman"/>
          <w:sz w:val="24"/>
          <w:szCs w:val="24"/>
          <w:lang w:val="es-ES_tradnl"/>
        </w:rPr>
        <w:t xml:space="preserve">en </w:t>
      </w:r>
      <w:r w:rsidR="00295D2C" w:rsidRPr="007F57FD">
        <w:rPr>
          <w:rFonts w:ascii="Times New Roman" w:hAnsi="Times New Roman" w:cs="Times New Roman"/>
          <w:i/>
          <w:iCs/>
          <w:sz w:val="24"/>
          <w:szCs w:val="24"/>
          <w:lang w:val="es-ES_tradnl"/>
        </w:rPr>
        <w:t>SABI</w:t>
      </w:r>
      <w:r w:rsidR="00295D2C">
        <w:rPr>
          <w:rFonts w:ascii="Times New Roman" w:hAnsi="Times New Roman" w:cs="Times New Roman"/>
          <w:sz w:val="24"/>
          <w:szCs w:val="24"/>
          <w:lang w:val="es-ES_tradnl"/>
        </w:rPr>
        <w:t xml:space="preserve"> </w:t>
      </w:r>
      <w:r w:rsidR="00B53183">
        <w:rPr>
          <w:rFonts w:ascii="Times New Roman" w:hAnsi="Times New Roman" w:cs="Times New Roman"/>
          <w:sz w:val="24"/>
          <w:szCs w:val="24"/>
          <w:lang w:val="es-ES_tradnl"/>
        </w:rPr>
        <w:t xml:space="preserve">no es posible </w:t>
      </w:r>
      <w:r w:rsidR="00476779">
        <w:rPr>
          <w:rFonts w:ascii="Times New Roman" w:hAnsi="Times New Roman" w:cs="Times New Roman"/>
          <w:sz w:val="24"/>
          <w:szCs w:val="24"/>
          <w:lang w:val="es-ES_tradnl"/>
        </w:rPr>
        <w:t>calcular</w:t>
      </w:r>
      <w:r w:rsidR="00B53183">
        <w:rPr>
          <w:rFonts w:ascii="Times New Roman" w:hAnsi="Times New Roman" w:cs="Times New Roman"/>
          <w:sz w:val="24"/>
          <w:szCs w:val="24"/>
          <w:lang w:val="es-ES_tradnl"/>
        </w:rPr>
        <w:t xml:space="preserve"> la variable R* </w:t>
      </w:r>
      <w:r w:rsidR="006117FC">
        <w:rPr>
          <w:rFonts w:ascii="Times New Roman" w:hAnsi="Times New Roman" w:cs="Times New Roman"/>
          <w:sz w:val="24"/>
          <w:szCs w:val="24"/>
          <w:lang w:val="es-ES_tradnl"/>
        </w:rPr>
        <w:t xml:space="preserve">ya </w:t>
      </w:r>
      <w:r w:rsidR="00600EE3">
        <w:rPr>
          <w:rFonts w:ascii="Times New Roman" w:hAnsi="Times New Roman" w:cs="Times New Roman"/>
          <w:sz w:val="24"/>
          <w:szCs w:val="24"/>
          <w:lang w:val="es-ES_tradnl"/>
        </w:rPr>
        <w:t xml:space="preserve">que </w:t>
      </w:r>
      <w:r w:rsidR="00401E66">
        <w:rPr>
          <w:rFonts w:ascii="Times New Roman" w:hAnsi="Times New Roman" w:cs="Times New Roman"/>
          <w:sz w:val="24"/>
          <w:szCs w:val="24"/>
          <w:lang w:val="es-ES_tradnl"/>
        </w:rPr>
        <w:t>esta</w:t>
      </w:r>
      <w:r w:rsidR="002364B3">
        <w:rPr>
          <w:rFonts w:ascii="Times New Roman" w:hAnsi="Times New Roman" w:cs="Times New Roman"/>
          <w:sz w:val="24"/>
          <w:szCs w:val="24"/>
          <w:lang w:val="es-ES_tradnl"/>
        </w:rPr>
        <w:t xml:space="preserve"> depende </w:t>
      </w:r>
      <w:r w:rsidR="00B53183">
        <w:rPr>
          <w:rFonts w:ascii="Times New Roman" w:hAnsi="Times New Roman" w:cs="Times New Roman"/>
          <w:sz w:val="24"/>
          <w:szCs w:val="24"/>
          <w:lang w:val="es-ES_tradnl"/>
        </w:rPr>
        <w:t xml:space="preserve">de </w:t>
      </w:r>
      <w:r w:rsidR="0088775C">
        <w:rPr>
          <w:rFonts w:ascii="Times New Roman" w:hAnsi="Times New Roman" w:cs="Times New Roman"/>
          <w:sz w:val="24"/>
          <w:szCs w:val="24"/>
          <w:lang w:val="es-ES_tradnl"/>
        </w:rPr>
        <w:t xml:space="preserve">información externa </w:t>
      </w:r>
      <w:r w:rsidR="00600EE3">
        <w:rPr>
          <w:rFonts w:ascii="Times New Roman" w:hAnsi="Times New Roman" w:cs="Times New Roman"/>
          <w:sz w:val="24"/>
          <w:szCs w:val="24"/>
          <w:lang w:val="es-ES_tradnl"/>
        </w:rPr>
        <w:t xml:space="preserve">a </w:t>
      </w:r>
      <w:r w:rsidR="00401E66" w:rsidRPr="00401E66">
        <w:rPr>
          <w:rFonts w:ascii="Times New Roman" w:hAnsi="Times New Roman" w:cs="Times New Roman"/>
          <w:sz w:val="24"/>
          <w:szCs w:val="24"/>
          <w:lang w:val="es-ES_tradnl"/>
        </w:rPr>
        <w:t>dicha base de datos</w:t>
      </w:r>
      <w:r w:rsidR="00600EE3">
        <w:rPr>
          <w:rFonts w:ascii="Times New Roman" w:hAnsi="Times New Roman" w:cs="Times New Roman"/>
          <w:sz w:val="24"/>
          <w:szCs w:val="24"/>
          <w:lang w:val="es-ES_tradnl"/>
        </w:rPr>
        <w:t>.</w:t>
      </w:r>
      <w:r w:rsidR="004A3726">
        <w:rPr>
          <w:rFonts w:ascii="Times New Roman" w:hAnsi="Times New Roman" w:cs="Times New Roman"/>
          <w:sz w:val="24"/>
          <w:szCs w:val="24"/>
          <w:lang w:val="es-ES_tradnl"/>
        </w:rPr>
        <w:t xml:space="preserve"> </w:t>
      </w:r>
      <w:r w:rsidR="00C56C1B">
        <w:rPr>
          <w:rFonts w:ascii="Times New Roman" w:hAnsi="Times New Roman" w:cs="Times New Roman"/>
          <w:sz w:val="24"/>
          <w:szCs w:val="24"/>
          <w:lang w:val="es-ES_tradnl"/>
        </w:rPr>
        <w:t>Por tal motivo</w:t>
      </w:r>
      <w:r w:rsidR="004A3726">
        <w:rPr>
          <w:rFonts w:ascii="Times New Roman" w:hAnsi="Times New Roman" w:cs="Times New Roman"/>
          <w:sz w:val="24"/>
          <w:szCs w:val="24"/>
          <w:lang w:val="es-ES_tradnl"/>
        </w:rPr>
        <w:t xml:space="preserve">, </w:t>
      </w:r>
      <w:r w:rsidR="00C56C1B">
        <w:rPr>
          <w:rFonts w:ascii="Times New Roman" w:hAnsi="Times New Roman" w:cs="Times New Roman"/>
          <w:sz w:val="24"/>
          <w:szCs w:val="24"/>
          <w:lang w:val="es-ES_tradnl"/>
        </w:rPr>
        <w:t xml:space="preserve">en </w:t>
      </w:r>
      <w:r w:rsidR="004A3726">
        <w:rPr>
          <w:rFonts w:ascii="Times New Roman" w:hAnsi="Times New Roman" w:cs="Times New Roman"/>
          <w:sz w:val="24"/>
          <w:szCs w:val="24"/>
          <w:lang w:val="es-ES_tradnl"/>
        </w:rPr>
        <w:t xml:space="preserve">este punto </w:t>
      </w:r>
      <w:r w:rsidR="008015B7">
        <w:rPr>
          <w:rFonts w:ascii="Times New Roman" w:hAnsi="Times New Roman" w:cs="Times New Roman"/>
          <w:sz w:val="24"/>
          <w:szCs w:val="24"/>
          <w:lang w:val="es-ES_tradnl"/>
        </w:rPr>
        <w:t>se hace</w:t>
      </w:r>
      <w:r w:rsidR="00C56C1B">
        <w:rPr>
          <w:rFonts w:ascii="Times New Roman" w:hAnsi="Times New Roman" w:cs="Times New Roman"/>
          <w:sz w:val="24"/>
          <w:szCs w:val="24"/>
          <w:lang w:val="es-ES_tradnl"/>
        </w:rPr>
        <w:t xml:space="preserve"> </w:t>
      </w:r>
      <w:r w:rsidR="004A3726">
        <w:rPr>
          <w:rFonts w:ascii="Times New Roman" w:hAnsi="Times New Roman" w:cs="Times New Roman"/>
          <w:sz w:val="24"/>
          <w:szCs w:val="24"/>
          <w:lang w:val="es-ES_tradnl"/>
        </w:rPr>
        <w:t>necesari</w:t>
      </w:r>
      <w:r w:rsidR="00E83ADD">
        <w:rPr>
          <w:rFonts w:ascii="Times New Roman" w:hAnsi="Times New Roman" w:cs="Times New Roman"/>
          <w:sz w:val="24"/>
          <w:szCs w:val="24"/>
          <w:lang w:val="es-ES_tradnl"/>
        </w:rPr>
        <w:t>a</w:t>
      </w:r>
      <w:r w:rsidR="004A3726">
        <w:rPr>
          <w:rFonts w:ascii="Times New Roman" w:hAnsi="Times New Roman" w:cs="Times New Roman"/>
          <w:sz w:val="24"/>
          <w:szCs w:val="24"/>
          <w:lang w:val="es-ES_tradnl"/>
        </w:rPr>
        <w:t xml:space="preserve"> la división de la </w:t>
      </w:r>
      <w:r w:rsidR="00C56C1B">
        <w:rPr>
          <w:rFonts w:ascii="Times New Roman" w:hAnsi="Times New Roman" w:cs="Times New Roman"/>
          <w:sz w:val="24"/>
          <w:szCs w:val="24"/>
          <w:lang w:val="es-ES_tradnl"/>
        </w:rPr>
        <w:t>fase actual</w:t>
      </w:r>
      <w:r w:rsidR="004A3726">
        <w:rPr>
          <w:rFonts w:ascii="Times New Roman" w:hAnsi="Times New Roman" w:cs="Times New Roman"/>
          <w:sz w:val="24"/>
          <w:szCs w:val="24"/>
          <w:lang w:val="es-ES_tradnl"/>
        </w:rPr>
        <w:t xml:space="preserve"> en dos secciones bien diferenciadas.</w:t>
      </w:r>
    </w:p>
    <w:p w14:paraId="17D4E6A8" w14:textId="41B61A06" w:rsidR="00856A61" w:rsidRDefault="008015B7" w:rsidP="00F642DA">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Así, e</w:t>
      </w:r>
      <w:r w:rsidR="004A3726">
        <w:rPr>
          <w:rFonts w:ascii="Times New Roman" w:hAnsi="Times New Roman" w:cs="Times New Roman"/>
          <w:sz w:val="24"/>
          <w:szCs w:val="24"/>
          <w:lang w:val="es-ES_tradnl"/>
        </w:rPr>
        <w:t>n la primer</w:t>
      </w:r>
      <w:r w:rsidR="00DE4BD5">
        <w:rPr>
          <w:rFonts w:ascii="Times New Roman" w:hAnsi="Times New Roman" w:cs="Times New Roman"/>
          <w:sz w:val="24"/>
          <w:szCs w:val="24"/>
          <w:lang w:val="es-ES_tradnl"/>
        </w:rPr>
        <w:t>a</w:t>
      </w:r>
      <w:r w:rsidR="004A3726">
        <w:rPr>
          <w:rFonts w:ascii="Times New Roman" w:hAnsi="Times New Roman" w:cs="Times New Roman"/>
          <w:sz w:val="24"/>
          <w:szCs w:val="24"/>
          <w:lang w:val="es-ES_tradnl"/>
        </w:rPr>
        <w:t xml:space="preserve"> de ellas, </w:t>
      </w:r>
      <w:r w:rsidR="00600EE3">
        <w:rPr>
          <w:rFonts w:ascii="Times New Roman" w:hAnsi="Times New Roman" w:cs="Times New Roman"/>
          <w:sz w:val="24"/>
          <w:szCs w:val="24"/>
          <w:lang w:val="es-ES_tradnl"/>
        </w:rPr>
        <w:t xml:space="preserve">se </w:t>
      </w:r>
      <w:r w:rsidR="00DE4BD5">
        <w:rPr>
          <w:rFonts w:ascii="Times New Roman" w:hAnsi="Times New Roman" w:cs="Times New Roman"/>
          <w:sz w:val="24"/>
          <w:szCs w:val="24"/>
          <w:lang w:val="es-ES_tradnl"/>
        </w:rPr>
        <w:t>presenta</w:t>
      </w:r>
      <w:r w:rsidR="00600EE3">
        <w:rPr>
          <w:rFonts w:ascii="Times New Roman" w:hAnsi="Times New Roman" w:cs="Times New Roman"/>
          <w:sz w:val="24"/>
          <w:szCs w:val="24"/>
          <w:lang w:val="es-ES_tradnl"/>
        </w:rPr>
        <w:t xml:space="preserve"> un </w:t>
      </w:r>
      <w:r w:rsidR="000F312D" w:rsidRPr="00401E66">
        <w:rPr>
          <w:rFonts w:ascii="Times New Roman" w:hAnsi="Times New Roman" w:cs="Times New Roman"/>
          <w:i/>
          <w:iCs/>
          <w:sz w:val="24"/>
          <w:szCs w:val="24"/>
          <w:lang w:val="es-ES_tradnl"/>
        </w:rPr>
        <w:t>notebook</w:t>
      </w:r>
      <w:r w:rsidR="00600EE3">
        <w:rPr>
          <w:rFonts w:ascii="Times New Roman" w:hAnsi="Times New Roman" w:cs="Times New Roman"/>
          <w:sz w:val="24"/>
          <w:szCs w:val="24"/>
          <w:lang w:val="es-ES_tradnl"/>
        </w:rPr>
        <w:t xml:space="preserve"> </w:t>
      </w:r>
      <w:r w:rsidR="00E83ADD">
        <w:rPr>
          <w:rFonts w:ascii="Times New Roman" w:hAnsi="Times New Roman" w:cs="Times New Roman"/>
          <w:sz w:val="24"/>
          <w:szCs w:val="24"/>
          <w:lang w:val="es-ES_tradnl"/>
        </w:rPr>
        <w:t>en</w:t>
      </w:r>
      <w:r w:rsidR="00600EE3">
        <w:rPr>
          <w:rFonts w:ascii="Times New Roman" w:hAnsi="Times New Roman" w:cs="Times New Roman"/>
          <w:sz w:val="24"/>
          <w:szCs w:val="24"/>
          <w:lang w:val="es-ES_tradnl"/>
        </w:rPr>
        <w:t xml:space="preserve"> </w:t>
      </w:r>
      <w:r w:rsidR="00600EE3" w:rsidRPr="00987228">
        <w:rPr>
          <w:rFonts w:ascii="Times New Roman" w:hAnsi="Times New Roman" w:cs="Times New Roman"/>
          <w:i/>
          <w:iCs/>
          <w:sz w:val="24"/>
          <w:szCs w:val="24"/>
          <w:lang w:val="es-ES_tradnl"/>
        </w:rPr>
        <w:t>Python</w:t>
      </w:r>
      <w:r w:rsidR="00E83ADD">
        <w:rPr>
          <w:rFonts w:ascii="Times New Roman" w:hAnsi="Times New Roman" w:cs="Times New Roman"/>
          <w:sz w:val="24"/>
          <w:szCs w:val="24"/>
          <w:lang w:val="es-ES_tradnl"/>
        </w:rPr>
        <w:t xml:space="preserve"> que basándose en los criterios de la sección </w:t>
      </w:r>
      <w:hyperlink w:anchor="_Criterios_seleccionados_para" w:history="1">
        <w:r w:rsidR="00401E66" w:rsidRPr="00B06D32">
          <w:rPr>
            <w:rStyle w:val="Hipervnculo"/>
            <w:rFonts w:ascii="Times New Roman" w:hAnsi="Times New Roman" w:cs="Times New Roman"/>
            <w:sz w:val="24"/>
            <w:szCs w:val="24"/>
            <w:lang w:val="es-ES_tradnl"/>
          </w:rPr>
          <w:t>4.1.4</w:t>
        </w:r>
      </w:hyperlink>
      <w:r w:rsidR="009F3A0C">
        <w:rPr>
          <w:rFonts w:ascii="Times New Roman" w:hAnsi="Times New Roman" w:cs="Times New Roman"/>
          <w:sz w:val="24"/>
          <w:szCs w:val="24"/>
          <w:lang w:val="es-ES_tradnl"/>
        </w:rPr>
        <w:t xml:space="preserve"> identifica las pymes zombis en el año 2019.</w:t>
      </w:r>
      <w:r w:rsidR="001C2767">
        <w:rPr>
          <w:rFonts w:ascii="Times New Roman" w:hAnsi="Times New Roman" w:cs="Times New Roman"/>
          <w:sz w:val="24"/>
          <w:szCs w:val="24"/>
          <w:lang w:val="es-ES_tradnl"/>
        </w:rPr>
        <w:t xml:space="preserve"> </w:t>
      </w:r>
      <w:r w:rsidR="00856A61">
        <w:rPr>
          <w:rFonts w:ascii="Times New Roman" w:hAnsi="Times New Roman" w:cs="Times New Roman"/>
          <w:sz w:val="24"/>
          <w:szCs w:val="24"/>
          <w:lang w:val="es-ES_tradnl"/>
        </w:rPr>
        <w:t xml:space="preserve">Mientras que la segunda, </w:t>
      </w:r>
      <w:r w:rsidR="001C2767">
        <w:rPr>
          <w:rFonts w:ascii="Times New Roman" w:hAnsi="Times New Roman" w:cs="Times New Roman"/>
          <w:sz w:val="24"/>
          <w:szCs w:val="24"/>
          <w:lang w:val="es-ES_tradnl"/>
        </w:rPr>
        <w:t xml:space="preserve">tomando como entrada los resultados del </w:t>
      </w:r>
      <w:r w:rsidR="001C2767" w:rsidRPr="00401E66">
        <w:rPr>
          <w:rFonts w:ascii="Times New Roman" w:hAnsi="Times New Roman" w:cs="Times New Roman"/>
          <w:i/>
          <w:iCs/>
          <w:sz w:val="24"/>
          <w:szCs w:val="24"/>
          <w:lang w:val="es-ES_tradnl"/>
        </w:rPr>
        <w:t>notebook</w:t>
      </w:r>
      <w:r w:rsidR="001C2767">
        <w:rPr>
          <w:rFonts w:ascii="Times New Roman" w:hAnsi="Times New Roman" w:cs="Times New Roman"/>
          <w:sz w:val="24"/>
          <w:szCs w:val="24"/>
          <w:lang w:val="es-ES_tradnl"/>
        </w:rPr>
        <w:t xml:space="preserve"> anterior </w:t>
      </w:r>
      <w:r w:rsidR="0008350E">
        <w:rPr>
          <w:rFonts w:ascii="Times New Roman" w:hAnsi="Times New Roman" w:cs="Times New Roman"/>
          <w:sz w:val="24"/>
          <w:szCs w:val="24"/>
          <w:lang w:val="es-ES_tradnl"/>
        </w:rPr>
        <w:t xml:space="preserve">descarga de </w:t>
      </w:r>
      <w:r w:rsidR="0008350E" w:rsidRPr="001C2767">
        <w:rPr>
          <w:rFonts w:ascii="Times New Roman" w:hAnsi="Times New Roman" w:cs="Times New Roman"/>
          <w:i/>
          <w:iCs/>
          <w:sz w:val="24"/>
          <w:szCs w:val="24"/>
          <w:lang w:val="es-ES_tradnl"/>
        </w:rPr>
        <w:t>SABI</w:t>
      </w:r>
      <w:r w:rsidR="0008350E">
        <w:rPr>
          <w:rFonts w:ascii="Times New Roman" w:hAnsi="Times New Roman" w:cs="Times New Roman"/>
          <w:sz w:val="24"/>
          <w:szCs w:val="24"/>
          <w:lang w:val="es-ES_tradnl"/>
        </w:rPr>
        <w:t xml:space="preserve"> todas aquellas variables que </w:t>
      </w:r>
      <w:r w:rsidR="00476779">
        <w:rPr>
          <w:rFonts w:ascii="Times New Roman" w:hAnsi="Times New Roman" w:cs="Times New Roman"/>
          <w:sz w:val="24"/>
          <w:szCs w:val="24"/>
          <w:lang w:val="es-ES_tradnl"/>
        </w:rPr>
        <w:t xml:space="preserve">finalmente </w:t>
      </w:r>
      <w:r w:rsidR="0008350E">
        <w:rPr>
          <w:rFonts w:ascii="Times New Roman" w:hAnsi="Times New Roman" w:cs="Times New Roman"/>
          <w:sz w:val="24"/>
          <w:szCs w:val="24"/>
          <w:lang w:val="es-ES_tradnl"/>
        </w:rPr>
        <w:t xml:space="preserve">se usarán para la predicción de </w:t>
      </w:r>
      <w:r w:rsidR="00BC7929">
        <w:rPr>
          <w:rFonts w:ascii="Times New Roman" w:hAnsi="Times New Roman" w:cs="Times New Roman"/>
          <w:sz w:val="24"/>
          <w:szCs w:val="24"/>
          <w:lang w:val="es-ES_tradnl"/>
        </w:rPr>
        <w:t xml:space="preserve">las </w:t>
      </w:r>
      <w:r w:rsidR="0008350E">
        <w:rPr>
          <w:rFonts w:ascii="Times New Roman" w:hAnsi="Times New Roman" w:cs="Times New Roman"/>
          <w:sz w:val="24"/>
          <w:szCs w:val="24"/>
          <w:lang w:val="es-ES_tradnl"/>
        </w:rPr>
        <w:t>pymes zombis.</w:t>
      </w:r>
    </w:p>
    <w:p w14:paraId="4F4FA0FA" w14:textId="6A43D992" w:rsidR="00F40093" w:rsidRDefault="00F40093" w:rsidP="00F40093">
      <w:pPr>
        <w:pStyle w:val="Ttulo2"/>
        <w:numPr>
          <w:ilvl w:val="2"/>
          <w:numId w:val="5"/>
        </w:numPr>
        <w:spacing w:before="0" w:after="180" w:line="360" w:lineRule="auto"/>
        <w:ind w:left="504"/>
        <w:jc w:val="both"/>
        <w:rPr>
          <w:rFonts w:ascii="Times New Roman" w:hAnsi="Times New Roman" w:cs="Times New Roman"/>
          <w:b/>
          <w:bCs/>
          <w:color w:val="auto"/>
          <w:sz w:val="24"/>
          <w:szCs w:val="24"/>
        </w:rPr>
      </w:pPr>
      <w:bookmarkStart w:id="243" w:name="_Identificación_de_las"/>
      <w:bookmarkStart w:id="244" w:name="_Ref92106543"/>
      <w:bookmarkStart w:id="245" w:name="_Toc94027291"/>
      <w:bookmarkEnd w:id="243"/>
      <w:r>
        <w:rPr>
          <w:rFonts w:ascii="Times New Roman" w:hAnsi="Times New Roman" w:cs="Times New Roman"/>
          <w:b/>
          <w:bCs/>
          <w:color w:val="auto"/>
          <w:sz w:val="24"/>
          <w:szCs w:val="24"/>
        </w:rPr>
        <w:t>Identificación de las pymes zombis españolas</w:t>
      </w:r>
      <w:bookmarkEnd w:id="244"/>
      <w:bookmarkEnd w:id="245"/>
    </w:p>
    <w:p w14:paraId="47FEB15F" w14:textId="60BFF6F1" w:rsidR="00F40093" w:rsidRDefault="00416B44" w:rsidP="00F22B70">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En esta </w:t>
      </w:r>
      <w:r w:rsidR="00853B0F">
        <w:rPr>
          <w:rFonts w:ascii="Times New Roman" w:hAnsi="Times New Roman" w:cs="Times New Roman"/>
          <w:sz w:val="24"/>
          <w:szCs w:val="24"/>
        </w:rPr>
        <w:t xml:space="preserve">primera </w:t>
      </w:r>
      <w:r>
        <w:rPr>
          <w:rFonts w:ascii="Times New Roman" w:hAnsi="Times New Roman" w:cs="Times New Roman"/>
          <w:sz w:val="24"/>
          <w:szCs w:val="24"/>
        </w:rPr>
        <w:t xml:space="preserve">sección de la fase de comprensión de los datos, se </w:t>
      </w:r>
      <w:r w:rsidR="0044003D">
        <w:rPr>
          <w:rFonts w:ascii="Times New Roman" w:hAnsi="Times New Roman" w:cs="Times New Roman"/>
          <w:sz w:val="24"/>
          <w:szCs w:val="24"/>
        </w:rPr>
        <w:t>aporta</w:t>
      </w:r>
      <w:r>
        <w:rPr>
          <w:rFonts w:ascii="Times New Roman" w:hAnsi="Times New Roman" w:cs="Times New Roman"/>
          <w:sz w:val="24"/>
          <w:szCs w:val="24"/>
        </w:rPr>
        <w:t xml:space="preserve"> </w:t>
      </w:r>
      <w:r w:rsidR="007B0996">
        <w:rPr>
          <w:rFonts w:ascii="Times New Roman" w:hAnsi="Times New Roman" w:cs="Times New Roman"/>
          <w:sz w:val="24"/>
          <w:szCs w:val="24"/>
        </w:rPr>
        <w:t xml:space="preserve">el </w:t>
      </w:r>
      <w:r w:rsidR="000F312D" w:rsidRPr="00E65752">
        <w:rPr>
          <w:rFonts w:ascii="Times New Roman" w:hAnsi="Times New Roman" w:cs="Times New Roman"/>
          <w:i/>
          <w:iCs/>
          <w:sz w:val="24"/>
          <w:szCs w:val="24"/>
        </w:rPr>
        <w:t>notebook</w:t>
      </w:r>
      <w:r w:rsidR="0044003D">
        <w:rPr>
          <w:rFonts w:ascii="Times New Roman" w:hAnsi="Times New Roman" w:cs="Times New Roman"/>
          <w:sz w:val="24"/>
          <w:szCs w:val="24"/>
        </w:rPr>
        <w:t xml:space="preserve"> llamado</w:t>
      </w:r>
      <w:r w:rsidR="007737C5">
        <w:rPr>
          <w:rFonts w:ascii="Times New Roman" w:hAnsi="Times New Roman" w:cs="Times New Roman"/>
          <w:sz w:val="24"/>
          <w:szCs w:val="24"/>
          <w:lang w:val="es-ES_tradnl"/>
        </w:rPr>
        <w:t xml:space="preserve">: </w:t>
      </w:r>
      <w:r w:rsidR="00C816A8" w:rsidRPr="00E65752">
        <w:rPr>
          <w:rFonts w:ascii="Times New Roman" w:hAnsi="Times New Roman" w:cs="Times New Roman"/>
          <w:b/>
          <w:bCs/>
          <w:sz w:val="24"/>
          <w:szCs w:val="24"/>
          <w:lang w:val="es-ES_tradnl"/>
        </w:rPr>
        <w:t>Etiquetado de las pymes españolas</w:t>
      </w:r>
      <w:r w:rsidR="00E65752">
        <w:rPr>
          <w:rFonts w:ascii="Times New Roman" w:hAnsi="Times New Roman" w:cs="Times New Roman"/>
          <w:sz w:val="24"/>
          <w:szCs w:val="24"/>
          <w:lang w:val="es-ES_tradnl"/>
        </w:rPr>
        <w:t xml:space="preserve"> que </w:t>
      </w:r>
      <w:r w:rsidR="007B0996">
        <w:rPr>
          <w:rFonts w:ascii="Times New Roman" w:hAnsi="Times New Roman" w:cs="Times New Roman"/>
          <w:sz w:val="24"/>
          <w:szCs w:val="24"/>
        </w:rPr>
        <w:t xml:space="preserve">etiqueta </w:t>
      </w:r>
      <w:r>
        <w:rPr>
          <w:rFonts w:ascii="Times New Roman" w:hAnsi="Times New Roman" w:cs="Times New Roman"/>
          <w:sz w:val="24"/>
          <w:szCs w:val="24"/>
        </w:rPr>
        <w:t>a una pyme como zombi (1) o no zombi (0)</w:t>
      </w:r>
      <w:r w:rsidR="00FD3E34">
        <w:rPr>
          <w:rFonts w:ascii="Times New Roman" w:hAnsi="Times New Roman" w:cs="Times New Roman"/>
          <w:sz w:val="24"/>
          <w:szCs w:val="24"/>
        </w:rPr>
        <w:t xml:space="preserve">, </w:t>
      </w:r>
      <w:r w:rsidR="00766510">
        <w:rPr>
          <w:rFonts w:ascii="Times New Roman" w:hAnsi="Times New Roman" w:cs="Times New Roman"/>
          <w:sz w:val="24"/>
          <w:szCs w:val="24"/>
        </w:rPr>
        <w:t>para</w:t>
      </w:r>
      <w:r w:rsidR="00FD3E34">
        <w:rPr>
          <w:rFonts w:ascii="Times New Roman" w:hAnsi="Times New Roman" w:cs="Times New Roman"/>
          <w:sz w:val="24"/>
          <w:szCs w:val="24"/>
        </w:rPr>
        <w:t xml:space="preserve"> el </w:t>
      </w:r>
      <w:r w:rsidR="00CE4FF1">
        <w:rPr>
          <w:rFonts w:ascii="Times New Roman" w:hAnsi="Times New Roman" w:cs="Times New Roman"/>
          <w:sz w:val="24"/>
          <w:szCs w:val="24"/>
        </w:rPr>
        <w:t>periodo</w:t>
      </w:r>
      <w:r w:rsidR="00FD3E34">
        <w:rPr>
          <w:rFonts w:ascii="Times New Roman" w:hAnsi="Times New Roman" w:cs="Times New Roman"/>
          <w:sz w:val="24"/>
          <w:szCs w:val="24"/>
        </w:rPr>
        <w:t xml:space="preserve"> 2019.</w:t>
      </w:r>
    </w:p>
    <w:p w14:paraId="715D38DD" w14:textId="43066A07" w:rsidR="00A13145" w:rsidRDefault="00CE4FF1" w:rsidP="007F4DFF">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P</w:t>
      </w:r>
      <w:r w:rsidR="002D72B4">
        <w:rPr>
          <w:rFonts w:ascii="Times New Roman" w:hAnsi="Times New Roman" w:cs="Times New Roman"/>
          <w:sz w:val="24"/>
          <w:szCs w:val="24"/>
        </w:rPr>
        <w:t xml:space="preserve">ara </w:t>
      </w:r>
      <w:r w:rsidR="007737C5">
        <w:rPr>
          <w:rFonts w:ascii="Times New Roman" w:hAnsi="Times New Roman" w:cs="Times New Roman"/>
          <w:sz w:val="24"/>
          <w:szCs w:val="24"/>
        </w:rPr>
        <w:t xml:space="preserve">la correcta ejecución </w:t>
      </w:r>
      <w:r w:rsidR="0097295A">
        <w:rPr>
          <w:rFonts w:ascii="Times New Roman" w:hAnsi="Times New Roman" w:cs="Times New Roman"/>
          <w:sz w:val="24"/>
          <w:szCs w:val="24"/>
        </w:rPr>
        <w:t>de dicho</w:t>
      </w:r>
      <w:r w:rsidR="00735D47">
        <w:rPr>
          <w:rFonts w:ascii="Times New Roman" w:hAnsi="Times New Roman" w:cs="Times New Roman"/>
          <w:sz w:val="24"/>
          <w:szCs w:val="24"/>
        </w:rPr>
        <w:t xml:space="preserve"> </w:t>
      </w:r>
      <w:r w:rsidR="000F312D" w:rsidRPr="00E65752">
        <w:rPr>
          <w:rFonts w:ascii="Times New Roman" w:hAnsi="Times New Roman" w:cs="Times New Roman"/>
          <w:i/>
          <w:iCs/>
          <w:sz w:val="24"/>
          <w:szCs w:val="24"/>
        </w:rPr>
        <w:t>notebook</w:t>
      </w:r>
      <w:r w:rsidR="007737C5">
        <w:rPr>
          <w:rFonts w:ascii="Times New Roman" w:hAnsi="Times New Roman" w:cs="Times New Roman"/>
          <w:sz w:val="24"/>
          <w:szCs w:val="24"/>
        </w:rPr>
        <w:t xml:space="preserve">, es </w:t>
      </w:r>
      <w:r>
        <w:rPr>
          <w:rFonts w:ascii="Times New Roman" w:hAnsi="Times New Roman" w:cs="Times New Roman"/>
          <w:sz w:val="24"/>
          <w:szCs w:val="24"/>
        </w:rPr>
        <w:t>indispensable</w:t>
      </w:r>
      <w:r w:rsidR="007737C5">
        <w:rPr>
          <w:rFonts w:ascii="Times New Roman" w:hAnsi="Times New Roman" w:cs="Times New Roman"/>
          <w:sz w:val="24"/>
          <w:szCs w:val="24"/>
        </w:rPr>
        <w:t xml:space="preserve"> descargarse </w:t>
      </w:r>
      <w:r w:rsidR="00F87261">
        <w:rPr>
          <w:rFonts w:ascii="Times New Roman" w:hAnsi="Times New Roman" w:cs="Times New Roman"/>
          <w:sz w:val="24"/>
          <w:szCs w:val="24"/>
        </w:rPr>
        <w:t xml:space="preserve">de </w:t>
      </w:r>
      <w:r w:rsidR="00F87261" w:rsidRPr="00F87261">
        <w:rPr>
          <w:rFonts w:ascii="Times New Roman" w:hAnsi="Times New Roman" w:cs="Times New Roman"/>
          <w:i/>
          <w:iCs/>
          <w:sz w:val="24"/>
          <w:szCs w:val="24"/>
        </w:rPr>
        <w:t>SABI</w:t>
      </w:r>
      <w:r w:rsidR="00F87261">
        <w:rPr>
          <w:rFonts w:ascii="Times New Roman" w:hAnsi="Times New Roman" w:cs="Times New Roman"/>
          <w:sz w:val="24"/>
          <w:szCs w:val="24"/>
        </w:rPr>
        <w:t xml:space="preserve"> </w:t>
      </w:r>
      <w:r w:rsidR="007737C5">
        <w:rPr>
          <w:rFonts w:ascii="Times New Roman" w:hAnsi="Times New Roman" w:cs="Times New Roman"/>
          <w:sz w:val="24"/>
          <w:szCs w:val="24"/>
        </w:rPr>
        <w:t>las variables que figuran en la</w:t>
      </w:r>
      <w:r w:rsidR="00E65752">
        <w:rPr>
          <w:rFonts w:ascii="Times New Roman" w:hAnsi="Times New Roman" w:cs="Times New Roman"/>
          <w:sz w:val="24"/>
          <w:szCs w:val="24"/>
        </w:rPr>
        <w:t xml:space="preserve"> </w:t>
      </w:r>
      <w:r w:rsidR="00E65752" w:rsidRPr="00E65752">
        <w:rPr>
          <w:rFonts w:ascii="Times New Roman" w:hAnsi="Times New Roman" w:cs="Times New Roman"/>
          <w:color w:val="2E74B5" w:themeColor="accent5" w:themeShade="BF"/>
          <w:sz w:val="24"/>
          <w:szCs w:val="24"/>
          <w:u w:val="single"/>
        </w:rPr>
        <w:fldChar w:fldCharType="begin"/>
      </w:r>
      <w:r w:rsidR="00E65752" w:rsidRPr="00E65752">
        <w:rPr>
          <w:rFonts w:ascii="Times New Roman" w:hAnsi="Times New Roman" w:cs="Times New Roman"/>
          <w:color w:val="2E74B5" w:themeColor="accent5" w:themeShade="BF"/>
          <w:sz w:val="24"/>
          <w:szCs w:val="24"/>
          <w:u w:val="single"/>
        </w:rPr>
        <w:instrText xml:space="preserve"> REF _Ref91959168 \h  \* MERGEFORMAT </w:instrText>
      </w:r>
      <w:r w:rsidR="00E65752" w:rsidRPr="00E65752">
        <w:rPr>
          <w:rFonts w:ascii="Times New Roman" w:hAnsi="Times New Roman" w:cs="Times New Roman"/>
          <w:color w:val="2E74B5" w:themeColor="accent5" w:themeShade="BF"/>
          <w:sz w:val="24"/>
          <w:szCs w:val="24"/>
          <w:u w:val="single"/>
        </w:rPr>
      </w:r>
      <w:r w:rsidR="00E65752" w:rsidRPr="00E65752">
        <w:rPr>
          <w:rFonts w:ascii="Times New Roman" w:hAnsi="Times New Roman" w:cs="Times New Roman"/>
          <w:color w:val="2E74B5" w:themeColor="accent5" w:themeShade="BF"/>
          <w:sz w:val="24"/>
          <w:szCs w:val="24"/>
          <w:u w:val="single"/>
        </w:rPr>
        <w:fldChar w:fldCharType="separate"/>
      </w:r>
      <w:ins w:id="246" w:author="sumit kumar" w:date="2022-01-28T00:52:00Z">
        <w:r w:rsidR="00A55E47" w:rsidRPr="00A55E47">
          <w:rPr>
            <w:rFonts w:ascii="Times New Roman" w:hAnsi="Times New Roman" w:cs="Times New Roman"/>
            <w:color w:val="2E74B5" w:themeColor="accent5" w:themeShade="BF"/>
            <w:sz w:val="24"/>
            <w:szCs w:val="24"/>
            <w:u w:val="single"/>
            <w:rPrChange w:id="247" w:author="sumit kumar" w:date="2022-01-28T00:52:00Z">
              <w:rPr/>
            </w:rPrChange>
          </w:rPr>
          <w:t xml:space="preserve">Tabla </w:t>
        </w:r>
        <w:r w:rsidR="00A55E47" w:rsidRPr="00A55E47">
          <w:rPr>
            <w:rFonts w:ascii="Times New Roman" w:hAnsi="Times New Roman" w:cs="Times New Roman"/>
            <w:noProof/>
            <w:color w:val="2E74B5" w:themeColor="accent5" w:themeShade="BF"/>
            <w:sz w:val="24"/>
            <w:szCs w:val="24"/>
            <w:u w:val="single"/>
            <w:rPrChange w:id="248" w:author="sumit kumar" w:date="2022-01-28T00:52:00Z">
              <w:rPr>
                <w:noProof/>
              </w:rPr>
            </w:rPrChange>
          </w:rPr>
          <w:t>6</w:t>
        </w:r>
      </w:ins>
      <w:del w:id="249"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Tabla </w:delText>
        </w:r>
        <w:r w:rsidR="00614ADD" w:rsidRPr="00614ADD" w:rsidDel="00A55E47">
          <w:rPr>
            <w:rFonts w:ascii="Times New Roman" w:hAnsi="Times New Roman" w:cs="Times New Roman"/>
            <w:noProof/>
            <w:color w:val="2E74B5" w:themeColor="accent5" w:themeShade="BF"/>
            <w:sz w:val="24"/>
            <w:szCs w:val="24"/>
            <w:u w:val="single"/>
          </w:rPr>
          <w:delText>6</w:delText>
        </w:r>
      </w:del>
      <w:r w:rsidR="00E65752" w:rsidRPr="00E65752">
        <w:rPr>
          <w:rFonts w:ascii="Times New Roman" w:hAnsi="Times New Roman" w:cs="Times New Roman"/>
          <w:color w:val="2E74B5" w:themeColor="accent5" w:themeShade="BF"/>
          <w:sz w:val="24"/>
          <w:szCs w:val="24"/>
          <w:u w:val="single"/>
        </w:rPr>
        <w:fldChar w:fldCharType="end"/>
      </w:r>
      <w:r w:rsidR="007737C5">
        <w:rPr>
          <w:rFonts w:ascii="Times New Roman" w:hAnsi="Times New Roman" w:cs="Times New Roman"/>
          <w:sz w:val="24"/>
          <w:szCs w:val="24"/>
        </w:rPr>
        <w:t>.</w:t>
      </w:r>
      <w:r w:rsidR="00F87261">
        <w:rPr>
          <w:rFonts w:ascii="Times New Roman" w:hAnsi="Times New Roman" w:cs="Times New Roman"/>
          <w:sz w:val="24"/>
          <w:szCs w:val="24"/>
        </w:rPr>
        <w:t xml:space="preserve"> No obstante, dicho trabajo ya ha sido realizado por parte del autor del informe y se encuentra recogido en el Excel denominado como: </w:t>
      </w:r>
      <w:r w:rsidR="00F87261" w:rsidRPr="00E65752">
        <w:rPr>
          <w:rFonts w:ascii="Times New Roman" w:hAnsi="Times New Roman" w:cs="Times New Roman"/>
          <w:b/>
          <w:bCs/>
          <w:sz w:val="24"/>
          <w:szCs w:val="24"/>
        </w:rPr>
        <w:t>pymes_iniciales</w:t>
      </w:r>
      <w:r w:rsidR="00F87261">
        <w:rPr>
          <w:rFonts w:ascii="Times New Roman" w:hAnsi="Times New Roman" w:cs="Times New Roman"/>
          <w:sz w:val="24"/>
          <w:szCs w:val="24"/>
        </w:rPr>
        <w:t>.</w:t>
      </w:r>
      <w:r w:rsidR="00500B13">
        <w:rPr>
          <w:rFonts w:ascii="Times New Roman" w:hAnsi="Times New Roman" w:cs="Times New Roman"/>
          <w:sz w:val="24"/>
          <w:szCs w:val="24"/>
        </w:rPr>
        <w:t xml:space="preserve"> </w:t>
      </w:r>
      <w:r w:rsidR="00BD199B">
        <w:rPr>
          <w:rFonts w:ascii="Times New Roman" w:hAnsi="Times New Roman" w:cs="Times New Roman"/>
          <w:sz w:val="24"/>
          <w:szCs w:val="24"/>
        </w:rPr>
        <w:t xml:space="preserve">Además, </w:t>
      </w:r>
      <w:r w:rsidR="00A13145">
        <w:rPr>
          <w:rFonts w:ascii="Times New Roman" w:hAnsi="Times New Roman" w:cs="Times New Roman"/>
          <w:sz w:val="24"/>
          <w:szCs w:val="24"/>
        </w:rPr>
        <w:t xml:space="preserve">los criterios </w:t>
      </w:r>
      <w:r w:rsidR="00BD199B">
        <w:rPr>
          <w:rFonts w:ascii="Times New Roman" w:hAnsi="Times New Roman" w:cs="Times New Roman"/>
          <w:sz w:val="24"/>
          <w:szCs w:val="24"/>
        </w:rPr>
        <w:t>seleccionados</w:t>
      </w:r>
      <w:r w:rsidR="00735D47">
        <w:rPr>
          <w:rFonts w:ascii="Times New Roman" w:hAnsi="Times New Roman" w:cs="Times New Roman"/>
          <w:sz w:val="24"/>
          <w:szCs w:val="24"/>
        </w:rPr>
        <w:t xml:space="preserve"> en este estudio</w:t>
      </w:r>
      <w:r w:rsidR="00BD199B">
        <w:rPr>
          <w:rFonts w:ascii="Times New Roman" w:hAnsi="Times New Roman" w:cs="Times New Roman"/>
          <w:sz w:val="24"/>
          <w:szCs w:val="24"/>
        </w:rPr>
        <w:t xml:space="preserve"> no solo </w:t>
      </w:r>
      <w:r w:rsidR="00735D47">
        <w:rPr>
          <w:rFonts w:ascii="Times New Roman" w:hAnsi="Times New Roman" w:cs="Times New Roman"/>
          <w:sz w:val="24"/>
          <w:szCs w:val="24"/>
        </w:rPr>
        <w:t>se basan en</w:t>
      </w:r>
      <w:r w:rsidR="00BD199B">
        <w:rPr>
          <w:rFonts w:ascii="Times New Roman" w:hAnsi="Times New Roman" w:cs="Times New Roman"/>
          <w:sz w:val="24"/>
          <w:szCs w:val="24"/>
        </w:rPr>
        <w:t xml:space="preserve"> </w:t>
      </w:r>
      <w:r w:rsidR="00F923E1">
        <w:rPr>
          <w:rFonts w:ascii="Times New Roman" w:hAnsi="Times New Roman" w:cs="Times New Roman"/>
          <w:sz w:val="24"/>
          <w:szCs w:val="24"/>
        </w:rPr>
        <w:t xml:space="preserve">la </w:t>
      </w:r>
      <w:r w:rsidR="00A13145">
        <w:rPr>
          <w:rFonts w:ascii="Times New Roman" w:hAnsi="Times New Roman" w:cs="Times New Roman"/>
          <w:sz w:val="24"/>
          <w:szCs w:val="24"/>
        </w:rPr>
        <w:t>datos</w:t>
      </w:r>
      <w:r w:rsidR="00BD199B">
        <w:rPr>
          <w:rFonts w:ascii="Times New Roman" w:hAnsi="Times New Roman" w:cs="Times New Roman"/>
          <w:sz w:val="24"/>
          <w:szCs w:val="24"/>
        </w:rPr>
        <w:t xml:space="preserve"> </w:t>
      </w:r>
      <w:r w:rsidR="00A13145">
        <w:rPr>
          <w:rFonts w:ascii="Times New Roman" w:hAnsi="Times New Roman" w:cs="Times New Roman"/>
          <w:sz w:val="24"/>
          <w:szCs w:val="24"/>
        </w:rPr>
        <w:t xml:space="preserve">contables </w:t>
      </w:r>
      <w:r w:rsidR="00BD199B">
        <w:rPr>
          <w:rFonts w:ascii="Times New Roman" w:hAnsi="Times New Roman" w:cs="Times New Roman"/>
          <w:sz w:val="24"/>
          <w:szCs w:val="24"/>
        </w:rPr>
        <w:t xml:space="preserve">del </w:t>
      </w:r>
      <w:r w:rsidR="00A13145">
        <w:rPr>
          <w:rFonts w:ascii="Times New Roman" w:hAnsi="Times New Roman" w:cs="Times New Roman"/>
          <w:sz w:val="24"/>
          <w:szCs w:val="24"/>
        </w:rPr>
        <w:t xml:space="preserve">periodo </w:t>
      </w:r>
      <w:r w:rsidR="00BD199B">
        <w:rPr>
          <w:rFonts w:ascii="Times New Roman" w:hAnsi="Times New Roman" w:cs="Times New Roman"/>
          <w:sz w:val="24"/>
          <w:szCs w:val="24"/>
        </w:rPr>
        <w:t>2019 sino que también</w:t>
      </w:r>
      <w:r w:rsidR="00A13145">
        <w:rPr>
          <w:rFonts w:ascii="Times New Roman" w:hAnsi="Times New Roman" w:cs="Times New Roman"/>
          <w:sz w:val="24"/>
          <w:szCs w:val="24"/>
        </w:rPr>
        <w:t xml:space="preserve"> dependen de la información de los periodos 2018, 2017 y 2016, respectivamente. </w:t>
      </w:r>
      <w:r w:rsidR="00735D47">
        <w:rPr>
          <w:rFonts w:ascii="Times New Roman" w:hAnsi="Times New Roman" w:cs="Times New Roman"/>
          <w:sz w:val="24"/>
          <w:szCs w:val="24"/>
        </w:rPr>
        <w:t xml:space="preserve">Es por ello, que en la </w:t>
      </w:r>
      <w:r w:rsidR="00E65752" w:rsidRPr="00E65752">
        <w:rPr>
          <w:rFonts w:ascii="Times New Roman" w:hAnsi="Times New Roman" w:cs="Times New Roman"/>
          <w:color w:val="2E74B5" w:themeColor="accent5" w:themeShade="BF"/>
          <w:sz w:val="24"/>
          <w:szCs w:val="24"/>
          <w:u w:val="single"/>
        </w:rPr>
        <w:fldChar w:fldCharType="begin"/>
      </w:r>
      <w:r w:rsidR="00E65752" w:rsidRPr="00E65752">
        <w:rPr>
          <w:rFonts w:ascii="Times New Roman" w:hAnsi="Times New Roman" w:cs="Times New Roman"/>
          <w:color w:val="2E74B5" w:themeColor="accent5" w:themeShade="BF"/>
          <w:sz w:val="24"/>
          <w:szCs w:val="24"/>
          <w:u w:val="single"/>
        </w:rPr>
        <w:instrText xml:space="preserve"> REF _Ref91959168 \h  \* MERGEFORMAT </w:instrText>
      </w:r>
      <w:r w:rsidR="00E65752" w:rsidRPr="00E65752">
        <w:rPr>
          <w:rFonts w:ascii="Times New Roman" w:hAnsi="Times New Roman" w:cs="Times New Roman"/>
          <w:color w:val="2E74B5" w:themeColor="accent5" w:themeShade="BF"/>
          <w:sz w:val="24"/>
          <w:szCs w:val="24"/>
          <w:u w:val="single"/>
        </w:rPr>
      </w:r>
      <w:r w:rsidR="00E65752" w:rsidRPr="00E65752">
        <w:rPr>
          <w:rFonts w:ascii="Times New Roman" w:hAnsi="Times New Roman" w:cs="Times New Roman"/>
          <w:color w:val="2E74B5" w:themeColor="accent5" w:themeShade="BF"/>
          <w:sz w:val="24"/>
          <w:szCs w:val="24"/>
          <w:u w:val="single"/>
        </w:rPr>
        <w:fldChar w:fldCharType="separate"/>
      </w:r>
      <w:ins w:id="250" w:author="sumit kumar" w:date="2022-01-28T00:52:00Z">
        <w:r w:rsidR="00A55E47" w:rsidRPr="00A55E47">
          <w:rPr>
            <w:rFonts w:ascii="Times New Roman" w:hAnsi="Times New Roman" w:cs="Times New Roman"/>
            <w:color w:val="2E74B5" w:themeColor="accent5" w:themeShade="BF"/>
            <w:sz w:val="24"/>
            <w:szCs w:val="24"/>
            <w:u w:val="single"/>
            <w:rPrChange w:id="251" w:author="sumit kumar" w:date="2022-01-28T00:52:00Z">
              <w:rPr/>
            </w:rPrChange>
          </w:rPr>
          <w:t xml:space="preserve">Tabla </w:t>
        </w:r>
        <w:r w:rsidR="00A55E47" w:rsidRPr="00A55E47">
          <w:rPr>
            <w:rFonts w:ascii="Times New Roman" w:hAnsi="Times New Roman" w:cs="Times New Roman"/>
            <w:noProof/>
            <w:color w:val="2E74B5" w:themeColor="accent5" w:themeShade="BF"/>
            <w:sz w:val="24"/>
            <w:szCs w:val="24"/>
            <w:u w:val="single"/>
            <w:rPrChange w:id="252" w:author="sumit kumar" w:date="2022-01-28T00:52:00Z">
              <w:rPr>
                <w:noProof/>
              </w:rPr>
            </w:rPrChange>
          </w:rPr>
          <w:t>6</w:t>
        </w:r>
      </w:ins>
      <w:del w:id="253"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Tabla </w:delText>
        </w:r>
        <w:r w:rsidR="00614ADD" w:rsidRPr="00614ADD" w:rsidDel="00A55E47">
          <w:rPr>
            <w:rFonts w:ascii="Times New Roman" w:hAnsi="Times New Roman" w:cs="Times New Roman"/>
            <w:noProof/>
            <w:color w:val="2E74B5" w:themeColor="accent5" w:themeShade="BF"/>
            <w:sz w:val="24"/>
            <w:szCs w:val="24"/>
            <w:u w:val="single"/>
          </w:rPr>
          <w:delText>6</w:delText>
        </w:r>
      </w:del>
      <w:r w:rsidR="00E65752" w:rsidRPr="00E65752">
        <w:rPr>
          <w:rFonts w:ascii="Times New Roman" w:hAnsi="Times New Roman" w:cs="Times New Roman"/>
          <w:color w:val="2E74B5" w:themeColor="accent5" w:themeShade="BF"/>
          <w:sz w:val="24"/>
          <w:szCs w:val="24"/>
          <w:u w:val="single"/>
        </w:rPr>
        <w:fldChar w:fldCharType="end"/>
      </w:r>
      <w:r w:rsidR="00E65752" w:rsidRPr="00273202">
        <w:rPr>
          <w:rFonts w:ascii="Times New Roman" w:hAnsi="Times New Roman" w:cs="Times New Roman"/>
          <w:sz w:val="24"/>
          <w:szCs w:val="24"/>
        </w:rPr>
        <w:t xml:space="preserve"> </w:t>
      </w:r>
      <w:r w:rsidR="00735D47">
        <w:rPr>
          <w:rFonts w:ascii="Times New Roman" w:hAnsi="Times New Roman" w:cs="Times New Roman"/>
          <w:sz w:val="24"/>
          <w:szCs w:val="24"/>
        </w:rPr>
        <w:t xml:space="preserve">también se </w:t>
      </w:r>
      <w:r w:rsidR="00DA5CA1">
        <w:rPr>
          <w:rFonts w:ascii="Times New Roman" w:hAnsi="Times New Roman" w:cs="Times New Roman"/>
          <w:sz w:val="24"/>
          <w:szCs w:val="24"/>
        </w:rPr>
        <w:t>recogen</w:t>
      </w:r>
      <w:r w:rsidR="00735D47">
        <w:rPr>
          <w:rFonts w:ascii="Times New Roman" w:hAnsi="Times New Roman" w:cs="Times New Roman"/>
          <w:sz w:val="24"/>
          <w:szCs w:val="24"/>
        </w:rPr>
        <w:t xml:space="preserve"> los años necesarios </w:t>
      </w:r>
      <w:r w:rsidR="00B609DB">
        <w:rPr>
          <w:rFonts w:ascii="Times New Roman" w:hAnsi="Times New Roman" w:cs="Times New Roman"/>
          <w:sz w:val="24"/>
          <w:szCs w:val="24"/>
        </w:rPr>
        <w:t>para</w:t>
      </w:r>
      <w:r w:rsidR="00735D47">
        <w:rPr>
          <w:rFonts w:ascii="Times New Roman" w:hAnsi="Times New Roman" w:cs="Times New Roman"/>
          <w:sz w:val="24"/>
          <w:szCs w:val="24"/>
        </w:rPr>
        <w:t xml:space="preserve"> cada una de </w:t>
      </w:r>
      <w:r w:rsidR="00F923E1">
        <w:rPr>
          <w:rFonts w:ascii="Times New Roman" w:hAnsi="Times New Roman" w:cs="Times New Roman"/>
          <w:sz w:val="24"/>
          <w:szCs w:val="24"/>
        </w:rPr>
        <w:t>las</w:t>
      </w:r>
      <w:r w:rsidR="00735D47">
        <w:rPr>
          <w:rFonts w:ascii="Times New Roman" w:hAnsi="Times New Roman" w:cs="Times New Roman"/>
          <w:sz w:val="24"/>
          <w:szCs w:val="24"/>
        </w:rPr>
        <w:t xml:space="preserve"> variables</w:t>
      </w:r>
      <w:r w:rsidR="00A13145">
        <w:rPr>
          <w:rFonts w:ascii="Times New Roman" w:hAnsi="Times New Roman" w:cs="Times New Roman"/>
          <w:sz w:val="24"/>
          <w:szCs w:val="24"/>
        </w:rPr>
        <w:t xml:space="preserve"> que permitirán la identificación de l</w:t>
      </w:r>
      <w:r w:rsidR="00853B0F">
        <w:rPr>
          <w:rFonts w:ascii="Times New Roman" w:hAnsi="Times New Roman" w:cs="Times New Roman"/>
          <w:sz w:val="24"/>
          <w:szCs w:val="24"/>
        </w:rPr>
        <w:t>a</w:t>
      </w:r>
      <w:r w:rsidR="00A13145">
        <w:rPr>
          <w:rFonts w:ascii="Times New Roman" w:hAnsi="Times New Roman" w:cs="Times New Roman"/>
          <w:sz w:val="24"/>
          <w:szCs w:val="24"/>
        </w:rPr>
        <w:t xml:space="preserve">s </w:t>
      </w:r>
      <w:r w:rsidR="00853B0F">
        <w:rPr>
          <w:rFonts w:ascii="Times New Roman" w:hAnsi="Times New Roman" w:cs="Times New Roman"/>
          <w:sz w:val="24"/>
          <w:szCs w:val="24"/>
        </w:rPr>
        <w:t xml:space="preserve">pymes </w:t>
      </w:r>
      <w:r w:rsidR="00A13145">
        <w:rPr>
          <w:rFonts w:ascii="Times New Roman" w:hAnsi="Times New Roman" w:cs="Times New Roman"/>
          <w:sz w:val="24"/>
          <w:szCs w:val="24"/>
        </w:rPr>
        <w:t>zombis.</w:t>
      </w:r>
    </w:p>
    <w:p w14:paraId="3418DC3E" w14:textId="7DAF08EC" w:rsidR="006178D0" w:rsidRPr="006178D0" w:rsidRDefault="006178D0" w:rsidP="00351399">
      <w:pPr>
        <w:pStyle w:val="Tablas"/>
        <w:rPr>
          <w:i/>
          <w:iCs/>
        </w:rPr>
      </w:pPr>
      <w:bookmarkStart w:id="254" w:name="_Ref91959168"/>
      <w:bookmarkStart w:id="255" w:name="_Toc94028591"/>
      <w:bookmarkStart w:id="256" w:name="_Toc94033215"/>
      <w:r w:rsidRPr="006178D0">
        <w:lastRenderedPageBreak/>
        <w:t xml:space="preserve">Tabla </w:t>
      </w:r>
      <w:fldSimple w:instr=" SEQ Tabla \* ARABIC ">
        <w:r w:rsidR="00A55E47">
          <w:rPr>
            <w:noProof/>
          </w:rPr>
          <w:t>6</w:t>
        </w:r>
      </w:fldSimple>
      <w:bookmarkEnd w:id="254"/>
      <w:r w:rsidRPr="006178D0">
        <w:t xml:space="preserve">: </w:t>
      </w:r>
      <w:r w:rsidR="005B131F">
        <w:t>Variables para la identificación de zombis</w:t>
      </w:r>
      <w:bookmarkEnd w:id="255"/>
      <w:bookmarkEnd w:id="256"/>
    </w:p>
    <w:tbl>
      <w:tblPr>
        <w:tblStyle w:val="Tablaconcuadrcula"/>
        <w:tblW w:w="9137" w:type="dxa"/>
        <w:tblLook w:val="04A0" w:firstRow="1" w:lastRow="0" w:firstColumn="1" w:lastColumn="0" w:noHBand="0" w:noVBand="1"/>
      </w:tblPr>
      <w:tblGrid>
        <w:gridCol w:w="5807"/>
        <w:gridCol w:w="3330"/>
      </w:tblGrid>
      <w:tr w:rsidR="005B131F" w:rsidRPr="00CB0F6C" w14:paraId="60F2D469" w14:textId="77777777" w:rsidTr="00D31C03">
        <w:trPr>
          <w:trHeight w:val="249"/>
        </w:trPr>
        <w:tc>
          <w:tcPr>
            <w:tcW w:w="5807" w:type="dxa"/>
            <w:shd w:val="clear" w:color="auto" w:fill="FFD966" w:themeFill="accent4" w:themeFillTint="99"/>
          </w:tcPr>
          <w:p w14:paraId="7C47D585" w14:textId="36467379" w:rsidR="005B131F" w:rsidRPr="006178D0" w:rsidRDefault="005B131F" w:rsidP="00CB0F6C">
            <w:pPr>
              <w:jc w:val="center"/>
              <w:rPr>
                <w:rFonts w:ascii="Times New Roman" w:hAnsi="Times New Roman" w:cs="Times New Roman"/>
                <w:b/>
                <w:bCs/>
                <w:sz w:val="20"/>
                <w:szCs w:val="20"/>
              </w:rPr>
            </w:pPr>
            <w:r>
              <w:rPr>
                <w:rFonts w:ascii="Times New Roman" w:hAnsi="Times New Roman" w:cs="Times New Roman"/>
                <w:b/>
                <w:bCs/>
                <w:sz w:val="20"/>
                <w:szCs w:val="20"/>
              </w:rPr>
              <w:t>Variables</w:t>
            </w:r>
          </w:p>
        </w:tc>
        <w:tc>
          <w:tcPr>
            <w:tcW w:w="3330" w:type="dxa"/>
            <w:shd w:val="clear" w:color="auto" w:fill="FFD966" w:themeFill="accent4" w:themeFillTint="99"/>
          </w:tcPr>
          <w:p w14:paraId="6AD74EB1" w14:textId="01237A05" w:rsidR="005B131F" w:rsidRPr="006178D0" w:rsidRDefault="005B131F" w:rsidP="00CB0F6C">
            <w:pPr>
              <w:jc w:val="center"/>
              <w:rPr>
                <w:rFonts w:ascii="Times New Roman" w:hAnsi="Times New Roman" w:cs="Times New Roman"/>
                <w:b/>
                <w:bCs/>
                <w:sz w:val="20"/>
                <w:szCs w:val="20"/>
              </w:rPr>
            </w:pPr>
            <w:r w:rsidRPr="006178D0">
              <w:rPr>
                <w:rFonts w:ascii="Times New Roman" w:hAnsi="Times New Roman" w:cs="Times New Roman"/>
                <w:b/>
                <w:bCs/>
                <w:sz w:val="20"/>
                <w:szCs w:val="20"/>
              </w:rPr>
              <w:t>Años</w:t>
            </w:r>
          </w:p>
        </w:tc>
      </w:tr>
      <w:tr w:rsidR="005B131F" w:rsidRPr="00CB0F6C" w14:paraId="6EC7E7C1" w14:textId="77777777" w:rsidTr="00D31C03">
        <w:trPr>
          <w:trHeight w:val="234"/>
        </w:trPr>
        <w:tc>
          <w:tcPr>
            <w:tcW w:w="5807" w:type="dxa"/>
          </w:tcPr>
          <w:p w14:paraId="5008F368" w14:textId="701E0DBB" w:rsidR="005B131F" w:rsidRPr="009B635F" w:rsidRDefault="005B131F" w:rsidP="009B635F">
            <w:pPr>
              <w:jc w:val="center"/>
              <w:rPr>
                <w:rFonts w:ascii="Times New Roman" w:hAnsi="Times New Roman" w:cs="Times New Roman"/>
                <w:sz w:val="20"/>
                <w:szCs w:val="20"/>
              </w:rPr>
            </w:pPr>
            <w:r w:rsidRPr="009B635F">
              <w:rPr>
                <w:rFonts w:ascii="Times New Roman" w:hAnsi="Times New Roman" w:cs="Times New Roman"/>
                <w:sz w:val="20"/>
                <w:szCs w:val="20"/>
              </w:rPr>
              <w:t>EBIT</w:t>
            </w:r>
          </w:p>
        </w:tc>
        <w:tc>
          <w:tcPr>
            <w:tcW w:w="3330" w:type="dxa"/>
          </w:tcPr>
          <w:p w14:paraId="026EC6A9" w14:textId="27CD63EE" w:rsidR="005B131F" w:rsidRPr="009B635F" w:rsidRDefault="005B131F" w:rsidP="00F923E1">
            <w:pPr>
              <w:jc w:val="center"/>
              <w:rPr>
                <w:rFonts w:ascii="Times New Roman" w:hAnsi="Times New Roman" w:cs="Times New Roman"/>
                <w:sz w:val="20"/>
                <w:szCs w:val="20"/>
              </w:rPr>
            </w:pPr>
            <w:r>
              <w:rPr>
                <w:rFonts w:ascii="Times New Roman" w:hAnsi="Times New Roman" w:cs="Times New Roman"/>
                <w:sz w:val="20"/>
                <w:szCs w:val="20"/>
              </w:rPr>
              <w:t>2019, 2018 y 2017</w:t>
            </w:r>
          </w:p>
        </w:tc>
      </w:tr>
      <w:tr w:rsidR="005B131F" w:rsidRPr="00CB0F6C" w14:paraId="23506809" w14:textId="77777777" w:rsidTr="00D31C03">
        <w:trPr>
          <w:trHeight w:val="249"/>
        </w:trPr>
        <w:tc>
          <w:tcPr>
            <w:tcW w:w="5807" w:type="dxa"/>
          </w:tcPr>
          <w:p w14:paraId="184D05B8" w14:textId="5B566F0C" w:rsidR="005B131F" w:rsidRPr="009B635F" w:rsidRDefault="005B131F" w:rsidP="009B635F">
            <w:pPr>
              <w:jc w:val="center"/>
              <w:rPr>
                <w:rFonts w:ascii="Times New Roman" w:hAnsi="Times New Roman" w:cs="Times New Roman"/>
                <w:sz w:val="20"/>
                <w:szCs w:val="20"/>
              </w:rPr>
            </w:pPr>
            <w:r>
              <w:rPr>
                <w:rFonts w:ascii="Times New Roman" w:hAnsi="Times New Roman" w:cs="Times New Roman"/>
                <w:sz w:val="20"/>
                <w:szCs w:val="20"/>
              </w:rPr>
              <w:t>Deuda</w:t>
            </w:r>
            <w:r w:rsidR="00D31C03">
              <w:rPr>
                <w:rFonts w:ascii="Times New Roman" w:hAnsi="Times New Roman" w:cs="Times New Roman"/>
                <w:sz w:val="20"/>
                <w:szCs w:val="20"/>
              </w:rPr>
              <w:t>s</w:t>
            </w:r>
            <w:r>
              <w:rPr>
                <w:rFonts w:ascii="Times New Roman" w:hAnsi="Times New Roman" w:cs="Times New Roman"/>
                <w:sz w:val="20"/>
                <w:szCs w:val="20"/>
              </w:rPr>
              <w:t xml:space="preserve"> a </w:t>
            </w:r>
            <w:r w:rsidR="00D31C03">
              <w:rPr>
                <w:rFonts w:ascii="Times New Roman" w:hAnsi="Times New Roman" w:cs="Times New Roman"/>
                <w:sz w:val="20"/>
                <w:szCs w:val="20"/>
              </w:rPr>
              <w:t>corto plazo</w:t>
            </w:r>
          </w:p>
        </w:tc>
        <w:tc>
          <w:tcPr>
            <w:tcW w:w="3330" w:type="dxa"/>
          </w:tcPr>
          <w:p w14:paraId="5DE13238" w14:textId="2141E67F" w:rsidR="005B131F" w:rsidRPr="009B635F" w:rsidRDefault="005B131F" w:rsidP="00F923E1">
            <w:pPr>
              <w:jc w:val="center"/>
              <w:rPr>
                <w:rFonts w:ascii="Times New Roman" w:hAnsi="Times New Roman" w:cs="Times New Roman"/>
                <w:sz w:val="20"/>
                <w:szCs w:val="20"/>
              </w:rPr>
            </w:pPr>
            <w:r>
              <w:rPr>
                <w:rFonts w:ascii="Times New Roman" w:hAnsi="Times New Roman" w:cs="Times New Roman"/>
                <w:sz w:val="20"/>
                <w:szCs w:val="20"/>
              </w:rPr>
              <w:t>2019, 2018, 2017 y 2016</w:t>
            </w:r>
          </w:p>
        </w:tc>
      </w:tr>
      <w:tr w:rsidR="005B131F" w:rsidRPr="00CB0F6C" w14:paraId="7EB17DC4" w14:textId="77777777" w:rsidTr="00D31C03">
        <w:trPr>
          <w:trHeight w:val="249"/>
        </w:trPr>
        <w:tc>
          <w:tcPr>
            <w:tcW w:w="5807" w:type="dxa"/>
          </w:tcPr>
          <w:p w14:paraId="736066A8" w14:textId="2FE50DC6" w:rsidR="005B131F" w:rsidRPr="009B635F" w:rsidRDefault="00D31C03" w:rsidP="009B635F">
            <w:pPr>
              <w:jc w:val="center"/>
              <w:rPr>
                <w:rFonts w:ascii="Times New Roman" w:hAnsi="Times New Roman" w:cs="Times New Roman"/>
                <w:sz w:val="20"/>
                <w:szCs w:val="20"/>
              </w:rPr>
            </w:pPr>
            <w:r>
              <w:rPr>
                <w:rFonts w:ascii="Times New Roman" w:hAnsi="Times New Roman" w:cs="Times New Roman"/>
                <w:sz w:val="20"/>
                <w:szCs w:val="20"/>
              </w:rPr>
              <w:t>Deudas a largo plazo</w:t>
            </w:r>
          </w:p>
        </w:tc>
        <w:tc>
          <w:tcPr>
            <w:tcW w:w="3330" w:type="dxa"/>
          </w:tcPr>
          <w:p w14:paraId="544F3BAF" w14:textId="2D8E847D" w:rsidR="005B131F" w:rsidRPr="009B635F" w:rsidRDefault="00D31C03" w:rsidP="00F923E1">
            <w:pPr>
              <w:jc w:val="center"/>
              <w:rPr>
                <w:rFonts w:ascii="Times New Roman" w:hAnsi="Times New Roman" w:cs="Times New Roman"/>
                <w:sz w:val="20"/>
                <w:szCs w:val="20"/>
              </w:rPr>
            </w:pPr>
            <w:r>
              <w:rPr>
                <w:rFonts w:ascii="Times New Roman" w:hAnsi="Times New Roman" w:cs="Times New Roman"/>
                <w:sz w:val="20"/>
                <w:szCs w:val="20"/>
              </w:rPr>
              <w:t>2019, 2018, 2017 y 2016</w:t>
            </w:r>
          </w:p>
        </w:tc>
      </w:tr>
      <w:tr w:rsidR="00D31C03" w:rsidRPr="00CB0F6C" w14:paraId="7AB6B341" w14:textId="77777777" w:rsidTr="00D31C03">
        <w:trPr>
          <w:trHeight w:val="234"/>
        </w:trPr>
        <w:tc>
          <w:tcPr>
            <w:tcW w:w="5807" w:type="dxa"/>
          </w:tcPr>
          <w:p w14:paraId="21BAE2F8" w14:textId="411C9C1C" w:rsidR="00D31C03" w:rsidRPr="009B635F" w:rsidRDefault="00D31C03" w:rsidP="00D31C03">
            <w:pPr>
              <w:jc w:val="center"/>
              <w:rPr>
                <w:rFonts w:ascii="Times New Roman" w:hAnsi="Times New Roman" w:cs="Times New Roman"/>
                <w:sz w:val="20"/>
                <w:szCs w:val="20"/>
              </w:rPr>
            </w:pPr>
            <w:r>
              <w:rPr>
                <w:rFonts w:ascii="Times New Roman" w:hAnsi="Times New Roman" w:cs="Times New Roman"/>
                <w:sz w:val="20"/>
                <w:szCs w:val="20"/>
              </w:rPr>
              <w:t>Deudas con empresas del grupo y asociadas a corto plazo</w:t>
            </w:r>
          </w:p>
        </w:tc>
        <w:tc>
          <w:tcPr>
            <w:tcW w:w="3330" w:type="dxa"/>
          </w:tcPr>
          <w:p w14:paraId="19A21971" w14:textId="1E380BBA" w:rsidR="00D31C03" w:rsidRPr="009B635F" w:rsidRDefault="00D31C03" w:rsidP="00D31C03">
            <w:pPr>
              <w:jc w:val="center"/>
              <w:rPr>
                <w:rFonts w:ascii="Times New Roman" w:hAnsi="Times New Roman" w:cs="Times New Roman"/>
                <w:sz w:val="20"/>
                <w:szCs w:val="20"/>
              </w:rPr>
            </w:pPr>
            <w:r>
              <w:rPr>
                <w:rFonts w:ascii="Times New Roman" w:hAnsi="Times New Roman" w:cs="Times New Roman"/>
                <w:sz w:val="20"/>
                <w:szCs w:val="20"/>
              </w:rPr>
              <w:t>2019, 2018, 2017 y 2016</w:t>
            </w:r>
          </w:p>
        </w:tc>
      </w:tr>
      <w:tr w:rsidR="00D31C03" w:rsidRPr="00CB0F6C" w14:paraId="5F0701A9" w14:textId="77777777" w:rsidTr="00D31C03">
        <w:trPr>
          <w:trHeight w:val="301"/>
        </w:trPr>
        <w:tc>
          <w:tcPr>
            <w:tcW w:w="5807" w:type="dxa"/>
          </w:tcPr>
          <w:p w14:paraId="75CC6A9D" w14:textId="35C6B38A" w:rsidR="00D31C03" w:rsidRPr="009B635F" w:rsidRDefault="00D31C03" w:rsidP="00D31C03">
            <w:pPr>
              <w:jc w:val="center"/>
              <w:rPr>
                <w:rFonts w:ascii="Times New Roman" w:hAnsi="Times New Roman" w:cs="Times New Roman"/>
                <w:sz w:val="20"/>
                <w:szCs w:val="20"/>
              </w:rPr>
            </w:pPr>
            <w:r>
              <w:rPr>
                <w:rFonts w:ascii="Times New Roman" w:hAnsi="Times New Roman" w:cs="Times New Roman"/>
                <w:sz w:val="20"/>
                <w:szCs w:val="20"/>
              </w:rPr>
              <w:t>Deudas con empresas del grupo y asociadas a largo plazo</w:t>
            </w:r>
          </w:p>
        </w:tc>
        <w:tc>
          <w:tcPr>
            <w:tcW w:w="3330" w:type="dxa"/>
          </w:tcPr>
          <w:p w14:paraId="3E22FB14" w14:textId="4EAC3D4C" w:rsidR="00D31C03" w:rsidRPr="009B635F" w:rsidRDefault="00D31C03" w:rsidP="00D31C03">
            <w:pPr>
              <w:keepNext/>
              <w:jc w:val="center"/>
              <w:rPr>
                <w:rFonts w:ascii="Times New Roman" w:hAnsi="Times New Roman" w:cs="Times New Roman"/>
                <w:sz w:val="20"/>
                <w:szCs w:val="20"/>
              </w:rPr>
            </w:pPr>
            <w:r>
              <w:rPr>
                <w:rFonts w:ascii="Times New Roman" w:hAnsi="Times New Roman" w:cs="Times New Roman"/>
                <w:sz w:val="20"/>
                <w:szCs w:val="20"/>
              </w:rPr>
              <w:t>2019, 2018, 2017 y 2016</w:t>
            </w:r>
          </w:p>
        </w:tc>
      </w:tr>
      <w:tr w:rsidR="00D31C03" w:rsidRPr="00CB0F6C" w14:paraId="1533A004" w14:textId="77777777" w:rsidTr="00D31C03">
        <w:trPr>
          <w:trHeight w:val="301"/>
        </w:trPr>
        <w:tc>
          <w:tcPr>
            <w:tcW w:w="5807" w:type="dxa"/>
          </w:tcPr>
          <w:p w14:paraId="1892EC98" w14:textId="7F05CA34" w:rsidR="00D31C03" w:rsidRDefault="00D31C03" w:rsidP="00D31C03">
            <w:pPr>
              <w:jc w:val="center"/>
              <w:rPr>
                <w:rFonts w:ascii="Times New Roman" w:hAnsi="Times New Roman" w:cs="Times New Roman"/>
                <w:sz w:val="20"/>
                <w:szCs w:val="20"/>
              </w:rPr>
            </w:pPr>
            <w:r>
              <w:rPr>
                <w:rFonts w:ascii="Times New Roman" w:hAnsi="Times New Roman" w:cs="Times New Roman"/>
                <w:sz w:val="20"/>
                <w:szCs w:val="20"/>
              </w:rPr>
              <w:t>Gastos financieros</w:t>
            </w:r>
          </w:p>
        </w:tc>
        <w:tc>
          <w:tcPr>
            <w:tcW w:w="3330" w:type="dxa"/>
          </w:tcPr>
          <w:p w14:paraId="578B471A" w14:textId="3CE75A9E" w:rsidR="00D31C03" w:rsidRDefault="00D31C03" w:rsidP="00D31C03">
            <w:pPr>
              <w:keepNext/>
              <w:jc w:val="center"/>
              <w:rPr>
                <w:rFonts w:ascii="Times New Roman" w:hAnsi="Times New Roman" w:cs="Times New Roman"/>
                <w:sz w:val="20"/>
                <w:szCs w:val="20"/>
              </w:rPr>
            </w:pPr>
            <w:r>
              <w:rPr>
                <w:rFonts w:ascii="Times New Roman" w:hAnsi="Times New Roman" w:cs="Times New Roman"/>
                <w:sz w:val="20"/>
                <w:szCs w:val="20"/>
              </w:rPr>
              <w:t>2019</w:t>
            </w:r>
          </w:p>
        </w:tc>
      </w:tr>
    </w:tbl>
    <w:p w14:paraId="5C0A1735" w14:textId="5A071F05" w:rsidR="00CB0F6C" w:rsidRPr="006178D0" w:rsidRDefault="006178D0" w:rsidP="006178D0">
      <w:pPr>
        <w:pStyle w:val="Descripcin"/>
        <w:spacing w:after="180"/>
        <w:jc w:val="center"/>
        <w:rPr>
          <w:rFonts w:ascii="Times New Roman" w:hAnsi="Times New Roman" w:cs="Times New Roman"/>
          <w:b/>
          <w:bCs/>
          <w:i w:val="0"/>
          <w:iCs w:val="0"/>
          <w:color w:val="auto"/>
          <w:sz w:val="16"/>
          <w:szCs w:val="16"/>
        </w:rPr>
      </w:pPr>
      <w:bookmarkStart w:id="257" w:name="_Toc94028592"/>
      <w:r w:rsidRPr="006178D0">
        <w:rPr>
          <w:rFonts w:ascii="Times New Roman" w:hAnsi="Times New Roman" w:cs="Times New Roman"/>
          <w:i w:val="0"/>
          <w:iCs w:val="0"/>
          <w:color w:val="auto"/>
          <w:sz w:val="16"/>
          <w:szCs w:val="16"/>
        </w:rPr>
        <w:t>Fuente: Elaboración propia del autor</w:t>
      </w:r>
      <w:bookmarkEnd w:id="257"/>
    </w:p>
    <w:p w14:paraId="2DFB62C8" w14:textId="51408E46" w:rsidR="003023BF" w:rsidRDefault="00853B0F" w:rsidP="007F4DFF">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rPr>
        <w:t>Asimismo</w:t>
      </w:r>
      <w:r w:rsidR="00B609DB">
        <w:rPr>
          <w:rFonts w:ascii="Times New Roman" w:hAnsi="Times New Roman" w:cs="Times New Roman"/>
          <w:sz w:val="24"/>
          <w:szCs w:val="24"/>
        </w:rPr>
        <w:t xml:space="preserve">, </w:t>
      </w:r>
      <w:r w:rsidR="001B6E33">
        <w:rPr>
          <w:rFonts w:ascii="Times New Roman" w:hAnsi="Times New Roman" w:cs="Times New Roman"/>
          <w:sz w:val="24"/>
          <w:szCs w:val="24"/>
        </w:rPr>
        <w:t xml:space="preserve">en este punto </w:t>
      </w:r>
      <w:r w:rsidR="003023BF">
        <w:rPr>
          <w:rFonts w:ascii="Times New Roman" w:hAnsi="Times New Roman" w:cs="Times New Roman"/>
          <w:sz w:val="24"/>
          <w:szCs w:val="24"/>
        </w:rPr>
        <w:t xml:space="preserve">se modifica ligeramente la estrategia de búsqueda en </w:t>
      </w:r>
      <w:r w:rsidR="003023BF" w:rsidRPr="00853B0F">
        <w:rPr>
          <w:rFonts w:ascii="Times New Roman" w:hAnsi="Times New Roman" w:cs="Times New Roman"/>
          <w:i/>
          <w:iCs/>
          <w:sz w:val="24"/>
          <w:szCs w:val="24"/>
        </w:rPr>
        <w:t>SABI</w:t>
      </w:r>
      <w:r w:rsidR="003023BF">
        <w:rPr>
          <w:rFonts w:ascii="Times New Roman" w:hAnsi="Times New Roman" w:cs="Times New Roman"/>
          <w:sz w:val="24"/>
          <w:szCs w:val="24"/>
        </w:rPr>
        <w:t xml:space="preserve"> con respecto a la observada en la </w:t>
      </w:r>
      <w:r w:rsidR="00E65752" w:rsidRPr="00B06D32">
        <w:rPr>
          <w:rFonts w:ascii="Times New Roman" w:hAnsi="Times New Roman" w:cs="Times New Roman"/>
          <w:color w:val="2E74B5" w:themeColor="accent5" w:themeShade="BF"/>
          <w:sz w:val="24"/>
          <w:szCs w:val="24"/>
          <w:u w:val="single"/>
          <w:lang w:val="es-ES_tradnl"/>
        </w:rPr>
        <w:fldChar w:fldCharType="begin"/>
      </w:r>
      <w:r w:rsidR="00E65752" w:rsidRPr="00B06D32">
        <w:rPr>
          <w:rFonts w:ascii="Times New Roman" w:hAnsi="Times New Roman" w:cs="Times New Roman"/>
          <w:color w:val="2E74B5" w:themeColor="accent5" w:themeShade="BF"/>
          <w:sz w:val="24"/>
          <w:szCs w:val="24"/>
          <w:u w:val="single"/>
          <w:lang w:val="es-ES_tradnl"/>
        </w:rPr>
        <w:instrText xml:space="preserve"> REF _Ref91955201 \h  \* MERGEFORMAT </w:instrText>
      </w:r>
      <w:r w:rsidR="00E65752" w:rsidRPr="00B06D32">
        <w:rPr>
          <w:rFonts w:ascii="Times New Roman" w:hAnsi="Times New Roman" w:cs="Times New Roman"/>
          <w:color w:val="2E74B5" w:themeColor="accent5" w:themeShade="BF"/>
          <w:sz w:val="24"/>
          <w:szCs w:val="24"/>
          <w:u w:val="single"/>
          <w:lang w:val="es-ES_tradnl"/>
        </w:rPr>
      </w:r>
      <w:r w:rsidR="00E65752" w:rsidRPr="00B06D32">
        <w:rPr>
          <w:rFonts w:ascii="Times New Roman" w:hAnsi="Times New Roman" w:cs="Times New Roman"/>
          <w:color w:val="2E74B5" w:themeColor="accent5" w:themeShade="BF"/>
          <w:sz w:val="24"/>
          <w:szCs w:val="24"/>
          <w:u w:val="single"/>
          <w:lang w:val="es-ES_tradnl"/>
        </w:rPr>
        <w:fldChar w:fldCharType="separate"/>
      </w:r>
      <w:ins w:id="258" w:author="sumit kumar" w:date="2022-01-28T00:52:00Z">
        <w:r w:rsidR="00A55E47" w:rsidRPr="00A55E47">
          <w:rPr>
            <w:rFonts w:ascii="Times New Roman" w:hAnsi="Times New Roman" w:cs="Times New Roman"/>
            <w:color w:val="2E74B5" w:themeColor="accent5" w:themeShade="BF"/>
            <w:sz w:val="24"/>
            <w:szCs w:val="24"/>
            <w:u w:val="single"/>
            <w:rPrChange w:id="259" w:author="sumit kumar" w:date="2022-01-28T00:52:00Z">
              <w:rPr/>
            </w:rPrChange>
          </w:rPr>
          <w:t xml:space="preserve">Figura </w:t>
        </w:r>
        <w:r w:rsidR="00A55E47" w:rsidRPr="00A55E47">
          <w:rPr>
            <w:rFonts w:ascii="Times New Roman" w:hAnsi="Times New Roman" w:cs="Times New Roman"/>
            <w:noProof/>
            <w:color w:val="2E74B5" w:themeColor="accent5" w:themeShade="BF"/>
            <w:sz w:val="24"/>
            <w:szCs w:val="24"/>
            <w:u w:val="single"/>
            <w:rPrChange w:id="260" w:author="sumit kumar" w:date="2022-01-28T00:52:00Z">
              <w:rPr>
                <w:noProof/>
              </w:rPr>
            </w:rPrChange>
          </w:rPr>
          <w:t>12</w:t>
        </w:r>
      </w:ins>
      <w:del w:id="261"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Figura </w:delText>
        </w:r>
        <w:r w:rsidR="00614ADD" w:rsidRPr="00614ADD" w:rsidDel="00A55E47">
          <w:rPr>
            <w:rFonts w:ascii="Times New Roman" w:hAnsi="Times New Roman" w:cs="Times New Roman"/>
            <w:noProof/>
            <w:color w:val="2E74B5" w:themeColor="accent5" w:themeShade="BF"/>
            <w:sz w:val="24"/>
            <w:szCs w:val="24"/>
            <w:u w:val="single"/>
          </w:rPr>
          <w:delText>12</w:delText>
        </w:r>
      </w:del>
      <w:r w:rsidR="00E65752" w:rsidRPr="00B06D32">
        <w:rPr>
          <w:rFonts w:ascii="Times New Roman" w:hAnsi="Times New Roman" w:cs="Times New Roman"/>
          <w:color w:val="2E74B5" w:themeColor="accent5" w:themeShade="BF"/>
          <w:sz w:val="24"/>
          <w:szCs w:val="24"/>
          <w:u w:val="single"/>
          <w:lang w:val="es-ES_tradnl"/>
        </w:rPr>
        <w:fldChar w:fldCharType="end"/>
      </w:r>
      <w:r w:rsidR="003023BF">
        <w:rPr>
          <w:rFonts w:ascii="Times New Roman" w:hAnsi="Times New Roman" w:cs="Times New Roman"/>
          <w:sz w:val="24"/>
          <w:szCs w:val="24"/>
          <w:lang w:val="es-ES_tradnl"/>
        </w:rPr>
        <w:t xml:space="preserve">, </w:t>
      </w:r>
      <w:r w:rsidR="0000380B">
        <w:rPr>
          <w:rFonts w:ascii="Times New Roman" w:hAnsi="Times New Roman" w:cs="Times New Roman"/>
          <w:sz w:val="24"/>
          <w:szCs w:val="24"/>
          <w:lang w:val="es-ES_tradnl"/>
        </w:rPr>
        <w:t>incorporándole</w:t>
      </w:r>
      <w:r w:rsidR="003023BF">
        <w:rPr>
          <w:rFonts w:ascii="Times New Roman" w:hAnsi="Times New Roman" w:cs="Times New Roman"/>
          <w:sz w:val="24"/>
          <w:szCs w:val="24"/>
          <w:lang w:val="es-ES_tradnl"/>
        </w:rPr>
        <w:t xml:space="preserve"> la condición de que las empresas seleccionadas dispongan de cuentas anuales para los </w:t>
      </w:r>
      <w:r w:rsidR="0000380B">
        <w:rPr>
          <w:rFonts w:ascii="Times New Roman" w:hAnsi="Times New Roman" w:cs="Times New Roman"/>
          <w:sz w:val="24"/>
          <w:szCs w:val="24"/>
          <w:lang w:val="es-ES_tradnl"/>
        </w:rPr>
        <w:t>periodos</w:t>
      </w:r>
      <w:r w:rsidR="00B56F58">
        <w:rPr>
          <w:rFonts w:ascii="Times New Roman" w:hAnsi="Times New Roman" w:cs="Times New Roman"/>
          <w:sz w:val="24"/>
          <w:szCs w:val="24"/>
          <w:lang w:val="es-ES_tradnl"/>
        </w:rPr>
        <w:t>:</w:t>
      </w:r>
      <w:r w:rsidR="003023BF">
        <w:rPr>
          <w:rFonts w:ascii="Times New Roman" w:hAnsi="Times New Roman" w:cs="Times New Roman"/>
          <w:sz w:val="24"/>
          <w:szCs w:val="24"/>
          <w:lang w:val="es-ES_tradnl"/>
        </w:rPr>
        <w:t xml:space="preserve"> 2016, 2017, 2018 y 2019 (</w:t>
      </w:r>
      <w:r w:rsidR="00997E28" w:rsidRPr="00273202">
        <w:rPr>
          <w:rFonts w:ascii="Times New Roman" w:hAnsi="Times New Roman" w:cs="Times New Roman"/>
          <w:color w:val="2E74B5" w:themeColor="accent5" w:themeShade="BF"/>
          <w:sz w:val="24"/>
          <w:szCs w:val="24"/>
          <w:u w:val="single"/>
          <w:lang w:val="es-ES_tradnl"/>
        </w:rPr>
        <w:fldChar w:fldCharType="begin"/>
      </w:r>
      <w:r w:rsidR="00997E28" w:rsidRPr="00273202">
        <w:rPr>
          <w:rFonts w:ascii="Times New Roman" w:hAnsi="Times New Roman" w:cs="Times New Roman"/>
          <w:color w:val="2E74B5" w:themeColor="accent5" w:themeShade="BF"/>
          <w:sz w:val="24"/>
          <w:szCs w:val="24"/>
          <w:u w:val="single"/>
          <w:lang w:val="es-ES_tradnl"/>
        </w:rPr>
        <w:instrText xml:space="preserve"> REF _Ref91961093 \h  \* MERGEFORMAT </w:instrText>
      </w:r>
      <w:r w:rsidR="00997E28" w:rsidRPr="00273202">
        <w:rPr>
          <w:rFonts w:ascii="Times New Roman" w:hAnsi="Times New Roman" w:cs="Times New Roman"/>
          <w:color w:val="2E74B5" w:themeColor="accent5" w:themeShade="BF"/>
          <w:sz w:val="24"/>
          <w:szCs w:val="24"/>
          <w:u w:val="single"/>
          <w:lang w:val="es-ES_tradnl"/>
        </w:rPr>
      </w:r>
      <w:r w:rsidR="00997E28" w:rsidRPr="00273202">
        <w:rPr>
          <w:rFonts w:ascii="Times New Roman" w:hAnsi="Times New Roman" w:cs="Times New Roman"/>
          <w:color w:val="2E74B5" w:themeColor="accent5" w:themeShade="BF"/>
          <w:sz w:val="24"/>
          <w:szCs w:val="24"/>
          <w:u w:val="single"/>
          <w:lang w:val="es-ES_tradnl"/>
        </w:rPr>
        <w:fldChar w:fldCharType="separate"/>
      </w:r>
      <w:ins w:id="262" w:author="sumit kumar" w:date="2022-01-28T00:52:00Z">
        <w:r w:rsidR="00A55E47" w:rsidRPr="00A55E47">
          <w:rPr>
            <w:rFonts w:ascii="Times New Roman" w:hAnsi="Times New Roman" w:cs="Times New Roman"/>
            <w:color w:val="2E74B5" w:themeColor="accent5" w:themeShade="BF"/>
            <w:sz w:val="24"/>
            <w:szCs w:val="24"/>
            <w:u w:val="single"/>
            <w:rPrChange w:id="263" w:author="sumit kumar" w:date="2022-01-28T00:52:00Z">
              <w:rPr/>
            </w:rPrChange>
          </w:rPr>
          <w:t xml:space="preserve">Figura </w:t>
        </w:r>
        <w:r w:rsidR="00A55E47" w:rsidRPr="00A55E47">
          <w:rPr>
            <w:rFonts w:ascii="Times New Roman" w:hAnsi="Times New Roman" w:cs="Times New Roman"/>
            <w:noProof/>
            <w:color w:val="2E74B5" w:themeColor="accent5" w:themeShade="BF"/>
            <w:sz w:val="24"/>
            <w:szCs w:val="24"/>
            <w:u w:val="single"/>
            <w:rPrChange w:id="264" w:author="sumit kumar" w:date="2022-01-28T00:52:00Z">
              <w:rPr>
                <w:noProof/>
              </w:rPr>
            </w:rPrChange>
          </w:rPr>
          <w:t>14</w:t>
        </w:r>
      </w:ins>
      <w:del w:id="265"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Figura </w:delText>
        </w:r>
        <w:r w:rsidR="00614ADD" w:rsidRPr="00614ADD" w:rsidDel="00A55E47">
          <w:rPr>
            <w:rFonts w:ascii="Times New Roman" w:hAnsi="Times New Roman" w:cs="Times New Roman"/>
            <w:noProof/>
            <w:color w:val="2E74B5" w:themeColor="accent5" w:themeShade="BF"/>
            <w:sz w:val="24"/>
            <w:szCs w:val="24"/>
            <w:u w:val="single"/>
          </w:rPr>
          <w:delText>14</w:delText>
        </w:r>
      </w:del>
      <w:r w:rsidR="00997E28" w:rsidRPr="00273202">
        <w:rPr>
          <w:rFonts w:ascii="Times New Roman" w:hAnsi="Times New Roman" w:cs="Times New Roman"/>
          <w:color w:val="2E74B5" w:themeColor="accent5" w:themeShade="BF"/>
          <w:sz w:val="24"/>
          <w:szCs w:val="24"/>
          <w:u w:val="single"/>
          <w:lang w:val="es-ES_tradnl"/>
        </w:rPr>
        <w:fldChar w:fldCharType="end"/>
      </w:r>
      <w:r w:rsidR="003023BF">
        <w:rPr>
          <w:rFonts w:ascii="Times New Roman" w:hAnsi="Times New Roman" w:cs="Times New Roman"/>
          <w:sz w:val="24"/>
          <w:szCs w:val="24"/>
          <w:lang w:val="es-ES_tradnl"/>
        </w:rPr>
        <w:t>). Esto nos deja con un total de</w:t>
      </w:r>
      <w:r w:rsidR="00FA10BF">
        <w:rPr>
          <w:rFonts w:ascii="Times New Roman" w:hAnsi="Times New Roman" w:cs="Times New Roman"/>
          <w:sz w:val="24"/>
          <w:szCs w:val="24"/>
          <w:lang w:val="es-ES_tradnl"/>
        </w:rPr>
        <w:t xml:space="preserve"> </w:t>
      </w:r>
      <w:r w:rsidR="003023BF">
        <w:rPr>
          <w:rFonts w:ascii="Times New Roman" w:hAnsi="Times New Roman" w:cs="Times New Roman"/>
          <w:sz w:val="24"/>
          <w:szCs w:val="24"/>
          <w:lang w:val="es-ES_tradnl"/>
        </w:rPr>
        <w:t>10.90</w:t>
      </w:r>
      <w:r w:rsidR="00CD6FC5">
        <w:rPr>
          <w:rFonts w:ascii="Times New Roman" w:hAnsi="Times New Roman" w:cs="Times New Roman"/>
          <w:sz w:val="24"/>
          <w:szCs w:val="24"/>
          <w:lang w:val="es-ES_tradnl"/>
        </w:rPr>
        <w:t>7</w:t>
      </w:r>
      <w:r w:rsidR="003023BF">
        <w:rPr>
          <w:rFonts w:ascii="Times New Roman" w:hAnsi="Times New Roman" w:cs="Times New Roman"/>
          <w:sz w:val="24"/>
          <w:szCs w:val="24"/>
          <w:lang w:val="es-ES_tradnl"/>
        </w:rPr>
        <w:t xml:space="preserve"> pymes que se le suministrarán como entrada al </w:t>
      </w:r>
      <w:r w:rsidR="000F312D" w:rsidRPr="00273202">
        <w:rPr>
          <w:rFonts w:ascii="Times New Roman" w:hAnsi="Times New Roman" w:cs="Times New Roman"/>
          <w:i/>
          <w:iCs/>
          <w:sz w:val="24"/>
          <w:szCs w:val="24"/>
          <w:lang w:val="es-ES_tradnl"/>
        </w:rPr>
        <w:t>notebook</w:t>
      </w:r>
      <w:r w:rsidR="003023BF">
        <w:rPr>
          <w:rFonts w:ascii="Times New Roman" w:hAnsi="Times New Roman" w:cs="Times New Roman"/>
          <w:sz w:val="24"/>
          <w:szCs w:val="24"/>
          <w:lang w:val="es-ES_tradnl"/>
        </w:rPr>
        <w:t xml:space="preserve"> que identifica</w:t>
      </w:r>
      <w:r w:rsidR="00C24192">
        <w:rPr>
          <w:rFonts w:ascii="Times New Roman" w:hAnsi="Times New Roman" w:cs="Times New Roman"/>
          <w:sz w:val="24"/>
          <w:szCs w:val="24"/>
          <w:lang w:val="es-ES_tradnl"/>
        </w:rPr>
        <w:t xml:space="preserve"> </w:t>
      </w:r>
      <w:r w:rsidR="003023BF">
        <w:rPr>
          <w:rFonts w:ascii="Times New Roman" w:hAnsi="Times New Roman" w:cs="Times New Roman"/>
          <w:sz w:val="24"/>
          <w:szCs w:val="24"/>
          <w:lang w:val="es-ES_tradnl"/>
        </w:rPr>
        <w:t>a la</w:t>
      </w:r>
      <w:r w:rsidR="001B6E33">
        <w:rPr>
          <w:rFonts w:ascii="Times New Roman" w:hAnsi="Times New Roman" w:cs="Times New Roman"/>
          <w:sz w:val="24"/>
          <w:szCs w:val="24"/>
          <w:lang w:val="es-ES_tradnl"/>
        </w:rPr>
        <w:t>s</w:t>
      </w:r>
      <w:r w:rsidR="003023BF">
        <w:rPr>
          <w:rFonts w:ascii="Times New Roman" w:hAnsi="Times New Roman" w:cs="Times New Roman"/>
          <w:sz w:val="24"/>
          <w:szCs w:val="24"/>
          <w:lang w:val="es-ES_tradnl"/>
        </w:rPr>
        <w:t xml:space="preserve"> zombis.</w:t>
      </w:r>
    </w:p>
    <w:p w14:paraId="23FCFC23" w14:textId="19B60DE9" w:rsidR="0087047C" w:rsidRPr="0087047C" w:rsidRDefault="0087047C" w:rsidP="00351399">
      <w:pPr>
        <w:pStyle w:val="Figuras"/>
        <w:rPr>
          <w:i/>
          <w:iCs/>
        </w:rPr>
      </w:pPr>
      <w:bookmarkStart w:id="266" w:name="_Ref91961093"/>
      <w:bookmarkStart w:id="267" w:name="_Toc94028593"/>
      <w:bookmarkStart w:id="268" w:name="_Toc94033256"/>
      <w:r w:rsidRPr="0087047C">
        <w:t xml:space="preserve">Figura </w:t>
      </w:r>
      <w:fldSimple w:instr=" SEQ Figura \* ARABIC ">
        <w:r w:rsidR="00A55E47">
          <w:rPr>
            <w:noProof/>
          </w:rPr>
          <w:t>14</w:t>
        </w:r>
      </w:fldSimple>
      <w:bookmarkEnd w:id="266"/>
      <w:r w:rsidRPr="0087047C">
        <w:t>: Estrategia de búsqueda modificada</w:t>
      </w:r>
      <w:bookmarkEnd w:id="267"/>
      <w:bookmarkEnd w:id="268"/>
    </w:p>
    <w:p w14:paraId="5E40E35E" w14:textId="77777777" w:rsidR="0087047C" w:rsidRDefault="0087047C" w:rsidP="0087047C">
      <w:pPr>
        <w:keepNext/>
        <w:spacing w:after="0" w:line="240" w:lineRule="auto"/>
        <w:jc w:val="center"/>
      </w:pPr>
      <w:r>
        <w:rPr>
          <w:noProof/>
          <w:lang w:eastAsia="es-ES"/>
        </w:rPr>
        <w:drawing>
          <wp:inline distT="0" distB="0" distL="0" distR="0" wp14:anchorId="21A9BFF2" wp14:editId="221437CD">
            <wp:extent cx="5730190" cy="1699260"/>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9">
                      <a:extLst>
                        <a:ext uri="{28A0092B-C50C-407E-A947-70E740481C1C}">
                          <a14:useLocalDpi xmlns:a14="http://schemas.microsoft.com/office/drawing/2010/main" val="0"/>
                        </a:ext>
                      </a:extLst>
                    </a:blip>
                    <a:stretch>
                      <a:fillRect/>
                    </a:stretch>
                  </pic:blipFill>
                  <pic:spPr>
                    <a:xfrm>
                      <a:off x="0" y="0"/>
                      <a:ext cx="5730190" cy="1699260"/>
                    </a:xfrm>
                    <a:prstGeom prst="rect">
                      <a:avLst/>
                    </a:prstGeom>
                  </pic:spPr>
                </pic:pic>
              </a:graphicData>
            </a:graphic>
          </wp:inline>
        </w:drawing>
      </w:r>
    </w:p>
    <w:p w14:paraId="06AEF29E" w14:textId="53BED972" w:rsidR="008F6CDF" w:rsidRPr="0000380B" w:rsidRDefault="0087047C" w:rsidP="0000380B">
      <w:pPr>
        <w:pStyle w:val="Descripcin"/>
        <w:spacing w:after="180"/>
        <w:jc w:val="center"/>
        <w:rPr>
          <w:rFonts w:ascii="Times New Roman" w:hAnsi="Times New Roman" w:cs="Times New Roman"/>
          <w:i w:val="0"/>
          <w:iCs w:val="0"/>
          <w:color w:val="auto"/>
          <w:sz w:val="16"/>
          <w:szCs w:val="16"/>
        </w:rPr>
      </w:pPr>
      <w:bookmarkStart w:id="269" w:name="_Toc94028594"/>
      <w:r w:rsidRPr="0087047C">
        <w:rPr>
          <w:rFonts w:ascii="Times New Roman" w:hAnsi="Times New Roman" w:cs="Times New Roman"/>
          <w:i w:val="0"/>
          <w:iCs w:val="0"/>
          <w:color w:val="auto"/>
          <w:sz w:val="16"/>
          <w:szCs w:val="16"/>
        </w:rPr>
        <w:t>Fuente: Elaboración propia del autor</w:t>
      </w:r>
      <w:bookmarkEnd w:id="269"/>
    </w:p>
    <w:p w14:paraId="7B6E9A5A" w14:textId="084EAF58" w:rsidR="00EE516F" w:rsidRDefault="00273202" w:rsidP="007F4DFF">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De este modo</w:t>
      </w:r>
      <w:r w:rsidR="00D66DA0">
        <w:rPr>
          <w:rFonts w:ascii="Times New Roman" w:hAnsi="Times New Roman" w:cs="Times New Roman"/>
          <w:sz w:val="24"/>
          <w:szCs w:val="24"/>
        </w:rPr>
        <w:t xml:space="preserve">, el </w:t>
      </w:r>
      <w:r w:rsidR="00D66DA0" w:rsidRPr="00273202">
        <w:rPr>
          <w:rFonts w:ascii="Times New Roman" w:hAnsi="Times New Roman" w:cs="Times New Roman"/>
          <w:i/>
          <w:iCs/>
          <w:sz w:val="24"/>
          <w:szCs w:val="24"/>
        </w:rPr>
        <w:t>notebook</w:t>
      </w:r>
      <w:r w:rsidR="00D66DA0">
        <w:rPr>
          <w:rFonts w:ascii="Times New Roman" w:hAnsi="Times New Roman" w:cs="Times New Roman"/>
          <w:sz w:val="24"/>
          <w:szCs w:val="24"/>
        </w:rPr>
        <w:t xml:space="preserve"> comienza con la carga de las pymes y los tipos de intereses desde los Excel</w:t>
      </w:r>
      <w:r>
        <w:rPr>
          <w:rFonts w:ascii="Times New Roman" w:hAnsi="Times New Roman" w:cs="Times New Roman"/>
          <w:sz w:val="24"/>
          <w:szCs w:val="24"/>
        </w:rPr>
        <w:t>:</w:t>
      </w:r>
      <w:r w:rsidR="00D66DA0">
        <w:rPr>
          <w:rFonts w:ascii="Times New Roman" w:hAnsi="Times New Roman" w:cs="Times New Roman"/>
          <w:sz w:val="24"/>
          <w:szCs w:val="24"/>
        </w:rPr>
        <w:t xml:space="preserve"> </w:t>
      </w:r>
      <w:r w:rsidR="00D66DA0" w:rsidRPr="00273202">
        <w:rPr>
          <w:rFonts w:ascii="Times New Roman" w:hAnsi="Times New Roman" w:cs="Times New Roman"/>
          <w:b/>
          <w:bCs/>
          <w:sz w:val="24"/>
          <w:szCs w:val="24"/>
        </w:rPr>
        <w:t>pymes_iniciales</w:t>
      </w:r>
      <w:r w:rsidR="00D66DA0">
        <w:rPr>
          <w:rFonts w:ascii="Times New Roman" w:hAnsi="Times New Roman" w:cs="Times New Roman"/>
          <w:sz w:val="24"/>
          <w:szCs w:val="24"/>
        </w:rPr>
        <w:t xml:space="preserve"> y </w:t>
      </w:r>
      <w:r w:rsidR="00D66DA0" w:rsidRPr="00273202">
        <w:rPr>
          <w:rFonts w:ascii="Times New Roman" w:hAnsi="Times New Roman" w:cs="Times New Roman"/>
          <w:b/>
          <w:bCs/>
          <w:sz w:val="24"/>
          <w:szCs w:val="24"/>
        </w:rPr>
        <w:t>tipos</w:t>
      </w:r>
      <w:r w:rsidR="008E13BA" w:rsidRPr="00273202">
        <w:rPr>
          <w:rFonts w:ascii="Times New Roman" w:hAnsi="Times New Roman" w:cs="Times New Roman"/>
          <w:b/>
          <w:bCs/>
          <w:sz w:val="24"/>
          <w:szCs w:val="24"/>
        </w:rPr>
        <w:t>_</w:t>
      </w:r>
      <w:r w:rsidR="00D66DA0" w:rsidRPr="00273202">
        <w:rPr>
          <w:rFonts w:ascii="Times New Roman" w:hAnsi="Times New Roman" w:cs="Times New Roman"/>
          <w:b/>
          <w:bCs/>
          <w:sz w:val="24"/>
          <w:szCs w:val="24"/>
        </w:rPr>
        <w:t>intereses</w:t>
      </w:r>
      <w:r w:rsidR="00D66DA0">
        <w:rPr>
          <w:rFonts w:ascii="Times New Roman" w:hAnsi="Times New Roman" w:cs="Times New Roman"/>
          <w:sz w:val="24"/>
          <w:szCs w:val="24"/>
        </w:rPr>
        <w:t xml:space="preserve">, respectivamente. </w:t>
      </w:r>
      <w:r w:rsidR="00EA42C0">
        <w:rPr>
          <w:rFonts w:ascii="Times New Roman" w:hAnsi="Times New Roman" w:cs="Times New Roman"/>
          <w:sz w:val="24"/>
          <w:szCs w:val="24"/>
        </w:rPr>
        <w:t>En este sentido</w:t>
      </w:r>
      <w:r w:rsidR="00D66DA0">
        <w:rPr>
          <w:rFonts w:ascii="Times New Roman" w:hAnsi="Times New Roman" w:cs="Times New Roman"/>
          <w:sz w:val="24"/>
          <w:szCs w:val="24"/>
        </w:rPr>
        <w:t xml:space="preserve">, </w:t>
      </w:r>
      <w:r w:rsidR="00EA42C0">
        <w:rPr>
          <w:rFonts w:ascii="Times New Roman" w:hAnsi="Times New Roman" w:cs="Times New Roman"/>
          <w:sz w:val="24"/>
          <w:szCs w:val="24"/>
        </w:rPr>
        <w:t xml:space="preserve">una </w:t>
      </w:r>
      <w:r w:rsidR="00D66DA0">
        <w:rPr>
          <w:rFonts w:ascii="Times New Roman" w:hAnsi="Times New Roman" w:cs="Times New Roman"/>
          <w:sz w:val="24"/>
          <w:szCs w:val="24"/>
        </w:rPr>
        <w:t xml:space="preserve">característica que </w:t>
      </w:r>
      <w:r w:rsidR="003F57DC">
        <w:rPr>
          <w:rFonts w:ascii="Times New Roman" w:hAnsi="Times New Roman" w:cs="Times New Roman"/>
          <w:sz w:val="24"/>
          <w:szCs w:val="24"/>
        </w:rPr>
        <w:t>resalta</w:t>
      </w:r>
      <w:r w:rsidR="00D66DA0">
        <w:rPr>
          <w:rFonts w:ascii="Times New Roman" w:hAnsi="Times New Roman" w:cs="Times New Roman"/>
          <w:sz w:val="24"/>
          <w:szCs w:val="24"/>
        </w:rPr>
        <w:t xml:space="preserve"> entre la</w:t>
      </w:r>
      <w:r w:rsidR="000A2A3D">
        <w:rPr>
          <w:rFonts w:ascii="Times New Roman" w:hAnsi="Times New Roman" w:cs="Times New Roman"/>
          <w:sz w:val="24"/>
          <w:szCs w:val="24"/>
        </w:rPr>
        <w:t xml:space="preserve"> mayoría de las</w:t>
      </w:r>
      <w:r w:rsidR="00D66DA0">
        <w:rPr>
          <w:rFonts w:ascii="Times New Roman" w:hAnsi="Times New Roman" w:cs="Times New Roman"/>
          <w:sz w:val="24"/>
          <w:szCs w:val="24"/>
        </w:rPr>
        <w:t xml:space="preserve"> </w:t>
      </w:r>
      <w:r w:rsidR="007118B2">
        <w:rPr>
          <w:rFonts w:ascii="Times New Roman" w:hAnsi="Times New Roman" w:cs="Times New Roman"/>
          <w:sz w:val="24"/>
          <w:szCs w:val="24"/>
        </w:rPr>
        <w:t>pymes</w:t>
      </w:r>
      <w:r w:rsidR="00D66DA0">
        <w:rPr>
          <w:rFonts w:ascii="Times New Roman" w:hAnsi="Times New Roman" w:cs="Times New Roman"/>
          <w:sz w:val="24"/>
          <w:szCs w:val="24"/>
        </w:rPr>
        <w:t xml:space="preserve"> es la alta cantidad de</w:t>
      </w:r>
      <w:r w:rsidR="009A5567">
        <w:rPr>
          <w:rFonts w:ascii="Times New Roman" w:hAnsi="Times New Roman" w:cs="Times New Roman"/>
          <w:sz w:val="24"/>
          <w:szCs w:val="24"/>
        </w:rPr>
        <w:t xml:space="preserve"> datos faltantes (</w:t>
      </w:r>
      <w:r w:rsidR="009A5567" w:rsidRPr="00273202">
        <w:rPr>
          <w:rFonts w:ascii="Times New Roman" w:hAnsi="Times New Roman" w:cs="Times New Roman"/>
          <w:i/>
          <w:iCs/>
          <w:sz w:val="24"/>
          <w:szCs w:val="24"/>
        </w:rPr>
        <w:t>n.d.</w:t>
      </w:r>
      <w:r w:rsidR="009A5567">
        <w:rPr>
          <w:rFonts w:ascii="Times New Roman" w:hAnsi="Times New Roman" w:cs="Times New Roman"/>
          <w:sz w:val="24"/>
          <w:szCs w:val="24"/>
        </w:rPr>
        <w:t xml:space="preserve">) </w:t>
      </w:r>
      <w:r w:rsidR="00FA10BF">
        <w:rPr>
          <w:rFonts w:ascii="Times New Roman" w:hAnsi="Times New Roman" w:cs="Times New Roman"/>
          <w:sz w:val="24"/>
          <w:szCs w:val="24"/>
        </w:rPr>
        <w:t xml:space="preserve">en </w:t>
      </w:r>
      <w:r w:rsidR="00654B10">
        <w:rPr>
          <w:rFonts w:ascii="Times New Roman" w:hAnsi="Times New Roman" w:cs="Times New Roman"/>
          <w:sz w:val="24"/>
          <w:szCs w:val="24"/>
        </w:rPr>
        <w:t>las deudas con empresas del grupo y asociadas</w:t>
      </w:r>
      <w:r w:rsidR="009A5567">
        <w:rPr>
          <w:rFonts w:ascii="Times New Roman" w:hAnsi="Times New Roman" w:cs="Times New Roman"/>
          <w:sz w:val="24"/>
          <w:szCs w:val="24"/>
        </w:rPr>
        <w:t>.</w:t>
      </w:r>
      <w:r w:rsidR="000A2A3D">
        <w:rPr>
          <w:rFonts w:ascii="Times New Roman" w:hAnsi="Times New Roman" w:cs="Times New Roman"/>
          <w:sz w:val="24"/>
          <w:szCs w:val="24"/>
        </w:rPr>
        <w:t xml:space="preserve"> Esto se debe a la sencilla razón de que</w:t>
      </w:r>
      <w:r w:rsidR="00FA10BF">
        <w:rPr>
          <w:rFonts w:ascii="Times New Roman" w:hAnsi="Times New Roman" w:cs="Times New Roman"/>
          <w:sz w:val="24"/>
          <w:szCs w:val="24"/>
        </w:rPr>
        <w:t>,</w:t>
      </w:r>
      <w:r w:rsidR="000A2A3D">
        <w:rPr>
          <w:rFonts w:ascii="Times New Roman" w:hAnsi="Times New Roman" w:cs="Times New Roman"/>
          <w:sz w:val="24"/>
          <w:szCs w:val="24"/>
        </w:rPr>
        <w:t xml:space="preserve"> no todas las empresas pertenecen a un grupo y por ende no disponen de dicho tipo de deuda.</w:t>
      </w:r>
      <w:r w:rsidR="008E13BA">
        <w:rPr>
          <w:rFonts w:ascii="Times New Roman" w:hAnsi="Times New Roman" w:cs="Times New Roman"/>
          <w:sz w:val="24"/>
          <w:szCs w:val="24"/>
        </w:rPr>
        <w:t xml:space="preserve"> Es por ello, que </w:t>
      </w:r>
      <w:r w:rsidR="005177EA">
        <w:rPr>
          <w:rFonts w:ascii="Times New Roman" w:hAnsi="Times New Roman" w:cs="Times New Roman"/>
          <w:sz w:val="24"/>
          <w:szCs w:val="24"/>
        </w:rPr>
        <w:t xml:space="preserve">en el </w:t>
      </w:r>
      <w:r w:rsidR="008E13BA">
        <w:rPr>
          <w:rFonts w:ascii="Times New Roman" w:hAnsi="Times New Roman" w:cs="Times New Roman"/>
          <w:sz w:val="24"/>
          <w:szCs w:val="24"/>
        </w:rPr>
        <w:t>momento de calcular la deuda total a corto y largo plazo</w:t>
      </w:r>
      <w:r w:rsidR="00D66DA0">
        <w:rPr>
          <w:rFonts w:ascii="Times New Roman" w:hAnsi="Times New Roman" w:cs="Times New Roman"/>
          <w:sz w:val="24"/>
          <w:szCs w:val="24"/>
        </w:rPr>
        <w:t xml:space="preserve"> </w:t>
      </w:r>
      <w:r w:rsidR="008E13BA">
        <w:rPr>
          <w:rFonts w:ascii="Times New Roman" w:hAnsi="Times New Roman" w:cs="Times New Roman"/>
          <w:sz w:val="24"/>
          <w:szCs w:val="24"/>
        </w:rPr>
        <w:t>dichos registros se sustituyen por el valor 0.</w:t>
      </w:r>
    </w:p>
    <w:p w14:paraId="1DD15650" w14:textId="3815BE08" w:rsidR="00551714" w:rsidRDefault="007118B2" w:rsidP="007F4DFF">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Esta </w:t>
      </w:r>
      <w:r w:rsidR="00A817EB">
        <w:rPr>
          <w:rFonts w:ascii="Times New Roman" w:hAnsi="Times New Roman" w:cs="Times New Roman"/>
          <w:sz w:val="24"/>
          <w:szCs w:val="24"/>
        </w:rPr>
        <w:t xml:space="preserve">misma situación se repite con la variable de los gastos financieros </w:t>
      </w:r>
      <w:r w:rsidR="00FA10BF">
        <w:rPr>
          <w:rFonts w:ascii="Times New Roman" w:hAnsi="Times New Roman" w:cs="Times New Roman"/>
          <w:sz w:val="24"/>
          <w:szCs w:val="24"/>
        </w:rPr>
        <w:t xml:space="preserve">representando </w:t>
      </w:r>
      <w:r w:rsidR="00F87C62">
        <w:rPr>
          <w:rFonts w:ascii="Times New Roman" w:hAnsi="Times New Roman" w:cs="Times New Roman"/>
          <w:sz w:val="24"/>
          <w:szCs w:val="24"/>
        </w:rPr>
        <w:t>aproximadamente</w:t>
      </w:r>
      <w:r>
        <w:rPr>
          <w:rFonts w:ascii="Times New Roman" w:hAnsi="Times New Roman" w:cs="Times New Roman"/>
          <w:sz w:val="24"/>
          <w:szCs w:val="24"/>
        </w:rPr>
        <w:t xml:space="preserve"> </w:t>
      </w:r>
      <w:r w:rsidR="00FA10BF">
        <w:rPr>
          <w:rFonts w:ascii="Times New Roman" w:hAnsi="Times New Roman" w:cs="Times New Roman"/>
          <w:sz w:val="24"/>
          <w:szCs w:val="24"/>
        </w:rPr>
        <w:t xml:space="preserve">el </w:t>
      </w:r>
      <w:r w:rsidR="0051008A">
        <w:rPr>
          <w:rFonts w:ascii="Times New Roman" w:hAnsi="Times New Roman" w:cs="Times New Roman"/>
          <w:sz w:val="24"/>
          <w:szCs w:val="24"/>
        </w:rPr>
        <w:t>15% de la muestra</w:t>
      </w:r>
      <w:r w:rsidR="00140CC3">
        <w:rPr>
          <w:rFonts w:ascii="Times New Roman" w:hAnsi="Times New Roman" w:cs="Times New Roman"/>
          <w:sz w:val="24"/>
          <w:szCs w:val="24"/>
        </w:rPr>
        <w:t>.</w:t>
      </w:r>
      <w:r w:rsidR="00F90FDE">
        <w:rPr>
          <w:rFonts w:ascii="Times New Roman" w:hAnsi="Times New Roman" w:cs="Times New Roman"/>
          <w:sz w:val="24"/>
          <w:szCs w:val="24"/>
        </w:rPr>
        <w:t xml:space="preserve"> </w:t>
      </w:r>
      <w:r w:rsidR="00A817EB">
        <w:rPr>
          <w:rFonts w:ascii="Times New Roman" w:hAnsi="Times New Roman" w:cs="Times New Roman"/>
          <w:sz w:val="24"/>
          <w:szCs w:val="24"/>
        </w:rPr>
        <w:t xml:space="preserve">Sin embargo, </w:t>
      </w:r>
      <w:r w:rsidR="00140CC3">
        <w:rPr>
          <w:rFonts w:ascii="Times New Roman" w:hAnsi="Times New Roman" w:cs="Times New Roman"/>
          <w:sz w:val="24"/>
          <w:szCs w:val="24"/>
        </w:rPr>
        <w:t>para</w:t>
      </w:r>
      <w:r w:rsidR="00A817EB">
        <w:rPr>
          <w:rFonts w:ascii="Times New Roman" w:hAnsi="Times New Roman" w:cs="Times New Roman"/>
          <w:sz w:val="24"/>
          <w:szCs w:val="24"/>
        </w:rPr>
        <w:t xml:space="preserve"> este caso no </w:t>
      </w:r>
      <w:r w:rsidR="00E5303D">
        <w:rPr>
          <w:rFonts w:ascii="Times New Roman" w:hAnsi="Times New Roman" w:cs="Times New Roman"/>
          <w:sz w:val="24"/>
          <w:szCs w:val="24"/>
        </w:rPr>
        <w:t>es</w:t>
      </w:r>
      <w:r w:rsidR="00A817EB">
        <w:rPr>
          <w:rFonts w:ascii="Times New Roman" w:hAnsi="Times New Roman" w:cs="Times New Roman"/>
          <w:sz w:val="24"/>
          <w:szCs w:val="24"/>
        </w:rPr>
        <w:t xml:space="preserve"> </w:t>
      </w:r>
      <w:r w:rsidR="00E5303D">
        <w:rPr>
          <w:rFonts w:ascii="Times New Roman" w:hAnsi="Times New Roman" w:cs="Times New Roman"/>
          <w:sz w:val="24"/>
          <w:szCs w:val="24"/>
        </w:rPr>
        <w:t xml:space="preserve">correcto </w:t>
      </w:r>
      <w:r w:rsidR="00A817EB">
        <w:rPr>
          <w:rFonts w:ascii="Times New Roman" w:hAnsi="Times New Roman" w:cs="Times New Roman"/>
          <w:sz w:val="24"/>
          <w:szCs w:val="24"/>
        </w:rPr>
        <w:t xml:space="preserve">sustituir el valor </w:t>
      </w:r>
      <w:r w:rsidR="00A817EB" w:rsidRPr="00273202">
        <w:rPr>
          <w:rFonts w:ascii="Times New Roman" w:hAnsi="Times New Roman" w:cs="Times New Roman"/>
          <w:i/>
          <w:iCs/>
          <w:sz w:val="24"/>
          <w:szCs w:val="24"/>
        </w:rPr>
        <w:t>n.d.</w:t>
      </w:r>
      <w:r w:rsidR="00A817EB">
        <w:rPr>
          <w:rFonts w:ascii="Times New Roman" w:hAnsi="Times New Roman" w:cs="Times New Roman"/>
          <w:sz w:val="24"/>
          <w:szCs w:val="24"/>
        </w:rPr>
        <w:t xml:space="preserve"> por un 0 ya que se podría cometer </w:t>
      </w:r>
      <w:r w:rsidR="00E5303D">
        <w:rPr>
          <w:rFonts w:ascii="Times New Roman" w:hAnsi="Times New Roman" w:cs="Times New Roman"/>
          <w:sz w:val="24"/>
          <w:szCs w:val="24"/>
        </w:rPr>
        <w:t xml:space="preserve">cierto </w:t>
      </w:r>
      <w:r w:rsidR="00A817EB">
        <w:rPr>
          <w:rFonts w:ascii="Times New Roman" w:hAnsi="Times New Roman" w:cs="Times New Roman"/>
          <w:sz w:val="24"/>
          <w:szCs w:val="24"/>
        </w:rPr>
        <w:t xml:space="preserve">error </w:t>
      </w:r>
      <w:r w:rsidR="00E5303D">
        <w:rPr>
          <w:rFonts w:ascii="Times New Roman" w:hAnsi="Times New Roman" w:cs="Times New Roman"/>
          <w:sz w:val="24"/>
          <w:szCs w:val="24"/>
        </w:rPr>
        <w:t>en el cálculo de</w:t>
      </w:r>
      <w:r w:rsidR="00F90FDE">
        <w:rPr>
          <w:rFonts w:ascii="Times New Roman" w:hAnsi="Times New Roman" w:cs="Times New Roman"/>
          <w:sz w:val="24"/>
          <w:szCs w:val="24"/>
        </w:rPr>
        <w:t xml:space="preserve"> la variable</w:t>
      </w:r>
      <w:r w:rsidR="00E5303D">
        <w:rPr>
          <w:rFonts w:ascii="Times New Roman" w:hAnsi="Times New Roman" w:cs="Times New Roman"/>
          <w:sz w:val="24"/>
          <w:szCs w:val="24"/>
        </w:rPr>
        <w:t xml:space="preserve"> R y por </w:t>
      </w:r>
      <w:r w:rsidR="00FA10BF">
        <w:rPr>
          <w:rFonts w:ascii="Times New Roman" w:hAnsi="Times New Roman" w:cs="Times New Roman"/>
          <w:sz w:val="24"/>
          <w:szCs w:val="24"/>
        </w:rPr>
        <w:t xml:space="preserve">consiguiente en </w:t>
      </w:r>
      <w:r w:rsidR="00140CC3">
        <w:rPr>
          <w:rFonts w:ascii="Times New Roman" w:hAnsi="Times New Roman" w:cs="Times New Roman"/>
          <w:sz w:val="24"/>
          <w:szCs w:val="24"/>
        </w:rPr>
        <w:t xml:space="preserve">los criterios para ser considerado </w:t>
      </w:r>
      <w:r w:rsidR="00E5303D">
        <w:rPr>
          <w:rFonts w:ascii="Times New Roman" w:hAnsi="Times New Roman" w:cs="Times New Roman"/>
          <w:sz w:val="24"/>
          <w:szCs w:val="24"/>
        </w:rPr>
        <w:t>zombi.</w:t>
      </w:r>
      <w:r w:rsidR="00455804">
        <w:rPr>
          <w:rFonts w:ascii="Times New Roman" w:hAnsi="Times New Roman" w:cs="Times New Roman"/>
          <w:sz w:val="24"/>
          <w:szCs w:val="24"/>
        </w:rPr>
        <w:t xml:space="preserve"> </w:t>
      </w:r>
      <w:r w:rsidR="00F90FDE">
        <w:rPr>
          <w:rFonts w:ascii="Times New Roman" w:hAnsi="Times New Roman" w:cs="Times New Roman"/>
          <w:sz w:val="24"/>
          <w:szCs w:val="24"/>
        </w:rPr>
        <w:t xml:space="preserve">Por dicha razón, se procede con la eliminación de todos los registros </w:t>
      </w:r>
      <w:r w:rsidR="006D6CC4">
        <w:rPr>
          <w:rFonts w:ascii="Times New Roman" w:hAnsi="Times New Roman" w:cs="Times New Roman"/>
          <w:sz w:val="24"/>
          <w:szCs w:val="24"/>
        </w:rPr>
        <w:t>que</w:t>
      </w:r>
      <w:r w:rsidR="007D7145">
        <w:rPr>
          <w:rFonts w:ascii="Times New Roman" w:hAnsi="Times New Roman" w:cs="Times New Roman"/>
          <w:sz w:val="24"/>
          <w:szCs w:val="24"/>
        </w:rPr>
        <w:t xml:space="preserve"> presentan el valor </w:t>
      </w:r>
      <w:r w:rsidR="007D7145" w:rsidRPr="00551714">
        <w:rPr>
          <w:rFonts w:ascii="Times New Roman" w:hAnsi="Times New Roman" w:cs="Times New Roman"/>
          <w:i/>
          <w:iCs/>
          <w:sz w:val="24"/>
          <w:szCs w:val="24"/>
        </w:rPr>
        <w:t>n.d.</w:t>
      </w:r>
      <w:r w:rsidR="007D7145">
        <w:rPr>
          <w:rFonts w:ascii="Times New Roman" w:hAnsi="Times New Roman" w:cs="Times New Roman"/>
          <w:sz w:val="24"/>
          <w:szCs w:val="24"/>
        </w:rPr>
        <w:t xml:space="preserve"> en la variable de los gastos financieros.</w:t>
      </w:r>
    </w:p>
    <w:p w14:paraId="3E405DC2" w14:textId="586BC331" w:rsidR="00941C1C" w:rsidRDefault="00455804" w:rsidP="007F4DFF">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Al margen</w:t>
      </w:r>
      <w:r w:rsidR="007D7145">
        <w:rPr>
          <w:rFonts w:ascii="Times New Roman" w:hAnsi="Times New Roman" w:cs="Times New Roman"/>
          <w:sz w:val="24"/>
          <w:szCs w:val="24"/>
        </w:rPr>
        <w:t xml:space="preserve"> de los gastos financieros, otra variable que es </w:t>
      </w:r>
      <w:r w:rsidR="003C5A08">
        <w:rPr>
          <w:rFonts w:ascii="Times New Roman" w:hAnsi="Times New Roman" w:cs="Times New Roman"/>
          <w:sz w:val="24"/>
          <w:szCs w:val="24"/>
        </w:rPr>
        <w:t>relevante</w:t>
      </w:r>
      <w:r w:rsidR="007D7145">
        <w:rPr>
          <w:rFonts w:ascii="Times New Roman" w:hAnsi="Times New Roman" w:cs="Times New Roman"/>
          <w:sz w:val="24"/>
          <w:szCs w:val="24"/>
        </w:rPr>
        <w:t xml:space="preserve"> </w:t>
      </w:r>
      <w:r>
        <w:rPr>
          <w:rFonts w:ascii="Times New Roman" w:hAnsi="Times New Roman" w:cs="Times New Roman"/>
          <w:sz w:val="24"/>
          <w:szCs w:val="24"/>
        </w:rPr>
        <w:t>en la</w:t>
      </w:r>
      <w:r w:rsidR="00DA5CA1">
        <w:rPr>
          <w:rFonts w:ascii="Times New Roman" w:hAnsi="Times New Roman" w:cs="Times New Roman"/>
          <w:sz w:val="24"/>
          <w:szCs w:val="24"/>
        </w:rPr>
        <w:t>s</w:t>
      </w:r>
      <w:r>
        <w:rPr>
          <w:rFonts w:ascii="Times New Roman" w:hAnsi="Times New Roman" w:cs="Times New Roman"/>
          <w:sz w:val="24"/>
          <w:szCs w:val="24"/>
        </w:rPr>
        <w:t xml:space="preserve"> </w:t>
      </w:r>
      <w:r w:rsidR="00DA5CA1">
        <w:rPr>
          <w:rFonts w:ascii="Times New Roman" w:hAnsi="Times New Roman" w:cs="Times New Roman"/>
          <w:sz w:val="24"/>
          <w:szCs w:val="24"/>
        </w:rPr>
        <w:t xml:space="preserve">condiciones </w:t>
      </w:r>
      <w:r>
        <w:rPr>
          <w:rFonts w:ascii="Times New Roman" w:hAnsi="Times New Roman" w:cs="Times New Roman"/>
          <w:sz w:val="24"/>
          <w:szCs w:val="24"/>
        </w:rPr>
        <w:t xml:space="preserve">para ser considerado zombi </w:t>
      </w:r>
      <w:r w:rsidR="007D7145">
        <w:rPr>
          <w:rFonts w:ascii="Times New Roman" w:hAnsi="Times New Roman" w:cs="Times New Roman"/>
          <w:sz w:val="24"/>
          <w:szCs w:val="24"/>
        </w:rPr>
        <w:t>es el EBIT.</w:t>
      </w:r>
      <w:r>
        <w:rPr>
          <w:rFonts w:ascii="Times New Roman" w:hAnsi="Times New Roman" w:cs="Times New Roman"/>
          <w:sz w:val="24"/>
          <w:szCs w:val="24"/>
        </w:rPr>
        <w:t xml:space="preserve"> Así, si no se dispone el valor de dicha variable para los periodos 2017, 2018 y 2019, no es posible determinar con certeza de que la empresa sea zombi o no zombi en el año 2019. </w:t>
      </w:r>
      <w:r w:rsidR="007D7145">
        <w:rPr>
          <w:rFonts w:ascii="Times New Roman" w:hAnsi="Times New Roman" w:cs="Times New Roman"/>
          <w:sz w:val="24"/>
          <w:szCs w:val="24"/>
        </w:rPr>
        <w:t xml:space="preserve">Es por ello, que </w:t>
      </w:r>
      <w:r w:rsidR="003C5A08">
        <w:rPr>
          <w:rFonts w:ascii="Times New Roman" w:hAnsi="Times New Roman" w:cs="Times New Roman"/>
          <w:sz w:val="24"/>
          <w:szCs w:val="24"/>
        </w:rPr>
        <w:t xml:space="preserve">también </w:t>
      </w:r>
      <w:r>
        <w:rPr>
          <w:rFonts w:ascii="Times New Roman" w:hAnsi="Times New Roman" w:cs="Times New Roman"/>
          <w:sz w:val="24"/>
          <w:szCs w:val="24"/>
        </w:rPr>
        <w:t xml:space="preserve">se eliminan las empresas que no </w:t>
      </w:r>
      <w:r w:rsidR="008C1F62">
        <w:rPr>
          <w:rFonts w:ascii="Times New Roman" w:hAnsi="Times New Roman" w:cs="Times New Roman"/>
          <w:sz w:val="24"/>
          <w:szCs w:val="24"/>
        </w:rPr>
        <w:t>presentan</w:t>
      </w:r>
      <w:r>
        <w:rPr>
          <w:rFonts w:ascii="Times New Roman" w:hAnsi="Times New Roman" w:cs="Times New Roman"/>
          <w:sz w:val="24"/>
          <w:szCs w:val="24"/>
        </w:rPr>
        <w:t xml:space="preserve"> dicha </w:t>
      </w:r>
      <w:r w:rsidR="00FA10BF">
        <w:rPr>
          <w:rFonts w:ascii="Times New Roman" w:hAnsi="Times New Roman" w:cs="Times New Roman"/>
          <w:sz w:val="24"/>
          <w:szCs w:val="24"/>
        </w:rPr>
        <w:t>variable</w:t>
      </w:r>
      <w:r>
        <w:rPr>
          <w:rFonts w:ascii="Times New Roman" w:hAnsi="Times New Roman" w:cs="Times New Roman"/>
          <w:sz w:val="24"/>
          <w:szCs w:val="24"/>
        </w:rPr>
        <w:t>.</w:t>
      </w:r>
    </w:p>
    <w:p w14:paraId="4F7D0F20" w14:textId="2EA0DC27" w:rsidR="00C9353B" w:rsidRDefault="003C5A08" w:rsidP="007F4DFF">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rPr>
        <w:t xml:space="preserve">Esto nos deja con </w:t>
      </w:r>
      <w:r w:rsidR="00941C1C">
        <w:rPr>
          <w:rFonts w:ascii="Times New Roman" w:hAnsi="Times New Roman" w:cs="Times New Roman"/>
          <w:sz w:val="24"/>
          <w:szCs w:val="24"/>
        </w:rPr>
        <w:t xml:space="preserve">un </w:t>
      </w:r>
      <w:r>
        <w:rPr>
          <w:rFonts w:ascii="Times New Roman" w:hAnsi="Times New Roman" w:cs="Times New Roman"/>
          <w:sz w:val="24"/>
          <w:szCs w:val="24"/>
        </w:rPr>
        <w:t xml:space="preserve">total de 9.204 </w:t>
      </w:r>
      <w:r w:rsidR="00153661">
        <w:rPr>
          <w:rFonts w:ascii="Times New Roman" w:hAnsi="Times New Roman" w:cs="Times New Roman"/>
          <w:sz w:val="24"/>
          <w:szCs w:val="24"/>
        </w:rPr>
        <w:t>pymes</w:t>
      </w:r>
      <w:r w:rsidR="00F87C62">
        <w:rPr>
          <w:rFonts w:ascii="Times New Roman" w:hAnsi="Times New Roman" w:cs="Times New Roman"/>
          <w:sz w:val="24"/>
          <w:szCs w:val="24"/>
        </w:rPr>
        <w:t xml:space="preserve"> para las que el </w:t>
      </w:r>
      <w:r w:rsidR="00F87C62" w:rsidRPr="00551714">
        <w:rPr>
          <w:rFonts w:ascii="Times New Roman" w:hAnsi="Times New Roman" w:cs="Times New Roman"/>
          <w:i/>
          <w:iCs/>
          <w:sz w:val="24"/>
          <w:szCs w:val="24"/>
        </w:rPr>
        <w:t>notebook</w:t>
      </w:r>
      <w:r w:rsidR="00F87C62">
        <w:rPr>
          <w:rFonts w:ascii="Times New Roman" w:hAnsi="Times New Roman" w:cs="Times New Roman"/>
          <w:sz w:val="24"/>
          <w:szCs w:val="24"/>
        </w:rPr>
        <w:t xml:space="preserve"> calcula la variable R y R*, y aplica los criterios </w:t>
      </w:r>
      <w:r w:rsidR="00551714">
        <w:rPr>
          <w:rFonts w:ascii="Times New Roman" w:hAnsi="Times New Roman" w:cs="Times New Roman"/>
          <w:sz w:val="24"/>
          <w:szCs w:val="24"/>
        </w:rPr>
        <w:t>comentados</w:t>
      </w:r>
      <w:r w:rsidR="00F87C62">
        <w:rPr>
          <w:rFonts w:ascii="Times New Roman" w:hAnsi="Times New Roman" w:cs="Times New Roman"/>
          <w:sz w:val="24"/>
          <w:szCs w:val="24"/>
        </w:rPr>
        <w:t xml:space="preserve"> en la sección </w:t>
      </w:r>
      <w:hyperlink w:anchor="_Criterios_seleccionados_para" w:history="1">
        <w:r w:rsidR="00551714" w:rsidRPr="00B06D32">
          <w:rPr>
            <w:rStyle w:val="Hipervnculo"/>
            <w:rFonts w:ascii="Times New Roman" w:hAnsi="Times New Roman" w:cs="Times New Roman"/>
            <w:sz w:val="24"/>
            <w:szCs w:val="24"/>
            <w:lang w:val="es-ES_tradnl"/>
          </w:rPr>
          <w:t>4.1.4</w:t>
        </w:r>
      </w:hyperlink>
      <w:r w:rsidR="00551714">
        <w:rPr>
          <w:rStyle w:val="Hipervnculo"/>
          <w:rFonts w:ascii="Times New Roman" w:hAnsi="Times New Roman" w:cs="Times New Roman"/>
          <w:sz w:val="24"/>
          <w:szCs w:val="24"/>
          <w:lang w:val="es-ES_tradnl"/>
        </w:rPr>
        <w:t>.</w:t>
      </w:r>
      <w:r w:rsidR="00F87C62">
        <w:rPr>
          <w:rFonts w:ascii="Times New Roman" w:hAnsi="Times New Roman" w:cs="Times New Roman"/>
          <w:sz w:val="24"/>
          <w:szCs w:val="24"/>
        </w:rPr>
        <w:t xml:space="preserve"> </w:t>
      </w:r>
      <w:r w:rsidR="00DA5CA1">
        <w:rPr>
          <w:rFonts w:ascii="Times New Roman" w:hAnsi="Times New Roman" w:cs="Times New Roman"/>
          <w:sz w:val="24"/>
          <w:szCs w:val="24"/>
        </w:rPr>
        <w:t>De esta manera, t</w:t>
      </w:r>
      <w:r w:rsidR="00F87C62">
        <w:rPr>
          <w:rFonts w:ascii="Times New Roman" w:hAnsi="Times New Roman" w:cs="Times New Roman"/>
          <w:sz w:val="24"/>
          <w:szCs w:val="24"/>
        </w:rPr>
        <w:t xml:space="preserve">ras la ejecución </w:t>
      </w:r>
      <w:r w:rsidR="00153661">
        <w:rPr>
          <w:rFonts w:ascii="Times New Roman" w:hAnsi="Times New Roman" w:cs="Times New Roman"/>
          <w:sz w:val="24"/>
          <w:szCs w:val="24"/>
        </w:rPr>
        <w:t xml:space="preserve">completa </w:t>
      </w:r>
      <w:r w:rsidR="00F87C62">
        <w:rPr>
          <w:rFonts w:ascii="Times New Roman" w:hAnsi="Times New Roman" w:cs="Times New Roman"/>
          <w:sz w:val="24"/>
          <w:szCs w:val="24"/>
        </w:rPr>
        <w:t xml:space="preserve">del </w:t>
      </w:r>
      <w:r w:rsidR="00F87C62" w:rsidRPr="00551714">
        <w:rPr>
          <w:rFonts w:ascii="Times New Roman" w:hAnsi="Times New Roman" w:cs="Times New Roman"/>
          <w:i/>
          <w:iCs/>
          <w:sz w:val="24"/>
          <w:szCs w:val="24"/>
        </w:rPr>
        <w:t>notebook</w:t>
      </w:r>
      <w:r w:rsidR="00F87C62">
        <w:rPr>
          <w:rFonts w:ascii="Times New Roman" w:hAnsi="Times New Roman" w:cs="Times New Roman"/>
          <w:sz w:val="24"/>
          <w:szCs w:val="24"/>
        </w:rPr>
        <w:t xml:space="preserve">, se obtienen </w:t>
      </w:r>
      <w:r w:rsidR="00F87C62">
        <w:rPr>
          <w:rFonts w:ascii="Times New Roman" w:hAnsi="Times New Roman" w:cs="Times New Roman"/>
          <w:sz w:val="24"/>
          <w:szCs w:val="24"/>
          <w:lang w:val="es-ES_tradnl"/>
        </w:rPr>
        <w:t>los resultados que figuran en la</w:t>
      </w:r>
      <w:r w:rsidR="00551714">
        <w:rPr>
          <w:rFonts w:ascii="Times New Roman" w:hAnsi="Times New Roman" w:cs="Times New Roman"/>
          <w:sz w:val="24"/>
          <w:szCs w:val="24"/>
          <w:lang w:val="es-ES_tradnl"/>
        </w:rPr>
        <w:t xml:space="preserve"> </w:t>
      </w:r>
      <w:r w:rsidR="00551714" w:rsidRPr="00551714">
        <w:rPr>
          <w:rFonts w:ascii="Times New Roman" w:hAnsi="Times New Roman" w:cs="Times New Roman"/>
          <w:color w:val="2E74B5" w:themeColor="accent5" w:themeShade="BF"/>
          <w:sz w:val="24"/>
          <w:szCs w:val="24"/>
          <w:u w:val="single"/>
          <w:lang w:val="es-ES_tradnl"/>
        </w:rPr>
        <w:fldChar w:fldCharType="begin"/>
      </w:r>
      <w:r w:rsidR="00551714" w:rsidRPr="00551714">
        <w:rPr>
          <w:rFonts w:ascii="Times New Roman" w:hAnsi="Times New Roman" w:cs="Times New Roman"/>
          <w:color w:val="2E74B5" w:themeColor="accent5" w:themeShade="BF"/>
          <w:sz w:val="24"/>
          <w:szCs w:val="24"/>
          <w:u w:val="single"/>
          <w:lang w:val="es-ES_tradnl"/>
        </w:rPr>
        <w:instrText xml:space="preserve"> REF _Ref92104182 \h  \* MERGEFORMAT </w:instrText>
      </w:r>
      <w:r w:rsidR="00551714" w:rsidRPr="00551714">
        <w:rPr>
          <w:rFonts w:ascii="Times New Roman" w:hAnsi="Times New Roman" w:cs="Times New Roman"/>
          <w:color w:val="2E74B5" w:themeColor="accent5" w:themeShade="BF"/>
          <w:sz w:val="24"/>
          <w:szCs w:val="24"/>
          <w:u w:val="single"/>
          <w:lang w:val="es-ES_tradnl"/>
        </w:rPr>
      </w:r>
      <w:r w:rsidR="00551714" w:rsidRPr="00551714">
        <w:rPr>
          <w:rFonts w:ascii="Times New Roman" w:hAnsi="Times New Roman" w:cs="Times New Roman"/>
          <w:color w:val="2E74B5" w:themeColor="accent5" w:themeShade="BF"/>
          <w:sz w:val="24"/>
          <w:szCs w:val="24"/>
          <w:u w:val="single"/>
          <w:lang w:val="es-ES_tradnl"/>
        </w:rPr>
        <w:fldChar w:fldCharType="separate"/>
      </w:r>
      <w:ins w:id="270" w:author="sumit kumar" w:date="2022-01-28T00:52:00Z">
        <w:r w:rsidR="00A55E47" w:rsidRPr="00A55E47">
          <w:rPr>
            <w:rFonts w:ascii="Times New Roman" w:hAnsi="Times New Roman" w:cs="Times New Roman"/>
            <w:color w:val="2E74B5" w:themeColor="accent5" w:themeShade="BF"/>
            <w:sz w:val="24"/>
            <w:szCs w:val="24"/>
            <w:u w:val="single"/>
            <w:rPrChange w:id="271" w:author="sumit kumar" w:date="2022-01-28T00:52:00Z">
              <w:rPr/>
            </w:rPrChange>
          </w:rPr>
          <w:t xml:space="preserve">Tabla </w:t>
        </w:r>
        <w:r w:rsidR="00A55E47" w:rsidRPr="00A55E47">
          <w:rPr>
            <w:rFonts w:ascii="Times New Roman" w:hAnsi="Times New Roman" w:cs="Times New Roman"/>
            <w:noProof/>
            <w:color w:val="2E74B5" w:themeColor="accent5" w:themeShade="BF"/>
            <w:sz w:val="24"/>
            <w:szCs w:val="24"/>
            <w:u w:val="single"/>
            <w:rPrChange w:id="272" w:author="sumit kumar" w:date="2022-01-28T00:52:00Z">
              <w:rPr>
                <w:noProof/>
              </w:rPr>
            </w:rPrChange>
          </w:rPr>
          <w:t>7</w:t>
        </w:r>
      </w:ins>
      <w:del w:id="273"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Tabla </w:delText>
        </w:r>
        <w:r w:rsidR="00614ADD" w:rsidRPr="00614ADD" w:rsidDel="00A55E47">
          <w:rPr>
            <w:rFonts w:ascii="Times New Roman" w:hAnsi="Times New Roman" w:cs="Times New Roman"/>
            <w:noProof/>
            <w:color w:val="2E74B5" w:themeColor="accent5" w:themeShade="BF"/>
            <w:sz w:val="24"/>
            <w:szCs w:val="24"/>
            <w:u w:val="single"/>
          </w:rPr>
          <w:delText>7</w:delText>
        </w:r>
      </w:del>
      <w:r w:rsidR="00551714" w:rsidRPr="00551714">
        <w:rPr>
          <w:rFonts w:ascii="Times New Roman" w:hAnsi="Times New Roman" w:cs="Times New Roman"/>
          <w:color w:val="2E74B5" w:themeColor="accent5" w:themeShade="BF"/>
          <w:sz w:val="24"/>
          <w:szCs w:val="24"/>
          <w:u w:val="single"/>
          <w:lang w:val="es-ES_tradnl"/>
        </w:rPr>
        <w:fldChar w:fldCharType="end"/>
      </w:r>
      <w:r w:rsidR="00F87C62">
        <w:rPr>
          <w:rFonts w:ascii="Times New Roman" w:hAnsi="Times New Roman" w:cs="Times New Roman"/>
          <w:sz w:val="24"/>
          <w:szCs w:val="24"/>
          <w:lang w:val="es-ES_tradnl"/>
        </w:rPr>
        <w:t>.</w:t>
      </w:r>
    </w:p>
    <w:p w14:paraId="343A57EA" w14:textId="79C6B162" w:rsidR="000F312D" w:rsidRDefault="008960AD" w:rsidP="007F4DFF">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Como se puede observar, el criterio principal del estudio identifica una mayor cantidad de zombis, exactamente 189, que el alternativo. El motivo de dicha diferencia se centra en el cálculo de R*, ya que el criterio principal considera una media de los últimos cinco periodos para los intereses a largo plazo, mientras que el alternativo toma directamente el interés medio a largo plazo del periodo inmediatamente anterior.</w:t>
      </w:r>
    </w:p>
    <w:p w14:paraId="23B17F6F" w14:textId="3395844F" w:rsidR="00E67198" w:rsidRPr="00E67198" w:rsidRDefault="00E67198" w:rsidP="00351399">
      <w:pPr>
        <w:pStyle w:val="Tablas"/>
        <w:rPr>
          <w:i/>
          <w:iCs/>
        </w:rPr>
      </w:pPr>
      <w:bookmarkStart w:id="274" w:name="_Ref92104182"/>
      <w:bookmarkStart w:id="275" w:name="_Toc94028595"/>
      <w:bookmarkStart w:id="276" w:name="_Toc94033216"/>
      <w:r w:rsidRPr="00E67198">
        <w:t xml:space="preserve">Tabla </w:t>
      </w:r>
      <w:fldSimple w:instr=" SEQ Tabla \* ARABIC ">
        <w:r w:rsidR="00A55E47">
          <w:rPr>
            <w:noProof/>
          </w:rPr>
          <w:t>7</w:t>
        </w:r>
      </w:fldSimple>
      <w:bookmarkEnd w:id="274"/>
      <w:r w:rsidRPr="00E67198">
        <w:t xml:space="preserve">: Identificación </w:t>
      </w:r>
      <w:r w:rsidR="005246A0">
        <w:t xml:space="preserve">de </w:t>
      </w:r>
      <w:r w:rsidRPr="00E67198">
        <w:t>pymes zombis en España</w:t>
      </w:r>
      <w:bookmarkEnd w:id="275"/>
      <w:bookmarkEnd w:id="276"/>
    </w:p>
    <w:tbl>
      <w:tblPr>
        <w:tblStyle w:val="Tablaconcuadrcula"/>
        <w:tblW w:w="0" w:type="auto"/>
        <w:tblLook w:val="04A0" w:firstRow="1" w:lastRow="0" w:firstColumn="1" w:lastColumn="0" w:noHBand="0" w:noVBand="1"/>
      </w:tblPr>
      <w:tblGrid>
        <w:gridCol w:w="3020"/>
        <w:gridCol w:w="3020"/>
        <w:gridCol w:w="3020"/>
      </w:tblGrid>
      <w:tr w:rsidR="000A4736" w14:paraId="3B1E0AD1" w14:textId="77777777" w:rsidTr="000A4736">
        <w:tc>
          <w:tcPr>
            <w:tcW w:w="3020" w:type="dxa"/>
            <w:shd w:val="clear" w:color="auto" w:fill="FFD966" w:themeFill="accent4" w:themeFillTint="99"/>
          </w:tcPr>
          <w:p w14:paraId="42A449EC" w14:textId="2BC34C53" w:rsidR="000A4736" w:rsidRPr="000A4736" w:rsidRDefault="000A4736" w:rsidP="00E67198">
            <w:pPr>
              <w:jc w:val="center"/>
              <w:rPr>
                <w:rFonts w:ascii="Times New Roman" w:hAnsi="Times New Roman" w:cs="Times New Roman"/>
                <w:b/>
                <w:bCs/>
                <w:sz w:val="20"/>
                <w:szCs w:val="20"/>
                <w:lang w:val="es-ES_tradnl"/>
              </w:rPr>
            </w:pPr>
            <w:r>
              <w:rPr>
                <w:rFonts w:ascii="Times New Roman" w:hAnsi="Times New Roman" w:cs="Times New Roman"/>
                <w:b/>
                <w:bCs/>
                <w:sz w:val="20"/>
                <w:szCs w:val="20"/>
                <w:lang w:val="es-ES_tradnl"/>
              </w:rPr>
              <w:t>Criterios/Pymes</w:t>
            </w:r>
          </w:p>
        </w:tc>
        <w:tc>
          <w:tcPr>
            <w:tcW w:w="3020" w:type="dxa"/>
            <w:shd w:val="clear" w:color="auto" w:fill="FFD966" w:themeFill="accent4" w:themeFillTint="99"/>
          </w:tcPr>
          <w:p w14:paraId="33B4C93D" w14:textId="6A36CD2C" w:rsidR="000A4736" w:rsidRPr="00E67198" w:rsidRDefault="000A4736" w:rsidP="00E67198">
            <w:pPr>
              <w:jc w:val="center"/>
              <w:rPr>
                <w:rFonts w:ascii="Times New Roman" w:hAnsi="Times New Roman" w:cs="Times New Roman"/>
                <w:b/>
                <w:bCs/>
                <w:sz w:val="20"/>
                <w:szCs w:val="20"/>
                <w:lang w:val="es-ES_tradnl"/>
              </w:rPr>
            </w:pPr>
            <w:r w:rsidRPr="00E67198">
              <w:rPr>
                <w:rFonts w:ascii="Times New Roman" w:hAnsi="Times New Roman" w:cs="Times New Roman"/>
                <w:b/>
                <w:bCs/>
                <w:sz w:val="20"/>
                <w:szCs w:val="20"/>
                <w:lang w:val="es-ES_tradnl"/>
              </w:rPr>
              <w:t>Pymes Zombis</w:t>
            </w:r>
          </w:p>
        </w:tc>
        <w:tc>
          <w:tcPr>
            <w:tcW w:w="3020" w:type="dxa"/>
            <w:shd w:val="clear" w:color="auto" w:fill="FFD966" w:themeFill="accent4" w:themeFillTint="99"/>
          </w:tcPr>
          <w:p w14:paraId="3998EF38" w14:textId="628E3D32" w:rsidR="000A4736" w:rsidRPr="00E67198" w:rsidRDefault="000A4736" w:rsidP="00E67198">
            <w:pPr>
              <w:jc w:val="center"/>
              <w:rPr>
                <w:rFonts w:ascii="Times New Roman" w:hAnsi="Times New Roman" w:cs="Times New Roman"/>
                <w:b/>
                <w:bCs/>
                <w:sz w:val="20"/>
                <w:szCs w:val="20"/>
                <w:lang w:val="es-ES_tradnl"/>
              </w:rPr>
            </w:pPr>
            <w:r w:rsidRPr="00E67198">
              <w:rPr>
                <w:rFonts w:ascii="Times New Roman" w:hAnsi="Times New Roman" w:cs="Times New Roman"/>
                <w:b/>
                <w:bCs/>
                <w:sz w:val="20"/>
                <w:szCs w:val="20"/>
                <w:lang w:val="es-ES_tradnl"/>
              </w:rPr>
              <w:t>Pymes No Zombis</w:t>
            </w:r>
          </w:p>
        </w:tc>
      </w:tr>
      <w:tr w:rsidR="000A4736" w14:paraId="6EC2BCB4" w14:textId="77777777" w:rsidTr="000A4736">
        <w:tc>
          <w:tcPr>
            <w:tcW w:w="3020" w:type="dxa"/>
            <w:shd w:val="clear" w:color="auto" w:fill="DEEAF6" w:themeFill="accent5" w:themeFillTint="33"/>
          </w:tcPr>
          <w:p w14:paraId="0A91B4BE" w14:textId="6360EBB7" w:rsidR="000A4736" w:rsidRPr="00E67198" w:rsidRDefault="00C84293" w:rsidP="00E67198">
            <w:pPr>
              <w:jc w:val="center"/>
              <w:rPr>
                <w:rFonts w:ascii="Times New Roman" w:hAnsi="Times New Roman" w:cs="Times New Roman"/>
                <w:b/>
                <w:bCs/>
                <w:sz w:val="20"/>
                <w:szCs w:val="20"/>
                <w:lang w:val="es-ES_tradnl"/>
              </w:rPr>
            </w:pPr>
            <w:r>
              <w:rPr>
                <w:rFonts w:ascii="Times New Roman" w:hAnsi="Times New Roman" w:cs="Times New Roman"/>
                <w:b/>
                <w:bCs/>
                <w:sz w:val="20"/>
                <w:szCs w:val="20"/>
                <w:lang w:val="es-ES_tradnl"/>
              </w:rPr>
              <w:t>P</w:t>
            </w:r>
            <w:r w:rsidR="000A4736" w:rsidRPr="00E67198">
              <w:rPr>
                <w:rFonts w:ascii="Times New Roman" w:hAnsi="Times New Roman" w:cs="Times New Roman"/>
                <w:b/>
                <w:bCs/>
                <w:sz w:val="20"/>
                <w:szCs w:val="20"/>
                <w:lang w:val="es-ES_tradnl"/>
              </w:rPr>
              <w:t>rincipal</w:t>
            </w:r>
          </w:p>
        </w:tc>
        <w:tc>
          <w:tcPr>
            <w:tcW w:w="3020" w:type="dxa"/>
          </w:tcPr>
          <w:p w14:paraId="12CF9513" w14:textId="2EB1322A" w:rsidR="000A4736" w:rsidRPr="000A4736" w:rsidRDefault="00A74E2B" w:rsidP="00E67198">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753</w:t>
            </w:r>
          </w:p>
        </w:tc>
        <w:tc>
          <w:tcPr>
            <w:tcW w:w="3020" w:type="dxa"/>
          </w:tcPr>
          <w:p w14:paraId="4096A849" w14:textId="21A29ECF" w:rsidR="000A4736" w:rsidRPr="000A4736" w:rsidRDefault="00A74E2B" w:rsidP="00E67198">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8.451</w:t>
            </w:r>
          </w:p>
        </w:tc>
      </w:tr>
      <w:tr w:rsidR="000A4736" w14:paraId="7C38580E" w14:textId="77777777" w:rsidTr="000A4736">
        <w:tc>
          <w:tcPr>
            <w:tcW w:w="3020" w:type="dxa"/>
            <w:shd w:val="clear" w:color="auto" w:fill="DEEAF6" w:themeFill="accent5" w:themeFillTint="33"/>
          </w:tcPr>
          <w:p w14:paraId="3FCE2A78" w14:textId="0048C15B" w:rsidR="000A4736" w:rsidRPr="00E67198" w:rsidRDefault="00C84293" w:rsidP="00E67198">
            <w:pPr>
              <w:jc w:val="center"/>
              <w:rPr>
                <w:rFonts w:ascii="Times New Roman" w:hAnsi="Times New Roman" w:cs="Times New Roman"/>
                <w:b/>
                <w:bCs/>
                <w:sz w:val="20"/>
                <w:szCs w:val="20"/>
                <w:lang w:val="es-ES_tradnl"/>
              </w:rPr>
            </w:pPr>
            <w:r>
              <w:rPr>
                <w:rFonts w:ascii="Times New Roman" w:hAnsi="Times New Roman" w:cs="Times New Roman"/>
                <w:b/>
                <w:bCs/>
                <w:sz w:val="20"/>
                <w:szCs w:val="20"/>
                <w:lang w:val="es-ES_tradnl"/>
              </w:rPr>
              <w:t>A</w:t>
            </w:r>
            <w:r w:rsidR="000A4736" w:rsidRPr="00E67198">
              <w:rPr>
                <w:rFonts w:ascii="Times New Roman" w:hAnsi="Times New Roman" w:cs="Times New Roman"/>
                <w:b/>
                <w:bCs/>
                <w:sz w:val="20"/>
                <w:szCs w:val="20"/>
                <w:lang w:val="es-ES_tradnl"/>
              </w:rPr>
              <w:t>lternativo</w:t>
            </w:r>
          </w:p>
        </w:tc>
        <w:tc>
          <w:tcPr>
            <w:tcW w:w="3020" w:type="dxa"/>
          </w:tcPr>
          <w:p w14:paraId="634018C8" w14:textId="073600FB" w:rsidR="000A4736" w:rsidRPr="000A4736" w:rsidRDefault="00A74E2B" w:rsidP="00E67198">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564</w:t>
            </w:r>
          </w:p>
        </w:tc>
        <w:tc>
          <w:tcPr>
            <w:tcW w:w="3020" w:type="dxa"/>
          </w:tcPr>
          <w:p w14:paraId="2D038CAB" w14:textId="01E93BD6" w:rsidR="000A4736" w:rsidRPr="000A4736" w:rsidRDefault="00A74E2B" w:rsidP="00E67198">
            <w:pPr>
              <w:keepNext/>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8.640</w:t>
            </w:r>
          </w:p>
        </w:tc>
      </w:tr>
      <w:tr w:rsidR="00D141E9" w14:paraId="5EFDA323" w14:textId="77777777" w:rsidTr="00DB3F65">
        <w:tc>
          <w:tcPr>
            <w:tcW w:w="3020" w:type="dxa"/>
            <w:shd w:val="clear" w:color="auto" w:fill="DEEAF6" w:themeFill="accent5" w:themeFillTint="33"/>
          </w:tcPr>
          <w:p w14:paraId="261C53ED" w14:textId="3AECF959" w:rsidR="00D141E9" w:rsidRDefault="00D141E9" w:rsidP="00E67198">
            <w:pPr>
              <w:jc w:val="center"/>
              <w:rPr>
                <w:rFonts w:ascii="Times New Roman" w:hAnsi="Times New Roman" w:cs="Times New Roman"/>
                <w:b/>
                <w:bCs/>
                <w:sz w:val="20"/>
                <w:szCs w:val="20"/>
                <w:lang w:val="es-ES_tradnl"/>
              </w:rPr>
            </w:pPr>
            <w:r>
              <w:rPr>
                <w:rFonts w:ascii="Times New Roman" w:hAnsi="Times New Roman" w:cs="Times New Roman"/>
                <w:b/>
                <w:bCs/>
                <w:sz w:val="20"/>
                <w:szCs w:val="20"/>
                <w:lang w:val="es-ES_tradnl"/>
              </w:rPr>
              <w:t>Grado de semejanza</w:t>
            </w:r>
            <w:r w:rsidR="00DB3F65">
              <w:rPr>
                <w:rFonts w:ascii="Times New Roman" w:hAnsi="Times New Roman" w:cs="Times New Roman"/>
                <w:b/>
                <w:bCs/>
                <w:sz w:val="20"/>
                <w:szCs w:val="20"/>
                <w:lang w:val="es-ES_tradnl"/>
              </w:rPr>
              <w:t xml:space="preserve"> entre el criterio alternativo y principal</w:t>
            </w:r>
          </w:p>
        </w:tc>
        <w:tc>
          <w:tcPr>
            <w:tcW w:w="6040" w:type="dxa"/>
            <w:gridSpan w:val="2"/>
            <w:vAlign w:val="center"/>
          </w:tcPr>
          <w:p w14:paraId="6BB02162" w14:textId="47AB3778" w:rsidR="00D141E9" w:rsidRDefault="00DB3F65" w:rsidP="00DB3F65">
            <w:pPr>
              <w:keepNext/>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100%</w:t>
            </w:r>
          </w:p>
        </w:tc>
      </w:tr>
    </w:tbl>
    <w:p w14:paraId="011301EE" w14:textId="03ACEAD0" w:rsidR="00E75985" w:rsidRDefault="00E67198" w:rsidP="00B81D5B">
      <w:pPr>
        <w:pStyle w:val="Descripcin"/>
        <w:spacing w:after="180"/>
        <w:jc w:val="center"/>
      </w:pPr>
      <w:bookmarkStart w:id="277" w:name="_Toc94028596"/>
      <w:r w:rsidRPr="00E67198">
        <w:rPr>
          <w:rFonts w:ascii="Times New Roman" w:hAnsi="Times New Roman" w:cs="Times New Roman"/>
          <w:i w:val="0"/>
          <w:iCs w:val="0"/>
          <w:color w:val="auto"/>
          <w:sz w:val="16"/>
          <w:szCs w:val="16"/>
        </w:rPr>
        <w:t>Fuente: Elaboración propia del autor</w:t>
      </w:r>
      <w:bookmarkEnd w:id="277"/>
    </w:p>
    <w:p w14:paraId="6DBFBD97" w14:textId="2A5AFC63" w:rsidR="00E67198" w:rsidRDefault="00551714" w:rsidP="00E67198">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No obstante</w:t>
      </w:r>
      <w:r w:rsidR="00DB3F65">
        <w:rPr>
          <w:rFonts w:ascii="Times New Roman" w:hAnsi="Times New Roman" w:cs="Times New Roman"/>
          <w:sz w:val="24"/>
          <w:szCs w:val="24"/>
          <w:lang w:val="es-ES_tradnl"/>
        </w:rPr>
        <w:t xml:space="preserve">, un aspecto </w:t>
      </w:r>
      <w:r w:rsidR="00473CFA">
        <w:rPr>
          <w:rFonts w:ascii="Times New Roman" w:hAnsi="Times New Roman" w:cs="Times New Roman"/>
          <w:sz w:val="24"/>
          <w:szCs w:val="24"/>
          <w:lang w:val="es-ES_tradnl"/>
        </w:rPr>
        <w:t>positivo a</w:t>
      </w:r>
      <w:r w:rsidR="00DB3F65">
        <w:rPr>
          <w:rFonts w:ascii="Times New Roman" w:hAnsi="Times New Roman" w:cs="Times New Roman"/>
          <w:sz w:val="24"/>
          <w:szCs w:val="24"/>
          <w:lang w:val="es-ES_tradnl"/>
        </w:rPr>
        <w:t xml:space="preserve"> resaltar de ambos criterios es su grado de semejanza</w:t>
      </w:r>
      <w:r w:rsidR="0097295A">
        <w:rPr>
          <w:rFonts w:ascii="Times New Roman" w:hAnsi="Times New Roman" w:cs="Times New Roman"/>
          <w:sz w:val="24"/>
          <w:szCs w:val="24"/>
          <w:lang w:val="es-ES_tradnl"/>
        </w:rPr>
        <w:t>.</w:t>
      </w:r>
      <w:r w:rsidR="00DB3F65">
        <w:rPr>
          <w:rFonts w:ascii="Times New Roman" w:hAnsi="Times New Roman" w:cs="Times New Roman"/>
          <w:sz w:val="24"/>
          <w:szCs w:val="24"/>
          <w:lang w:val="es-ES_tradnl"/>
        </w:rPr>
        <w:t xml:space="preserve"> </w:t>
      </w:r>
      <w:r w:rsidR="0097295A">
        <w:rPr>
          <w:rFonts w:ascii="Times New Roman" w:hAnsi="Times New Roman" w:cs="Times New Roman"/>
          <w:sz w:val="24"/>
          <w:szCs w:val="24"/>
          <w:lang w:val="es-ES_tradnl"/>
        </w:rPr>
        <w:t>E</w:t>
      </w:r>
      <w:r w:rsidR="00DB3F65">
        <w:rPr>
          <w:rFonts w:ascii="Times New Roman" w:hAnsi="Times New Roman" w:cs="Times New Roman"/>
          <w:sz w:val="24"/>
          <w:szCs w:val="24"/>
          <w:lang w:val="es-ES_tradnl"/>
        </w:rPr>
        <w:t xml:space="preserve">s decir, las </w:t>
      </w:r>
      <w:r w:rsidR="00EC08C4">
        <w:rPr>
          <w:rFonts w:ascii="Times New Roman" w:hAnsi="Times New Roman" w:cs="Times New Roman"/>
          <w:sz w:val="24"/>
          <w:szCs w:val="24"/>
          <w:lang w:val="es-ES_tradnl"/>
        </w:rPr>
        <w:t>564</w:t>
      </w:r>
      <w:r w:rsidR="00DB3F65">
        <w:rPr>
          <w:rFonts w:ascii="Times New Roman" w:hAnsi="Times New Roman" w:cs="Times New Roman"/>
          <w:sz w:val="24"/>
          <w:szCs w:val="24"/>
          <w:lang w:val="es-ES_tradnl"/>
        </w:rPr>
        <w:t xml:space="preserve"> pymes que han sido </w:t>
      </w:r>
      <w:r w:rsidR="00153661">
        <w:rPr>
          <w:rFonts w:ascii="Times New Roman" w:hAnsi="Times New Roman" w:cs="Times New Roman"/>
          <w:sz w:val="24"/>
          <w:szCs w:val="24"/>
          <w:lang w:val="es-ES_tradnl"/>
        </w:rPr>
        <w:t>detectadas</w:t>
      </w:r>
      <w:r w:rsidR="00DB3F65">
        <w:rPr>
          <w:rFonts w:ascii="Times New Roman" w:hAnsi="Times New Roman" w:cs="Times New Roman"/>
          <w:sz w:val="24"/>
          <w:szCs w:val="24"/>
          <w:lang w:val="es-ES_tradnl"/>
        </w:rPr>
        <w:t xml:space="preserve"> como zombis por el </w:t>
      </w:r>
      <w:r w:rsidR="00E75985">
        <w:rPr>
          <w:rFonts w:ascii="Times New Roman" w:hAnsi="Times New Roman" w:cs="Times New Roman"/>
          <w:sz w:val="24"/>
          <w:szCs w:val="24"/>
          <w:lang w:val="es-ES_tradnl"/>
        </w:rPr>
        <w:t xml:space="preserve">criterio alternativo </w:t>
      </w:r>
      <w:r w:rsidR="00DB3F65">
        <w:rPr>
          <w:rFonts w:ascii="Times New Roman" w:hAnsi="Times New Roman" w:cs="Times New Roman"/>
          <w:sz w:val="24"/>
          <w:szCs w:val="24"/>
          <w:lang w:val="es-ES_tradnl"/>
        </w:rPr>
        <w:t xml:space="preserve">lo son también por el principal. Esto demuestra que ambos criterios son válidos para identificar a las zombis, con la única consecuencia de que el criterio alternativo </w:t>
      </w:r>
      <w:r w:rsidR="00473CFA">
        <w:rPr>
          <w:rFonts w:ascii="Times New Roman" w:hAnsi="Times New Roman" w:cs="Times New Roman"/>
          <w:sz w:val="24"/>
          <w:szCs w:val="24"/>
          <w:lang w:val="es-ES_tradnl"/>
        </w:rPr>
        <w:t>identifica</w:t>
      </w:r>
      <w:r w:rsidR="00DB3F65">
        <w:rPr>
          <w:rFonts w:ascii="Times New Roman" w:hAnsi="Times New Roman" w:cs="Times New Roman"/>
          <w:sz w:val="24"/>
          <w:szCs w:val="24"/>
          <w:lang w:val="es-ES_tradnl"/>
        </w:rPr>
        <w:t xml:space="preserve"> una </w:t>
      </w:r>
      <w:r w:rsidR="00EC08C4">
        <w:rPr>
          <w:rFonts w:ascii="Times New Roman" w:hAnsi="Times New Roman" w:cs="Times New Roman"/>
          <w:sz w:val="24"/>
          <w:szCs w:val="24"/>
          <w:lang w:val="es-ES_tradnl"/>
        </w:rPr>
        <w:t xml:space="preserve">proporción menor </w:t>
      </w:r>
      <w:r w:rsidR="00DB3F65">
        <w:rPr>
          <w:rFonts w:ascii="Times New Roman" w:hAnsi="Times New Roman" w:cs="Times New Roman"/>
          <w:sz w:val="24"/>
          <w:szCs w:val="24"/>
          <w:lang w:val="es-ES_tradnl"/>
        </w:rPr>
        <w:t xml:space="preserve">de </w:t>
      </w:r>
      <w:r w:rsidR="00473CFA">
        <w:rPr>
          <w:rFonts w:ascii="Times New Roman" w:hAnsi="Times New Roman" w:cs="Times New Roman"/>
          <w:sz w:val="24"/>
          <w:szCs w:val="24"/>
          <w:lang w:val="es-ES_tradnl"/>
        </w:rPr>
        <w:t>dichas</w:t>
      </w:r>
      <w:r w:rsidR="00DB3F65">
        <w:rPr>
          <w:rFonts w:ascii="Times New Roman" w:hAnsi="Times New Roman" w:cs="Times New Roman"/>
          <w:sz w:val="24"/>
          <w:szCs w:val="24"/>
          <w:lang w:val="es-ES_tradnl"/>
        </w:rPr>
        <w:t xml:space="preserve"> empresas. </w:t>
      </w:r>
      <w:r w:rsidR="00AD42E2">
        <w:rPr>
          <w:rFonts w:ascii="Times New Roman" w:hAnsi="Times New Roman" w:cs="Times New Roman"/>
          <w:sz w:val="24"/>
          <w:szCs w:val="24"/>
          <w:lang w:val="es-ES_tradnl"/>
        </w:rPr>
        <w:t>E</w:t>
      </w:r>
      <w:r w:rsidR="004D7A45">
        <w:rPr>
          <w:rFonts w:ascii="Times New Roman" w:hAnsi="Times New Roman" w:cs="Times New Roman"/>
          <w:sz w:val="24"/>
          <w:szCs w:val="24"/>
          <w:lang w:val="es-ES_tradnl"/>
        </w:rPr>
        <w:t xml:space="preserve">n </w:t>
      </w:r>
      <w:r w:rsidR="00AD42E2">
        <w:rPr>
          <w:rFonts w:ascii="Times New Roman" w:hAnsi="Times New Roman" w:cs="Times New Roman"/>
          <w:sz w:val="24"/>
          <w:szCs w:val="24"/>
          <w:lang w:val="es-ES_tradnl"/>
        </w:rPr>
        <w:t>lo que resta del estudio</w:t>
      </w:r>
      <w:r w:rsidR="004D7A45">
        <w:rPr>
          <w:rFonts w:ascii="Times New Roman" w:hAnsi="Times New Roman" w:cs="Times New Roman"/>
          <w:sz w:val="24"/>
          <w:szCs w:val="24"/>
          <w:lang w:val="es-ES_tradnl"/>
        </w:rPr>
        <w:t xml:space="preserve">, </w:t>
      </w:r>
      <w:r w:rsidR="001D20ED">
        <w:rPr>
          <w:rFonts w:ascii="Times New Roman" w:eastAsiaTheme="minorEastAsia" w:hAnsi="Times New Roman" w:cs="Times New Roman"/>
          <w:iCs/>
          <w:sz w:val="24"/>
          <w:szCs w:val="24"/>
          <w:lang w:val="es-ES_tradnl"/>
        </w:rPr>
        <w:t>debido a su alto grado de aceptación y utilización en la literatura de las zombis</w:t>
      </w:r>
      <w:r w:rsidR="00473CFA">
        <w:rPr>
          <w:rFonts w:ascii="Times New Roman" w:eastAsiaTheme="minorEastAsia" w:hAnsi="Times New Roman" w:cs="Times New Roman"/>
          <w:iCs/>
          <w:sz w:val="24"/>
          <w:szCs w:val="24"/>
          <w:lang w:val="es-ES_tradnl"/>
        </w:rPr>
        <w:t xml:space="preserve">, </w:t>
      </w:r>
      <w:r w:rsidR="00473CFA" w:rsidRPr="00E75985">
        <w:rPr>
          <w:rFonts w:ascii="Times New Roman" w:hAnsi="Times New Roman" w:cs="Times New Roman"/>
          <w:b/>
          <w:bCs/>
          <w:sz w:val="24"/>
          <w:szCs w:val="24"/>
          <w:lang w:val="es-ES_tradnl"/>
        </w:rPr>
        <w:t>se empleará el criterio principal</w:t>
      </w:r>
      <w:r w:rsidR="001D20ED">
        <w:rPr>
          <w:rFonts w:ascii="Times New Roman" w:eastAsiaTheme="minorEastAsia" w:hAnsi="Times New Roman" w:cs="Times New Roman"/>
          <w:iCs/>
          <w:sz w:val="24"/>
          <w:szCs w:val="24"/>
          <w:lang w:val="es-ES_tradnl"/>
        </w:rPr>
        <w:t>.</w:t>
      </w:r>
    </w:p>
    <w:p w14:paraId="4F8D4946" w14:textId="03068895" w:rsidR="00F4733D" w:rsidRDefault="00E037A8" w:rsidP="007F4DFF">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Así</w:t>
      </w:r>
      <w:r w:rsidR="001668DC">
        <w:rPr>
          <w:rFonts w:ascii="Times New Roman" w:hAnsi="Times New Roman" w:cs="Times New Roman"/>
          <w:sz w:val="24"/>
          <w:szCs w:val="24"/>
          <w:lang w:val="es-ES_tradnl"/>
        </w:rPr>
        <w:t xml:space="preserve">, se concluye </w:t>
      </w:r>
      <w:r w:rsidR="00527567">
        <w:rPr>
          <w:rFonts w:ascii="Times New Roman" w:hAnsi="Times New Roman" w:cs="Times New Roman"/>
          <w:sz w:val="24"/>
          <w:szCs w:val="24"/>
          <w:lang w:val="es-ES_tradnl"/>
        </w:rPr>
        <w:t>que el 8</w:t>
      </w:r>
      <w:r w:rsidR="00473CFA">
        <w:rPr>
          <w:rFonts w:ascii="Times New Roman" w:hAnsi="Times New Roman" w:cs="Times New Roman"/>
          <w:sz w:val="24"/>
          <w:szCs w:val="24"/>
          <w:lang w:val="es-ES_tradnl"/>
        </w:rPr>
        <w:t>,</w:t>
      </w:r>
      <w:r w:rsidR="000213C2">
        <w:rPr>
          <w:rFonts w:ascii="Times New Roman" w:hAnsi="Times New Roman" w:cs="Times New Roman"/>
          <w:sz w:val="24"/>
          <w:szCs w:val="24"/>
          <w:lang w:val="es-ES_tradnl"/>
        </w:rPr>
        <w:t>2</w:t>
      </w:r>
      <w:r w:rsidR="00527567">
        <w:rPr>
          <w:rFonts w:ascii="Times New Roman" w:hAnsi="Times New Roman" w:cs="Times New Roman"/>
          <w:sz w:val="24"/>
          <w:szCs w:val="24"/>
          <w:lang w:val="es-ES_tradnl"/>
        </w:rPr>
        <w:t xml:space="preserve">% de las pymes de hostelería son </w:t>
      </w:r>
      <w:r w:rsidR="00C23F70">
        <w:rPr>
          <w:rFonts w:ascii="Times New Roman" w:hAnsi="Times New Roman" w:cs="Times New Roman"/>
          <w:sz w:val="24"/>
          <w:szCs w:val="24"/>
          <w:lang w:val="es-ES_tradnl"/>
        </w:rPr>
        <w:t xml:space="preserve">consideradas </w:t>
      </w:r>
      <w:r w:rsidR="00527567">
        <w:rPr>
          <w:rFonts w:ascii="Times New Roman" w:hAnsi="Times New Roman" w:cs="Times New Roman"/>
          <w:sz w:val="24"/>
          <w:szCs w:val="24"/>
          <w:lang w:val="es-ES_tradnl"/>
        </w:rPr>
        <w:t xml:space="preserve">zombis, </w:t>
      </w:r>
      <w:r w:rsidR="0097295A">
        <w:rPr>
          <w:rFonts w:ascii="Times New Roman" w:hAnsi="Times New Roman" w:cs="Times New Roman"/>
          <w:sz w:val="24"/>
          <w:szCs w:val="24"/>
          <w:lang w:val="es-ES_tradnl"/>
        </w:rPr>
        <w:t xml:space="preserve">bajo </w:t>
      </w:r>
      <w:r w:rsidR="00527567">
        <w:rPr>
          <w:rFonts w:ascii="Times New Roman" w:hAnsi="Times New Roman" w:cs="Times New Roman"/>
          <w:sz w:val="24"/>
          <w:szCs w:val="24"/>
          <w:lang w:val="es-ES_tradnl"/>
        </w:rPr>
        <w:t xml:space="preserve">el criterio </w:t>
      </w:r>
      <w:r w:rsidR="009A0963">
        <w:rPr>
          <w:rFonts w:ascii="Times New Roman" w:hAnsi="Times New Roman" w:cs="Times New Roman"/>
          <w:sz w:val="24"/>
          <w:szCs w:val="24"/>
          <w:lang w:val="es-ES_tradnl"/>
        </w:rPr>
        <w:t>que se</w:t>
      </w:r>
      <w:r w:rsidR="00527567">
        <w:rPr>
          <w:rFonts w:ascii="Times New Roman" w:hAnsi="Times New Roman" w:cs="Times New Roman"/>
          <w:sz w:val="24"/>
          <w:szCs w:val="24"/>
          <w:lang w:val="es-ES_tradnl"/>
        </w:rPr>
        <w:t xml:space="preserve"> </w:t>
      </w:r>
      <w:r w:rsidR="009A0963">
        <w:rPr>
          <w:rFonts w:ascii="Times New Roman" w:hAnsi="Times New Roman" w:cs="Times New Roman"/>
          <w:sz w:val="24"/>
          <w:szCs w:val="24"/>
          <w:lang w:val="es-ES_tradnl"/>
        </w:rPr>
        <w:t xml:space="preserve">utiliza </w:t>
      </w:r>
      <w:r w:rsidR="00527567">
        <w:rPr>
          <w:rFonts w:ascii="Times New Roman" w:hAnsi="Times New Roman" w:cs="Times New Roman"/>
          <w:sz w:val="24"/>
          <w:szCs w:val="24"/>
          <w:lang w:val="es-ES_tradnl"/>
        </w:rPr>
        <w:t>en este estudio.</w:t>
      </w:r>
      <w:r w:rsidR="009A0963">
        <w:rPr>
          <w:rFonts w:ascii="Times New Roman" w:hAnsi="Times New Roman" w:cs="Times New Roman"/>
          <w:sz w:val="24"/>
          <w:szCs w:val="24"/>
          <w:lang w:val="es-ES_tradnl"/>
        </w:rPr>
        <w:t xml:space="preserve"> </w:t>
      </w:r>
      <w:r w:rsidR="00C23F70">
        <w:rPr>
          <w:rFonts w:ascii="Times New Roman" w:hAnsi="Times New Roman" w:cs="Times New Roman"/>
          <w:sz w:val="24"/>
          <w:szCs w:val="24"/>
          <w:lang w:val="es-ES_tradnl"/>
        </w:rPr>
        <w:t>Sin embargo</w:t>
      </w:r>
      <w:r w:rsidR="009A0963">
        <w:rPr>
          <w:rFonts w:ascii="Times New Roman" w:hAnsi="Times New Roman" w:cs="Times New Roman"/>
          <w:sz w:val="24"/>
          <w:szCs w:val="24"/>
          <w:lang w:val="es-ES_tradnl"/>
        </w:rPr>
        <w:t xml:space="preserve">, </w:t>
      </w:r>
      <w:r w:rsidR="00A10865">
        <w:rPr>
          <w:rFonts w:ascii="Times New Roman" w:hAnsi="Times New Roman" w:cs="Times New Roman"/>
          <w:sz w:val="24"/>
          <w:szCs w:val="24"/>
          <w:lang w:val="es-ES_tradnl"/>
        </w:rPr>
        <w:t>para una mayor facilidad</w:t>
      </w:r>
      <w:r w:rsidR="009A0963">
        <w:rPr>
          <w:rFonts w:ascii="Times New Roman" w:hAnsi="Times New Roman" w:cs="Times New Roman"/>
          <w:sz w:val="24"/>
          <w:szCs w:val="24"/>
          <w:lang w:val="es-ES_tradnl"/>
        </w:rPr>
        <w:t xml:space="preserve">, </w:t>
      </w:r>
      <w:r w:rsidR="00C23F70">
        <w:rPr>
          <w:rFonts w:ascii="Times New Roman" w:hAnsi="Times New Roman" w:cs="Times New Roman"/>
          <w:sz w:val="24"/>
          <w:szCs w:val="24"/>
          <w:lang w:val="es-ES_tradnl"/>
        </w:rPr>
        <w:t>se puede utilizar el criterio alternativo que identifica una proporción (6.</w:t>
      </w:r>
      <w:r w:rsidR="000213C2">
        <w:rPr>
          <w:rFonts w:ascii="Times New Roman" w:hAnsi="Times New Roman" w:cs="Times New Roman"/>
          <w:sz w:val="24"/>
          <w:szCs w:val="24"/>
          <w:lang w:val="es-ES_tradnl"/>
        </w:rPr>
        <w:t>1</w:t>
      </w:r>
      <w:r w:rsidR="00C23F70">
        <w:rPr>
          <w:rFonts w:ascii="Times New Roman" w:hAnsi="Times New Roman" w:cs="Times New Roman"/>
          <w:sz w:val="24"/>
          <w:szCs w:val="24"/>
          <w:lang w:val="es-ES_tradnl"/>
        </w:rPr>
        <w:t xml:space="preserve">%) no tan desorbitada </w:t>
      </w:r>
      <w:r w:rsidR="00A10865">
        <w:rPr>
          <w:rFonts w:ascii="Times New Roman" w:hAnsi="Times New Roman" w:cs="Times New Roman"/>
          <w:sz w:val="24"/>
          <w:szCs w:val="24"/>
          <w:lang w:val="es-ES_tradnl"/>
        </w:rPr>
        <w:t xml:space="preserve">a la del </w:t>
      </w:r>
      <w:r w:rsidR="00C23F70">
        <w:rPr>
          <w:rFonts w:ascii="Times New Roman" w:hAnsi="Times New Roman" w:cs="Times New Roman"/>
          <w:sz w:val="24"/>
          <w:szCs w:val="24"/>
          <w:lang w:val="es-ES_tradnl"/>
        </w:rPr>
        <w:t>criterio principal.</w:t>
      </w:r>
      <w:r w:rsidR="00E75985">
        <w:rPr>
          <w:rFonts w:ascii="Times New Roman" w:hAnsi="Times New Roman" w:cs="Times New Roman"/>
          <w:sz w:val="24"/>
          <w:szCs w:val="24"/>
          <w:lang w:val="es-ES_tradnl"/>
        </w:rPr>
        <w:t xml:space="preserve"> Además, llegados a este punto, se da por satisfecho el segundo criterio de éxito del proyecto </w:t>
      </w:r>
      <w:r w:rsidR="00AE22E2">
        <w:rPr>
          <w:rFonts w:ascii="Times New Roman" w:hAnsi="Times New Roman" w:cs="Times New Roman"/>
          <w:sz w:val="24"/>
          <w:szCs w:val="24"/>
          <w:lang w:val="es-ES_tradnl"/>
        </w:rPr>
        <w:t xml:space="preserve">por </w:t>
      </w:r>
      <w:r w:rsidR="00E75985">
        <w:rPr>
          <w:rFonts w:ascii="Times New Roman" w:hAnsi="Times New Roman" w:cs="Times New Roman"/>
          <w:sz w:val="24"/>
          <w:szCs w:val="24"/>
          <w:lang w:val="es-ES_tradnl"/>
        </w:rPr>
        <w:t xml:space="preserve">la alta </w:t>
      </w:r>
      <w:r w:rsidR="00153661">
        <w:rPr>
          <w:rFonts w:ascii="Times New Roman" w:hAnsi="Times New Roman" w:cs="Times New Roman"/>
          <w:sz w:val="24"/>
          <w:szCs w:val="24"/>
          <w:lang w:val="es-ES_tradnl"/>
        </w:rPr>
        <w:t xml:space="preserve">semejanza </w:t>
      </w:r>
      <w:r w:rsidR="0017191D">
        <w:rPr>
          <w:rFonts w:ascii="Times New Roman" w:hAnsi="Times New Roman" w:cs="Times New Roman"/>
          <w:sz w:val="24"/>
          <w:szCs w:val="24"/>
          <w:lang w:val="es-ES_tradnl"/>
        </w:rPr>
        <w:t xml:space="preserve">observada entre los métodos </w:t>
      </w:r>
      <w:r w:rsidR="0097295A">
        <w:rPr>
          <w:rFonts w:ascii="Times New Roman" w:hAnsi="Times New Roman" w:cs="Times New Roman"/>
          <w:sz w:val="24"/>
          <w:szCs w:val="24"/>
          <w:lang w:val="es-ES_tradnl"/>
        </w:rPr>
        <w:t>aplicados</w:t>
      </w:r>
      <w:r w:rsidR="00E75985">
        <w:rPr>
          <w:rFonts w:ascii="Times New Roman" w:hAnsi="Times New Roman" w:cs="Times New Roman"/>
          <w:sz w:val="24"/>
          <w:szCs w:val="24"/>
          <w:lang w:val="es-ES_tradnl"/>
        </w:rPr>
        <w:t>.</w:t>
      </w:r>
    </w:p>
    <w:p w14:paraId="7E7772E8" w14:textId="773A6945" w:rsidR="00411A46" w:rsidRDefault="00411A46" w:rsidP="00411A46">
      <w:pPr>
        <w:pStyle w:val="Ttulo2"/>
        <w:numPr>
          <w:ilvl w:val="2"/>
          <w:numId w:val="5"/>
        </w:numPr>
        <w:spacing w:before="0" w:after="180" w:line="360" w:lineRule="auto"/>
        <w:ind w:left="504"/>
        <w:jc w:val="both"/>
        <w:rPr>
          <w:rFonts w:ascii="Times New Roman" w:hAnsi="Times New Roman" w:cs="Times New Roman"/>
          <w:b/>
          <w:bCs/>
          <w:color w:val="auto"/>
          <w:sz w:val="24"/>
          <w:szCs w:val="24"/>
        </w:rPr>
      </w:pPr>
      <w:bookmarkStart w:id="278" w:name="_Toc94027292"/>
      <w:r>
        <w:rPr>
          <w:rFonts w:ascii="Times New Roman" w:hAnsi="Times New Roman" w:cs="Times New Roman"/>
          <w:b/>
          <w:bCs/>
          <w:color w:val="auto"/>
          <w:sz w:val="24"/>
          <w:szCs w:val="24"/>
        </w:rPr>
        <w:lastRenderedPageBreak/>
        <w:t>Variables para la predicción de pymes zombis</w:t>
      </w:r>
      <w:bookmarkEnd w:id="278"/>
    </w:p>
    <w:p w14:paraId="4C7DC230" w14:textId="5527D74C" w:rsidR="00D84A8B" w:rsidRDefault="009E3844" w:rsidP="008E5DF3">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En esta última sección de la fase de comprensión de los datos, se procede con la extracción desde </w:t>
      </w:r>
      <w:r w:rsidRPr="009E3844">
        <w:rPr>
          <w:rFonts w:ascii="Times New Roman" w:hAnsi="Times New Roman" w:cs="Times New Roman"/>
          <w:i/>
          <w:iCs/>
          <w:sz w:val="24"/>
          <w:szCs w:val="24"/>
          <w:lang w:val="es-ES_tradnl"/>
        </w:rPr>
        <w:t>SABI</w:t>
      </w:r>
      <w:r>
        <w:rPr>
          <w:rFonts w:ascii="Times New Roman" w:hAnsi="Times New Roman" w:cs="Times New Roman"/>
          <w:sz w:val="24"/>
          <w:szCs w:val="24"/>
          <w:lang w:val="es-ES_tradnl"/>
        </w:rPr>
        <w:t xml:space="preserve"> de todas aquellas </w:t>
      </w:r>
      <w:r w:rsidR="00D84A8B">
        <w:rPr>
          <w:rFonts w:ascii="Times New Roman" w:hAnsi="Times New Roman" w:cs="Times New Roman"/>
          <w:sz w:val="24"/>
          <w:szCs w:val="24"/>
          <w:lang w:val="es-ES_tradnl"/>
        </w:rPr>
        <w:t>partidas contables</w:t>
      </w:r>
      <w:r>
        <w:rPr>
          <w:rFonts w:ascii="Times New Roman" w:hAnsi="Times New Roman" w:cs="Times New Roman"/>
          <w:sz w:val="24"/>
          <w:szCs w:val="24"/>
          <w:lang w:val="es-ES_tradnl"/>
        </w:rPr>
        <w:t xml:space="preserve"> </w:t>
      </w:r>
      <w:r w:rsidR="00D84A8B">
        <w:rPr>
          <w:rFonts w:ascii="Times New Roman" w:hAnsi="Times New Roman" w:cs="Times New Roman"/>
          <w:sz w:val="24"/>
          <w:szCs w:val="24"/>
          <w:lang w:val="es-ES_tradnl"/>
        </w:rPr>
        <w:t xml:space="preserve">que permitirán </w:t>
      </w:r>
      <w:r w:rsidR="00005CC6">
        <w:rPr>
          <w:rFonts w:ascii="Times New Roman" w:hAnsi="Times New Roman" w:cs="Times New Roman"/>
          <w:sz w:val="24"/>
          <w:szCs w:val="24"/>
          <w:lang w:val="es-ES_tradnl"/>
        </w:rPr>
        <w:t xml:space="preserve">la </w:t>
      </w:r>
      <w:r w:rsidR="00822D35">
        <w:rPr>
          <w:rFonts w:ascii="Times New Roman" w:hAnsi="Times New Roman" w:cs="Times New Roman"/>
          <w:sz w:val="24"/>
          <w:szCs w:val="24"/>
          <w:lang w:val="es-ES_tradnl"/>
        </w:rPr>
        <w:t>elaboración</w:t>
      </w:r>
      <w:r w:rsidR="00005CC6">
        <w:rPr>
          <w:rFonts w:ascii="Times New Roman" w:hAnsi="Times New Roman" w:cs="Times New Roman"/>
          <w:sz w:val="24"/>
          <w:szCs w:val="24"/>
          <w:lang w:val="es-ES_tradnl"/>
        </w:rPr>
        <w:t xml:space="preserve"> de las distintas ratios financieras. De este modo, serán tales ratios las que finalmente compondrán la imagen en escala de grises </w:t>
      </w:r>
      <w:r w:rsidR="00CF660F">
        <w:rPr>
          <w:rFonts w:ascii="Times New Roman" w:hAnsi="Times New Roman" w:cs="Times New Roman"/>
          <w:sz w:val="24"/>
          <w:szCs w:val="24"/>
          <w:lang w:val="es-ES_tradnl"/>
        </w:rPr>
        <w:t>para</w:t>
      </w:r>
      <w:r w:rsidR="00005CC6">
        <w:rPr>
          <w:rFonts w:ascii="Times New Roman" w:hAnsi="Times New Roman" w:cs="Times New Roman"/>
          <w:sz w:val="24"/>
          <w:szCs w:val="24"/>
          <w:lang w:val="es-ES_tradnl"/>
        </w:rPr>
        <w:t xml:space="preserve"> cada </w:t>
      </w:r>
      <w:r w:rsidR="00CF660F">
        <w:rPr>
          <w:rFonts w:ascii="Times New Roman" w:hAnsi="Times New Roman" w:cs="Times New Roman"/>
          <w:sz w:val="24"/>
          <w:szCs w:val="24"/>
          <w:lang w:val="es-ES_tradnl"/>
        </w:rPr>
        <w:t xml:space="preserve">una de las </w:t>
      </w:r>
      <w:r w:rsidR="00005CC6">
        <w:rPr>
          <w:rFonts w:ascii="Times New Roman" w:hAnsi="Times New Roman" w:cs="Times New Roman"/>
          <w:sz w:val="24"/>
          <w:szCs w:val="24"/>
          <w:lang w:val="es-ES_tradnl"/>
        </w:rPr>
        <w:t>empresa</w:t>
      </w:r>
      <w:r w:rsidR="00CF660F">
        <w:rPr>
          <w:rFonts w:ascii="Times New Roman" w:hAnsi="Times New Roman" w:cs="Times New Roman"/>
          <w:sz w:val="24"/>
          <w:szCs w:val="24"/>
          <w:lang w:val="es-ES_tradnl"/>
        </w:rPr>
        <w:t>s de la muestra</w:t>
      </w:r>
      <w:r w:rsidR="00C47166">
        <w:rPr>
          <w:rFonts w:ascii="Times New Roman" w:hAnsi="Times New Roman" w:cs="Times New Roman"/>
          <w:sz w:val="24"/>
          <w:szCs w:val="24"/>
          <w:lang w:val="es-ES_tradnl"/>
        </w:rPr>
        <w:t xml:space="preserve">. </w:t>
      </w:r>
      <w:r w:rsidR="00E96331">
        <w:rPr>
          <w:rFonts w:ascii="Times New Roman" w:hAnsi="Times New Roman" w:cs="Times New Roman"/>
          <w:sz w:val="24"/>
          <w:szCs w:val="24"/>
          <w:lang w:val="es-ES_tradnl"/>
        </w:rPr>
        <w:t>Posteriormente d</w:t>
      </w:r>
      <w:r w:rsidR="00C47166">
        <w:rPr>
          <w:rFonts w:ascii="Times New Roman" w:hAnsi="Times New Roman" w:cs="Times New Roman"/>
          <w:sz w:val="24"/>
          <w:szCs w:val="24"/>
          <w:lang w:val="es-ES_tradnl"/>
        </w:rPr>
        <w:t xml:space="preserve">ichas imágenes </w:t>
      </w:r>
      <w:r w:rsidR="003D42C2">
        <w:rPr>
          <w:rFonts w:ascii="Times New Roman" w:hAnsi="Times New Roman" w:cs="Times New Roman"/>
          <w:sz w:val="24"/>
          <w:szCs w:val="24"/>
          <w:lang w:val="es-ES_tradnl"/>
        </w:rPr>
        <w:t>se suministrarán como entrada a la CNN, cuya tarea principal será determinar si se trata de una empresa zombi o no zombi.</w:t>
      </w:r>
    </w:p>
    <w:p w14:paraId="554F1C21" w14:textId="2DCDDDCA" w:rsidR="009D6AA5" w:rsidRDefault="00675133" w:rsidP="00675133">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Ya </w:t>
      </w:r>
      <w:r w:rsidR="00385C21">
        <w:rPr>
          <w:rFonts w:ascii="Times New Roman" w:hAnsi="Times New Roman" w:cs="Times New Roman"/>
          <w:sz w:val="24"/>
          <w:szCs w:val="24"/>
          <w:lang w:val="es-ES_tradnl"/>
        </w:rPr>
        <w:t>e</w:t>
      </w:r>
      <w:r w:rsidR="00D5536B">
        <w:rPr>
          <w:rFonts w:ascii="Times New Roman" w:hAnsi="Times New Roman" w:cs="Times New Roman"/>
          <w:sz w:val="24"/>
          <w:szCs w:val="24"/>
          <w:lang w:val="es-ES_tradnl"/>
        </w:rPr>
        <w:t xml:space="preserve">n la </w:t>
      </w:r>
      <w:r w:rsidR="006A00F5">
        <w:rPr>
          <w:rFonts w:ascii="Times New Roman" w:hAnsi="Times New Roman" w:cs="Times New Roman"/>
          <w:sz w:val="24"/>
          <w:szCs w:val="24"/>
          <w:lang w:val="es-ES_tradnl"/>
        </w:rPr>
        <w:t xml:space="preserve">anterior </w:t>
      </w:r>
      <w:r w:rsidR="00D5536B">
        <w:rPr>
          <w:rFonts w:ascii="Times New Roman" w:hAnsi="Times New Roman" w:cs="Times New Roman"/>
          <w:sz w:val="24"/>
          <w:szCs w:val="24"/>
          <w:lang w:val="es-ES_tradnl"/>
        </w:rPr>
        <w:t>sección se</w:t>
      </w:r>
      <w:r w:rsidR="00385C21">
        <w:rPr>
          <w:rFonts w:ascii="Times New Roman" w:hAnsi="Times New Roman" w:cs="Times New Roman"/>
          <w:sz w:val="24"/>
          <w:szCs w:val="24"/>
          <w:lang w:val="es-ES_tradnl"/>
        </w:rPr>
        <w:t xml:space="preserve"> identificaron</w:t>
      </w:r>
      <w:r w:rsidR="00575B70">
        <w:rPr>
          <w:rFonts w:ascii="Times New Roman" w:hAnsi="Times New Roman" w:cs="Times New Roman"/>
          <w:sz w:val="24"/>
          <w:szCs w:val="24"/>
          <w:lang w:val="es-ES_tradnl"/>
        </w:rPr>
        <w:t xml:space="preserve"> con dos criterios </w:t>
      </w:r>
      <w:r w:rsidR="00CF660F">
        <w:rPr>
          <w:rFonts w:ascii="Times New Roman" w:hAnsi="Times New Roman" w:cs="Times New Roman"/>
          <w:sz w:val="24"/>
          <w:szCs w:val="24"/>
          <w:lang w:val="es-ES_tradnl"/>
        </w:rPr>
        <w:t>diferentes</w:t>
      </w:r>
      <w:r w:rsidR="00575B70">
        <w:rPr>
          <w:rFonts w:ascii="Times New Roman" w:hAnsi="Times New Roman" w:cs="Times New Roman"/>
          <w:sz w:val="24"/>
          <w:szCs w:val="24"/>
          <w:lang w:val="es-ES_tradnl"/>
        </w:rPr>
        <w:t xml:space="preserve">, </w:t>
      </w:r>
      <w:r w:rsidR="00385C21">
        <w:rPr>
          <w:rFonts w:ascii="Times New Roman" w:hAnsi="Times New Roman" w:cs="Times New Roman"/>
          <w:sz w:val="24"/>
          <w:szCs w:val="24"/>
          <w:lang w:val="es-ES_tradnl"/>
        </w:rPr>
        <w:t xml:space="preserve">las pymes zombis y no zombis </w:t>
      </w:r>
      <w:r w:rsidR="00EA388A">
        <w:rPr>
          <w:rFonts w:ascii="Times New Roman" w:hAnsi="Times New Roman" w:cs="Times New Roman"/>
          <w:sz w:val="24"/>
          <w:szCs w:val="24"/>
          <w:lang w:val="es-ES_tradnl"/>
        </w:rPr>
        <w:t>del</w:t>
      </w:r>
      <w:r w:rsidR="00D5536B">
        <w:rPr>
          <w:rFonts w:ascii="Times New Roman" w:hAnsi="Times New Roman" w:cs="Times New Roman"/>
          <w:sz w:val="24"/>
          <w:szCs w:val="24"/>
          <w:lang w:val="es-ES_tradnl"/>
        </w:rPr>
        <w:t xml:space="preserve"> </w:t>
      </w:r>
      <w:r w:rsidR="00C62E67">
        <w:rPr>
          <w:rFonts w:ascii="Times New Roman" w:hAnsi="Times New Roman" w:cs="Times New Roman"/>
          <w:sz w:val="24"/>
          <w:szCs w:val="24"/>
          <w:lang w:val="es-ES_tradnl"/>
        </w:rPr>
        <w:t xml:space="preserve">grupo </w:t>
      </w:r>
      <w:r w:rsidR="00D5536B">
        <w:rPr>
          <w:rFonts w:ascii="Times New Roman" w:hAnsi="Times New Roman" w:cs="Times New Roman"/>
          <w:sz w:val="24"/>
          <w:szCs w:val="24"/>
          <w:lang w:val="es-ES_tradnl"/>
        </w:rPr>
        <w:t xml:space="preserve">de hostelería </w:t>
      </w:r>
      <w:r w:rsidR="00385C21">
        <w:rPr>
          <w:rFonts w:ascii="Times New Roman" w:hAnsi="Times New Roman" w:cs="Times New Roman"/>
          <w:sz w:val="24"/>
          <w:szCs w:val="24"/>
          <w:lang w:val="es-ES_tradnl"/>
        </w:rPr>
        <w:t>para</w:t>
      </w:r>
      <w:r w:rsidR="00D5536B">
        <w:rPr>
          <w:rFonts w:ascii="Times New Roman" w:hAnsi="Times New Roman" w:cs="Times New Roman"/>
          <w:sz w:val="24"/>
          <w:szCs w:val="24"/>
          <w:lang w:val="es-ES_tradnl"/>
        </w:rPr>
        <w:t xml:space="preserve"> el </w:t>
      </w:r>
      <w:r w:rsidR="00C855BB">
        <w:rPr>
          <w:rFonts w:ascii="Times New Roman" w:hAnsi="Times New Roman" w:cs="Times New Roman"/>
          <w:sz w:val="24"/>
          <w:szCs w:val="24"/>
          <w:lang w:val="es-ES_tradnl"/>
        </w:rPr>
        <w:t xml:space="preserve">periodo </w:t>
      </w:r>
      <w:r w:rsidR="00D5536B">
        <w:rPr>
          <w:rFonts w:ascii="Times New Roman" w:hAnsi="Times New Roman" w:cs="Times New Roman"/>
          <w:sz w:val="24"/>
          <w:szCs w:val="24"/>
          <w:lang w:val="es-ES_tradnl"/>
        </w:rPr>
        <w:t>2019.</w:t>
      </w:r>
      <w:r>
        <w:rPr>
          <w:rFonts w:ascii="Times New Roman" w:hAnsi="Times New Roman" w:cs="Times New Roman"/>
          <w:sz w:val="24"/>
          <w:szCs w:val="24"/>
          <w:lang w:val="es-ES_tradnl"/>
        </w:rPr>
        <w:t xml:space="preserve"> Sin embargo, </w:t>
      </w:r>
      <w:r w:rsidR="00F85E9F">
        <w:rPr>
          <w:rFonts w:ascii="Times New Roman" w:hAnsi="Times New Roman" w:cs="Times New Roman"/>
          <w:sz w:val="24"/>
          <w:szCs w:val="24"/>
          <w:lang w:val="es-ES_tradnl"/>
        </w:rPr>
        <w:t xml:space="preserve">tal y como se </w:t>
      </w:r>
      <w:r w:rsidR="00C855BB">
        <w:rPr>
          <w:rFonts w:ascii="Times New Roman" w:hAnsi="Times New Roman" w:cs="Times New Roman"/>
          <w:sz w:val="24"/>
          <w:szCs w:val="24"/>
          <w:lang w:val="es-ES_tradnl"/>
        </w:rPr>
        <w:t xml:space="preserve">señaló </w:t>
      </w:r>
      <w:r w:rsidR="00C44190">
        <w:rPr>
          <w:rFonts w:ascii="Times New Roman" w:hAnsi="Times New Roman" w:cs="Times New Roman"/>
          <w:sz w:val="24"/>
          <w:szCs w:val="24"/>
          <w:lang w:val="es-ES_tradnl"/>
        </w:rPr>
        <w:t>en la fase de comprensión del negocio</w:t>
      </w:r>
      <w:r w:rsidR="00F85E9F">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 xml:space="preserve">el principal objetivo </w:t>
      </w:r>
      <w:r w:rsidR="00575B70">
        <w:rPr>
          <w:rFonts w:ascii="Times New Roman" w:hAnsi="Times New Roman" w:cs="Times New Roman"/>
          <w:sz w:val="24"/>
          <w:szCs w:val="24"/>
          <w:lang w:val="es-ES_tradnl"/>
        </w:rPr>
        <w:t xml:space="preserve">de la minería de datos </w:t>
      </w:r>
      <w:r w:rsidR="00E96331">
        <w:rPr>
          <w:rFonts w:ascii="Times New Roman" w:hAnsi="Times New Roman" w:cs="Times New Roman"/>
          <w:sz w:val="24"/>
          <w:szCs w:val="24"/>
          <w:lang w:val="es-ES_tradnl"/>
        </w:rPr>
        <w:t xml:space="preserve">es </w:t>
      </w:r>
      <w:r w:rsidR="00575B70">
        <w:rPr>
          <w:rFonts w:ascii="Times New Roman" w:hAnsi="Times New Roman" w:cs="Times New Roman"/>
          <w:sz w:val="24"/>
          <w:szCs w:val="24"/>
          <w:lang w:val="es-ES_tradnl"/>
        </w:rPr>
        <w:t xml:space="preserve">la </w:t>
      </w:r>
      <w:r w:rsidR="00F85E9F">
        <w:rPr>
          <w:rFonts w:ascii="Times New Roman" w:hAnsi="Times New Roman" w:cs="Times New Roman"/>
          <w:sz w:val="24"/>
          <w:szCs w:val="24"/>
          <w:lang w:val="es-ES_tradnl"/>
        </w:rPr>
        <w:t xml:space="preserve">elaboración </w:t>
      </w:r>
      <w:r w:rsidR="00575B70">
        <w:rPr>
          <w:rFonts w:ascii="Times New Roman" w:hAnsi="Times New Roman" w:cs="Times New Roman"/>
          <w:sz w:val="24"/>
          <w:szCs w:val="24"/>
          <w:lang w:val="es-ES_tradnl"/>
        </w:rPr>
        <w:t xml:space="preserve">de una </w:t>
      </w:r>
      <w:r w:rsidR="006A00F5">
        <w:rPr>
          <w:rFonts w:ascii="Times New Roman" w:hAnsi="Times New Roman" w:cs="Times New Roman"/>
          <w:sz w:val="24"/>
          <w:szCs w:val="24"/>
          <w:lang w:val="es-ES_tradnl"/>
        </w:rPr>
        <w:t xml:space="preserve">CNN </w:t>
      </w:r>
      <w:r w:rsidR="00575B70">
        <w:rPr>
          <w:rFonts w:ascii="Times New Roman" w:hAnsi="Times New Roman" w:cs="Times New Roman"/>
          <w:sz w:val="24"/>
          <w:szCs w:val="24"/>
          <w:lang w:val="es-ES_tradnl"/>
        </w:rPr>
        <w:t xml:space="preserve">que </w:t>
      </w:r>
      <w:r w:rsidR="00C855BB">
        <w:rPr>
          <w:rFonts w:ascii="Times New Roman" w:hAnsi="Times New Roman" w:cs="Times New Roman"/>
          <w:sz w:val="24"/>
          <w:szCs w:val="24"/>
          <w:lang w:val="es-ES_tradnl"/>
        </w:rPr>
        <w:t xml:space="preserve">prediga </w:t>
      </w:r>
      <w:r w:rsidR="00575B70">
        <w:rPr>
          <w:rFonts w:ascii="Times New Roman" w:hAnsi="Times New Roman" w:cs="Times New Roman"/>
          <w:sz w:val="24"/>
          <w:szCs w:val="24"/>
          <w:lang w:val="es-ES_tradnl"/>
        </w:rPr>
        <w:t xml:space="preserve">con datos contables de </w:t>
      </w:r>
      <w:r w:rsidR="00F85E9F">
        <w:rPr>
          <w:rFonts w:ascii="Times New Roman" w:hAnsi="Times New Roman" w:cs="Times New Roman"/>
          <w:sz w:val="24"/>
          <w:szCs w:val="24"/>
          <w:lang w:val="es-ES_tradnl"/>
        </w:rPr>
        <w:t xml:space="preserve">periodos </w:t>
      </w:r>
      <w:r w:rsidR="00575B70">
        <w:rPr>
          <w:rFonts w:ascii="Times New Roman" w:hAnsi="Times New Roman" w:cs="Times New Roman"/>
          <w:sz w:val="24"/>
          <w:szCs w:val="24"/>
          <w:lang w:val="es-ES_tradnl"/>
        </w:rPr>
        <w:t>anteriores</w:t>
      </w:r>
      <w:r w:rsidR="00F85E9F">
        <w:rPr>
          <w:rFonts w:ascii="Times New Roman" w:hAnsi="Times New Roman" w:cs="Times New Roman"/>
          <w:sz w:val="24"/>
          <w:szCs w:val="24"/>
          <w:lang w:val="es-ES_tradnl"/>
        </w:rPr>
        <w:t xml:space="preserve"> </w:t>
      </w:r>
      <w:r w:rsidR="00C855BB">
        <w:rPr>
          <w:rFonts w:ascii="Times New Roman" w:hAnsi="Times New Roman" w:cs="Times New Roman"/>
          <w:sz w:val="24"/>
          <w:szCs w:val="24"/>
          <w:lang w:val="es-ES_tradnl"/>
        </w:rPr>
        <w:t>las</w:t>
      </w:r>
      <w:r w:rsidR="00F85E9F">
        <w:rPr>
          <w:rFonts w:ascii="Times New Roman" w:hAnsi="Times New Roman" w:cs="Times New Roman"/>
          <w:sz w:val="24"/>
          <w:szCs w:val="24"/>
          <w:lang w:val="es-ES_tradnl"/>
        </w:rPr>
        <w:t xml:space="preserve"> pymes que pasarán al estado zombi</w:t>
      </w:r>
      <w:r>
        <w:rPr>
          <w:rFonts w:ascii="Times New Roman" w:hAnsi="Times New Roman" w:cs="Times New Roman"/>
          <w:sz w:val="24"/>
          <w:szCs w:val="24"/>
          <w:lang w:val="es-ES_tradnl"/>
        </w:rPr>
        <w:t>.</w:t>
      </w:r>
      <w:r w:rsidR="009D6AA5">
        <w:rPr>
          <w:rFonts w:ascii="Times New Roman" w:hAnsi="Times New Roman" w:cs="Times New Roman"/>
          <w:sz w:val="24"/>
          <w:szCs w:val="24"/>
          <w:lang w:val="es-ES_tradnl"/>
        </w:rPr>
        <w:t xml:space="preserve"> Por lo tanto, es lógico pensar que para la correcta predicción de las zombis se necesite </w:t>
      </w:r>
      <w:r w:rsidR="00E96331">
        <w:rPr>
          <w:rFonts w:ascii="Times New Roman" w:hAnsi="Times New Roman" w:cs="Times New Roman"/>
          <w:sz w:val="24"/>
          <w:szCs w:val="24"/>
          <w:lang w:val="es-ES_tradnl"/>
        </w:rPr>
        <w:t xml:space="preserve">recopilar </w:t>
      </w:r>
      <w:r w:rsidR="009D6AA5">
        <w:rPr>
          <w:rFonts w:ascii="Times New Roman" w:hAnsi="Times New Roman" w:cs="Times New Roman"/>
          <w:sz w:val="24"/>
          <w:szCs w:val="24"/>
          <w:lang w:val="es-ES_tradnl"/>
        </w:rPr>
        <w:t>partidas contables de periodos anteriores</w:t>
      </w:r>
      <w:r w:rsidR="006A00F5">
        <w:rPr>
          <w:rFonts w:ascii="Times New Roman" w:hAnsi="Times New Roman" w:cs="Times New Roman"/>
          <w:sz w:val="24"/>
          <w:szCs w:val="24"/>
          <w:lang w:val="es-ES_tradnl"/>
        </w:rPr>
        <w:t xml:space="preserve">. </w:t>
      </w:r>
      <w:r w:rsidR="00685066">
        <w:rPr>
          <w:rFonts w:ascii="Times New Roman" w:hAnsi="Times New Roman" w:cs="Times New Roman"/>
          <w:sz w:val="24"/>
          <w:szCs w:val="24"/>
          <w:lang w:val="es-ES_tradnl"/>
        </w:rPr>
        <w:t>Es por ello</w:t>
      </w:r>
      <w:r w:rsidR="006A00F5">
        <w:rPr>
          <w:rFonts w:ascii="Times New Roman" w:hAnsi="Times New Roman" w:cs="Times New Roman"/>
          <w:sz w:val="24"/>
          <w:szCs w:val="24"/>
          <w:lang w:val="es-ES_tradnl"/>
        </w:rPr>
        <w:t>,</w:t>
      </w:r>
      <w:r w:rsidR="00685066">
        <w:rPr>
          <w:rFonts w:ascii="Times New Roman" w:hAnsi="Times New Roman" w:cs="Times New Roman"/>
          <w:sz w:val="24"/>
          <w:szCs w:val="24"/>
          <w:lang w:val="es-ES_tradnl"/>
        </w:rPr>
        <w:t xml:space="preserve"> que</w:t>
      </w:r>
      <w:r w:rsidR="006A00F5">
        <w:rPr>
          <w:rFonts w:ascii="Times New Roman" w:hAnsi="Times New Roman" w:cs="Times New Roman"/>
          <w:sz w:val="24"/>
          <w:szCs w:val="24"/>
          <w:lang w:val="es-ES_tradnl"/>
        </w:rPr>
        <w:t xml:space="preserve"> se emplean las partidas del año 2017</w:t>
      </w:r>
      <w:r w:rsidR="009D6AA5">
        <w:rPr>
          <w:rFonts w:ascii="Times New Roman" w:hAnsi="Times New Roman" w:cs="Times New Roman"/>
          <w:sz w:val="24"/>
          <w:szCs w:val="24"/>
          <w:lang w:val="es-ES_tradnl"/>
        </w:rPr>
        <w:t xml:space="preserve"> </w:t>
      </w:r>
      <w:r w:rsidR="00E96331">
        <w:rPr>
          <w:rFonts w:ascii="Times New Roman" w:hAnsi="Times New Roman" w:cs="Times New Roman"/>
          <w:sz w:val="24"/>
          <w:szCs w:val="24"/>
          <w:lang w:val="es-ES_tradnl"/>
        </w:rPr>
        <w:t>para</w:t>
      </w:r>
      <w:r w:rsidR="007D4596">
        <w:rPr>
          <w:rFonts w:ascii="Times New Roman" w:hAnsi="Times New Roman" w:cs="Times New Roman"/>
          <w:sz w:val="24"/>
          <w:szCs w:val="24"/>
          <w:lang w:val="es-ES_tradnl"/>
        </w:rPr>
        <w:t xml:space="preserve"> predecir las empresas que serán zombis en el año 2019</w:t>
      </w:r>
      <w:r w:rsidR="009D6AA5">
        <w:rPr>
          <w:rFonts w:ascii="Times New Roman" w:hAnsi="Times New Roman" w:cs="Times New Roman"/>
          <w:sz w:val="24"/>
          <w:szCs w:val="24"/>
          <w:lang w:val="es-ES_tradnl"/>
        </w:rPr>
        <w:t>.</w:t>
      </w:r>
    </w:p>
    <w:p w14:paraId="4E085DE4" w14:textId="3813855B" w:rsidR="00351399" w:rsidRDefault="00E61DF9" w:rsidP="00675133">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Así, </w:t>
      </w:r>
      <w:r w:rsidR="001610AE">
        <w:rPr>
          <w:rFonts w:ascii="Times New Roman" w:hAnsi="Times New Roman" w:cs="Times New Roman"/>
          <w:sz w:val="24"/>
          <w:szCs w:val="24"/>
          <w:lang w:val="es-ES_tradnl"/>
        </w:rPr>
        <w:t>con la ayuda de los Excel generado</w:t>
      </w:r>
      <w:r w:rsidR="00175631">
        <w:rPr>
          <w:rFonts w:ascii="Times New Roman" w:hAnsi="Times New Roman" w:cs="Times New Roman"/>
          <w:sz w:val="24"/>
          <w:szCs w:val="24"/>
          <w:lang w:val="es-ES_tradnl"/>
        </w:rPr>
        <w:t>s</w:t>
      </w:r>
      <w:r w:rsidR="001610AE">
        <w:rPr>
          <w:rFonts w:ascii="Times New Roman" w:hAnsi="Times New Roman" w:cs="Times New Roman"/>
          <w:sz w:val="24"/>
          <w:szCs w:val="24"/>
          <w:lang w:val="es-ES_tradnl"/>
        </w:rPr>
        <w:t xml:space="preserve"> por el </w:t>
      </w:r>
      <w:r w:rsidR="001610AE" w:rsidRPr="006A00F5">
        <w:rPr>
          <w:rFonts w:ascii="Times New Roman" w:hAnsi="Times New Roman" w:cs="Times New Roman"/>
          <w:i/>
          <w:iCs/>
          <w:sz w:val="24"/>
          <w:szCs w:val="24"/>
          <w:lang w:val="es-ES_tradnl"/>
        </w:rPr>
        <w:t>notebook</w:t>
      </w:r>
      <w:r w:rsidR="001610AE">
        <w:rPr>
          <w:rFonts w:ascii="Times New Roman" w:hAnsi="Times New Roman" w:cs="Times New Roman"/>
          <w:sz w:val="24"/>
          <w:szCs w:val="24"/>
          <w:lang w:val="es-ES_tradnl"/>
        </w:rPr>
        <w:t xml:space="preserve"> de la sección anterior, se procede a extraer de </w:t>
      </w:r>
      <w:r w:rsidR="001610AE" w:rsidRPr="001610AE">
        <w:rPr>
          <w:rFonts w:ascii="Times New Roman" w:hAnsi="Times New Roman" w:cs="Times New Roman"/>
          <w:i/>
          <w:iCs/>
          <w:sz w:val="24"/>
          <w:szCs w:val="24"/>
          <w:lang w:val="es-ES_tradnl"/>
        </w:rPr>
        <w:t>SABI</w:t>
      </w:r>
      <w:r w:rsidR="001610AE">
        <w:rPr>
          <w:rFonts w:ascii="Times New Roman" w:hAnsi="Times New Roman" w:cs="Times New Roman"/>
          <w:sz w:val="24"/>
          <w:szCs w:val="24"/>
          <w:lang w:val="es-ES_tradnl"/>
        </w:rPr>
        <w:t xml:space="preserve"> las partidas contables</w:t>
      </w:r>
      <w:r w:rsidR="00744A0E">
        <w:rPr>
          <w:rFonts w:ascii="Times New Roman" w:hAnsi="Times New Roman" w:cs="Times New Roman"/>
          <w:sz w:val="24"/>
          <w:szCs w:val="24"/>
          <w:lang w:val="es-ES_tradnl"/>
        </w:rPr>
        <w:t xml:space="preserve"> que figuran en la </w:t>
      </w:r>
      <w:r w:rsidR="006A00F5" w:rsidRPr="006A00F5">
        <w:rPr>
          <w:rFonts w:ascii="Times New Roman" w:hAnsi="Times New Roman" w:cs="Times New Roman"/>
          <w:color w:val="2E74B5" w:themeColor="accent5" w:themeShade="BF"/>
          <w:sz w:val="24"/>
          <w:szCs w:val="24"/>
          <w:u w:val="single"/>
          <w:lang w:val="es-ES_tradnl"/>
        </w:rPr>
        <w:fldChar w:fldCharType="begin"/>
      </w:r>
      <w:r w:rsidR="006A00F5" w:rsidRPr="006A00F5">
        <w:rPr>
          <w:rFonts w:ascii="Times New Roman" w:hAnsi="Times New Roman" w:cs="Times New Roman"/>
          <w:color w:val="2E74B5" w:themeColor="accent5" w:themeShade="BF"/>
          <w:sz w:val="24"/>
          <w:szCs w:val="24"/>
          <w:u w:val="single"/>
          <w:lang w:val="es-ES_tradnl"/>
        </w:rPr>
        <w:instrText xml:space="preserve"> REF _Ref93943818 \h  \* MERGEFORMAT </w:instrText>
      </w:r>
      <w:r w:rsidR="006A00F5" w:rsidRPr="006A00F5">
        <w:rPr>
          <w:rFonts w:ascii="Times New Roman" w:hAnsi="Times New Roman" w:cs="Times New Roman"/>
          <w:color w:val="2E74B5" w:themeColor="accent5" w:themeShade="BF"/>
          <w:sz w:val="24"/>
          <w:szCs w:val="24"/>
          <w:u w:val="single"/>
          <w:lang w:val="es-ES_tradnl"/>
        </w:rPr>
      </w:r>
      <w:r w:rsidR="006A00F5" w:rsidRPr="006A00F5">
        <w:rPr>
          <w:rFonts w:ascii="Times New Roman" w:hAnsi="Times New Roman" w:cs="Times New Roman"/>
          <w:color w:val="2E74B5" w:themeColor="accent5" w:themeShade="BF"/>
          <w:sz w:val="24"/>
          <w:szCs w:val="24"/>
          <w:u w:val="single"/>
          <w:lang w:val="es-ES_tradnl"/>
        </w:rPr>
        <w:fldChar w:fldCharType="separate"/>
      </w:r>
      <w:ins w:id="279" w:author="sumit kumar" w:date="2022-01-28T00:52:00Z">
        <w:r w:rsidR="00A55E47" w:rsidRPr="00A55E47">
          <w:rPr>
            <w:rFonts w:ascii="Times New Roman" w:hAnsi="Times New Roman" w:cs="Times New Roman"/>
            <w:color w:val="2E74B5" w:themeColor="accent5" w:themeShade="BF"/>
            <w:sz w:val="24"/>
            <w:szCs w:val="24"/>
            <w:u w:val="single"/>
            <w:rPrChange w:id="280" w:author="sumit kumar" w:date="2022-01-28T00:52:00Z">
              <w:rPr/>
            </w:rPrChange>
          </w:rPr>
          <w:t xml:space="preserve">Tabla </w:t>
        </w:r>
        <w:r w:rsidR="00A55E47" w:rsidRPr="00A55E47">
          <w:rPr>
            <w:rFonts w:ascii="Times New Roman" w:hAnsi="Times New Roman" w:cs="Times New Roman"/>
            <w:noProof/>
            <w:color w:val="2E74B5" w:themeColor="accent5" w:themeShade="BF"/>
            <w:sz w:val="24"/>
            <w:szCs w:val="24"/>
            <w:u w:val="single"/>
            <w:rPrChange w:id="281" w:author="sumit kumar" w:date="2022-01-28T00:52:00Z">
              <w:rPr>
                <w:noProof/>
              </w:rPr>
            </w:rPrChange>
          </w:rPr>
          <w:t>8</w:t>
        </w:r>
      </w:ins>
      <w:del w:id="282"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Tabla </w:delText>
        </w:r>
        <w:r w:rsidR="00614ADD" w:rsidRPr="00614ADD" w:rsidDel="00A55E47">
          <w:rPr>
            <w:rFonts w:ascii="Times New Roman" w:hAnsi="Times New Roman" w:cs="Times New Roman"/>
            <w:noProof/>
            <w:color w:val="2E74B5" w:themeColor="accent5" w:themeShade="BF"/>
            <w:sz w:val="24"/>
            <w:szCs w:val="24"/>
            <w:u w:val="single"/>
          </w:rPr>
          <w:delText>8</w:delText>
        </w:r>
      </w:del>
      <w:r w:rsidR="006A00F5" w:rsidRPr="006A00F5">
        <w:rPr>
          <w:rFonts w:ascii="Times New Roman" w:hAnsi="Times New Roman" w:cs="Times New Roman"/>
          <w:color w:val="2E74B5" w:themeColor="accent5" w:themeShade="BF"/>
          <w:sz w:val="24"/>
          <w:szCs w:val="24"/>
          <w:u w:val="single"/>
          <w:lang w:val="es-ES_tradnl"/>
        </w:rPr>
        <w:fldChar w:fldCharType="end"/>
      </w:r>
      <w:r w:rsidR="00744A0E">
        <w:rPr>
          <w:rFonts w:ascii="Times New Roman" w:hAnsi="Times New Roman" w:cs="Times New Roman"/>
          <w:sz w:val="24"/>
          <w:szCs w:val="24"/>
          <w:lang w:val="es-ES_tradnl"/>
        </w:rPr>
        <w:t xml:space="preserve"> junto con el NIF, nombre, forma jurídica</w:t>
      </w:r>
      <w:r w:rsidR="005107D5">
        <w:rPr>
          <w:rFonts w:ascii="Times New Roman" w:hAnsi="Times New Roman" w:cs="Times New Roman"/>
          <w:sz w:val="24"/>
          <w:szCs w:val="24"/>
          <w:lang w:val="es-ES_tradnl"/>
        </w:rPr>
        <w:t xml:space="preserve">, </w:t>
      </w:r>
      <w:r w:rsidR="00744A0E">
        <w:rPr>
          <w:rFonts w:ascii="Times New Roman" w:hAnsi="Times New Roman" w:cs="Times New Roman"/>
          <w:sz w:val="24"/>
          <w:szCs w:val="24"/>
          <w:lang w:val="es-ES_tradnl"/>
        </w:rPr>
        <w:t>código CNAE</w:t>
      </w:r>
      <w:r w:rsidR="005107D5">
        <w:rPr>
          <w:rFonts w:ascii="Times New Roman" w:hAnsi="Times New Roman" w:cs="Times New Roman"/>
          <w:sz w:val="24"/>
          <w:szCs w:val="24"/>
          <w:lang w:val="es-ES_tradnl"/>
        </w:rPr>
        <w:t xml:space="preserve"> y fecha de constitución</w:t>
      </w:r>
      <w:r w:rsidR="00744A0E">
        <w:rPr>
          <w:rFonts w:ascii="Times New Roman" w:hAnsi="Times New Roman" w:cs="Times New Roman"/>
          <w:sz w:val="24"/>
          <w:szCs w:val="24"/>
          <w:lang w:val="es-ES_tradnl"/>
        </w:rPr>
        <w:t xml:space="preserve">, </w:t>
      </w:r>
      <w:r w:rsidR="001610AE">
        <w:rPr>
          <w:rFonts w:ascii="Times New Roman" w:hAnsi="Times New Roman" w:cs="Times New Roman"/>
          <w:sz w:val="24"/>
          <w:szCs w:val="24"/>
          <w:lang w:val="es-ES_tradnl"/>
        </w:rPr>
        <w:t xml:space="preserve">para las pymes zombis (Excel </w:t>
      </w:r>
      <w:r w:rsidR="001610AE" w:rsidRPr="006A00F5">
        <w:rPr>
          <w:rFonts w:ascii="Times New Roman" w:hAnsi="Times New Roman" w:cs="Times New Roman"/>
          <w:b/>
          <w:bCs/>
          <w:sz w:val="24"/>
          <w:szCs w:val="24"/>
          <w:lang w:val="es-ES_tradnl"/>
        </w:rPr>
        <w:t>pymes_zombis_variables</w:t>
      </w:r>
      <w:r w:rsidR="001610AE">
        <w:rPr>
          <w:rFonts w:ascii="Times New Roman" w:hAnsi="Times New Roman" w:cs="Times New Roman"/>
          <w:sz w:val="24"/>
          <w:szCs w:val="24"/>
          <w:lang w:val="es-ES_tradnl"/>
        </w:rPr>
        <w:t xml:space="preserve">) y no zombis (Excel </w:t>
      </w:r>
      <w:r w:rsidR="001610AE" w:rsidRPr="006A00F5">
        <w:rPr>
          <w:rFonts w:ascii="Times New Roman" w:hAnsi="Times New Roman" w:cs="Times New Roman"/>
          <w:b/>
          <w:bCs/>
          <w:sz w:val="24"/>
          <w:szCs w:val="24"/>
          <w:lang w:val="es-ES_tradnl"/>
        </w:rPr>
        <w:t>pymes_no_zombis_variables</w:t>
      </w:r>
      <w:r w:rsidR="001610AE">
        <w:rPr>
          <w:rFonts w:ascii="Times New Roman" w:hAnsi="Times New Roman" w:cs="Times New Roman"/>
          <w:sz w:val="24"/>
          <w:szCs w:val="24"/>
          <w:lang w:val="es-ES_tradnl"/>
        </w:rPr>
        <w:t xml:space="preserve">). Además, como se puede </w:t>
      </w:r>
      <w:r w:rsidR="009A0FF7">
        <w:rPr>
          <w:rFonts w:ascii="Times New Roman" w:hAnsi="Times New Roman" w:cs="Times New Roman"/>
          <w:sz w:val="24"/>
          <w:szCs w:val="24"/>
          <w:lang w:val="es-ES_tradnl"/>
        </w:rPr>
        <w:t>observar</w:t>
      </w:r>
      <w:r w:rsidR="001610AE">
        <w:rPr>
          <w:rFonts w:ascii="Times New Roman" w:hAnsi="Times New Roman" w:cs="Times New Roman"/>
          <w:sz w:val="24"/>
          <w:szCs w:val="24"/>
          <w:lang w:val="es-ES_tradnl"/>
        </w:rPr>
        <w:t xml:space="preserve">, </w:t>
      </w:r>
      <w:r w:rsidR="001D0ED8">
        <w:rPr>
          <w:rFonts w:ascii="Times New Roman" w:hAnsi="Times New Roman" w:cs="Times New Roman"/>
          <w:sz w:val="24"/>
          <w:szCs w:val="24"/>
          <w:lang w:val="es-ES_tradnl"/>
        </w:rPr>
        <w:t xml:space="preserve">en </w:t>
      </w:r>
      <w:r w:rsidR="001610AE">
        <w:rPr>
          <w:rFonts w:ascii="Times New Roman" w:hAnsi="Times New Roman" w:cs="Times New Roman"/>
          <w:sz w:val="24"/>
          <w:szCs w:val="24"/>
          <w:lang w:val="es-ES_tradnl"/>
        </w:rPr>
        <w:t xml:space="preserve">dicha tabla también </w:t>
      </w:r>
      <w:r w:rsidR="001D0ED8">
        <w:rPr>
          <w:rFonts w:ascii="Times New Roman" w:hAnsi="Times New Roman" w:cs="Times New Roman"/>
          <w:sz w:val="24"/>
          <w:szCs w:val="24"/>
          <w:lang w:val="es-ES_tradnl"/>
        </w:rPr>
        <w:t xml:space="preserve">se </w:t>
      </w:r>
      <w:r w:rsidR="001610AE">
        <w:rPr>
          <w:rFonts w:ascii="Times New Roman" w:hAnsi="Times New Roman" w:cs="Times New Roman"/>
          <w:sz w:val="24"/>
          <w:szCs w:val="24"/>
          <w:lang w:val="es-ES_tradnl"/>
        </w:rPr>
        <w:t>recoge</w:t>
      </w:r>
      <w:r w:rsidR="001D0ED8">
        <w:rPr>
          <w:rFonts w:ascii="Times New Roman" w:hAnsi="Times New Roman" w:cs="Times New Roman"/>
          <w:sz w:val="24"/>
          <w:szCs w:val="24"/>
          <w:lang w:val="es-ES_tradnl"/>
        </w:rPr>
        <w:t>n</w:t>
      </w:r>
      <w:r w:rsidR="001610AE">
        <w:rPr>
          <w:rFonts w:ascii="Times New Roman" w:hAnsi="Times New Roman" w:cs="Times New Roman"/>
          <w:sz w:val="24"/>
          <w:szCs w:val="24"/>
          <w:lang w:val="es-ES_tradnl"/>
        </w:rPr>
        <w:t xml:space="preserve"> </w:t>
      </w:r>
      <w:r w:rsidR="001D0ED8">
        <w:rPr>
          <w:rFonts w:ascii="Times New Roman" w:hAnsi="Times New Roman" w:cs="Times New Roman"/>
          <w:sz w:val="24"/>
          <w:szCs w:val="24"/>
          <w:lang w:val="es-ES_tradnl"/>
        </w:rPr>
        <w:t xml:space="preserve">los </w:t>
      </w:r>
      <w:r w:rsidR="001610AE">
        <w:rPr>
          <w:rFonts w:ascii="Times New Roman" w:hAnsi="Times New Roman" w:cs="Times New Roman"/>
          <w:sz w:val="24"/>
          <w:szCs w:val="24"/>
          <w:lang w:val="es-ES_tradnl"/>
        </w:rPr>
        <w:t>número</w:t>
      </w:r>
      <w:r w:rsidR="001D0ED8">
        <w:rPr>
          <w:rFonts w:ascii="Times New Roman" w:hAnsi="Times New Roman" w:cs="Times New Roman"/>
          <w:sz w:val="24"/>
          <w:szCs w:val="24"/>
          <w:lang w:val="es-ES_tradnl"/>
        </w:rPr>
        <w:t>s</w:t>
      </w:r>
      <w:r w:rsidR="001610AE">
        <w:rPr>
          <w:rFonts w:ascii="Times New Roman" w:hAnsi="Times New Roman" w:cs="Times New Roman"/>
          <w:sz w:val="24"/>
          <w:szCs w:val="24"/>
          <w:lang w:val="es-ES_tradnl"/>
        </w:rPr>
        <w:t xml:space="preserve"> que identifica</w:t>
      </w:r>
      <w:r w:rsidR="001D0ED8">
        <w:rPr>
          <w:rFonts w:ascii="Times New Roman" w:hAnsi="Times New Roman" w:cs="Times New Roman"/>
          <w:sz w:val="24"/>
          <w:szCs w:val="24"/>
          <w:lang w:val="es-ES_tradnl"/>
        </w:rPr>
        <w:t>n</w:t>
      </w:r>
      <w:r w:rsidR="001610AE">
        <w:rPr>
          <w:rFonts w:ascii="Times New Roman" w:hAnsi="Times New Roman" w:cs="Times New Roman"/>
          <w:sz w:val="24"/>
          <w:szCs w:val="24"/>
          <w:lang w:val="es-ES_tradnl"/>
        </w:rPr>
        <w:t xml:space="preserve"> a estas partidas en </w:t>
      </w:r>
      <w:r w:rsidR="001610AE" w:rsidRPr="001610AE">
        <w:rPr>
          <w:rFonts w:ascii="Times New Roman" w:hAnsi="Times New Roman" w:cs="Times New Roman"/>
          <w:i/>
          <w:iCs/>
          <w:sz w:val="24"/>
          <w:szCs w:val="24"/>
          <w:lang w:val="es-ES_tradnl"/>
        </w:rPr>
        <w:t>SABI</w:t>
      </w:r>
      <w:r w:rsidR="001610AE">
        <w:rPr>
          <w:rFonts w:ascii="Times New Roman" w:hAnsi="Times New Roman" w:cs="Times New Roman"/>
          <w:sz w:val="24"/>
          <w:szCs w:val="24"/>
          <w:lang w:val="es-ES_tradnl"/>
        </w:rPr>
        <w:t>.</w:t>
      </w:r>
    </w:p>
    <w:p w14:paraId="348F0D57" w14:textId="441146C6" w:rsidR="001610AE" w:rsidRDefault="00351399" w:rsidP="00351399">
      <w:pPr>
        <w:rPr>
          <w:rFonts w:ascii="Times New Roman" w:hAnsi="Times New Roman" w:cs="Times New Roman"/>
          <w:sz w:val="24"/>
          <w:szCs w:val="24"/>
          <w:lang w:val="es-ES_tradnl"/>
        </w:rPr>
      </w:pPr>
      <w:r>
        <w:rPr>
          <w:rFonts w:ascii="Times New Roman" w:hAnsi="Times New Roman" w:cs="Times New Roman"/>
          <w:sz w:val="24"/>
          <w:szCs w:val="24"/>
          <w:lang w:val="es-ES_tradnl"/>
        </w:rPr>
        <w:br w:type="page"/>
      </w:r>
    </w:p>
    <w:p w14:paraId="7C947125" w14:textId="07EB2A74" w:rsidR="00CF0766" w:rsidRPr="00CF0766" w:rsidRDefault="00CF0766" w:rsidP="00351399">
      <w:pPr>
        <w:pStyle w:val="Tablas"/>
        <w:rPr>
          <w:i/>
          <w:iCs/>
        </w:rPr>
      </w:pPr>
      <w:bookmarkStart w:id="283" w:name="_Ref93943818"/>
      <w:bookmarkStart w:id="284" w:name="_Toc94028597"/>
      <w:bookmarkStart w:id="285" w:name="_Toc94033217"/>
      <w:r w:rsidRPr="00CF0766">
        <w:lastRenderedPageBreak/>
        <w:t xml:space="preserve">Tabla </w:t>
      </w:r>
      <w:fldSimple w:instr=" SEQ Tabla \* ARABIC ">
        <w:r w:rsidR="00A55E47">
          <w:rPr>
            <w:noProof/>
          </w:rPr>
          <w:t>8</w:t>
        </w:r>
      </w:fldSimple>
      <w:bookmarkEnd w:id="283"/>
      <w:r w:rsidRPr="00CF0766">
        <w:t xml:space="preserve">: Partidas contables </w:t>
      </w:r>
      <w:r w:rsidRPr="00987228">
        <w:rPr>
          <w:i/>
          <w:iCs/>
        </w:rPr>
        <w:t>SABI</w:t>
      </w:r>
      <w:bookmarkEnd w:id="284"/>
      <w:bookmarkEnd w:id="285"/>
    </w:p>
    <w:tbl>
      <w:tblPr>
        <w:tblStyle w:val="Tablaconcuadrcula"/>
        <w:tblW w:w="0" w:type="auto"/>
        <w:tblLook w:val="04A0" w:firstRow="1" w:lastRow="0" w:firstColumn="1" w:lastColumn="0" w:noHBand="0" w:noVBand="1"/>
      </w:tblPr>
      <w:tblGrid>
        <w:gridCol w:w="1510"/>
        <w:gridCol w:w="1510"/>
        <w:gridCol w:w="1510"/>
        <w:gridCol w:w="1510"/>
        <w:gridCol w:w="1510"/>
        <w:gridCol w:w="1510"/>
      </w:tblGrid>
      <w:tr w:rsidR="00CF0766" w14:paraId="10D5DF44" w14:textId="77777777" w:rsidTr="00CF0766">
        <w:tc>
          <w:tcPr>
            <w:tcW w:w="1510" w:type="dxa"/>
            <w:vAlign w:val="center"/>
          </w:tcPr>
          <w:p w14:paraId="2038CD49" w14:textId="6786BF68" w:rsidR="00CF0766" w:rsidRDefault="00CF0766" w:rsidP="00CF0766">
            <w:pPr>
              <w:jc w:val="center"/>
              <w:rPr>
                <w:rFonts w:ascii="Times New Roman" w:hAnsi="Times New Roman" w:cs="Times New Roman"/>
                <w:sz w:val="20"/>
                <w:szCs w:val="20"/>
              </w:rPr>
            </w:pPr>
            <w:r>
              <w:rPr>
                <w:rFonts w:ascii="Times New Roman" w:hAnsi="Times New Roman" w:cs="Times New Roman"/>
                <w:sz w:val="20"/>
                <w:szCs w:val="20"/>
              </w:rPr>
              <w:t>EBIT (732)</w:t>
            </w:r>
          </w:p>
        </w:tc>
        <w:tc>
          <w:tcPr>
            <w:tcW w:w="1510" w:type="dxa"/>
            <w:vAlign w:val="center"/>
          </w:tcPr>
          <w:p w14:paraId="3E282743" w14:textId="38AC12D5" w:rsidR="00CF0766" w:rsidRDefault="00CF0766" w:rsidP="00CF0766">
            <w:pPr>
              <w:jc w:val="center"/>
              <w:rPr>
                <w:rFonts w:ascii="Times New Roman" w:hAnsi="Times New Roman" w:cs="Times New Roman"/>
                <w:sz w:val="20"/>
                <w:szCs w:val="20"/>
              </w:rPr>
            </w:pPr>
            <w:r>
              <w:rPr>
                <w:rFonts w:ascii="Times New Roman" w:hAnsi="Times New Roman" w:cs="Times New Roman"/>
                <w:sz w:val="20"/>
                <w:szCs w:val="20"/>
              </w:rPr>
              <w:t>EBITDA (733)</w:t>
            </w:r>
          </w:p>
        </w:tc>
        <w:tc>
          <w:tcPr>
            <w:tcW w:w="1510" w:type="dxa"/>
            <w:vAlign w:val="center"/>
          </w:tcPr>
          <w:p w14:paraId="25770298" w14:textId="5776440A" w:rsidR="00CF0766" w:rsidRDefault="00CF0766" w:rsidP="00CF0766">
            <w:pPr>
              <w:jc w:val="center"/>
              <w:rPr>
                <w:rFonts w:ascii="Times New Roman" w:hAnsi="Times New Roman" w:cs="Times New Roman"/>
                <w:sz w:val="20"/>
                <w:szCs w:val="20"/>
              </w:rPr>
            </w:pPr>
            <w:r>
              <w:rPr>
                <w:rFonts w:ascii="Times New Roman" w:hAnsi="Times New Roman" w:cs="Times New Roman"/>
                <w:sz w:val="20"/>
                <w:szCs w:val="20"/>
              </w:rPr>
              <w:t>Activo no corriente (11000)</w:t>
            </w:r>
          </w:p>
        </w:tc>
        <w:tc>
          <w:tcPr>
            <w:tcW w:w="1510" w:type="dxa"/>
            <w:vAlign w:val="center"/>
          </w:tcPr>
          <w:p w14:paraId="61AB3F1C" w14:textId="6F1D1DE1" w:rsidR="00CF0766" w:rsidRDefault="00CF0766" w:rsidP="00CF0766">
            <w:pPr>
              <w:jc w:val="center"/>
              <w:rPr>
                <w:rFonts w:ascii="Times New Roman" w:hAnsi="Times New Roman" w:cs="Times New Roman"/>
                <w:sz w:val="20"/>
                <w:szCs w:val="20"/>
              </w:rPr>
            </w:pPr>
            <w:r>
              <w:rPr>
                <w:rFonts w:ascii="Times New Roman" w:hAnsi="Times New Roman" w:cs="Times New Roman"/>
                <w:sz w:val="20"/>
                <w:szCs w:val="20"/>
              </w:rPr>
              <w:t>Inmovilizado intangible (11100)</w:t>
            </w:r>
          </w:p>
        </w:tc>
        <w:tc>
          <w:tcPr>
            <w:tcW w:w="1510" w:type="dxa"/>
            <w:vAlign w:val="center"/>
          </w:tcPr>
          <w:p w14:paraId="01A0F05D" w14:textId="4B10304E" w:rsidR="00CF0766" w:rsidRDefault="00CF0766" w:rsidP="00CF0766">
            <w:pPr>
              <w:jc w:val="center"/>
              <w:rPr>
                <w:rFonts w:ascii="Times New Roman" w:hAnsi="Times New Roman" w:cs="Times New Roman"/>
                <w:sz w:val="20"/>
                <w:szCs w:val="20"/>
              </w:rPr>
            </w:pPr>
            <w:r>
              <w:rPr>
                <w:rFonts w:ascii="Times New Roman" w:hAnsi="Times New Roman" w:cs="Times New Roman"/>
                <w:sz w:val="20"/>
                <w:szCs w:val="20"/>
              </w:rPr>
              <w:t>Inmovilizado material (11200)</w:t>
            </w:r>
          </w:p>
        </w:tc>
        <w:tc>
          <w:tcPr>
            <w:tcW w:w="1510" w:type="dxa"/>
            <w:vAlign w:val="center"/>
          </w:tcPr>
          <w:p w14:paraId="1631D570" w14:textId="471A0C02" w:rsidR="00CF0766" w:rsidRDefault="00CF0766" w:rsidP="00CF0766">
            <w:pPr>
              <w:jc w:val="center"/>
              <w:rPr>
                <w:rFonts w:ascii="Times New Roman" w:hAnsi="Times New Roman" w:cs="Times New Roman"/>
                <w:sz w:val="20"/>
                <w:szCs w:val="20"/>
              </w:rPr>
            </w:pPr>
            <w:r>
              <w:rPr>
                <w:rFonts w:ascii="Times New Roman" w:hAnsi="Times New Roman" w:cs="Times New Roman"/>
                <w:sz w:val="20"/>
                <w:szCs w:val="20"/>
              </w:rPr>
              <w:t>Deudas comerciales no corrientes (11700)</w:t>
            </w:r>
          </w:p>
        </w:tc>
      </w:tr>
      <w:tr w:rsidR="00CF0766" w14:paraId="396971BB" w14:textId="77777777" w:rsidTr="00CF0766">
        <w:tc>
          <w:tcPr>
            <w:tcW w:w="1510" w:type="dxa"/>
            <w:vAlign w:val="center"/>
          </w:tcPr>
          <w:p w14:paraId="076ABECB" w14:textId="520A3CC5" w:rsidR="00CF0766" w:rsidRPr="00973E96" w:rsidRDefault="00CF0766" w:rsidP="00CF0766">
            <w:pPr>
              <w:jc w:val="center"/>
              <w:rPr>
                <w:rFonts w:ascii="Times New Roman" w:hAnsi="Times New Roman" w:cs="Times New Roman"/>
                <w:sz w:val="20"/>
                <w:szCs w:val="20"/>
              </w:rPr>
            </w:pPr>
            <w:r>
              <w:rPr>
                <w:rFonts w:ascii="Times New Roman" w:hAnsi="Times New Roman" w:cs="Times New Roman"/>
                <w:sz w:val="20"/>
                <w:szCs w:val="20"/>
              </w:rPr>
              <w:t>Activo corriente (12000)</w:t>
            </w:r>
          </w:p>
        </w:tc>
        <w:tc>
          <w:tcPr>
            <w:tcW w:w="1510" w:type="dxa"/>
            <w:vAlign w:val="center"/>
          </w:tcPr>
          <w:p w14:paraId="2526387B" w14:textId="6DCA2FE6" w:rsidR="00CF0766" w:rsidRPr="00973E96" w:rsidRDefault="00CF0766" w:rsidP="00CF0766">
            <w:pPr>
              <w:jc w:val="center"/>
              <w:rPr>
                <w:rFonts w:ascii="Times New Roman" w:hAnsi="Times New Roman" w:cs="Times New Roman"/>
                <w:sz w:val="20"/>
                <w:szCs w:val="20"/>
              </w:rPr>
            </w:pPr>
            <w:r>
              <w:rPr>
                <w:rFonts w:ascii="Times New Roman" w:hAnsi="Times New Roman" w:cs="Times New Roman"/>
                <w:sz w:val="20"/>
                <w:szCs w:val="20"/>
              </w:rPr>
              <w:t>Existencias (12200)</w:t>
            </w:r>
          </w:p>
        </w:tc>
        <w:tc>
          <w:tcPr>
            <w:tcW w:w="1510" w:type="dxa"/>
            <w:vAlign w:val="center"/>
          </w:tcPr>
          <w:p w14:paraId="46518C24" w14:textId="376D7786" w:rsidR="00CF0766" w:rsidRPr="00973E96" w:rsidRDefault="00CF0766" w:rsidP="00CF0766">
            <w:pPr>
              <w:jc w:val="center"/>
              <w:rPr>
                <w:rFonts w:ascii="Times New Roman" w:hAnsi="Times New Roman" w:cs="Times New Roman"/>
                <w:sz w:val="20"/>
                <w:szCs w:val="20"/>
              </w:rPr>
            </w:pPr>
            <w:r>
              <w:rPr>
                <w:rFonts w:ascii="Times New Roman" w:hAnsi="Times New Roman" w:cs="Times New Roman"/>
                <w:sz w:val="20"/>
                <w:szCs w:val="20"/>
              </w:rPr>
              <w:t>Deudores comerciales y otras cuentas a cobrar (12300)</w:t>
            </w:r>
          </w:p>
        </w:tc>
        <w:tc>
          <w:tcPr>
            <w:tcW w:w="1510" w:type="dxa"/>
            <w:vAlign w:val="center"/>
          </w:tcPr>
          <w:p w14:paraId="417A2987" w14:textId="7D8F283E" w:rsidR="00CF0766" w:rsidRPr="00973E96" w:rsidRDefault="00CF0766" w:rsidP="00CF0766">
            <w:pPr>
              <w:jc w:val="center"/>
              <w:rPr>
                <w:rFonts w:ascii="Times New Roman" w:hAnsi="Times New Roman" w:cs="Times New Roman"/>
                <w:sz w:val="20"/>
                <w:szCs w:val="20"/>
              </w:rPr>
            </w:pPr>
            <w:r>
              <w:rPr>
                <w:rFonts w:ascii="Times New Roman" w:hAnsi="Times New Roman" w:cs="Times New Roman"/>
                <w:sz w:val="20"/>
                <w:szCs w:val="20"/>
              </w:rPr>
              <w:t>Efectivo y otros activos líquidos equivalentes (12700)</w:t>
            </w:r>
          </w:p>
        </w:tc>
        <w:tc>
          <w:tcPr>
            <w:tcW w:w="1510" w:type="dxa"/>
            <w:vAlign w:val="center"/>
          </w:tcPr>
          <w:p w14:paraId="069801D4" w14:textId="7807C72F" w:rsidR="00CF0766" w:rsidRPr="00973E96" w:rsidRDefault="00CF0766" w:rsidP="00CF0766">
            <w:pPr>
              <w:jc w:val="center"/>
              <w:rPr>
                <w:rFonts w:ascii="Times New Roman" w:hAnsi="Times New Roman" w:cs="Times New Roman"/>
                <w:sz w:val="20"/>
                <w:szCs w:val="20"/>
              </w:rPr>
            </w:pPr>
            <w:r>
              <w:rPr>
                <w:rFonts w:ascii="Times New Roman" w:hAnsi="Times New Roman" w:cs="Times New Roman"/>
                <w:sz w:val="20"/>
                <w:szCs w:val="20"/>
              </w:rPr>
              <w:t>Patrimonio neto (20000)</w:t>
            </w:r>
          </w:p>
        </w:tc>
        <w:tc>
          <w:tcPr>
            <w:tcW w:w="1510" w:type="dxa"/>
            <w:vAlign w:val="center"/>
          </w:tcPr>
          <w:p w14:paraId="108AD711" w14:textId="5D714F3B" w:rsidR="00CF0766" w:rsidRPr="00973E96" w:rsidRDefault="00CF0766" w:rsidP="00CF0766">
            <w:pPr>
              <w:jc w:val="center"/>
              <w:rPr>
                <w:rFonts w:ascii="Times New Roman" w:hAnsi="Times New Roman" w:cs="Times New Roman"/>
                <w:sz w:val="20"/>
                <w:szCs w:val="20"/>
              </w:rPr>
            </w:pPr>
            <w:r>
              <w:rPr>
                <w:rFonts w:ascii="Times New Roman" w:hAnsi="Times New Roman" w:cs="Times New Roman"/>
                <w:sz w:val="20"/>
                <w:szCs w:val="20"/>
              </w:rPr>
              <w:t>Subvenciones, donaciones y legados recibidos (23000)</w:t>
            </w:r>
          </w:p>
        </w:tc>
      </w:tr>
      <w:tr w:rsidR="00CF0766" w14:paraId="73EA326C" w14:textId="77777777" w:rsidTr="00CF0766">
        <w:trPr>
          <w:trHeight w:val="1023"/>
        </w:trPr>
        <w:tc>
          <w:tcPr>
            <w:tcW w:w="1510" w:type="dxa"/>
            <w:vAlign w:val="center"/>
          </w:tcPr>
          <w:p w14:paraId="1D3CE283" w14:textId="06A1F195" w:rsidR="00CF0766" w:rsidRPr="00973E96" w:rsidRDefault="00CF0766" w:rsidP="00CF0766">
            <w:pPr>
              <w:jc w:val="center"/>
              <w:rPr>
                <w:rFonts w:ascii="Times New Roman" w:hAnsi="Times New Roman" w:cs="Times New Roman"/>
                <w:sz w:val="20"/>
                <w:szCs w:val="20"/>
              </w:rPr>
            </w:pPr>
            <w:r>
              <w:rPr>
                <w:rFonts w:ascii="Times New Roman" w:hAnsi="Times New Roman" w:cs="Times New Roman"/>
                <w:sz w:val="20"/>
                <w:szCs w:val="20"/>
              </w:rPr>
              <w:t>Pasivo no corriente (31000)</w:t>
            </w:r>
          </w:p>
        </w:tc>
        <w:tc>
          <w:tcPr>
            <w:tcW w:w="1510" w:type="dxa"/>
            <w:vAlign w:val="center"/>
          </w:tcPr>
          <w:p w14:paraId="43CA6B52" w14:textId="0DBD8612" w:rsidR="00CF0766" w:rsidRPr="00973E96" w:rsidRDefault="00CF0766" w:rsidP="00CF0766">
            <w:pPr>
              <w:jc w:val="center"/>
              <w:rPr>
                <w:rFonts w:ascii="Times New Roman" w:hAnsi="Times New Roman" w:cs="Times New Roman"/>
                <w:sz w:val="20"/>
                <w:szCs w:val="20"/>
              </w:rPr>
            </w:pPr>
            <w:r>
              <w:rPr>
                <w:rFonts w:ascii="Times New Roman" w:hAnsi="Times New Roman" w:cs="Times New Roman"/>
                <w:sz w:val="20"/>
                <w:szCs w:val="20"/>
              </w:rPr>
              <w:t>Deudas a largo plazo (31200)</w:t>
            </w:r>
          </w:p>
        </w:tc>
        <w:tc>
          <w:tcPr>
            <w:tcW w:w="1510" w:type="dxa"/>
            <w:vAlign w:val="center"/>
          </w:tcPr>
          <w:p w14:paraId="4783F750" w14:textId="6B0776D3" w:rsidR="00CF0766" w:rsidRPr="00973E96" w:rsidRDefault="00CF0766" w:rsidP="00CF0766">
            <w:pPr>
              <w:jc w:val="center"/>
              <w:rPr>
                <w:rFonts w:ascii="Times New Roman" w:hAnsi="Times New Roman" w:cs="Times New Roman"/>
                <w:sz w:val="20"/>
                <w:szCs w:val="20"/>
              </w:rPr>
            </w:pPr>
            <w:r>
              <w:rPr>
                <w:rFonts w:ascii="Times New Roman" w:hAnsi="Times New Roman" w:cs="Times New Roman"/>
                <w:sz w:val="20"/>
                <w:szCs w:val="20"/>
              </w:rPr>
              <w:t>Deudas con empresas del grupo y asociadas a largo plazo (31300)</w:t>
            </w:r>
          </w:p>
        </w:tc>
        <w:tc>
          <w:tcPr>
            <w:tcW w:w="1510" w:type="dxa"/>
            <w:vAlign w:val="center"/>
          </w:tcPr>
          <w:p w14:paraId="2CB39FB1" w14:textId="18667CC8" w:rsidR="00CF0766" w:rsidRPr="00973E96" w:rsidRDefault="00CF0766" w:rsidP="00CF0766">
            <w:pPr>
              <w:jc w:val="center"/>
              <w:rPr>
                <w:rFonts w:ascii="Times New Roman" w:hAnsi="Times New Roman" w:cs="Times New Roman"/>
                <w:sz w:val="20"/>
                <w:szCs w:val="20"/>
              </w:rPr>
            </w:pPr>
            <w:r>
              <w:rPr>
                <w:rFonts w:ascii="Times New Roman" w:hAnsi="Times New Roman" w:cs="Times New Roman"/>
                <w:sz w:val="20"/>
                <w:szCs w:val="20"/>
              </w:rPr>
              <w:t>Pasivo corriente (32000)</w:t>
            </w:r>
          </w:p>
        </w:tc>
        <w:tc>
          <w:tcPr>
            <w:tcW w:w="1510" w:type="dxa"/>
            <w:vAlign w:val="center"/>
          </w:tcPr>
          <w:p w14:paraId="020204CC" w14:textId="2ECDCF83" w:rsidR="00CF0766" w:rsidRPr="00973E96" w:rsidRDefault="00CF0766" w:rsidP="00CF0766">
            <w:pPr>
              <w:jc w:val="center"/>
              <w:rPr>
                <w:rFonts w:ascii="Times New Roman" w:hAnsi="Times New Roman" w:cs="Times New Roman"/>
                <w:sz w:val="20"/>
                <w:szCs w:val="20"/>
              </w:rPr>
            </w:pPr>
            <w:r>
              <w:rPr>
                <w:rFonts w:ascii="Times New Roman" w:hAnsi="Times New Roman" w:cs="Times New Roman"/>
                <w:sz w:val="20"/>
                <w:szCs w:val="20"/>
              </w:rPr>
              <w:t>Deudas a corto plazo (32300)</w:t>
            </w:r>
          </w:p>
        </w:tc>
        <w:tc>
          <w:tcPr>
            <w:tcW w:w="1510" w:type="dxa"/>
            <w:vAlign w:val="center"/>
          </w:tcPr>
          <w:p w14:paraId="227EC221" w14:textId="289E99AD" w:rsidR="00CF0766" w:rsidRPr="00973E96" w:rsidRDefault="00CF0766" w:rsidP="00CF0766">
            <w:pPr>
              <w:jc w:val="center"/>
              <w:rPr>
                <w:rFonts w:ascii="Times New Roman" w:hAnsi="Times New Roman" w:cs="Times New Roman"/>
                <w:sz w:val="20"/>
                <w:szCs w:val="20"/>
              </w:rPr>
            </w:pPr>
            <w:r>
              <w:rPr>
                <w:rFonts w:ascii="Times New Roman" w:hAnsi="Times New Roman" w:cs="Times New Roman"/>
                <w:sz w:val="20"/>
                <w:szCs w:val="20"/>
              </w:rPr>
              <w:t>Deudas con empresas del grupo y asociadas a largo plazo (32400)</w:t>
            </w:r>
          </w:p>
        </w:tc>
      </w:tr>
      <w:tr w:rsidR="00CF0766" w14:paraId="49747D84" w14:textId="77777777" w:rsidTr="00CF0766">
        <w:tc>
          <w:tcPr>
            <w:tcW w:w="1510" w:type="dxa"/>
            <w:vAlign w:val="center"/>
          </w:tcPr>
          <w:p w14:paraId="7A9D402F" w14:textId="515F768B" w:rsidR="00CF0766" w:rsidRPr="00973E96" w:rsidRDefault="00CF0766" w:rsidP="00CF0766">
            <w:pPr>
              <w:jc w:val="center"/>
              <w:rPr>
                <w:rFonts w:ascii="Times New Roman" w:hAnsi="Times New Roman" w:cs="Times New Roman"/>
                <w:sz w:val="20"/>
                <w:szCs w:val="20"/>
              </w:rPr>
            </w:pPr>
            <w:r>
              <w:rPr>
                <w:rFonts w:ascii="Times New Roman" w:hAnsi="Times New Roman" w:cs="Times New Roman"/>
                <w:sz w:val="20"/>
                <w:szCs w:val="20"/>
              </w:rPr>
              <w:t>Importe neto de la cifra de negocios (40100)</w:t>
            </w:r>
          </w:p>
        </w:tc>
        <w:tc>
          <w:tcPr>
            <w:tcW w:w="1510" w:type="dxa"/>
            <w:vAlign w:val="center"/>
          </w:tcPr>
          <w:p w14:paraId="7DB43B17" w14:textId="5653A403" w:rsidR="00CF0766" w:rsidRPr="00973E96" w:rsidRDefault="00CF0766" w:rsidP="00CF0766">
            <w:pPr>
              <w:jc w:val="center"/>
              <w:rPr>
                <w:rFonts w:ascii="Times New Roman" w:hAnsi="Times New Roman" w:cs="Times New Roman"/>
                <w:sz w:val="20"/>
                <w:szCs w:val="20"/>
              </w:rPr>
            </w:pPr>
            <w:r>
              <w:rPr>
                <w:rFonts w:ascii="Times New Roman" w:hAnsi="Times New Roman" w:cs="Times New Roman"/>
                <w:sz w:val="20"/>
                <w:szCs w:val="20"/>
              </w:rPr>
              <w:t>Otros ingresos de explotación (40500)</w:t>
            </w:r>
          </w:p>
        </w:tc>
        <w:tc>
          <w:tcPr>
            <w:tcW w:w="1510" w:type="dxa"/>
            <w:vAlign w:val="center"/>
          </w:tcPr>
          <w:p w14:paraId="064BD07A" w14:textId="54329E61" w:rsidR="00CF0766" w:rsidRPr="00973E96" w:rsidRDefault="00CF0766" w:rsidP="00CF0766">
            <w:pPr>
              <w:jc w:val="center"/>
              <w:rPr>
                <w:rFonts w:ascii="Times New Roman" w:hAnsi="Times New Roman" w:cs="Times New Roman"/>
                <w:sz w:val="20"/>
                <w:szCs w:val="20"/>
              </w:rPr>
            </w:pPr>
            <w:r>
              <w:rPr>
                <w:rFonts w:ascii="Times New Roman" w:hAnsi="Times New Roman" w:cs="Times New Roman"/>
                <w:sz w:val="20"/>
                <w:szCs w:val="20"/>
              </w:rPr>
              <w:t>Deterioro y resultado por enajenaciones del inmovilizado (41100)</w:t>
            </w:r>
          </w:p>
        </w:tc>
        <w:tc>
          <w:tcPr>
            <w:tcW w:w="1510" w:type="dxa"/>
            <w:vAlign w:val="center"/>
          </w:tcPr>
          <w:p w14:paraId="25899A2F" w14:textId="34F2DC7C" w:rsidR="00CF0766" w:rsidRPr="00973E96" w:rsidRDefault="00CF0766" w:rsidP="00CF0766">
            <w:pPr>
              <w:jc w:val="center"/>
              <w:rPr>
                <w:rFonts w:ascii="Times New Roman" w:hAnsi="Times New Roman" w:cs="Times New Roman"/>
                <w:sz w:val="20"/>
                <w:szCs w:val="20"/>
              </w:rPr>
            </w:pPr>
            <w:r>
              <w:rPr>
                <w:rFonts w:ascii="Times New Roman" w:hAnsi="Times New Roman" w:cs="Times New Roman"/>
                <w:sz w:val="20"/>
                <w:szCs w:val="20"/>
              </w:rPr>
              <w:t>Diferencia negativa en combinaciones de negocios (41200)</w:t>
            </w:r>
          </w:p>
        </w:tc>
        <w:tc>
          <w:tcPr>
            <w:tcW w:w="1510" w:type="dxa"/>
            <w:vAlign w:val="center"/>
          </w:tcPr>
          <w:p w14:paraId="2AECC9F4" w14:textId="64015471" w:rsidR="00CF0766" w:rsidRPr="00973E96" w:rsidRDefault="00CF0766" w:rsidP="00CF0766">
            <w:pPr>
              <w:jc w:val="center"/>
              <w:rPr>
                <w:rFonts w:ascii="Times New Roman" w:hAnsi="Times New Roman" w:cs="Times New Roman"/>
                <w:sz w:val="20"/>
                <w:szCs w:val="20"/>
              </w:rPr>
            </w:pPr>
            <w:r>
              <w:rPr>
                <w:rFonts w:ascii="Times New Roman" w:hAnsi="Times New Roman" w:cs="Times New Roman"/>
                <w:sz w:val="20"/>
                <w:szCs w:val="20"/>
              </w:rPr>
              <w:t>Otros resultados (41300)</w:t>
            </w:r>
          </w:p>
        </w:tc>
        <w:tc>
          <w:tcPr>
            <w:tcW w:w="1510" w:type="dxa"/>
            <w:vAlign w:val="center"/>
          </w:tcPr>
          <w:p w14:paraId="590C570D" w14:textId="22115343" w:rsidR="00CF0766" w:rsidRPr="00973E96" w:rsidRDefault="00CF0766" w:rsidP="00CF0766">
            <w:pPr>
              <w:jc w:val="center"/>
              <w:rPr>
                <w:rFonts w:ascii="Times New Roman" w:hAnsi="Times New Roman" w:cs="Times New Roman"/>
                <w:sz w:val="20"/>
                <w:szCs w:val="20"/>
              </w:rPr>
            </w:pPr>
            <w:r>
              <w:rPr>
                <w:rFonts w:ascii="Times New Roman" w:hAnsi="Times New Roman" w:cs="Times New Roman"/>
                <w:sz w:val="20"/>
                <w:szCs w:val="20"/>
              </w:rPr>
              <w:t>Gastos financieros (41500)</w:t>
            </w:r>
          </w:p>
        </w:tc>
      </w:tr>
      <w:tr w:rsidR="00CF0766" w14:paraId="4BD54195" w14:textId="77777777" w:rsidTr="00CF0766">
        <w:trPr>
          <w:gridAfter w:val="4"/>
          <w:wAfter w:w="6040" w:type="dxa"/>
        </w:trPr>
        <w:tc>
          <w:tcPr>
            <w:tcW w:w="1510" w:type="dxa"/>
            <w:vAlign w:val="center"/>
          </w:tcPr>
          <w:p w14:paraId="2F7513BC" w14:textId="43FADC46" w:rsidR="00CF0766" w:rsidRDefault="00CF0766" w:rsidP="00CF0766">
            <w:pPr>
              <w:jc w:val="center"/>
              <w:rPr>
                <w:rFonts w:ascii="Times New Roman" w:hAnsi="Times New Roman" w:cs="Times New Roman"/>
                <w:sz w:val="20"/>
                <w:szCs w:val="20"/>
              </w:rPr>
            </w:pPr>
            <w:r>
              <w:rPr>
                <w:rFonts w:ascii="Times New Roman" w:hAnsi="Times New Roman" w:cs="Times New Roman"/>
                <w:sz w:val="20"/>
                <w:szCs w:val="20"/>
              </w:rPr>
              <w:t>Resultado de explotación (49100)</w:t>
            </w:r>
          </w:p>
        </w:tc>
        <w:tc>
          <w:tcPr>
            <w:tcW w:w="1510" w:type="dxa"/>
            <w:vAlign w:val="center"/>
          </w:tcPr>
          <w:p w14:paraId="3982DB61" w14:textId="09E1315D" w:rsidR="00CF0766" w:rsidRDefault="00CF0766" w:rsidP="00CF0766">
            <w:pPr>
              <w:keepNext/>
              <w:jc w:val="center"/>
              <w:rPr>
                <w:rFonts w:ascii="Times New Roman" w:hAnsi="Times New Roman" w:cs="Times New Roman"/>
                <w:sz w:val="20"/>
                <w:szCs w:val="20"/>
              </w:rPr>
            </w:pPr>
            <w:r>
              <w:rPr>
                <w:rFonts w:ascii="Times New Roman" w:hAnsi="Times New Roman" w:cs="Times New Roman"/>
                <w:sz w:val="20"/>
                <w:szCs w:val="20"/>
              </w:rPr>
              <w:t>Resultado del ejercicio (49500)</w:t>
            </w:r>
          </w:p>
        </w:tc>
      </w:tr>
    </w:tbl>
    <w:p w14:paraId="66C67F4B" w14:textId="3754DC82" w:rsidR="00973E96" w:rsidRDefault="00CF0766" w:rsidP="00CF0766">
      <w:pPr>
        <w:pStyle w:val="Descripcin"/>
        <w:spacing w:after="180"/>
        <w:jc w:val="center"/>
        <w:rPr>
          <w:rFonts w:ascii="Times New Roman" w:hAnsi="Times New Roman" w:cs="Times New Roman"/>
          <w:i w:val="0"/>
          <w:iCs w:val="0"/>
          <w:color w:val="auto"/>
          <w:sz w:val="16"/>
          <w:szCs w:val="16"/>
        </w:rPr>
      </w:pPr>
      <w:bookmarkStart w:id="286" w:name="_Toc94028598"/>
      <w:r w:rsidRPr="00CF0766">
        <w:rPr>
          <w:rFonts w:ascii="Times New Roman" w:hAnsi="Times New Roman" w:cs="Times New Roman"/>
          <w:i w:val="0"/>
          <w:iCs w:val="0"/>
          <w:color w:val="auto"/>
          <w:sz w:val="16"/>
          <w:szCs w:val="16"/>
        </w:rPr>
        <w:t>Fuente: Elaboración propia del autor</w:t>
      </w:r>
      <w:bookmarkEnd w:id="286"/>
    </w:p>
    <w:p w14:paraId="4D9C47A9" w14:textId="5B55A772" w:rsidR="009D709E" w:rsidRDefault="005A5380" w:rsidP="009D709E">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Llegados a este punto, lo que corresponde en la </w:t>
      </w:r>
      <w:r w:rsidR="00717B2C">
        <w:rPr>
          <w:rFonts w:ascii="Times New Roman" w:hAnsi="Times New Roman" w:cs="Times New Roman"/>
          <w:sz w:val="24"/>
          <w:szCs w:val="24"/>
          <w:lang w:val="es-ES_tradnl"/>
        </w:rPr>
        <w:t xml:space="preserve">presente fase </w:t>
      </w:r>
      <w:r>
        <w:rPr>
          <w:rFonts w:ascii="Times New Roman" w:hAnsi="Times New Roman" w:cs="Times New Roman"/>
          <w:sz w:val="24"/>
          <w:szCs w:val="24"/>
          <w:lang w:val="es-ES_tradnl"/>
        </w:rPr>
        <w:t xml:space="preserve">es la exploración </w:t>
      </w:r>
      <w:r w:rsidR="00BC6609">
        <w:rPr>
          <w:rFonts w:ascii="Times New Roman" w:hAnsi="Times New Roman" w:cs="Times New Roman"/>
          <w:sz w:val="24"/>
          <w:szCs w:val="24"/>
          <w:lang w:val="es-ES_tradnl"/>
        </w:rPr>
        <w:t xml:space="preserve">de los datos recogidos </w:t>
      </w:r>
      <w:r>
        <w:rPr>
          <w:rFonts w:ascii="Times New Roman" w:hAnsi="Times New Roman" w:cs="Times New Roman"/>
          <w:sz w:val="24"/>
          <w:szCs w:val="24"/>
          <w:lang w:val="es-ES_tradnl"/>
        </w:rPr>
        <w:t xml:space="preserve">en la </w:t>
      </w:r>
      <w:r w:rsidR="00C10B70" w:rsidRPr="006A00F5">
        <w:rPr>
          <w:rFonts w:ascii="Times New Roman" w:hAnsi="Times New Roman" w:cs="Times New Roman"/>
          <w:color w:val="2E74B5" w:themeColor="accent5" w:themeShade="BF"/>
          <w:sz w:val="24"/>
          <w:szCs w:val="24"/>
          <w:u w:val="single"/>
          <w:lang w:val="es-ES_tradnl"/>
        </w:rPr>
        <w:fldChar w:fldCharType="begin"/>
      </w:r>
      <w:r w:rsidR="00C10B70" w:rsidRPr="006A00F5">
        <w:rPr>
          <w:rFonts w:ascii="Times New Roman" w:hAnsi="Times New Roman" w:cs="Times New Roman"/>
          <w:color w:val="2E74B5" w:themeColor="accent5" w:themeShade="BF"/>
          <w:sz w:val="24"/>
          <w:szCs w:val="24"/>
          <w:u w:val="single"/>
          <w:lang w:val="es-ES_tradnl"/>
        </w:rPr>
        <w:instrText xml:space="preserve"> REF _Ref93943818 \h  \* MERGEFORMAT </w:instrText>
      </w:r>
      <w:r w:rsidR="00C10B70" w:rsidRPr="006A00F5">
        <w:rPr>
          <w:rFonts w:ascii="Times New Roman" w:hAnsi="Times New Roman" w:cs="Times New Roman"/>
          <w:color w:val="2E74B5" w:themeColor="accent5" w:themeShade="BF"/>
          <w:sz w:val="24"/>
          <w:szCs w:val="24"/>
          <w:u w:val="single"/>
          <w:lang w:val="es-ES_tradnl"/>
        </w:rPr>
      </w:r>
      <w:r w:rsidR="00C10B70" w:rsidRPr="006A00F5">
        <w:rPr>
          <w:rFonts w:ascii="Times New Roman" w:hAnsi="Times New Roman" w:cs="Times New Roman"/>
          <w:color w:val="2E74B5" w:themeColor="accent5" w:themeShade="BF"/>
          <w:sz w:val="24"/>
          <w:szCs w:val="24"/>
          <w:u w:val="single"/>
          <w:lang w:val="es-ES_tradnl"/>
        </w:rPr>
        <w:fldChar w:fldCharType="separate"/>
      </w:r>
      <w:ins w:id="287" w:author="sumit kumar" w:date="2022-01-28T00:52:00Z">
        <w:r w:rsidR="00A55E47" w:rsidRPr="00A55E47">
          <w:rPr>
            <w:rFonts w:ascii="Times New Roman" w:hAnsi="Times New Roman" w:cs="Times New Roman"/>
            <w:color w:val="2E74B5" w:themeColor="accent5" w:themeShade="BF"/>
            <w:sz w:val="24"/>
            <w:szCs w:val="24"/>
            <w:u w:val="single"/>
            <w:rPrChange w:id="288" w:author="sumit kumar" w:date="2022-01-28T00:52:00Z">
              <w:rPr/>
            </w:rPrChange>
          </w:rPr>
          <w:t xml:space="preserve">Tabla </w:t>
        </w:r>
        <w:r w:rsidR="00A55E47" w:rsidRPr="00A55E47">
          <w:rPr>
            <w:rFonts w:ascii="Times New Roman" w:hAnsi="Times New Roman" w:cs="Times New Roman"/>
            <w:noProof/>
            <w:color w:val="2E74B5" w:themeColor="accent5" w:themeShade="BF"/>
            <w:sz w:val="24"/>
            <w:szCs w:val="24"/>
            <w:u w:val="single"/>
            <w:rPrChange w:id="289" w:author="sumit kumar" w:date="2022-01-28T00:52:00Z">
              <w:rPr>
                <w:noProof/>
              </w:rPr>
            </w:rPrChange>
          </w:rPr>
          <w:t>8</w:t>
        </w:r>
      </w:ins>
      <w:del w:id="290"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Tabla </w:delText>
        </w:r>
        <w:r w:rsidR="00614ADD" w:rsidRPr="00614ADD" w:rsidDel="00A55E47">
          <w:rPr>
            <w:rFonts w:ascii="Times New Roman" w:hAnsi="Times New Roman" w:cs="Times New Roman"/>
            <w:noProof/>
            <w:color w:val="2E74B5" w:themeColor="accent5" w:themeShade="BF"/>
            <w:sz w:val="24"/>
            <w:szCs w:val="24"/>
            <w:u w:val="single"/>
          </w:rPr>
          <w:delText>8</w:delText>
        </w:r>
      </w:del>
      <w:r w:rsidR="00C10B70" w:rsidRPr="006A00F5">
        <w:rPr>
          <w:rFonts w:ascii="Times New Roman" w:hAnsi="Times New Roman" w:cs="Times New Roman"/>
          <w:color w:val="2E74B5" w:themeColor="accent5" w:themeShade="BF"/>
          <w:sz w:val="24"/>
          <w:szCs w:val="24"/>
          <w:u w:val="single"/>
          <w:lang w:val="es-ES_tradnl"/>
        </w:rPr>
        <w:fldChar w:fldCharType="end"/>
      </w:r>
      <w:r>
        <w:rPr>
          <w:rFonts w:ascii="Times New Roman" w:hAnsi="Times New Roman" w:cs="Times New Roman"/>
          <w:sz w:val="24"/>
          <w:szCs w:val="24"/>
          <w:lang w:val="es-ES_tradnl"/>
        </w:rPr>
        <w:t xml:space="preserve">. Sin embargo, como señalamos </w:t>
      </w:r>
      <w:r w:rsidR="007D4596">
        <w:rPr>
          <w:rFonts w:ascii="Times New Roman" w:hAnsi="Times New Roman" w:cs="Times New Roman"/>
          <w:sz w:val="24"/>
          <w:szCs w:val="24"/>
          <w:lang w:val="es-ES_tradnl"/>
        </w:rPr>
        <w:t>antes</w:t>
      </w:r>
      <w:r>
        <w:rPr>
          <w:rFonts w:ascii="Times New Roman" w:hAnsi="Times New Roman" w:cs="Times New Roman"/>
          <w:sz w:val="24"/>
          <w:szCs w:val="24"/>
          <w:lang w:val="es-ES_tradnl"/>
        </w:rPr>
        <w:t xml:space="preserve">, </w:t>
      </w:r>
      <w:r w:rsidR="005E012D">
        <w:rPr>
          <w:rFonts w:ascii="Times New Roman" w:hAnsi="Times New Roman" w:cs="Times New Roman"/>
          <w:sz w:val="24"/>
          <w:szCs w:val="24"/>
          <w:lang w:val="es-ES_tradnl"/>
        </w:rPr>
        <w:t>dichos datos</w:t>
      </w:r>
      <w:r w:rsidR="00060D4B">
        <w:rPr>
          <w:rFonts w:ascii="Times New Roman" w:hAnsi="Times New Roman" w:cs="Times New Roman"/>
          <w:sz w:val="24"/>
          <w:szCs w:val="24"/>
          <w:lang w:val="es-ES_tradnl"/>
        </w:rPr>
        <w:t xml:space="preserve"> se emplearán en </w:t>
      </w:r>
      <w:r w:rsidR="00717B2C">
        <w:rPr>
          <w:rFonts w:ascii="Times New Roman" w:hAnsi="Times New Roman" w:cs="Times New Roman"/>
          <w:sz w:val="24"/>
          <w:szCs w:val="24"/>
          <w:lang w:val="es-ES_tradnl"/>
        </w:rPr>
        <w:t xml:space="preserve">fases posteriores </w:t>
      </w:r>
      <w:r w:rsidR="00060D4B">
        <w:rPr>
          <w:rFonts w:ascii="Times New Roman" w:hAnsi="Times New Roman" w:cs="Times New Roman"/>
          <w:sz w:val="24"/>
          <w:szCs w:val="24"/>
          <w:lang w:val="es-ES_tradnl"/>
        </w:rPr>
        <w:t xml:space="preserve">para derivar distintas variables </w:t>
      </w:r>
      <w:r w:rsidR="002C4227">
        <w:rPr>
          <w:rFonts w:ascii="Times New Roman" w:hAnsi="Times New Roman" w:cs="Times New Roman"/>
          <w:sz w:val="24"/>
          <w:szCs w:val="24"/>
          <w:lang w:val="es-ES_tradnl"/>
        </w:rPr>
        <w:t>que se convertirán en im</w:t>
      </w:r>
      <w:r w:rsidR="007D4596">
        <w:rPr>
          <w:rFonts w:ascii="Times New Roman" w:hAnsi="Times New Roman" w:cs="Times New Roman"/>
          <w:sz w:val="24"/>
          <w:szCs w:val="24"/>
          <w:lang w:val="es-ES_tradnl"/>
        </w:rPr>
        <w:t>á</w:t>
      </w:r>
      <w:r w:rsidR="002C4227">
        <w:rPr>
          <w:rFonts w:ascii="Times New Roman" w:hAnsi="Times New Roman" w:cs="Times New Roman"/>
          <w:sz w:val="24"/>
          <w:szCs w:val="24"/>
          <w:lang w:val="es-ES_tradnl"/>
        </w:rPr>
        <w:t>ge</w:t>
      </w:r>
      <w:r w:rsidR="007D4596">
        <w:rPr>
          <w:rFonts w:ascii="Times New Roman" w:hAnsi="Times New Roman" w:cs="Times New Roman"/>
          <w:sz w:val="24"/>
          <w:szCs w:val="24"/>
          <w:lang w:val="es-ES_tradnl"/>
        </w:rPr>
        <w:t>nes</w:t>
      </w:r>
      <w:r w:rsidR="00060D4B">
        <w:rPr>
          <w:rFonts w:ascii="Times New Roman" w:hAnsi="Times New Roman" w:cs="Times New Roman"/>
          <w:sz w:val="24"/>
          <w:szCs w:val="24"/>
          <w:lang w:val="es-ES_tradnl"/>
        </w:rPr>
        <w:t xml:space="preserve">. Es por </w:t>
      </w:r>
      <w:r w:rsidR="005E012D">
        <w:rPr>
          <w:rFonts w:ascii="Times New Roman" w:hAnsi="Times New Roman" w:cs="Times New Roman"/>
          <w:sz w:val="24"/>
          <w:szCs w:val="24"/>
          <w:lang w:val="es-ES_tradnl"/>
        </w:rPr>
        <w:t>ello</w:t>
      </w:r>
      <w:r w:rsidR="00060D4B">
        <w:rPr>
          <w:rFonts w:ascii="Times New Roman" w:hAnsi="Times New Roman" w:cs="Times New Roman"/>
          <w:sz w:val="24"/>
          <w:szCs w:val="24"/>
          <w:lang w:val="es-ES_tradnl"/>
        </w:rPr>
        <w:t xml:space="preserve">, que se pospone esta exploración hasta la </w:t>
      </w:r>
      <w:r w:rsidR="005E012D">
        <w:rPr>
          <w:rFonts w:ascii="Times New Roman" w:hAnsi="Times New Roman" w:cs="Times New Roman"/>
          <w:sz w:val="24"/>
          <w:szCs w:val="24"/>
          <w:lang w:val="es-ES_tradnl"/>
        </w:rPr>
        <w:t xml:space="preserve">siguiente </w:t>
      </w:r>
      <w:r w:rsidR="00060D4B">
        <w:rPr>
          <w:rFonts w:ascii="Times New Roman" w:hAnsi="Times New Roman" w:cs="Times New Roman"/>
          <w:sz w:val="24"/>
          <w:szCs w:val="24"/>
          <w:lang w:val="es-ES_tradnl"/>
        </w:rPr>
        <w:t>fase.</w:t>
      </w:r>
    </w:p>
    <w:p w14:paraId="42CF0919" w14:textId="47EF6274" w:rsidR="00060D4B" w:rsidRPr="002E3056" w:rsidRDefault="002F21F6" w:rsidP="009D709E">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Como última tarea de la fase actual es necesario verificar la calidad de los datos extraídos</w:t>
      </w:r>
      <w:r w:rsidR="00C4634E">
        <w:rPr>
          <w:rFonts w:ascii="Times New Roman" w:hAnsi="Times New Roman" w:cs="Times New Roman"/>
          <w:sz w:val="24"/>
          <w:szCs w:val="24"/>
          <w:lang w:val="es-ES_tradnl"/>
        </w:rPr>
        <w:t xml:space="preserve"> previamente</w:t>
      </w:r>
      <w:r w:rsidR="005264F9">
        <w:rPr>
          <w:rFonts w:ascii="Times New Roman" w:hAnsi="Times New Roman" w:cs="Times New Roman"/>
          <w:sz w:val="24"/>
          <w:szCs w:val="24"/>
          <w:lang w:val="es-ES_tradnl"/>
        </w:rPr>
        <w:t>,</w:t>
      </w:r>
      <w:r>
        <w:rPr>
          <w:rFonts w:ascii="Times New Roman" w:hAnsi="Times New Roman" w:cs="Times New Roman"/>
          <w:sz w:val="24"/>
          <w:szCs w:val="24"/>
          <w:lang w:val="es-ES_tradnl"/>
        </w:rPr>
        <w:t xml:space="preserve"> planteando cuestiones como: ¿los datos son completos? ¿contienen errores? ¿faltan elementos</w:t>
      </w:r>
      <w:r w:rsidR="00C4634E">
        <w:rPr>
          <w:rFonts w:ascii="Times New Roman" w:hAnsi="Times New Roman" w:cs="Times New Roman"/>
          <w:sz w:val="24"/>
          <w:szCs w:val="24"/>
          <w:lang w:val="es-ES_tradnl"/>
        </w:rPr>
        <w:t xml:space="preserve"> en los datos</w:t>
      </w:r>
      <w:r>
        <w:rPr>
          <w:rFonts w:ascii="Times New Roman" w:hAnsi="Times New Roman" w:cs="Times New Roman"/>
          <w:sz w:val="24"/>
          <w:szCs w:val="24"/>
          <w:lang w:val="es-ES_tradnl"/>
        </w:rPr>
        <w:t xml:space="preserve">?  </w:t>
      </w:r>
      <w:r w:rsidR="003F3459">
        <w:rPr>
          <w:rFonts w:ascii="Times New Roman" w:hAnsi="Times New Roman" w:cs="Times New Roman"/>
          <w:sz w:val="24"/>
          <w:szCs w:val="24"/>
          <w:lang w:val="es-ES_tradnl"/>
        </w:rPr>
        <w:t xml:space="preserve">De este modo </w:t>
      </w:r>
      <w:r w:rsidR="005264F9">
        <w:rPr>
          <w:rFonts w:ascii="Times New Roman" w:hAnsi="Times New Roman" w:cs="Times New Roman"/>
          <w:sz w:val="24"/>
          <w:szCs w:val="24"/>
          <w:lang w:val="es-ES_tradnl"/>
        </w:rPr>
        <w:t xml:space="preserve">la </w:t>
      </w:r>
      <w:r w:rsidR="003F3459" w:rsidRPr="003F3459">
        <w:rPr>
          <w:rFonts w:ascii="Times New Roman" w:hAnsi="Times New Roman" w:cs="Times New Roman"/>
          <w:color w:val="2E74B5" w:themeColor="accent5" w:themeShade="BF"/>
          <w:sz w:val="24"/>
          <w:szCs w:val="24"/>
          <w:u w:val="single"/>
          <w:lang w:val="es-ES_tradnl"/>
        </w:rPr>
        <w:fldChar w:fldCharType="begin"/>
      </w:r>
      <w:r w:rsidR="003F3459" w:rsidRPr="003F3459">
        <w:rPr>
          <w:rFonts w:ascii="Times New Roman" w:hAnsi="Times New Roman" w:cs="Times New Roman"/>
          <w:color w:val="2E74B5" w:themeColor="accent5" w:themeShade="BF"/>
          <w:sz w:val="24"/>
          <w:szCs w:val="24"/>
          <w:u w:val="single"/>
          <w:lang w:val="es-ES_tradnl"/>
        </w:rPr>
        <w:instrText xml:space="preserve"> REF _Ref93944111 \h  \* MERGEFORMAT </w:instrText>
      </w:r>
      <w:r w:rsidR="003F3459" w:rsidRPr="003F3459">
        <w:rPr>
          <w:rFonts w:ascii="Times New Roman" w:hAnsi="Times New Roman" w:cs="Times New Roman"/>
          <w:color w:val="2E74B5" w:themeColor="accent5" w:themeShade="BF"/>
          <w:sz w:val="24"/>
          <w:szCs w:val="24"/>
          <w:u w:val="single"/>
          <w:lang w:val="es-ES_tradnl"/>
        </w:rPr>
      </w:r>
      <w:r w:rsidR="003F3459" w:rsidRPr="003F3459">
        <w:rPr>
          <w:rFonts w:ascii="Times New Roman" w:hAnsi="Times New Roman" w:cs="Times New Roman"/>
          <w:color w:val="2E74B5" w:themeColor="accent5" w:themeShade="BF"/>
          <w:sz w:val="24"/>
          <w:szCs w:val="24"/>
          <w:u w:val="single"/>
          <w:lang w:val="es-ES_tradnl"/>
        </w:rPr>
        <w:fldChar w:fldCharType="separate"/>
      </w:r>
      <w:ins w:id="291" w:author="sumit kumar" w:date="2022-01-28T00:52:00Z">
        <w:r w:rsidR="00A55E47" w:rsidRPr="00A55E47">
          <w:rPr>
            <w:rFonts w:ascii="Times New Roman" w:hAnsi="Times New Roman" w:cs="Times New Roman"/>
            <w:color w:val="2E74B5" w:themeColor="accent5" w:themeShade="BF"/>
            <w:sz w:val="24"/>
            <w:szCs w:val="24"/>
            <w:u w:val="single"/>
            <w:rPrChange w:id="292" w:author="sumit kumar" w:date="2022-01-28T00:52:00Z">
              <w:rPr/>
            </w:rPrChange>
          </w:rPr>
          <w:t xml:space="preserve">Figura </w:t>
        </w:r>
        <w:r w:rsidR="00A55E47" w:rsidRPr="00A55E47">
          <w:rPr>
            <w:rFonts w:ascii="Times New Roman" w:hAnsi="Times New Roman" w:cs="Times New Roman"/>
            <w:noProof/>
            <w:color w:val="2E74B5" w:themeColor="accent5" w:themeShade="BF"/>
            <w:sz w:val="24"/>
            <w:szCs w:val="24"/>
            <w:u w:val="single"/>
            <w:rPrChange w:id="293" w:author="sumit kumar" w:date="2022-01-28T00:52:00Z">
              <w:rPr>
                <w:noProof/>
              </w:rPr>
            </w:rPrChange>
          </w:rPr>
          <w:t>15</w:t>
        </w:r>
      </w:ins>
      <w:del w:id="294"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Figura </w:delText>
        </w:r>
        <w:r w:rsidR="00614ADD" w:rsidRPr="00614ADD" w:rsidDel="00A55E47">
          <w:rPr>
            <w:rFonts w:ascii="Times New Roman" w:hAnsi="Times New Roman" w:cs="Times New Roman"/>
            <w:noProof/>
            <w:color w:val="2E74B5" w:themeColor="accent5" w:themeShade="BF"/>
            <w:sz w:val="24"/>
            <w:szCs w:val="24"/>
            <w:u w:val="single"/>
          </w:rPr>
          <w:delText>15</w:delText>
        </w:r>
      </w:del>
      <w:r w:rsidR="003F3459" w:rsidRPr="003F3459">
        <w:rPr>
          <w:rFonts w:ascii="Times New Roman" w:hAnsi="Times New Roman" w:cs="Times New Roman"/>
          <w:color w:val="2E74B5" w:themeColor="accent5" w:themeShade="BF"/>
          <w:sz w:val="24"/>
          <w:szCs w:val="24"/>
          <w:u w:val="single"/>
          <w:lang w:val="es-ES_tradnl"/>
        </w:rPr>
        <w:fldChar w:fldCharType="end"/>
      </w:r>
      <w:r w:rsidR="005264F9">
        <w:rPr>
          <w:rFonts w:ascii="Times New Roman" w:hAnsi="Times New Roman" w:cs="Times New Roman"/>
          <w:sz w:val="24"/>
          <w:szCs w:val="24"/>
          <w:lang w:val="es-ES_tradnl"/>
        </w:rPr>
        <w:t xml:space="preserve"> muestra, tanto para las zombis como para las no zombis</w:t>
      </w:r>
      <w:r w:rsidR="009E5451">
        <w:rPr>
          <w:rFonts w:ascii="Times New Roman" w:hAnsi="Times New Roman" w:cs="Times New Roman"/>
          <w:sz w:val="24"/>
          <w:szCs w:val="24"/>
          <w:lang w:val="es-ES_tradnl"/>
        </w:rPr>
        <w:t>,</w:t>
      </w:r>
      <w:r w:rsidR="005264F9">
        <w:rPr>
          <w:rFonts w:ascii="Times New Roman" w:hAnsi="Times New Roman" w:cs="Times New Roman"/>
          <w:sz w:val="24"/>
          <w:szCs w:val="24"/>
          <w:lang w:val="es-ES_tradnl"/>
        </w:rPr>
        <w:t xml:space="preserve"> las diez partidas que mayor número de registros </w:t>
      </w:r>
      <w:r w:rsidR="005264F9" w:rsidRPr="003F3459">
        <w:rPr>
          <w:rFonts w:ascii="Times New Roman" w:hAnsi="Times New Roman" w:cs="Times New Roman"/>
          <w:i/>
          <w:iCs/>
          <w:sz w:val="24"/>
          <w:szCs w:val="24"/>
          <w:lang w:val="es-ES_tradnl"/>
        </w:rPr>
        <w:t>n.d.</w:t>
      </w:r>
      <w:r w:rsidR="005264F9">
        <w:rPr>
          <w:rFonts w:ascii="Times New Roman" w:hAnsi="Times New Roman" w:cs="Times New Roman"/>
          <w:sz w:val="24"/>
          <w:szCs w:val="24"/>
          <w:lang w:val="es-ES_tradnl"/>
        </w:rPr>
        <w:t xml:space="preserve"> </w:t>
      </w:r>
      <w:r w:rsidR="009E5451">
        <w:rPr>
          <w:rFonts w:ascii="Times New Roman" w:hAnsi="Times New Roman" w:cs="Times New Roman"/>
          <w:sz w:val="24"/>
          <w:szCs w:val="24"/>
          <w:lang w:val="es-ES_tradnl"/>
        </w:rPr>
        <w:t>presentan.</w:t>
      </w:r>
    </w:p>
    <w:p w14:paraId="677D155F" w14:textId="1EE5676D" w:rsidR="009E5451" w:rsidRPr="009E5451" w:rsidRDefault="009E5451" w:rsidP="00351399">
      <w:pPr>
        <w:pStyle w:val="Figuras"/>
        <w:rPr>
          <w:i/>
          <w:iCs/>
        </w:rPr>
      </w:pPr>
      <w:bookmarkStart w:id="295" w:name="_Ref93944111"/>
      <w:bookmarkStart w:id="296" w:name="_Toc94028599"/>
      <w:bookmarkStart w:id="297" w:name="_Toc94033257"/>
      <w:r w:rsidRPr="009E5451">
        <w:lastRenderedPageBreak/>
        <w:t xml:space="preserve">Figura </w:t>
      </w:r>
      <w:fldSimple w:instr=" SEQ Figura \* ARABIC ">
        <w:r w:rsidR="00A55E47">
          <w:rPr>
            <w:noProof/>
          </w:rPr>
          <w:t>15</w:t>
        </w:r>
      </w:fldSimple>
      <w:bookmarkEnd w:id="295"/>
      <w:r w:rsidRPr="009E5451">
        <w:t xml:space="preserve">: Top 10 partidas </w:t>
      </w:r>
      <w:r w:rsidRPr="00987228">
        <w:rPr>
          <w:i/>
          <w:iCs/>
        </w:rPr>
        <w:t>SABI</w:t>
      </w:r>
      <w:r w:rsidRPr="009E5451">
        <w:t xml:space="preserve"> con datos </w:t>
      </w:r>
      <w:r w:rsidRPr="00987228">
        <w:rPr>
          <w:i/>
          <w:iCs/>
        </w:rPr>
        <w:t>n.d.</w:t>
      </w:r>
      <w:bookmarkEnd w:id="296"/>
      <w:bookmarkEnd w:id="297"/>
    </w:p>
    <w:p w14:paraId="56199FF4" w14:textId="77777777" w:rsidR="009E5451" w:rsidRDefault="009E5451" w:rsidP="009E5451">
      <w:pPr>
        <w:keepNext/>
        <w:spacing w:after="180" w:line="240" w:lineRule="auto"/>
        <w:jc w:val="center"/>
      </w:pPr>
      <w:r w:rsidRPr="009E5451">
        <w:rPr>
          <w:rFonts w:ascii="Times New Roman" w:hAnsi="Times New Roman" w:cs="Times New Roman"/>
          <w:noProof/>
          <w:sz w:val="24"/>
          <w:szCs w:val="24"/>
          <w:lang w:eastAsia="es-ES"/>
        </w:rPr>
        <w:drawing>
          <wp:inline distT="0" distB="0" distL="0" distR="0" wp14:anchorId="181D3E93" wp14:editId="7CAD866A">
            <wp:extent cx="5759450" cy="3029585"/>
            <wp:effectExtent l="0" t="0" r="0" b="0"/>
            <wp:docPr id="10" name="Imagen 1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barras&#10;&#10;Descripción generada automáticamente"/>
                    <pic:cNvPicPr/>
                  </pic:nvPicPr>
                  <pic:blipFill>
                    <a:blip r:embed="rId30"/>
                    <a:stretch>
                      <a:fillRect/>
                    </a:stretch>
                  </pic:blipFill>
                  <pic:spPr>
                    <a:xfrm>
                      <a:off x="0" y="0"/>
                      <a:ext cx="5759450" cy="3029585"/>
                    </a:xfrm>
                    <a:prstGeom prst="rect">
                      <a:avLst/>
                    </a:prstGeom>
                  </pic:spPr>
                </pic:pic>
              </a:graphicData>
            </a:graphic>
          </wp:inline>
        </w:drawing>
      </w:r>
    </w:p>
    <w:p w14:paraId="5FE2B534" w14:textId="00FF33A8" w:rsidR="009E5451" w:rsidRPr="009E5451" w:rsidRDefault="009E5451" w:rsidP="009E5451">
      <w:pPr>
        <w:pStyle w:val="Descripcin"/>
        <w:spacing w:after="180"/>
        <w:jc w:val="center"/>
        <w:rPr>
          <w:rFonts w:ascii="Times New Roman" w:hAnsi="Times New Roman" w:cs="Times New Roman"/>
          <w:i w:val="0"/>
          <w:iCs w:val="0"/>
          <w:color w:val="auto"/>
          <w:sz w:val="16"/>
          <w:szCs w:val="16"/>
        </w:rPr>
      </w:pPr>
      <w:bookmarkStart w:id="298" w:name="_Toc94028600"/>
      <w:r w:rsidRPr="009E5451">
        <w:rPr>
          <w:rFonts w:ascii="Times New Roman" w:hAnsi="Times New Roman" w:cs="Times New Roman"/>
          <w:i w:val="0"/>
          <w:iCs w:val="0"/>
          <w:color w:val="auto"/>
          <w:sz w:val="16"/>
          <w:szCs w:val="16"/>
        </w:rPr>
        <w:t>Fuente: Elaboración propia del autor</w:t>
      </w:r>
      <w:bookmarkEnd w:id="298"/>
    </w:p>
    <w:p w14:paraId="24787DFB" w14:textId="620B4F4B" w:rsidR="002E3056" w:rsidRDefault="007D4596" w:rsidP="002E3056">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Así, </w:t>
      </w:r>
      <w:r w:rsidR="006B5668">
        <w:rPr>
          <w:rFonts w:ascii="Times New Roman" w:hAnsi="Times New Roman" w:cs="Times New Roman"/>
          <w:sz w:val="24"/>
          <w:szCs w:val="24"/>
          <w:lang w:val="es-ES_tradnl"/>
        </w:rPr>
        <w:t>se concluye, que existen numerosas partidas contables que presentan datos faltantes</w:t>
      </w:r>
      <w:r w:rsidR="007766D0">
        <w:rPr>
          <w:rFonts w:ascii="Times New Roman" w:hAnsi="Times New Roman" w:cs="Times New Roman"/>
          <w:sz w:val="24"/>
          <w:szCs w:val="24"/>
          <w:lang w:val="es-ES_tradnl"/>
        </w:rPr>
        <w:t xml:space="preserve"> para las zombis como para las no zombis. Dicha situación </w:t>
      </w:r>
      <w:r w:rsidR="009A0FF7">
        <w:rPr>
          <w:rFonts w:ascii="Times New Roman" w:hAnsi="Times New Roman" w:cs="Times New Roman"/>
          <w:sz w:val="24"/>
          <w:szCs w:val="24"/>
          <w:lang w:val="es-ES_tradnl"/>
        </w:rPr>
        <w:t>revela</w:t>
      </w:r>
      <w:r>
        <w:rPr>
          <w:rFonts w:ascii="Times New Roman" w:hAnsi="Times New Roman" w:cs="Times New Roman"/>
          <w:sz w:val="24"/>
          <w:szCs w:val="24"/>
          <w:lang w:val="es-ES_tradnl"/>
        </w:rPr>
        <w:t xml:space="preserve">, </w:t>
      </w:r>
      <w:r w:rsidR="007766D0">
        <w:rPr>
          <w:rFonts w:ascii="Times New Roman" w:hAnsi="Times New Roman" w:cs="Times New Roman"/>
          <w:sz w:val="24"/>
          <w:szCs w:val="24"/>
          <w:lang w:val="es-ES_tradnl"/>
        </w:rPr>
        <w:t xml:space="preserve">que </w:t>
      </w:r>
      <w:r w:rsidR="0025471E">
        <w:rPr>
          <w:rFonts w:ascii="Times New Roman" w:hAnsi="Times New Roman" w:cs="Times New Roman"/>
          <w:sz w:val="24"/>
          <w:szCs w:val="24"/>
          <w:lang w:val="es-ES_tradnl"/>
        </w:rPr>
        <w:t>será</w:t>
      </w:r>
      <w:r w:rsidR="007766D0">
        <w:rPr>
          <w:rFonts w:ascii="Times New Roman" w:hAnsi="Times New Roman" w:cs="Times New Roman"/>
          <w:sz w:val="24"/>
          <w:szCs w:val="24"/>
          <w:lang w:val="es-ES_tradnl"/>
        </w:rPr>
        <w:t xml:space="preserve"> </w:t>
      </w:r>
      <w:r w:rsidR="0025471E">
        <w:rPr>
          <w:rFonts w:ascii="Times New Roman" w:hAnsi="Times New Roman" w:cs="Times New Roman"/>
          <w:sz w:val="24"/>
          <w:szCs w:val="24"/>
          <w:lang w:val="es-ES_tradnl"/>
        </w:rPr>
        <w:t xml:space="preserve">necesario </w:t>
      </w:r>
      <w:r w:rsidR="007766D0">
        <w:rPr>
          <w:rFonts w:ascii="Times New Roman" w:hAnsi="Times New Roman" w:cs="Times New Roman"/>
          <w:sz w:val="24"/>
          <w:szCs w:val="24"/>
          <w:lang w:val="es-ES_tradnl"/>
        </w:rPr>
        <w:t>el tratamiento d</w:t>
      </w:r>
      <w:r w:rsidR="00597374">
        <w:rPr>
          <w:rFonts w:ascii="Times New Roman" w:hAnsi="Times New Roman" w:cs="Times New Roman"/>
          <w:sz w:val="24"/>
          <w:szCs w:val="24"/>
          <w:lang w:val="es-ES_tradnl"/>
        </w:rPr>
        <w:t xml:space="preserve">e </w:t>
      </w:r>
      <w:r>
        <w:rPr>
          <w:rFonts w:ascii="Times New Roman" w:hAnsi="Times New Roman" w:cs="Times New Roman"/>
          <w:sz w:val="24"/>
          <w:szCs w:val="24"/>
          <w:lang w:val="es-ES_tradnl"/>
        </w:rPr>
        <w:t>estas</w:t>
      </w:r>
      <w:r w:rsidR="0025471E">
        <w:rPr>
          <w:rFonts w:ascii="Times New Roman" w:hAnsi="Times New Roman" w:cs="Times New Roman"/>
          <w:sz w:val="24"/>
          <w:szCs w:val="24"/>
          <w:lang w:val="es-ES_tradnl"/>
        </w:rPr>
        <w:t xml:space="preserve"> </w:t>
      </w:r>
      <w:r w:rsidR="007766D0">
        <w:rPr>
          <w:rFonts w:ascii="Times New Roman" w:hAnsi="Times New Roman" w:cs="Times New Roman"/>
          <w:sz w:val="24"/>
          <w:szCs w:val="24"/>
          <w:lang w:val="es-ES_tradnl"/>
        </w:rPr>
        <w:t xml:space="preserve">en la fase de preparación </w:t>
      </w:r>
      <w:r w:rsidR="0025471E">
        <w:rPr>
          <w:rFonts w:ascii="Times New Roman" w:hAnsi="Times New Roman" w:cs="Times New Roman"/>
          <w:sz w:val="24"/>
          <w:szCs w:val="24"/>
          <w:lang w:val="es-ES_tradnl"/>
        </w:rPr>
        <w:t xml:space="preserve">de los datos </w:t>
      </w:r>
      <w:r w:rsidR="007766D0">
        <w:rPr>
          <w:rFonts w:ascii="Times New Roman" w:hAnsi="Times New Roman" w:cs="Times New Roman"/>
          <w:sz w:val="24"/>
          <w:szCs w:val="24"/>
          <w:lang w:val="es-ES_tradnl"/>
        </w:rPr>
        <w:t xml:space="preserve">antes de que </w:t>
      </w:r>
      <w:r w:rsidR="009A0FF7">
        <w:rPr>
          <w:rFonts w:ascii="Times New Roman" w:hAnsi="Times New Roman" w:cs="Times New Roman"/>
          <w:sz w:val="24"/>
          <w:szCs w:val="24"/>
          <w:lang w:val="es-ES_tradnl"/>
        </w:rPr>
        <w:t>sean transformad</w:t>
      </w:r>
      <w:r>
        <w:rPr>
          <w:rFonts w:ascii="Times New Roman" w:hAnsi="Times New Roman" w:cs="Times New Roman"/>
          <w:sz w:val="24"/>
          <w:szCs w:val="24"/>
          <w:lang w:val="es-ES_tradnl"/>
        </w:rPr>
        <w:t xml:space="preserve">as </w:t>
      </w:r>
      <w:r w:rsidR="009A0FF7">
        <w:rPr>
          <w:rFonts w:ascii="Times New Roman" w:hAnsi="Times New Roman" w:cs="Times New Roman"/>
          <w:sz w:val="24"/>
          <w:szCs w:val="24"/>
          <w:lang w:val="es-ES_tradnl"/>
        </w:rPr>
        <w:t xml:space="preserve">en </w:t>
      </w:r>
      <w:r w:rsidR="007766D0">
        <w:rPr>
          <w:rFonts w:ascii="Times New Roman" w:hAnsi="Times New Roman" w:cs="Times New Roman"/>
          <w:sz w:val="24"/>
          <w:szCs w:val="24"/>
          <w:lang w:val="es-ES_tradnl"/>
        </w:rPr>
        <w:t>imágenes.</w:t>
      </w:r>
      <w:r w:rsidR="002E3056">
        <w:rPr>
          <w:rFonts w:ascii="Times New Roman" w:hAnsi="Times New Roman" w:cs="Times New Roman"/>
          <w:sz w:val="24"/>
          <w:szCs w:val="24"/>
          <w:lang w:val="es-ES_tradnl"/>
        </w:rPr>
        <w:t xml:space="preserve"> Además, los resultados que se muestran en esta sección también se encuentran recogidos en el </w:t>
      </w:r>
      <w:r w:rsidR="002E3056" w:rsidRPr="0025471E">
        <w:rPr>
          <w:rFonts w:ascii="Times New Roman" w:hAnsi="Times New Roman" w:cs="Times New Roman"/>
          <w:i/>
          <w:iCs/>
          <w:sz w:val="24"/>
          <w:szCs w:val="24"/>
          <w:lang w:val="es-ES_tradnl"/>
        </w:rPr>
        <w:t>notebook</w:t>
      </w:r>
      <w:r w:rsidR="002E3056">
        <w:rPr>
          <w:rFonts w:ascii="Times New Roman" w:hAnsi="Times New Roman" w:cs="Times New Roman"/>
          <w:sz w:val="24"/>
          <w:szCs w:val="24"/>
          <w:lang w:val="es-ES_tradnl"/>
        </w:rPr>
        <w:t xml:space="preserve"> llamado: </w:t>
      </w:r>
      <w:r w:rsidR="002E3056" w:rsidRPr="0025471E">
        <w:rPr>
          <w:rFonts w:ascii="Times New Roman" w:hAnsi="Times New Roman" w:cs="Times New Roman"/>
          <w:b/>
          <w:bCs/>
          <w:sz w:val="24"/>
          <w:szCs w:val="24"/>
          <w:lang w:val="es-ES_tradnl"/>
        </w:rPr>
        <w:t>Predicción de las pymes zombis españolas</w:t>
      </w:r>
      <w:r w:rsidR="002E3056">
        <w:rPr>
          <w:rFonts w:ascii="Times New Roman" w:hAnsi="Times New Roman" w:cs="Times New Roman"/>
          <w:sz w:val="24"/>
          <w:szCs w:val="24"/>
          <w:lang w:val="es-ES_tradnl"/>
        </w:rPr>
        <w:t xml:space="preserve">, que a partir </w:t>
      </w:r>
      <w:r>
        <w:rPr>
          <w:rFonts w:ascii="Times New Roman" w:hAnsi="Times New Roman" w:cs="Times New Roman"/>
          <w:sz w:val="24"/>
          <w:szCs w:val="24"/>
          <w:lang w:val="es-ES_tradnl"/>
        </w:rPr>
        <w:t xml:space="preserve">de </w:t>
      </w:r>
      <w:r w:rsidR="00685066">
        <w:rPr>
          <w:rFonts w:ascii="Times New Roman" w:hAnsi="Times New Roman" w:cs="Times New Roman"/>
          <w:sz w:val="24"/>
          <w:szCs w:val="24"/>
          <w:lang w:val="es-ES_tradnl"/>
        </w:rPr>
        <w:t xml:space="preserve">este </w:t>
      </w:r>
      <w:r w:rsidR="002E3056">
        <w:rPr>
          <w:rFonts w:ascii="Times New Roman" w:hAnsi="Times New Roman" w:cs="Times New Roman"/>
          <w:sz w:val="24"/>
          <w:szCs w:val="24"/>
          <w:lang w:val="es-ES_tradnl"/>
        </w:rPr>
        <w:t xml:space="preserve">momento será el </w:t>
      </w:r>
      <w:r w:rsidR="002E3056" w:rsidRPr="0025471E">
        <w:rPr>
          <w:rFonts w:ascii="Times New Roman" w:hAnsi="Times New Roman" w:cs="Times New Roman"/>
          <w:i/>
          <w:iCs/>
          <w:sz w:val="24"/>
          <w:szCs w:val="24"/>
          <w:lang w:val="es-ES_tradnl"/>
        </w:rPr>
        <w:t>notebook</w:t>
      </w:r>
      <w:r w:rsidR="002E3056">
        <w:rPr>
          <w:rFonts w:ascii="Times New Roman" w:hAnsi="Times New Roman" w:cs="Times New Roman"/>
          <w:sz w:val="24"/>
          <w:szCs w:val="24"/>
          <w:lang w:val="es-ES_tradnl"/>
        </w:rPr>
        <w:t xml:space="preserve"> a seguir para el resto de las fases de la metodología </w:t>
      </w:r>
      <w:r w:rsidR="002E3056" w:rsidRPr="002E3056">
        <w:rPr>
          <w:rFonts w:ascii="Times New Roman" w:hAnsi="Times New Roman" w:cs="Times New Roman"/>
          <w:i/>
          <w:iCs/>
          <w:sz w:val="24"/>
          <w:szCs w:val="24"/>
          <w:lang w:val="es-ES_tradnl"/>
        </w:rPr>
        <w:t>CRISP-DM</w:t>
      </w:r>
      <w:r w:rsidR="002E3056">
        <w:rPr>
          <w:rFonts w:ascii="Times New Roman" w:hAnsi="Times New Roman" w:cs="Times New Roman"/>
          <w:sz w:val="24"/>
          <w:szCs w:val="24"/>
          <w:lang w:val="es-ES_tradnl"/>
        </w:rPr>
        <w:t>.</w:t>
      </w:r>
    </w:p>
    <w:p w14:paraId="4B2EE449" w14:textId="05E0400F" w:rsidR="00940C53" w:rsidRDefault="00940C53" w:rsidP="00940C53">
      <w:pPr>
        <w:pStyle w:val="Ttulo2"/>
        <w:numPr>
          <w:ilvl w:val="1"/>
          <w:numId w:val="5"/>
        </w:numPr>
        <w:spacing w:before="0" w:after="180" w:line="360" w:lineRule="auto"/>
        <w:ind w:left="432"/>
        <w:jc w:val="both"/>
        <w:rPr>
          <w:rFonts w:ascii="Times New Roman" w:hAnsi="Times New Roman" w:cs="Times New Roman"/>
          <w:b/>
          <w:bCs/>
          <w:color w:val="auto"/>
          <w:sz w:val="24"/>
          <w:szCs w:val="24"/>
        </w:rPr>
      </w:pPr>
      <w:bookmarkStart w:id="299" w:name="_Toc94027293"/>
      <w:r>
        <w:rPr>
          <w:rFonts w:ascii="Times New Roman" w:hAnsi="Times New Roman" w:cs="Times New Roman"/>
          <w:b/>
          <w:bCs/>
          <w:color w:val="auto"/>
          <w:sz w:val="24"/>
          <w:szCs w:val="24"/>
        </w:rPr>
        <w:t>Preparación de los datos</w:t>
      </w:r>
      <w:bookmarkEnd w:id="299"/>
    </w:p>
    <w:p w14:paraId="3D37F5EB" w14:textId="7FA499D8" w:rsidR="00940C53" w:rsidRDefault="00062943" w:rsidP="002E3056">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Esta fase de la metodología </w:t>
      </w:r>
      <w:r w:rsidRPr="00062943">
        <w:rPr>
          <w:rFonts w:ascii="Times New Roman" w:hAnsi="Times New Roman" w:cs="Times New Roman"/>
          <w:i/>
          <w:iCs/>
          <w:sz w:val="24"/>
          <w:szCs w:val="24"/>
          <w:lang w:val="es-ES_tradnl"/>
        </w:rPr>
        <w:t>CRISP-DM</w:t>
      </w:r>
      <w:r>
        <w:rPr>
          <w:rFonts w:ascii="Times New Roman" w:hAnsi="Times New Roman" w:cs="Times New Roman"/>
          <w:sz w:val="24"/>
          <w:szCs w:val="24"/>
          <w:lang w:val="es-ES_tradnl"/>
        </w:rPr>
        <w:t xml:space="preserve"> abarca todas las actividades necesarias para </w:t>
      </w:r>
      <w:r w:rsidR="00B66BBB">
        <w:rPr>
          <w:rFonts w:ascii="Times New Roman" w:hAnsi="Times New Roman" w:cs="Times New Roman"/>
          <w:sz w:val="24"/>
          <w:szCs w:val="24"/>
          <w:lang w:val="es-ES_tradnl"/>
        </w:rPr>
        <w:t xml:space="preserve">la construcción del </w:t>
      </w:r>
      <w:r w:rsidR="000F17CC" w:rsidRPr="000F17CC">
        <w:rPr>
          <w:rFonts w:ascii="Times New Roman" w:hAnsi="Times New Roman" w:cs="Times New Roman"/>
          <w:i/>
          <w:iCs/>
          <w:sz w:val="24"/>
          <w:szCs w:val="24"/>
          <w:lang w:val="es-ES_tradnl"/>
        </w:rPr>
        <w:t>dataset</w:t>
      </w:r>
      <w:r w:rsidR="00B66BBB">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 xml:space="preserve">final a partir de los datos brutos de la </w:t>
      </w:r>
      <w:r w:rsidR="005A5CFD">
        <w:rPr>
          <w:rFonts w:ascii="Times New Roman" w:hAnsi="Times New Roman" w:cs="Times New Roman"/>
          <w:sz w:val="24"/>
          <w:szCs w:val="24"/>
          <w:lang w:val="es-ES_tradnl"/>
        </w:rPr>
        <w:t>fase</w:t>
      </w:r>
      <w:r>
        <w:rPr>
          <w:rFonts w:ascii="Times New Roman" w:hAnsi="Times New Roman" w:cs="Times New Roman"/>
          <w:sz w:val="24"/>
          <w:szCs w:val="24"/>
          <w:lang w:val="es-ES_tradnl"/>
        </w:rPr>
        <w:t xml:space="preserve"> anterior. Así, el objetivo final de esta sección</w:t>
      </w:r>
      <w:r w:rsidR="00B66BBB">
        <w:rPr>
          <w:rFonts w:ascii="Times New Roman" w:hAnsi="Times New Roman" w:cs="Times New Roman"/>
          <w:sz w:val="24"/>
          <w:szCs w:val="24"/>
          <w:lang w:val="es-ES_tradnl"/>
        </w:rPr>
        <w:t>,</w:t>
      </w:r>
      <w:r>
        <w:rPr>
          <w:rFonts w:ascii="Times New Roman" w:hAnsi="Times New Roman" w:cs="Times New Roman"/>
          <w:sz w:val="24"/>
          <w:szCs w:val="24"/>
          <w:lang w:val="es-ES_tradnl"/>
        </w:rPr>
        <w:t xml:space="preserve"> consiste en la elaboración </w:t>
      </w:r>
      <w:r w:rsidR="00E24268">
        <w:rPr>
          <w:rFonts w:ascii="Times New Roman" w:hAnsi="Times New Roman" w:cs="Times New Roman"/>
          <w:sz w:val="24"/>
          <w:szCs w:val="24"/>
          <w:lang w:val="es-ES_tradnl"/>
        </w:rPr>
        <w:t xml:space="preserve">de imágenes en escala de grises que se suministraran como entrada a la CNN. Sin embargo, para lograr </w:t>
      </w:r>
      <w:r w:rsidR="00BC52DF">
        <w:rPr>
          <w:rFonts w:ascii="Times New Roman" w:hAnsi="Times New Roman" w:cs="Times New Roman"/>
          <w:sz w:val="24"/>
          <w:szCs w:val="24"/>
          <w:lang w:val="es-ES_tradnl"/>
        </w:rPr>
        <w:t>dicho</w:t>
      </w:r>
      <w:r w:rsidR="00E24268">
        <w:rPr>
          <w:rFonts w:ascii="Times New Roman" w:hAnsi="Times New Roman" w:cs="Times New Roman"/>
          <w:sz w:val="24"/>
          <w:szCs w:val="24"/>
          <w:lang w:val="es-ES_tradnl"/>
        </w:rPr>
        <w:t xml:space="preserve"> objetivo es necesario </w:t>
      </w:r>
      <w:r w:rsidR="005A5CFD">
        <w:rPr>
          <w:rFonts w:ascii="Times New Roman" w:hAnsi="Times New Roman" w:cs="Times New Roman"/>
          <w:sz w:val="24"/>
          <w:szCs w:val="24"/>
          <w:lang w:val="es-ES_tradnl"/>
        </w:rPr>
        <w:t xml:space="preserve">previamente </w:t>
      </w:r>
      <w:r w:rsidR="00E24268">
        <w:rPr>
          <w:rFonts w:ascii="Times New Roman" w:hAnsi="Times New Roman" w:cs="Times New Roman"/>
          <w:sz w:val="24"/>
          <w:szCs w:val="24"/>
          <w:lang w:val="es-ES_tradnl"/>
        </w:rPr>
        <w:t xml:space="preserve">la selección, limpieza y construcción de los datos que compondrán </w:t>
      </w:r>
      <w:r w:rsidR="00BC52DF">
        <w:rPr>
          <w:rFonts w:ascii="Times New Roman" w:hAnsi="Times New Roman" w:cs="Times New Roman"/>
          <w:sz w:val="24"/>
          <w:szCs w:val="24"/>
          <w:lang w:val="es-ES_tradnl"/>
        </w:rPr>
        <w:t xml:space="preserve">tales </w:t>
      </w:r>
      <w:r w:rsidR="00E24268">
        <w:rPr>
          <w:rFonts w:ascii="Times New Roman" w:hAnsi="Times New Roman" w:cs="Times New Roman"/>
          <w:sz w:val="24"/>
          <w:szCs w:val="24"/>
          <w:lang w:val="es-ES_tradnl"/>
        </w:rPr>
        <w:t>imágenes.</w:t>
      </w:r>
    </w:p>
    <w:p w14:paraId="363EA9D0" w14:textId="1B1D1B5B" w:rsidR="00BC52DF" w:rsidRDefault="00BC52DF" w:rsidP="002E3056">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De esta manera, se procede a dividir la actual fase en tres </w:t>
      </w:r>
      <w:r w:rsidR="00B66BBB">
        <w:rPr>
          <w:rFonts w:ascii="Times New Roman" w:hAnsi="Times New Roman" w:cs="Times New Roman"/>
          <w:sz w:val="24"/>
          <w:szCs w:val="24"/>
          <w:lang w:val="es-ES_tradnl"/>
        </w:rPr>
        <w:t>secciones</w:t>
      </w:r>
      <w:r>
        <w:rPr>
          <w:rFonts w:ascii="Times New Roman" w:hAnsi="Times New Roman" w:cs="Times New Roman"/>
          <w:sz w:val="24"/>
          <w:szCs w:val="24"/>
          <w:lang w:val="es-ES_tradnl"/>
        </w:rPr>
        <w:t>. En la primera de ellas, se procede con el tratamiento de los datos faltantes así como la determinación d</w:t>
      </w:r>
      <w:r w:rsidR="008E3BA6">
        <w:rPr>
          <w:rFonts w:ascii="Times New Roman" w:hAnsi="Times New Roman" w:cs="Times New Roman"/>
          <w:sz w:val="24"/>
          <w:szCs w:val="24"/>
          <w:lang w:val="es-ES_tradnl"/>
        </w:rPr>
        <w:t xml:space="preserve">e los datos a incluir e excluir. Posteriormente, se </w:t>
      </w:r>
      <w:r w:rsidR="006604B4">
        <w:rPr>
          <w:rFonts w:ascii="Times New Roman" w:hAnsi="Times New Roman" w:cs="Times New Roman"/>
          <w:sz w:val="24"/>
          <w:szCs w:val="24"/>
          <w:lang w:val="es-ES_tradnl"/>
        </w:rPr>
        <w:t>elaboran</w:t>
      </w:r>
      <w:r w:rsidR="008E3BA6">
        <w:rPr>
          <w:rFonts w:ascii="Times New Roman" w:hAnsi="Times New Roman" w:cs="Times New Roman"/>
          <w:sz w:val="24"/>
          <w:szCs w:val="24"/>
          <w:lang w:val="es-ES_tradnl"/>
        </w:rPr>
        <w:t xml:space="preserve"> las diferentes variables que compondrán las imágenes. </w:t>
      </w:r>
      <w:r w:rsidR="005A5CFD">
        <w:rPr>
          <w:rFonts w:ascii="Times New Roman" w:hAnsi="Times New Roman" w:cs="Times New Roman"/>
          <w:sz w:val="24"/>
          <w:szCs w:val="24"/>
          <w:lang w:val="es-ES_tradnl"/>
        </w:rPr>
        <w:t>Y por último</w:t>
      </w:r>
      <w:r w:rsidR="008E3BA6">
        <w:rPr>
          <w:rFonts w:ascii="Times New Roman" w:hAnsi="Times New Roman" w:cs="Times New Roman"/>
          <w:sz w:val="24"/>
          <w:szCs w:val="24"/>
          <w:lang w:val="es-ES_tradnl"/>
        </w:rPr>
        <w:t xml:space="preserve">, se procede con la construcción de los </w:t>
      </w:r>
      <w:r w:rsidR="000F17CC" w:rsidRPr="000F17CC">
        <w:rPr>
          <w:rFonts w:ascii="Times New Roman" w:hAnsi="Times New Roman" w:cs="Times New Roman"/>
          <w:i/>
          <w:iCs/>
          <w:sz w:val="24"/>
          <w:szCs w:val="24"/>
          <w:lang w:val="es-ES_tradnl"/>
        </w:rPr>
        <w:t>datasets</w:t>
      </w:r>
      <w:r w:rsidR="008E3BA6">
        <w:rPr>
          <w:rFonts w:ascii="Times New Roman" w:hAnsi="Times New Roman" w:cs="Times New Roman"/>
          <w:sz w:val="24"/>
          <w:szCs w:val="24"/>
          <w:lang w:val="es-ES_tradnl"/>
        </w:rPr>
        <w:t xml:space="preserve"> que se </w:t>
      </w:r>
      <w:r w:rsidR="005A5CFD">
        <w:rPr>
          <w:rFonts w:ascii="Times New Roman" w:hAnsi="Times New Roman" w:cs="Times New Roman"/>
          <w:sz w:val="24"/>
          <w:szCs w:val="24"/>
          <w:lang w:val="es-ES_tradnl"/>
        </w:rPr>
        <w:t xml:space="preserve">les </w:t>
      </w:r>
      <w:r w:rsidR="008E3BA6">
        <w:rPr>
          <w:rFonts w:ascii="Times New Roman" w:hAnsi="Times New Roman" w:cs="Times New Roman"/>
          <w:sz w:val="24"/>
          <w:szCs w:val="24"/>
          <w:lang w:val="es-ES_tradnl"/>
        </w:rPr>
        <w:t>suministrarán a los modelos de la siguiente fase.</w:t>
      </w:r>
    </w:p>
    <w:p w14:paraId="2145B64F" w14:textId="53EB3079" w:rsidR="006604B4" w:rsidRDefault="006604B4" w:rsidP="006604B4">
      <w:pPr>
        <w:pStyle w:val="Ttulo2"/>
        <w:numPr>
          <w:ilvl w:val="2"/>
          <w:numId w:val="5"/>
        </w:numPr>
        <w:spacing w:before="0" w:after="180" w:line="360" w:lineRule="auto"/>
        <w:ind w:left="504"/>
        <w:jc w:val="both"/>
        <w:rPr>
          <w:rFonts w:ascii="Times New Roman" w:hAnsi="Times New Roman" w:cs="Times New Roman"/>
          <w:b/>
          <w:bCs/>
          <w:color w:val="auto"/>
          <w:sz w:val="24"/>
          <w:szCs w:val="24"/>
        </w:rPr>
      </w:pPr>
      <w:bookmarkStart w:id="300" w:name="_Toc94027294"/>
      <w:r>
        <w:rPr>
          <w:rFonts w:ascii="Times New Roman" w:hAnsi="Times New Roman" w:cs="Times New Roman"/>
          <w:b/>
          <w:bCs/>
          <w:color w:val="auto"/>
          <w:sz w:val="24"/>
          <w:szCs w:val="24"/>
        </w:rPr>
        <w:lastRenderedPageBreak/>
        <w:t>Selección y tratamiento de los datos</w:t>
      </w:r>
      <w:r w:rsidR="00392D1A">
        <w:rPr>
          <w:rFonts w:ascii="Times New Roman" w:hAnsi="Times New Roman" w:cs="Times New Roman"/>
          <w:b/>
          <w:bCs/>
          <w:color w:val="auto"/>
          <w:sz w:val="24"/>
          <w:szCs w:val="24"/>
        </w:rPr>
        <w:t xml:space="preserve"> faltantes</w:t>
      </w:r>
      <w:bookmarkEnd w:id="300"/>
    </w:p>
    <w:p w14:paraId="360B6B8B" w14:textId="07611859" w:rsidR="00FF4369" w:rsidRDefault="00FF4369" w:rsidP="00FF4369">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El problema de los datos faltantes es bastante </w:t>
      </w:r>
      <w:r w:rsidR="00881BDA">
        <w:rPr>
          <w:rFonts w:ascii="Times New Roman" w:hAnsi="Times New Roman" w:cs="Times New Roman"/>
          <w:sz w:val="24"/>
          <w:szCs w:val="24"/>
          <w:lang w:val="es-ES_tradnl"/>
        </w:rPr>
        <w:t xml:space="preserve">habitual en </w:t>
      </w:r>
      <w:r w:rsidR="00647866">
        <w:rPr>
          <w:rFonts w:ascii="Times New Roman" w:hAnsi="Times New Roman" w:cs="Times New Roman"/>
          <w:sz w:val="24"/>
          <w:szCs w:val="24"/>
          <w:lang w:val="es-ES_tradnl"/>
        </w:rPr>
        <w:t xml:space="preserve">el ámbito </w:t>
      </w:r>
      <w:r>
        <w:rPr>
          <w:rFonts w:ascii="Times New Roman" w:hAnsi="Times New Roman" w:cs="Times New Roman"/>
          <w:sz w:val="24"/>
          <w:szCs w:val="24"/>
          <w:lang w:val="es-ES_tradnl"/>
        </w:rPr>
        <w:t xml:space="preserve">de </w:t>
      </w:r>
      <w:r w:rsidR="00647866">
        <w:rPr>
          <w:rFonts w:ascii="Times New Roman" w:hAnsi="Times New Roman" w:cs="Times New Roman"/>
          <w:sz w:val="24"/>
          <w:szCs w:val="24"/>
          <w:lang w:val="es-ES_tradnl"/>
        </w:rPr>
        <w:t xml:space="preserve">la </w:t>
      </w:r>
      <w:r>
        <w:rPr>
          <w:rFonts w:ascii="Times New Roman" w:hAnsi="Times New Roman" w:cs="Times New Roman"/>
          <w:sz w:val="24"/>
          <w:szCs w:val="24"/>
          <w:lang w:val="es-ES_tradnl"/>
        </w:rPr>
        <w:t xml:space="preserve">ciencia de datos </w:t>
      </w:r>
      <w:r w:rsidR="00DC246D">
        <w:rPr>
          <w:rFonts w:ascii="Times New Roman" w:hAnsi="Times New Roman" w:cs="Times New Roman"/>
          <w:sz w:val="24"/>
          <w:szCs w:val="24"/>
          <w:lang w:val="es-ES_tradnl"/>
        </w:rPr>
        <w:t xml:space="preserve">y </w:t>
      </w:r>
      <w:r w:rsidR="00647866">
        <w:rPr>
          <w:rFonts w:ascii="Times New Roman" w:hAnsi="Times New Roman" w:cs="Times New Roman"/>
          <w:sz w:val="24"/>
          <w:szCs w:val="24"/>
          <w:lang w:val="es-ES_tradnl"/>
        </w:rPr>
        <w:t xml:space="preserve">en </w:t>
      </w:r>
      <w:r w:rsidR="00881BDA">
        <w:rPr>
          <w:rFonts w:ascii="Times New Roman" w:hAnsi="Times New Roman" w:cs="Times New Roman"/>
          <w:sz w:val="24"/>
          <w:szCs w:val="24"/>
          <w:lang w:val="es-ES_tradnl"/>
        </w:rPr>
        <w:t xml:space="preserve">otros </w:t>
      </w:r>
      <w:r w:rsidR="00570364">
        <w:rPr>
          <w:rFonts w:ascii="Times New Roman" w:hAnsi="Times New Roman" w:cs="Times New Roman"/>
          <w:sz w:val="24"/>
          <w:szCs w:val="24"/>
          <w:lang w:val="es-ES_tradnl"/>
        </w:rPr>
        <w:t>como</w:t>
      </w:r>
      <w:r w:rsidR="00881BDA">
        <w:rPr>
          <w:rFonts w:ascii="Times New Roman" w:hAnsi="Times New Roman" w:cs="Times New Roman"/>
          <w:sz w:val="24"/>
          <w:szCs w:val="24"/>
          <w:lang w:val="es-ES_tradnl"/>
        </w:rPr>
        <w:t xml:space="preserve"> </w:t>
      </w:r>
      <w:r w:rsidR="00570364">
        <w:rPr>
          <w:rFonts w:ascii="Times New Roman" w:hAnsi="Times New Roman" w:cs="Times New Roman"/>
          <w:sz w:val="24"/>
          <w:szCs w:val="24"/>
          <w:lang w:val="es-ES_tradnl"/>
        </w:rPr>
        <w:t>economía y empresariales</w:t>
      </w:r>
      <w:r>
        <w:rPr>
          <w:rFonts w:ascii="Times New Roman" w:hAnsi="Times New Roman" w:cs="Times New Roman"/>
          <w:sz w:val="24"/>
          <w:szCs w:val="24"/>
          <w:lang w:val="es-ES_tradnl"/>
        </w:rPr>
        <w:t xml:space="preserve">. </w:t>
      </w:r>
      <w:r w:rsidR="002B13BC">
        <w:rPr>
          <w:rFonts w:ascii="Times New Roman" w:hAnsi="Times New Roman" w:cs="Times New Roman"/>
          <w:sz w:val="24"/>
          <w:szCs w:val="24"/>
          <w:lang w:val="es-ES_tradnl"/>
        </w:rPr>
        <w:t xml:space="preserve">Así, </w:t>
      </w:r>
      <w:r w:rsidR="00881BDA">
        <w:rPr>
          <w:rFonts w:ascii="Times New Roman" w:hAnsi="Times New Roman" w:cs="Times New Roman"/>
          <w:sz w:val="24"/>
          <w:szCs w:val="24"/>
          <w:lang w:val="es-ES_tradnl"/>
        </w:rPr>
        <w:t>estos</w:t>
      </w:r>
      <w:r w:rsidR="009D1F6B">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 xml:space="preserve">pueden </w:t>
      </w:r>
      <w:r w:rsidR="00570364">
        <w:rPr>
          <w:rFonts w:ascii="Times New Roman" w:hAnsi="Times New Roman" w:cs="Times New Roman"/>
          <w:sz w:val="24"/>
          <w:szCs w:val="24"/>
          <w:lang w:val="es-ES_tradnl"/>
        </w:rPr>
        <w:t xml:space="preserve">llegar a reducir </w:t>
      </w:r>
      <w:r>
        <w:rPr>
          <w:rFonts w:ascii="Times New Roman" w:hAnsi="Times New Roman" w:cs="Times New Roman"/>
          <w:sz w:val="24"/>
          <w:szCs w:val="24"/>
          <w:lang w:val="es-ES_tradnl"/>
        </w:rPr>
        <w:t xml:space="preserve">la potencia estadística </w:t>
      </w:r>
      <w:r w:rsidR="00570364">
        <w:rPr>
          <w:rFonts w:ascii="Times New Roman" w:hAnsi="Times New Roman" w:cs="Times New Roman"/>
          <w:sz w:val="24"/>
          <w:szCs w:val="24"/>
          <w:lang w:val="es-ES_tradnl"/>
        </w:rPr>
        <w:t xml:space="preserve">de un </w:t>
      </w:r>
      <w:r>
        <w:rPr>
          <w:rFonts w:ascii="Times New Roman" w:hAnsi="Times New Roman" w:cs="Times New Roman"/>
          <w:sz w:val="24"/>
          <w:szCs w:val="24"/>
          <w:lang w:val="es-ES_tradnl"/>
        </w:rPr>
        <w:t>estudio</w:t>
      </w:r>
      <w:r w:rsidR="00881BDA">
        <w:rPr>
          <w:rFonts w:ascii="Times New Roman" w:hAnsi="Times New Roman" w:cs="Times New Roman"/>
          <w:sz w:val="24"/>
          <w:szCs w:val="24"/>
          <w:lang w:val="es-ES_tradnl"/>
        </w:rPr>
        <w:t xml:space="preserve"> además de generar </w:t>
      </w:r>
      <w:r>
        <w:rPr>
          <w:rFonts w:ascii="Times New Roman" w:hAnsi="Times New Roman" w:cs="Times New Roman"/>
          <w:sz w:val="24"/>
          <w:szCs w:val="24"/>
          <w:lang w:val="es-ES_tradnl"/>
        </w:rPr>
        <w:t>estimaciones sesgadas</w:t>
      </w:r>
      <w:r w:rsidR="00570364">
        <w:rPr>
          <w:rFonts w:ascii="Times New Roman" w:hAnsi="Times New Roman" w:cs="Times New Roman"/>
          <w:sz w:val="24"/>
          <w:szCs w:val="24"/>
          <w:lang w:val="es-ES_tradnl"/>
        </w:rPr>
        <w:t xml:space="preserve"> en el mismo</w:t>
      </w:r>
      <w:r>
        <w:rPr>
          <w:rFonts w:ascii="Times New Roman" w:hAnsi="Times New Roman" w:cs="Times New Roman"/>
          <w:sz w:val="24"/>
          <w:szCs w:val="24"/>
          <w:lang w:val="es-ES_tradnl"/>
        </w:rPr>
        <w:t xml:space="preserve">, las cuales </w:t>
      </w:r>
      <w:r w:rsidR="00647866">
        <w:rPr>
          <w:rFonts w:ascii="Times New Roman" w:hAnsi="Times New Roman" w:cs="Times New Roman"/>
          <w:sz w:val="24"/>
          <w:szCs w:val="24"/>
          <w:lang w:val="es-ES_tradnl"/>
        </w:rPr>
        <w:t>conducirían</w:t>
      </w:r>
      <w:r>
        <w:rPr>
          <w:rFonts w:ascii="Times New Roman" w:hAnsi="Times New Roman" w:cs="Times New Roman"/>
          <w:sz w:val="24"/>
          <w:szCs w:val="24"/>
          <w:lang w:val="es-ES_tradnl"/>
        </w:rPr>
        <w:t xml:space="preserve"> hacia conclusiones </w:t>
      </w:r>
      <w:r w:rsidR="00570364">
        <w:rPr>
          <w:rFonts w:ascii="Times New Roman" w:hAnsi="Times New Roman" w:cs="Times New Roman"/>
          <w:sz w:val="24"/>
          <w:szCs w:val="24"/>
          <w:lang w:val="es-ES_tradnl"/>
        </w:rPr>
        <w:t xml:space="preserve">erróneas </w:t>
      </w:r>
      <w:r w:rsidR="00570364">
        <w:rPr>
          <w:rFonts w:ascii="Times New Roman" w:hAnsi="Times New Roman" w:cs="Times New Roman"/>
          <w:sz w:val="24"/>
          <w:szCs w:val="24"/>
          <w:lang w:val="es-ES_tradnl"/>
        </w:rPr>
        <w:fldChar w:fldCharType="begin" w:fldLock="1"/>
      </w:r>
      <w:r w:rsidR="001715C9">
        <w:rPr>
          <w:rFonts w:ascii="Times New Roman" w:hAnsi="Times New Roman" w:cs="Times New Roman"/>
          <w:sz w:val="24"/>
          <w:szCs w:val="24"/>
          <w:lang w:val="es-ES_tradnl"/>
        </w:rPr>
        <w:instrText>ADDIN CSL_CITATION {"citationItems":[{"id":"ITEM-1","itemData":{"DOI":"10.4097/kjae.2013.64.5.402","ISSN":"20056419","abstract":"Even in a well-designed and controlled study, missing data occurs in almost all research. Missing data can reduce the statistical power of a study and can produce biased estimates, leading to invalid conclusions. This manuscript reviews the problems and types of missing data, along with the techniques for handling missing data. The mechanisms by which missing data occurs are illustrated, and the methods for handling the missing data are discussed. The paper concludes with recommendations for the handling of missing data. © the Korean Society of Anesthesiologists, 2013.","author":[{"dropping-particle":"","family":"Kang","given":"Hyun","non-dropping-particle":"","parse-names":false,"suffix":""}],"container-title":"Korean Journal of Anesthesiology","id":"ITEM-1","issue":"5","issued":{"date-parts":[["2013"]]},"page":"402-406","title":"The prevention and handling of the missing data","type":"article-journal","volume":"64"},"uris":["http://www.mendeley.com/documents/?uuid=ee55a960-6795-447c-beb0-bc4f9514e597"]}],"mendeley":{"formattedCitation":"(Kang, 2013)","plainTextFormattedCitation":"(Kang, 2013)","previouslyFormattedCitation":"(Kang, 2013)"},"properties":{"noteIndex":0},"schema":"https://github.com/citation-style-language/schema/raw/master/csl-citation.json"}</w:instrText>
      </w:r>
      <w:r w:rsidR="00570364">
        <w:rPr>
          <w:rFonts w:ascii="Times New Roman" w:hAnsi="Times New Roman" w:cs="Times New Roman"/>
          <w:sz w:val="24"/>
          <w:szCs w:val="24"/>
          <w:lang w:val="es-ES_tradnl"/>
        </w:rPr>
        <w:fldChar w:fldCharType="separate"/>
      </w:r>
      <w:r w:rsidR="00570364" w:rsidRPr="00570364">
        <w:rPr>
          <w:rFonts w:ascii="Times New Roman" w:hAnsi="Times New Roman" w:cs="Times New Roman"/>
          <w:noProof/>
          <w:sz w:val="24"/>
          <w:szCs w:val="24"/>
          <w:lang w:val="es-ES_tradnl"/>
        </w:rPr>
        <w:t>(Kang, 2013)</w:t>
      </w:r>
      <w:r w:rsidR="00570364">
        <w:rPr>
          <w:rFonts w:ascii="Times New Roman" w:hAnsi="Times New Roman" w:cs="Times New Roman"/>
          <w:sz w:val="24"/>
          <w:szCs w:val="24"/>
          <w:lang w:val="es-ES_tradnl"/>
        </w:rPr>
        <w:fldChar w:fldCharType="end"/>
      </w:r>
      <w:r w:rsidR="00570364">
        <w:rPr>
          <w:rFonts w:ascii="Times New Roman" w:hAnsi="Times New Roman" w:cs="Times New Roman"/>
          <w:sz w:val="24"/>
          <w:szCs w:val="24"/>
          <w:lang w:val="es-ES_tradnl"/>
        </w:rPr>
        <w:t>.</w:t>
      </w:r>
    </w:p>
    <w:p w14:paraId="57AD9F30" w14:textId="3B9113AD" w:rsidR="00392D1A" w:rsidRDefault="002B091C" w:rsidP="001715C9">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Sin embargo, antes de proceder con el tratamiento de los datos faltantes es </w:t>
      </w:r>
      <w:r w:rsidR="003607A5">
        <w:rPr>
          <w:rFonts w:ascii="Times New Roman" w:hAnsi="Times New Roman" w:cs="Times New Roman"/>
          <w:sz w:val="24"/>
          <w:szCs w:val="24"/>
          <w:lang w:val="es-ES_tradnl"/>
        </w:rPr>
        <w:t xml:space="preserve">imprescindible </w:t>
      </w:r>
      <w:r>
        <w:rPr>
          <w:rFonts w:ascii="Times New Roman" w:hAnsi="Times New Roman" w:cs="Times New Roman"/>
          <w:sz w:val="24"/>
          <w:szCs w:val="24"/>
          <w:lang w:val="es-ES_tradnl"/>
        </w:rPr>
        <w:t>identificar</w:t>
      </w:r>
      <w:r w:rsidR="001715C9">
        <w:rPr>
          <w:rFonts w:ascii="Times New Roman" w:hAnsi="Times New Roman" w:cs="Times New Roman"/>
          <w:sz w:val="24"/>
          <w:szCs w:val="24"/>
          <w:lang w:val="es-ES_tradnl"/>
        </w:rPr>
        <w:t xml:space="preserve"> </w:t>
      </w:r>
      <w:r w:rsidR="003607A5">
        <w:rPr>
          <w:rFonts w:ascii="Times New Roman" w:hAnsi="Times New Roman" w:cs="Times New Roman"/>
          <w:sz w:val="24"/>
          <w:szCs w:val="24"/>
          <w:lang w:val="es-ES_tradnl"/>
        </w:rPr>
        <w:t xml:space="preserve">la causa </w:t>
      </w:r>
      <w:r w:rsidR="001715C9">
        <w:rPr>
          <w:rFonts w:ascii="Times New Roman" w:hAnsi="Times New Roman" w:cs="Times New Roman"/>
          <w:sz w:val="24"/>
          <w:szCs w:val="24"/>
          <w:lang w:val="es-ES_tradnl"/>
        </w:rPr>
        <w:t xml:space="preserve">detrás de estos. </w:t>
      </w:r>
      <w:r w:rsidR="00581790">
        <w:rPr>
          <w:rFonts w:ascii="Times New Roman" w:hAnsi="Times New Roman" w:cs="Times New Roman"/>
          <w:sz w:val="24"/>
          <w:szCs w:val="24"/>
          <w:lang w:val="es-ES_tradnl"/>
        </w:rPr>
        <w:t>Así</w:t>
      </w:r>
      <w:r w:rsidR="001715C9">
        <w:rPr>
          <w:rFonts w:ascii="Times New Roman" w:hAnsi="Times New Roman" w:cs="Times New Roman"/>
          <w:sz w:val="24"/>
          <w:szCs w:val="24"/>
          <w:lang w:val="es-ES_tradnl"/>
        </w:rPr>
        <w:t xml:space="preserve">, </w:t>
      </w:r>
      <w:r w:rsidR="009D1F6B">
        <w:rPr>
          <w:rFonts w:ascii="Times New Roman" w:hAnsi="Times New Roman" w:cs="Times New Roman"/>
          <w:sz w:val="24"/>
          <w:szCs w:val="24"/>
          <w:lang w:val="es-ES_tradnl"/>
        </w:rPr>
        <w:t>se pueden diferenciar entre</w:t>
      </w:r>
      <w:r w:rsidR="001715C9">
        <w:rPr>
          <w:rFonts w:ascii="Times New Roman" w:hAnsi="Times New Roman" w:cs="Times New Roman"/>
          <w:sz w:val="24"/>
          <w:szCs w:val="24"/>
          <w:lang w:val="es-ES_tradnl"/>
        </w:rPr>
        <w:t xml:space="preserve"> tres </w:t>
      </w:r>
      <w:r w:rsidR="009D1F6B">
        <w:rPr>
          <w:rFonts w:ascii="Times New Roman" w:hAnsi="Times New Roman" w:cs="Times New Roman"/>
          <w:sz w:val="24"/>
          <w:szCs w:val="24"/>
          <w:lang w:val="es-ES_tradnl"/>
        </w:rPr>
        <w:t xml:space="preserve">tipos </w:t>
      </w:r>
      <w:r w:rsidR="00602D3A">
        <w:rPr>
          <w:rFonts w:ascii="Times New Roman" w:hAnsi="Times New Roman" w:cs="Times New Roman"/>
          <w:sz w:val="24"/>
          <w:szCs w:val="24"/>
          <w:lang w:val="es-ES_tradnl"/>
        </w:rPr>
        <w:fldChar w:fldCharType="begin" w:fldLock="1"/>
      </w:r>
      <w:r w:rsidR="00BA59F8">
        <w:rPr>
          <w:rFonts w:ascii="Times New Roman" w:hAnsi="Times New Roman" w:cs="Times New Roman"/>
          <w:sz w:val="24"/>
          <w:szCs w:val="24"/>
          <w:lang w:val="es-ES_tradnl"/>
        </w:rPr>
        <w:instrText>ADDIN CSL_CITATION {"citationItems":[{"id":"ITEM-1","itemData":{"URL":"https://towardsdatascience.com/how-to-handle-missing-data-8646b18db0d4","accessed":{"date-parts":[["2022","1","17"]]},"author":[{"dropping-particle":"","family":"Swalin","given":"Alvira","non-dropping-particle":"","parse-names":false,"suffix":""}],"id":"ITEM-1","issued":{"date-parts":[["2018","1","31"]]},"title":"How to Handle Missing Data. “The idea of imputation is both… | by Alvira Swalin | Towards Data Science","type":"webpage"},"uris":["http://www.mendeley.com/documents/?uuid=2ac85385-612c-3319-ad67-d525afefaebd"]}],"mendeley":{"formattedCitation":"(Swalin, 2018)","plainTextFormattedCitation":"(Swalin, 2018)","previouslyFormattedCitation":"(Swalin, 2018)"},"properties":{"noteIndex":0},"schema":"https://github.com/citation-style-language/schema/raw/master/csl-citation.json"}</w:instrText>
      </w:r>
      <w:r w:rsidR="00602D3A">
        <w:rPr>
          <w:rFonts w:ascii="Times New Roman" w:hAnsi="Times New Roman" w:cs="Times New Roman"/>
          <w:sz w:val="24"/>
          <w:szCs w:val="24"/>
          <w:lang w:val="es-ES_tradnl"/>
        </w:rPr>
        <w:fldChar w:fldCharType="separate"/>
      </w:r>
      <w:r w:rsidR="00602D3A" w:rsidRPr="00602D3A">
        <w:rPr>
          <w:rFonts w:ascii="Times New Roman" w:hAnsi="Times New Roman" w:cs="Times New Roman"/>
          <w:noProof/>
          <w:sz w:val="24"/>
          <w:szCs w:val="24"/>
          <w:lang w:val="es-ES_tradnl"/>
        </w:rPr>
        <w:t>(Swalin, 2018)</w:t>
      </w:r>
      <w:r w:rsidR="00602D3A">
        <w:rPr>
          <w:rFonts w:ascii="Times New Roman" w:hAnsi="Times New Roman" w:cs="Times New Roman"/>
          <w:sz w:val="24"/>
          <w:szCs w:val="24"/>
          <w:lang w:val="es-ES_tradnl"/>
        </w:rPr>
        <w:fldChar w:fldCharType="end"/>
      </w:r>
      <w:r w:rsidR="001715C9">
        <w:rPr>
          <w:rFonts w:ascii="Times New Roman" w:hAnsi="Times New Roman" w:cs="Times New Roman"/>
          <w:sz w:val="24"/>
          <w:szCs w:val="24"/>
          <w:lang w:val="es-ES_tradnl"/>
        </w:rPr>
        <w:t>:</w:t>
      </w:r>
    </w:p>
    <w:p w14:paraId="468DA2A1" w14:textId="47F22DEF" w:rsidR="001715C9" w:rsidRDefault="009D1F6B" w:rsidP="00EA7835">
      <w:pPr>
        <w:pStyle w:val="Prrafodelista"/>
        <w:numPr>
          <w:ilvl w:val="0"/>
          <w:numId w:val="46"/>
        </w:numPr>
        <w:spacing w:after="180" w:line="360" w:lineRule="auto"/>
        <w:ind w:left="927"/>
        <w:jc w:val="both"/>
        <w:rPr>
          <w:rFonts w:ascii="Times New Roman" w:hAnsi="Times New Roman" w:cs="Times New Roman"/>
          <w:sz w:val="24"/>
          <w:szCs w:val="24"/>
          <w:lang w:val="es-ES_tradnl"/>
        </w:rPr>
      </w:pPr>
      <w:r w:rsidRPr="007A00F4">
        <w:rPr>
          <w:rFonts w:ascii="Times New Roman" w:hAnsi="Times New Roman" w:cs="Times New Roman"/>
          <w:b/>
          <w:bCs/>
          <w:sz w:val="24"/>
          <w:szCs w:val="24"/>
          <w:lang w:val="es-ES_tradnl"/>
        </w:rPr>
        <w:t>MCAR (</w:t>
      </w:r>
      <w:r w:rsidRPr="007A00F4">
        <w:rPr>
          <w:rFonts w:ascii="Times New Roman" w:hAnsi="Times New Roman" w:cs="Times New Roman"/>
          <w:b/>
          <w:bCs/>
          <w:i/>
          <w:iCs/>
          <w:sz w:val="24"/>
          <w:szCs w:val="24"/>
          <w:lang w:val="es-ES_tradnl"/>
        </w:rPr>
        <w:t>missing completely at random</w:t>
      </w:r>
      <w:r w:rsidRPr="007A00F4">
        <w:rPr>
          <w:rFonts w:ascii="Times New Roman" w:hAnsi="Times New Roman" w:cs="Times New Roman"/>
          <w:b/>
          <w:bCs/>
          <w:sz w:val="24"/>
          <w:szCs w:val="24"/>
          <w:lang w:val="es-ES_tradnl"/>
        </w:rPr>
        <w:t>)</w:t>
      </w:r>
      <w:r>
        <w:rPr>
          <w:rFonts w:ascii="Times New Roman" w:hAnsi="Times New Roman" w:cs="Times New Roman"/>
          <w:sz w:val="24"/>
          <w:szCs w:val="24"/>
          <w:lang w:val="es-ES_tradnl"/>
        </w:rPr>
        <w:t xml:space="preserve">: </w:t>
      </w:r>
      <w:r w:rsidR="00B6052F">
        <w:rPr>
          <w:rFonts w:ascii="Times New Roman" w:hAnsi="Times New Roman" w:cs="Times New Roman"/>
          <w:sz w:val="24"/>
          <w:szCs w:val="24"/>
          <w:lang w:val="es-ES_tradnl"/>
        </w:rPr>
        <w:t>se produce</w:t>
      </w:r>
      <w:r w:rsidR="00881BDA">
        <w:rPr>
          <w:rFonts w:ascii="Times New Roman" w:hAnsi="Times New Roman" w:cs="Times New Roman"/>
          <w:sz w:val="24"/>
          <w:szCs w:val="24"/>
          <w:lang w:val="es-ES_tradnl"/>
        </w:rPr>
        <w:t>n</w:t>
      </w:r>
      <w:r w:rsidR="00B6052F">
        <w:rPr>
          <w:rFonts w:ascii="Times New Roman" w:hAnsi="Times New Roman" w:cs="Times New Roman"/>
          <w:sz w:val="24"/>
          <w:szCs w:val="24"/>
          <w:lang w:val="es-ES_tradnl"/>
        </w:rPr>
        <w:t xml:space="preserve"> </w:t>
      </w:r>
      <w:r w:rsidR="00062020">
        <w:rPr>
          <w:rFonts w:ascii="Times New Roman" w:hAnsi="Times New Roman" w:cs="Times New Roman"/>
          <w:sz w:val="24"/>
          <w:szCs w:val="24"/>
          <w:lang w:val="es-ES_tradnl"/>
        </w:rPr>
        <w:t xml:space="preserve">cuando </w:t>
      </w:r>
      <w:r w:rsidR="00D80AC2">
        <w:rPr>
          <w:rFonts w:ascii="Times New Roman" w:hAnsi="Times New Roman" w:cs="Times New Roman"/>
          <w:sz w:val="24"/>
          <w:szCs w:val="24"/>
          <w:lang w:val="es-ES_tradnl"/>
        </w:rPr>
        <w:t xml:space="preserve">el valor de un dato faltante </w:t>
      </w:r>
      <w:r w:rsidR="00602D3A">
        <w:rPr>
          <w:rFonts w:ascii="Times New Roman" w:hAnsi="Times New Roman" w:cs="Times New Roman"/>
          <w:sz w:val="24"/>
          <w:szCs w:val="24"/>
          <w:lang w:val="es-ES_tradnl"/>
        </w:rPr>
        <w:t xml:space="preserve">no </w:t>
      </w:r>
      <w:r w:rsidR="00D80AC2">
        <w:rPr>
          <w:rFonts w:ascii="Times New Roman" w:hAnsi="Times New Roman" w:cs="Times New Roman"/>
          <w:sz w:val="24"/>
          <w:szCs w:val="24"/>
          <w:lang w:val="es-ES_tradnl"/>
        </w:rPr>
        <w:t xml:space="preserve">está relacionado con </w:t>
      </w:r>
      <w:r w:rsidR="00602D3A">
        <w:rPr>
          <w:rFonts w:ascii="Times New Roman" w:hAnsi="Times New Roman" w:cs="Times New Roman"/>
          <w:sz w:val="24"/>
          <w:szCs w:val="24"/>
          <w:lang w:val="es-ES_tradnl"/>
        </w:rPr>
        <w:t xml:space="preserve">su valor hipotético y con los valores de </w:t>
      </w:r>
      <w:r w:rsidR="00062020">
        <w:rPr>
          <w:rFonts w:ascii="Times New Roman" w:hAnsi="Times New Roman" w:cs="Times New Roman"/>
          <w:sz w:val="24"/>
          <w:szCs w:val="24"/>
          <w:lang w:val="es-ES_tradnl"/>
        </w:rPr>
        <w:t xml:space="preserve">las </w:t>
      </w:r>
      <w:r w:rsidR="00602D3A">
        <w:rPr>
          <w:rFonts w:ascii="Times New Roman" w:hAnsi="Times New Roman" w:cs="Times New Roman"/>
          <w:sz w:val="24"/>
          <w:szCs w:val="24"/>
          <w:lang w:val="es-ES_tradnl"/>
        </w:rPr>
        <w:t xml:space="preserve">variables del </w:t>
      </w:r>
      <w:r w:rsidR="000F17CC" w:rsidRPr="000F17CC">
        <w:rPr>
          <w:rFonts w:ascii="Times New Roman" w:hAnsi="Times New Roman" w:cs="Times New Roman"/>
          <w:i/>
          <w:iCs/>
          <w:sz w:val="24"/>
          <w:szCs w:val="24"/>
          <w:lang w:val="es-ES_tradnl"/>
        </w:rPr>
        <w:t>dataset</w:t>
      </w:r>
      <w:r w:rsidR="00602D3A">
        <w:rPr>
          <w:rFonts w:ascii="Times New Roman" w:hAnsi="Times New Roman" w:cs="Times New Roman"/>
          <w:sz w:val="24"/>
          <w:szCs w:val="24"/>
          <w:lang w:val="es-ES_tradnl"/>
        </w:rPr>
        <w:t>.</w:t>
      </w:r>
    </w:p>
    <w:p w14:paraId="35954998" w14:textId="0FCA89CE" w:rsidR="00EF4DC7" w:rsidRDefault="00EF4DC7" w:rsidP="00EA7835">
      <w:pPr>
        <w:pStyle w:val="Prrafodelista"/>
        <w:numPr>
          <w:ilvl w:val="0"/>
          <w:numId w:val="46"/>
        </w:numPr>
        <w:spacing w:after="180" w:line="360" w:lineRule="auto"/>
        <w:ind w:left="927"/>
        <w:jc w:val="both"/>
        <w:rPr>
          <w:rFonts w:ascii="Times New Roman" w:hAnsi="Times New Roman" w:cs="Times New Roman"/>
          <w:sz w:val="24"/>
          <w:szCs w:val="24"/>
          <w:lang w:val="es-ES_tradnl"/>
        </w:rPr>
      </w:pPr>
      <w:r w:rsidRPr="007A00F4">
        <w:rPr>
          <w:rFonts w:ascii="Times New Roman" w:hAnsi="Times New Roman" w:cs="Times New Roman"/>
          <w:b/>
          <w:bCs/>
          <w:sz w:val="24"/>
          <w:szCs w:val="24"/>
          <w:lang w:val="es-ES_tradnl"/>
        </w:rPr>
        <w:t>MAR (</w:t>
      </w:r>
      <w:r w:rsidRPr="007A00F4">
        <w:rPr>
          <w:rFonts w:ascii="Times New Roman" w:hAnsi="Times New Roman" w:cs="Times New Roman"/>
          <w:b/>
          <w:bCs/>
          <w:i/>
          <w:iCs/>
          <w:sz w:val="24"/>
          <w:szCs w:val="24"/>
          <w:lang w:val="es-ES_tradnl"/>
        </w:rPr>
        <w:t>missing at random</w:t>
      </w:r>
      <w:r w:rsidRPr="007A00F4">
        <w:rPr>
          <w:rFonts w:ascii="Times New Roman" w:hAnsi="Times New Roman" w:cs="Times New Roman"/>
          <w:b/>
          <w:bCs/>
          <w:sz w:val="24"/>
          <w:szCs w:val="24"/>
          <w:lang w:val="es-ES_tradnl"/>
        </w:rPr>
        <w:t>)</w:t>
      </w:r>
      <w:r>
        <w:rPr>
          <w:rFonts w:ascii="Times New Roman" w:hAnsi="Times New Roman" w:cs="Times New Roman"/>
          <w:sz w:val="24"/>
          <w:szCs w:val="24"/>
          <w:lang w:val="es-ES_tradnl"/>
        </w:rPr>
        <w:t>:</w:t>
      </w:r>
      <w:r w:rsidR="0055253F">
        <w:rPr>
          <w:rFonts w:ascii="Times New Roman" w:hAnsi="Times New Roman" w:cs="Times New Roman"/>
          <w:sz w:val="24"/>
          <w:szCs w:val="24"/>
          <w:lang w:val="es-ES_tradnl"/>
        </w:rPr>
        <w:t xml:space="preserve"> </w:t>
      </w:r>
      <w:r w:rsidR="003607A5">
        <w:rPr>
          <w:rFonts w:ascii="Times New Roman" w:hAnsi="Times New Roman" w:cs="Times New Roman"/>
          <w:sz w:val="24"/>
          <w:szCs w:val="24"/>
          <w:lang w:val="es-ES_tradnl"/>
        </w:rPr>
        <w:t xml:space="preserve">suceden </w:t>
      </w:r>
      <w:r w:rsidR="00B6052F">
        <w:rPr>
          <w:rFonts w:ascii="Times New Roman" w:hAnsi="Times New Roman" w:cs="Times New Roman"/>
          <w:sz w:val="24"/>
          <w:szCs w:val="24"/>
          <w:lang w:val="es-ES_tradnl"/>
        </w:rPr>
        <w:t xml:space="preserve">cuando </w:t>
      </w:r>
      <w:r w:rsidR="00062020">
        <w:rPr>
          <w:rFonts w:ascii="Times New Roman" w:hAnsi="Times New Roman" w:cs="Times New Roman"/>
          <w:sz w:val="24"/>
          <w:szCs w:val="24"/>
          <w:lang w:val="es-ES_tradnl"/>
        </w:rPr>
        <w:t xml:space="preserve">la </w:t>
      </w:r>
      <w:r w:rsidR="00602D3A">
        <w:rPr>
          <w:rFonts w:ascii="Times New Roman" w:hAnsi="Times New Roman" w:cs="Times New Roman"/>
          <w:sz w:val="24"/>
          <w:szCs w:val="24"/>
          <w:lang w:val="es-ES_tradnl"/>
        </w:rPr>
        <w:t>ausencia de</w:t>
      </w:r>
      <w:r w:rsidR="00D80AC2">
        <w:rPr>
          <w:rFonts w:ascii="Times New Roman" w:hAnsi="Times New Roman" w:cs="Times New Roman"/>
          <w:sz w:val="24"/>
          <w:szCs w:val="24"/>
          <w:lang w:val="es-ES_tradnl"/>
        </w:rPr>
        <w:t xml:space="preserve">l dato depende de </w:t>
      </w:r>
      <w:r w:rsidR="00FE35A9">
        <w:rPr>
          <w:rFonts w:ascii="Times New Roman" w:hAnsi="Times New Roman" w:cs="Times New Roman"/>
          <w:sz w:val="24"/>
          <w:szCs w:val="24"/>
          <w:lang w:val="es-ES_tradnl"/>
        </w:rPr>
        <w:t xml:space="preserve">otras variables </w:t>
      </w:r>
      <w:r w:rsidR="00602D3A">
        <w:rPr>
          <w:rFonts w:ascii="Times New Roman" w:hAnsi="Times New Roman" w:cs="Times New Roman"/>
          <w:sz w:val="24"/>
          <w:szCs w:val="24"/>
          <w:lang w:val="es-ES_tradnl"/>
        </w:rPr>
        <w:t>observadas</w:t>
      </w:r>
      <w:r w:rsidR="00FE35A9">
        <w:rPr>
          <w:rFonts w:ascii="Times New Roman" w:hAnsi="Times New Roman" w:cs="Times New Roman"/>
          <w:sz w:val="24"/>
          <w:szCs w:val="24"/>
          <w:lang w:val="es-ES_tradnl"/>
        </w:rPr>
        <w:t xml:space="preserve"> </w:t>
      </w:r>
      <w:r w:rsidR="00FC10B0">
        <w:rPr>
          <w:rFonts w:ascii="Times New Roman" w:hAnsi="Times New Roman" w:cs="Times New Roman"/>
          <w:sz w:val="24"/>
          <w:szCs w:val="24"/>
          <w:lang w:val="es-ES_tradnl"/>
        </w:rPr>
        <w:t xml:space="preserve">en el mismo </w:t>
      </w:r>
      <w:r w:rsidR="000F17CC" w:rsidRPr="000F17CC">
        <w:rPr>
          <w:rFonts w:ascii="Times New Roman" w:hAnsi="Times New Roman" w:cs="Times New Roman"/>
          <w:i/>
          <w:iCs/>
          <w:sz w:val="24"/>
          <w:szCs w:val="24"/>
          <w:lang w:val="es-ES_tradnl"/>
        </w:rPr>
        <w:t>dataset</w:t>
      </w:r>
      <w:r w:rsidR="00FE35A9">
        <w:rPr>
          <w:rFonts w:ascii="Times New Roman" w:hAnsi="Times New Roman" w:cs="Times New Roman"/>
          <w:sz w:val="24"/>
          <w:szCs w:val="24"/>
          <w:lang w:val="es-ES_tradnl"/>
        </w:rPr>
        <w:t>.</w:t>
      </w:r>
    </w:p>
    <w:p w14:paraId="4FB9ADD8" w14:textId="264E8DE2" w:rsidR="00FE35A9" w:rsidRDefault="00FE35A9" w:rsidP="00EA7835">
      <w:pPr>
        <w:pStyle w:val="Prrafodelista"/>
        <w:numPr>
          <w:ilvl w:val="0"/>
          <w:numId w:val="46"/>
        </w:numPr>
        <w:spacing w:after="180" w:line="360" w:lineRule="auto"/>
        <w:ind w:left="927"/>
        <w:jc w:val="both"/>
        <w:rPr>
          <w:rFonts w:ascii="Times New Roman" w:hAnsi="Times New Roman" w:cs="Times New Roman"/>
          <w:sz w:val="24"/>
          <w:szCs w:val="24"/>
          <w:lang w:val="es-ES_tradnl"/>
        </w:rPr>
      </w:pPr>
      <w:r w:rsidRPr="007A00F4">
        <w:rPr>
          <w:rFonts w:ascii="Times New Roman" w:hAnsi="Times New Roman" w:cs="Times New Roman"/>
          <w:b/>
          <w:bCs/>
          <w:sz w:val="24"/>
          <w:szCs w:val="24"/>
          <w:lang w:val="es-ES_tradnl"/>
        </w:rPr>
        <w:t>MNAR (</w:t>
      </w:r>
      <w:r w:rsidRPr="007A00F4">
        <w:rPr>
          <w:rFonts w:ascii="Times New Roman" w:hAnsi="Times New Roman" w:cs="Times New Roman"/>
          <w:b/>
          <w:bCs/>
          <w:i/>
          <w:iCs/>
          <w:sz w:val="24"/>
          <w:szCs w:val="24"/>
          <w:lang w:val="es-ES_tradnl"/>
        </w:rPr>
        <w:t>missing not at random</w:t>
      </w:r>
      <w:r w:rsidRPr="007A00F4">
        <w:rPr>
          <w:rFonts w:ascii="Times New Roman" w:hAnsi="Times New Roman" w:cs="Times New Roman"/>
          <w:b/>
          <w:bCs/>
          <w:sz w:val="24"/>
          <w:szCs w:val="24"/>
          <w:lang w:val="es-ES_tradnl"/>
        </w:rPr>
        <w:t>)</w:t>
      </w:r>
      <w:r>
        <w:rPr>
          <w:rFonts w:ascii="Times New Roman" w:hAnsi="Times New Roman" w:cs="Times New Roman"/>
          <w:sz w:val="24"/>
          <w:szCs w:val="24"/>
          <w:lang w:val="es-ES_tradnl"/>
        </w:rPr>
        <w:t xml:space="preserve">: </w:t>
      </w:r>
      <w:r w:rsidR="00FC10B0">
        <w:rPr>
          <w:rFonts w:ascii="Times New Roman" w:hAnsi="Times New Roman" w:cs="Times New Roman"/>
          <w:sz w:val="24"/>
          <w:szCs w:val="24"/>
          <w:lang w:val="es-ES_tradnl"/>
        </w:rPr>
        <w:t xml:space="preserve">se producen </w:t>
      </w:r>
      <w:r w:rsidR="00D80AC2">
        <w:rPr>
          <w:rFonts w:ascii="Times New Roman" w:hAnsi="Times New Roman" w:cs="Times New Roman"/>
          <w:sz w:val="24"/>
          <w:szCs w:val="24"/>
          <w:lang w:val="es-ES_tradnl"/>
        </w:rPr>
        <w:t xml:space="preserve">cuando </w:t>
      </w:r>
      <w:r w:rsidR="00186A70">
        <w:rPr>
          <w:rFonts w:ascii="Times New Roman" w:hAnsi="Times New Roman" w:cs="Times New Roman"/>
          <w:sz w:val="24"/>
          <w:szCs w:val="24"/>
          <w:lang w:val="es-ES_tradnl"/>
        </w:rPr>
        <w:t xml:space="preserve">el </w:t>
      </w:r>
      <w:r w:rsidR="00B6052F">
        <w:rPr>
          <w:rFonts w:ascii="Times New Roman" w:hAnsi="Times New Roman" w:cs="Times New Roman"/>
          <w:sz w:val="24"/>
          <w:szCs w:val="24"/>
          <w:lang w:val="es-ES_tradnl"/>
        </w:rPr>
        <w:t xml:space="preserve">dato </w:t>
      </w:r>
      <w:r w:rsidR="00186A70">
        <w:rPr>
          <w:rFonts w:ascii="Times New Roman" w:hAnsi="Times New Roman" w:cs="Times New Roman"/>
          <w:sz w:val="24"/>
          <w:szCs w:val="24"/>
          <w:lang w:val="es-ES_tradnl"/>
        </w:rPr>
        <w:t xml:space="preserve">faltante </w:t>
      </w:r>
      <w:r w:rsidR="00B6052F">
        <w:rPr>
          <w:rFonts w:ascii="Times New Roman" w:hAnsi="Times New Roman" w:cs="Times New Roman"/>
          <w:sz w:val="24"/>
          <w:szCs w:val="24"/>
          <w:lang w:val="es-ES_tradnl"/>
        </w:rPr>
        <w:t xml:space="preserve">sigue </w:t>
      </w:r>
      <w:r w:rsidR="00BC5D01">
        <w:rPr>
          <w:rFonts w:ascii="Times New Roman" w:hAnsi="Times New Roman" w:cs="Times New Roman"/>
          <w:sz w:val="24"/>
          <w:szCs w:val="24"/>
          <w:lang w:val="es-ES_tradnl"/>
        </w:rPr>
        <w:t>una tendencia, es decir existe</w:t>
      </w:r>
      <w:r w:rsidR="00B6052F">
        <w:rPr>
          <w:rFonts w:ascii="Times New Roman" w:hAnsi="Times New Roman" w:cs="Times New Roman"/>
          <w:sz w:val="24"/>
          <w:szCs w:val="24"/>
          <w:lang w:val="es-ES_tradnl"/>
        </w:rPr>
        <w:t xml:space="preserve">n </w:t>
      </w:r>
      <w:r w:rsidR="00BC5D01">
        <w:rPr>
          <w:rFonts w:ascii="Times New Roman" w:hAnsi="Times New Roman" w:cs="Times New Roman"/>
          <w:sz w:val="24"/>
          <w:szCs w:val="24"/>
          <w:lang w:val="es-ES_tradnl"/>
        </w:rPr>
        <w:t>razones para</w:t>
      </w:r>
      <w:r w:rsidR="00B6052F">
        <w:rPr>
          <w:rFonts w:ascii="Times New Roman" w:hAnsi="Times New Roman" w:cs="Times New Roman"/>
          <w:sz w:val="24"/>
          <w:szCs w:val="24"/>
          <w:lang w:val="es-ES_tradnl"/>
        </w:rPr>
        <w:t xml:space="preserve"> que el dato falte</w:t>
      </w:r>
      <w:r w:rsidR="00BC5D01">
        <w:rPr>
          <w:rFonts w:ascii="Times New Roman" w:hAnsi="Times New Roman" w:cs="Times New Roman"/>
          <w:sz w:val="24"/>
          <w:szCs w:val="24"/>
          <w:lang w:val="es-ES_tradnl"/>
        </w:rPr>
        <w:t>.</w:t>
      </w:r>
    </w:p>
    <w:p w14:paraId="56B7CC31" w14:textId="1667425E" w:rsidR="00F464AA" w:rsidRDefault="001C2608" w:rsidP="00F464AA">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Teniendo en cuenta </w:t>
      </w:r>
      <w:r w:rsidR="00923B2E">
        <w:rPr>
          <w:rFonts w:ascii="Times New Roman" w:hAnsi="Times New Roman" w:cs="Times New Roman"/>
          <w:sz w:val="24"/>
          <w:szCs w:val="24"/>
          <w:lang w:val="es-ES_tradnl"/>
        </w:rPr>
        <w:t xml:space="preserve">dichos </w:t>
      </w:r>
      <w:r w:rsidR="00581790">
        <w:rPr>
          <w:rFonts w:ascii="Times New Roman" w:hAnsi="Times New Roman" w:cs="Times New Roman"/>
          <w:sz w:val="24"/>
          <w:szCs w:val="24"/>
          <w:lang w:val="es-ES_tradnl"/>
        </w:rPr>
        <w:t>tipos</w:t>
      </w:r>
      <w:r w:rsidR="0042405C">
        <w:rPr>
          <w:rFonts w:ascii="Times New Roman" w:hAnsi="Times New Roman" w:cs="Times New Roman"/>
          <w:sz w:val="24"/>
          <w:szCs w:val="24"/>
          <w:lang w:val="es-ES_tradnl"/>
        </w:rPr>
        <w:t xml:space="preserve">, </w:t>
      </w:r>
      <w:r w:rsidR="006C0E76">
        <w:rPr>
          <w:rFonts w:ascii="Times New Roman" w:hAnsi="Times New Roman" w:cs="Times New Roman"/>
          <w:sz w:val="24"/>
          <w:szCs w:val="24"/>
          <w:lang w:val="es-ES_tradnl"/>
        </w:rPr>
        <w:t xml:space="preserve">el mecanismo que siguen </w:t>
      </w:r>
      <w:r w:rsidR="0042405C">
        <w:rPr>
          <w:rFonts w:ascii="Times New Roman" w:hAnsi="Times New Roman" w:cs="Times New Roman"/>
          <w:sz w:val="24"/>
          <w:szCs w:val="24"/>
          <w:lang w:val="es-ES_tradnl"/>
        </w:rPr>
        <w:t xml:space="preserve">los datos faltantes </w:t>
      </w:r>
      <w:r w:rsidR="00EE56A0">
        <w:rPr>
          <w:rFonts w:ascii="Times New Roman" w:hAnsi="Times New Roman" w:cs="Times New Roman"/>
          <w:sz w:val="24"/>
          <w:szCs w:val="24"/>
          <w:lang w:val="es-ES_tradnl"/>
        </w:rPr>
        <w:t>de</w:t>
      </w:r>
      <w:r w:rsidR="003E0720">
        <w:rPr>
          <w:rFonts w:ascii="Times New Roman" w:hAnsi="Times New Roman" w:cs="Times New Roman"/>
          <w:sz w:val="24"/>
          <w:szCs w:val="24"/>
          <w:lang w:val="es-ES_tradnl"/>
        </w:rPr>
        <w:t xml:space="preserve">l presente </w:t>
      </w:r>
      <w:r w:rsidR="0042405C">
        <w:rPr>
          <w:rFonts w:ascii="Times New Roman" w:hAnsi="Times New Roman" w:cs="Times New Roman"/>
          <w:sz w:val="24"/>
          <w:szCs w:val="24"/>
          <w:lang w:val="es-ES_tradnl"/>
        </w:rPr>
        <w:t xml:space="preserve">estudio </w:t>
      </w:r>
      <w:r w:rsidR="006C0E76">
        <w:rPr>
          <w:rFonts w:ascii="Times New Roman" w:hAnsi="Times New Roman" w:cs="Times New Roman"/>
          <w:sz w:val="24"/>
          <w:szCs w:val="24"/>
          <w:lang w:val="es-ES_tradnl"/>
        </w:rPr>
        <w:t xml:space="preserve">es el </w:t>
      </w:r>
      <w:r w:rsidR="0042405C" w:rsidRPr="007A3111">
        <w:rPr>
          <w:rFonts w:ascii="Times New Roman" w:hAnsi="Times New Roman" w:cs="Times New Roman"/>
          <w:b/>
          <w:bCs/>
          <w:sz w:val="24"/>
          <w:szCs w:val="24"/>
          <w:lang w:val="es-ES_tradnl"/>
        </w:rPr>
        <w:t>MAR</w:t>
      </w:r>
      <w:r>
        <w:rPr>
          <w:rFonts w:ascii="Times New Roman" w:hAnsi="Times New Roman" w:cs="Times New Roman"/>
          <w:sz w:val="24"/>
          <w:szCs w:val="24"/>
          <w:lang w:val="es-ES_tradnl"/>
        </w:rPr>
        <w:t xml:space="preserve">. Esto se debe a </w:t>
      </w:r>
      <w:r w:rsidR="0042405C">
        <w:rPr>
          <w:rFonts w:ascii="Times New Roman" w:hAnsi="Times New Roman" w:cs="Times New Roman"/>
          <w:sz w:val="24"/>
          <w:szCs w:val="24"/>
          <w:lang w:val="es-ES_tradnl"/>
        </w:rPr>
        <w:t xml:space="preserve">que </w:t>
      </w:r>
      <w:r>
        <w:rPr>
          <w:rFonts w:ascii="Times New Roman" w:hAnsi="Times New Roman" w:cs="Times New Roman"/>
          <w:sz w:val="24"/>
          <w:szCs w:val="24"/>
          <w:lang w:val="es-ES_tradnl"/>
        </w:rPr>
        <w:t xml:space="preserve">el dato </w:t>
      </w:r>
      <w:r w:rsidR="00D655E2">
        <w:rPr>
          <w:rFonts w:ascii="Times New Roman" w:hAnsi="Times New Roman" w:cs="Times New Roman"/>
          <w:sz w:val="24"/>
          <w:szCs w:val="24"/>
          <w:lang w:val="es-ES_tradnl"/>
        </w:rPr>
        <w:t xml:space="preserve">que falta </w:t>
      </w:r>
      <w:r>
        <w:rPr>
          <w:rFonts w:ascii="Times New Roman" w:hAnsi="Times New Roman" w:cs="Times New Roman"/>
          <w:sz w:val="24"/>
          <w:szCs w:val="24"/>
          <w:lang w:val="es-ES_tradnl"/>
        </w:rPr>
        <w:t xml:space="preserve">en </w:t>
      </w:r>
      <w:r w:rsidR="0042405C">
        <w:rPr>
          <w:rFonts w:ascii="Times New Roman" w:hAnsi="Times New Roman" w:cs="Times New Roman"/>
          <w:sz w:val="24"/>
          <w:szCs w:val="24"/>
          <w:lang w:val="es-ES_tradnl"/>
        </w:rPr>
        <w:t xml:space="preserve">una partida contable está </w:t>
      </w:r>
      <w:r>
        <w:rPr>
          <w:rFonts w:ascii="Times New Roman" w:hAnsi="Times New Roman" w:cs="Times New Roman"/>
          <w:sz w:val="24"/>
          <w:szCs w:val="24"/>
          <w:lang w:val="es-ES_tradnl"/>
        </w:rPr>
        <w:t xml:space="preserve">intrínsicamente </w:t>
      </w:r>
      <w:r w:rsidR="0042405C">
        <w:rPr>
          <w:rFonts w:ascii="Times New Roman" w:hAnsi="Times New Roman" w:cs="Times New Roman"/>
          <w:sz w:val="24"/>
          <w:szCs w:val="24"/>
          <w:lang w:val="es-ES_tradnl"/>
        </w:rPr>
        <w:t>relacionad</w:t>
      </w:r>
      <w:r>
        <w:rPr>
          <w:rFonts w:ascii="Times New Roman" w:hAnsi="Times New Roman" w:cs="Times New Roman"/>
          <w:sz w:val="24"/>
          <w:szCs w:val="24"/>
          <w:lang w:val="es-ES_tradnl"/>
        </w:rPr>
        <w:t xml:space="preserve">o </w:t>
      </w:r>
      <w:r w:rsidR="0042405C">
        <w:rPr>
          <w:rFonts w:ascii="Times New Roman" w:hAnsi="Times New Roman" w:cs="Times New Roman"/>
          <w:sz w:val="24"/>
          <w:szCs w:val="24"/>
          <w:lang w:val="es-ES_tradnl"/>
        </w:rPr>
        <w:t xml:space="preserve">con </w:t>
      </w:r>
      <w:r>
        <w:rPr>
          <w:rFonts w:ascii="Times New Roman" w:hAnsi="Times New Roman" w:cs="Times New Roman"/>
          <w:sz w:val="24"/>
          <w:szCs w:val="24"/>
          <w:lang w:val="es-ES_tradnl"/>
        </w:rPr>
        <w:t xml:space="preserve">otras </w:t>
      </w:r>
      <w:r w:rsidR="00D655E2">
        <w:rPr>
          <w:rFonts w:ascii="Times New Roman" w:hAnsi="Times New Roman" w:cs="Times New Roman"/>
          <w:sz w:val="24"/>
          <w:szCs w:val="24"/>
          <w:lang w:val="es-ES_tradnl"/>
        </w:rPr>
        <w:t xml:space="preserve">partidas </w:t>
      </w:r>
      <w:r w:rsidR="006C0E76">
        <w:rPr>
          <w:rFonts w:ascii="Times New Roman" w:hAnsi="Times New Roman" w:cs="Times New Roman"/>
          <w:sz w:val="24"/>
          <w:szCs w:val="24"/>
          <w:lang w:val="es-ES_tradnl"/>
        </w:rPr>
        <w:t xml:space="preserve">del </w:t>
      </w:r>
      <w:r w:rsidR="000F17CC" w:rsidRPr="000F17CC">
        <w:rPr>
          <w:rFonts w:ascii="Times New Roman" w:hAnsi="Times New Roman" w:cs="Times New Roman"/>
          <w:i/>
          <w:iCs/>
          <w:sz w:val="24"/>
          <w:szCs w:val="24"/>
          <w:lang w:val="es-ES_tradnl"/>
        </w:rPr>
        <w:t>dataset</w:t>
      </w:r>
      <w:r w:rsidR="0042405C">
        <w:rPr>
          <w:rFonts w:ascii="Times New Roman" w:hAnsi="Times New Roman" w:cs="Times New Roman"/>
          <w:sz w:val="24"/>
          <w:szCs w:val="24"/>
          <w:lang w:val="es-ES_tradnl"/>
        </w:rPr>
        <w:t xml:space="preserve">. </w:t>
      </w:r>
      <w:r w:rsidR="006C0E76">
        <w:rPr>
          <w:rFonts w:ascii="Times New Roman" w:hAnsi="Times New Roman" w:cs="Times New Roman"/>
          <w:sz w:val="24"/>
          <w:szCs w:val="24"/>
          <w:lang w:val="es-ES_tradnl"/>
        </w:rPr>
        <w:t xml:space="preserve">Un ejemplo de </w:t>
      </w:r>
      <w:r>
        <w:rPr>
          <w:rFonts w:ascii="Times New Roman" w:hAnsi="Times New Roman" w:cs="Times New Roman"/>
          <w:sz w:val="24"/>
          <w:szCs w:val="24"/>
          <w:lang w:val="es-ES_tradnl"/>
        </w:rPr>
        <w:t>ello</w:t>
      </w:r>
      <w:r w:rsidR="00D655E2">
        <w:rPr>
          <w:rFonts w:ascii="Times New Roman" w:hAnsi="Times New Roman" w:cs="Times New Roman"/>
          <w:sz w:val="24"/>
          <w:szCs w:val="24"/>
          <w:lang w:val="es-ES_tradnl"/>
        </w:rPr>
        <w:t xml:space="preserve"> </w:t>
      </w:r>
      <w:r w:rsidR="006C0E76">
        <w:rPr>
          <w:rFonts w:ascii="Times New Roman" w:hAnsi="Times New Roman" w:cs="Times New Roman"/>
          <w:sz w:val="24"/>
          <w:szCs w:val="24"/>
          <w:lang w:val="es-ES_tradnl"/>
        </w:rPr>
        <w:t>es que</w:t>
      </w:r>
      <w:r w:rsidR="00D655E2">
        <w:rPr>
          <w:rFonts w:ascii="Times New Roman" w:hAnsi="Times New Roman" w:cs="Times New Roman"/>
          <w:sz w:val="24"/>
          <w:szCs w:val="24"/>
          <w:lang w:val="es-ES_tradnl"/>
        </w:rPr>
        <w:t>,</w:t>
      </w:r>
      <w:r w:rsidR="006C0E76">
        <w:rPr>
          <w:rFonts w:ascii="Times New Roman" w:hAnsi="Times New Roman" w:cs="Times New Roman"/>
          <w:sz w:val="24"/>
          <w:szCs w:val="24"/>
          <w:lang w:val="es-ES_tradnl"/>
        </w:rPr>
        <w:t xml:space="preserve"> </w:t>
      </w:r>
      <w:r w:rsidR="0042405C">
        <w:rPr>
          <w:rFonts w:ascii="Times New Roman" w:hAnsi="Times New Roman" w:cs="Times New Roman"/>
          <w:sz w:val="24"/>
          <w:szCs w:val="24"/>
          <w:lang w:val="es-ES_tradnl"/>
        </w:rPr>
        <w:t xml:space="preserve">en la muestra existen empresas </w:t>
      </w:r>
      <w:r w:rsidR="001C0D53">
        <w:rPr>
          <w:rFonts w:ascii="Times New Roman" w:hAnsi="Times New Roman" w:cs="Times New Roman"/>
          <w:sz w:val="24"/>
          <w:szCs w:val="24"/>
          <w:lang w:val="es-ES_tradnl"/>
        </w:rPr>
        <w:t xml:space="preserve">cuyo activo total </w:t>
      </w:r>
      <w:r w:rsidR="006C0E76">
        <w:rPr>
          <w:rFonts w:ascii="Times New Roman" w:hAnsi="Times New Roman" w:cs="Times New Roman"/>
          <w:sz w:val="24"/>
          <w:szCs w:val="24"/>
          <w:lang w:val="es-ES_tradnl"/>
        </w:rPr>
        <w:t>está</w:t>
      </w:r>
      <w:r w:rsidR="001C0D53">
        <w:rPr>
          <w:rFonts w:ascii="Times New Roman" w:hAnsi="Times New Roman" w:cs="Times New Roman"/>
          <w:sz w:val="24"/>
          <w:szCs w:val="24"/>
          <w:lang w:val="es-ES_tradnl"/>
        </w:rPr>
        <w:t xml:space="preserve"> formado íntegramente por el activo no corriente</w:t>
      </w:r>
      <w:r w:rsidR="00923B2E">
        <w:rPr>
          <w:rFonts w:ascii="Times New Roman" w:hAnsi="Times New Roman" w:cs="Times New Roman"/>
          <w:sz w:val="24"/>
          <w:szCs w:val="24"/>
          <w:lang w:val="es-ES_tradnl"/>
        </w:rPr>
        <w:t>. Esto supone</w:t>
      </w:r>
      <w:r w:rsidR="006C0E76">
        <w:rPr>
          <w:rFonts w:ascii="Times New Roman" w:hAnsi="Times New Roman" w:cs="Times New Roman"/>
          <w:sz w:val="24"/>
          <w:szCs w:val="24"/>
          <w:lang w:val="es-ES_tradnl"/>
        </w:rPr>
        <w:t xml:space="preserve"> </w:t>
      </w:r>
      <w:r w:rsidR="001C0D53">
        <w:rPr>
          <w:rFonts w:ascii="Times New Roman" w:hAnsi="Times New Roman" w:cs="Times New Roman"/>
          <w:sz w:val="24"/>
          <w:szCs w:val="24"/>
          <w:lang w:val="es-ES_tradnl"/>
        </w:rPr>
        <w:t xml:space="preserve">que </w:t>
      </w:r>
      <w:r w:rsidR="006C0E76">
        <w:rPr>
          <w:rFonts w:ascii="Times New Roman" w:hAnsi="Times New Roman" w:cs="Times New Roman"/>
          <w:sz w:val="24"/>
          <w:szCs w:val="24"/>
          <w:lang w:val="es-ES_tradnl"/>
        </w:rPr>
        <w:t xml:space="preserve">su </w:t>
      </w:r>
      <w:r w:rsidR="001C0D53">
        <w:rPr>
          <w:rFonts w:ascii="Times New Roman" w:hAnsi="Times New Roman" w:cs="Times New Roman"/>
          <w:sz w:val="24"/>
          <w:szCs w:val="24"/>
          <w:lang w:val="es-ES_tradnl"/>
        </w:rPr>
        <w:t xml:space="preserve">activo corriente sea nulo y por </w:t>
      </w:r>
      <w:r w:rsidR="00D655E2">
        <w:rPr>
          <w:rFonts w:ascii="Times New Roman" w:hAnsi="Times New Roman" w:cs="Times New Roman"/>
          <w:sz w:val="24"/>
          <w:szCs w:val="24"/>
          <w:lang w:val="es-ES_tradnl"/>
        </w:rPr>
        <w:t xml:space="preserve">consiguiente </w:t>
      </w:r>
      <w:r w:rsidR="006C0E76">
        <w:rPr>
          <w:rFonts w:ascii="Times New Roman" w:hAnsi="Times New Roman" w:cs="Times New Roman"/>
          <w:sz w:val="24"/>
          <w:szCs w:val="24"/>
          <w:lang w:val="es-ES_tradnl"/>
        </w:rPr>
        <w:t xml:space="preserve">se produzca la </w:t>
      </w:r>
      <w:r>
        <w:rPr>
          <w:rFonts w:ascii="Times New Roman" w:hAnsi="Times New Roman" w:cs="Times New Roman"/>
          <w:sz w:val="24"/>
          <w:szCs w:val="24"/>
          <w:lang w:val="es-ES_tradnl"/>
        </w:rPr>
        <w:t>ausencia de datos</w:t>
      </w:r>
      <w:r w:rsidR="006C0E76">
        <w:rPr>
          <w:rFonts w:ascii="Times New Roman" w:hAnsi="Times New Roman" w:cs="Times New Roman"/>
          <w:sz w:val="24"/>
          <w:szCs w:val="24"/>
          <w:lang w:val="es-ES_tradnl"/>
        </w:rPr>
        <w:t xml:space="preserve"> en </w:t>
      </w:r>
      <w:r w:rsidR="00C11AF6">
        <w:rPr>
          <w:rFonts w:ascii="Times New Roman" w:hAnsi="Times New Roman" w:cs="Times New Roman"/>
          <w:sz w:val="24"/>
          <w:szCs w:val="24"/>
          <w:lang w:val="es-ES_tradnl"/>
        </w:rPr>
        <w:t xml:space="preserve">todas las </w:t>
      </w:r>
      <w:r w:rsidR="006C0E76">
        <w:rPr>
          <w:rFonts w:ascii="Times New Roman" w:hAnsi="Times New Roman" w:cs="Times New Roman"/>
          <w:sz w:val="24"/>
          <w:szCs w:val="24"/>
          <w:lang w:val="es-ES_tradnl"/>
        </w:rPr>
        <w:t>partidas de este último</w:t>
      </w:r>
      <w:r w:rsidR="001C0D53">
        <w:rPr>
          <w:rFonts w:ascii="Times New Roman" w:hAnsi="Times New Roman" w:cs="Times New Roman"/>
          <w:sz w:val="24"/>
          <w:szCs w:val="24"/>
          <w:lang w:val="es-ES_tradnl"/>
        </w:rPr>
        <w:t>.</w:t>
      </w:r>
    </w:p>
    <w:p w14:paraId="7B8F0732" w14:textId="7DBC4BB8" w:rsidR="005856E0" w:rsidRDefault="007A3111" w:rsidP="00F464AA">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Una vez </w:t>
      </w:r>
      <w:r w:rsidR="00CD1D69">
        <w:rPr>
          <w:rFonts w:ascii="Times New Roman" w:hAnsi="Times New Roman" w:cs="Times New Roman"/>
          <w:sz w:val="24"/>
          <w:szCs w:val="24"/>
          <w:lang w:val="es-ES_tradnl"/>
        </w:rPr>
        <w:t xml:space="preserve">aclarada la causa </w:t>
      </w:r>
      <w:r>
        <w:rPr>
          <w:rFonts w:ascii="Times New Roman" w:hAnsi="Times New Roman" w:cs="Times New Roman"/>
          <w:sz w:val="24"/>
          <w:szCs w:val="24"/>
          <w:lang w:val="es-ES_tradnl"/>
        </w:rPr>
        <w:t xml:space="preserve">detrás de los </w:t>
      </w:r>
      <w:r w:rsidR="00A8469A">
        <w:rPr>
          <w:rFonts w:ascii="Times New Roman" w:hAnsi="Times New Roman" w:cs="Times New Roman"/>
          <w:sz w:val="24"/>
          <w:szCs w:val="24"/>
          <w:lang w:val="es-ES_tradnl"/>
        </w:rPr>
        <w:t>datos faltantes</w:t>
      </w:r>
      <w:r>
        <w:rPr>
          <w:rFonts w:ascii="Times New Roman" w:hAnsi="Times New Roman" w:cs="Times New Roman"/>
          <w:sz w:val="24"/>
          <w:szCs w:val="24"/>
          <w:lang w:val="es-ES_tradnl"/>
        </w:rPr>
        <w:t>,</w:t>
      </w:r>
      <w:r w:rsidR="00A8469A">
        <w:rPr>
          <w:rFonts w:ascii="Times New Roman" w:hAnsi="Times New Roman" w:cs="Times New Roman"/>
          <w:sz w:val="24"/>
          <w:szCs w:val="24"/>
          <w:lang w:val="es-ES_tradnl"/>
        </w:rPr>
        <w:t xml:space="preserve"> se procede con el tratamiento de estos. </w:t>
      </w:r>
      <w:r w:rsidR="00C11AF6">
        <w:rPr>
          <w:rFonts w:ascii="Times New Roman" w:hAnsi="Times New Roman" w:cs="Times New Roman"/>
          <w:sz w:val="24"/>
          <w:szCs w:val="24"/>
          <w:lang w:val="es-ES_tradnl"/>
        </w:rPr>
        <w:t>Así</w:t>
      </w:r>
      <w:r w:rsidR="00A8469A">
        <w:rPr>
          <w:rFonts w:ascii="Times New Roman" w:hAnsi="Times New Roman" w:cs="Times New Roman"/>
          <w:sz w:val="24"/>
          <w:szCs w:val="24"/>
          <w:lang w:val="es-ES_tradnl"/>
        </w:rPr>
        <w:t xml:space="preserve">, </w:t>
      </w:r>
      <w:r w:rsidR="00DF2DE9">
        <w:rPr>
          <w:rFonts w:ascii="Times New Roman" w:hAnsi="Times New Roman" w:cs="Times New Roman"/>
          <w:sz w:val="24"/>
          <w:szCs w:val="24"/>
          <w:lang w:val="es-ES_tradnl"/>
        </w:rPr>
        <w:t>los</w:t>
      </w:r>
      <w:r w:rsidR="00A8469A">
        <w:rPr>
          <w:rFonts w:ascii="Times New Roman" w:hAnsi="Times New Roman" w:cs="Times New Roman"/>
          <w:sz w:val="24"/>
          <w:szCs w:val="24"/>
          <w:lang w:val="es-ES_tradnl"/>
        </w:rPr>
        <w:t xml:space="preserve"> dos </w:t>
      </w:r>
      <w:r w:rsidR="00DF2DE9">
        <w:rPr>
          <w:rFonts w:ascii="Times New Roman" w:hAnsi="Times New Roman" w:cs="Times New Roman"/>
          <w:sz w:val="24"/>
          <w:szCs w:val="24"/>
          <w:lang w:val="es-ES_tradnl"/>
        </w:rPr>
        <w:t xml:space="preserve">métodos </w:t>
      </w:r>
      <w:r w:rsidR="00CD1D69">
        <w:rPr>
          <w:rFonts w:ascii="Times New Roman" w:hAnsi="Times New Roman" w:cs="Times New Roman"/>
          <w:sz w:val="24"/>
          <w:szCs w:val="24"/>
          <w:lang w:val="es-ES_tradnl"/>
        </w:rPr>
        <w:t xml:space="preserve">más utilizados para </w:t>
      </w:r>
      <w:r>
        <w:rPr>
          <w:rFonts w:ascii="Times New Roman" w:hAnsi="Times New Roman" w:cs="Times New Roman"/>
          <w:sz w:val="24"/>
          <w:szCs w:val="24"/>
          <w:lang w:val="es-ES_tradnl"/>
        </w:rPr>
        <w:t xml:space="preserve">su tratamiento </w:t>
      </w:r>
      <w:r w:rsidR="00A8469A">
        <w:rPr>
          <w:rFonts w:ascii="Times New Roman" w:hAnsi="Times New Roman" w:cs="Times New Roman"/>
          <w:sz w:val="24"/>
          <w:szCs w:val="24"/>
          <w:lang w:val="es-ES_tradnl"/>
        </w:rPr>
        <w:t xml:space="preserve">son: </w:t>
      </w:r>
      <w:r w:rsidR="00724BBB">
        <w:rPr>
          <w:rFonts w:ascii="Times New Roman" w:hAnsi="Times New Roman" w:cs="Times New Roman"/>
          <w:sz w:val="24"/>
          <w:szCs w:val="24"/>
          <w:lang w:val="es-ES_tradnl"/>
        </w:rPr>
        <w:t xml:space="preserve">la </w:t>
      </w:r>
      <w:r w:rsidR="00724BBB" w:rsidRPr="0091664C">
        <w:rPr>
          <w:rFonts w:ascii="Times New Roman" w:hAnsi="Times New Roman" w:cs="Times New Roman"/>
          <w:b/>
          <w:bCs/>
          <w:sz w:val="24"/>
          <w:szCs w:val="24"/>
          <w:lang w:val="es-ES_tradnl"/>
        </w:rPr>
        <w:t>eliminación</w:t>
      </w:r>
      <w:r w:rsidR="00724BBB">
        <w:rPr>
          <w:rFonts w:ascii="Times New Roman" w:hAnsi="Times New Roman" w:cs="Times New Roman"/>
          <w:sz w:val="24"/>
          <w:szCs w:val="24"/>
          <w:lang w:val="es-ES_tradnl"/>
        </w:rPr>
        <w:t xml:space="preserve"> o </w:t>
      </w:r>
      <w:r w:rsidR="00724BBB" w:rsidRPr="0091664C">
        <w:rPr>
          <w:rFonts w:ascii="Times New Roman" w:hAnsi="Times New Roman" w:cs="Times New Roman"/>
          <w:b/>
          <w:bCs/>
          <w:sz w:val="24"/>
          <w:szCs w:val="24"/>
          <w:lang w:val="es-ES_tradnl"/>
        </w:rPr>
        <w:t>imputación</w:t>
      </w:r>
      <w:r w:rsidR="00724BBB">
        <w:rPr>
          <w:rFonts w:ascii="Times New Roman" w:hAnsi="Times New Roman" w:cs="Times New Roman"/>
          <w:sz w:val="24"/>
          <w:szCs w:val="24"/>
          <w:lang w:val="es-ES_tradnl"/>
        </w:rPr>
        <w:t xml:space="preserve">. </w:t>
      </w:r>
      <w:r w:rsidR="00DF2DE9">
        <w:rPr>
          <w:rFonts w:ascii="Times New Roman" w:hAnsi="Times New Roman" w:cs="Times New Roman"/>
          <w:sz w:val="24"/>
          <w:szCs w:val="24"/>
          <w:lang w:val="es-ES_tradnl"/>
        </w:rPr>
        <w:t>El</w:t>
      </w:r>
      <w:r w:rsidR="00724BBB">
        <w:rPr>
          <w:rFonts w:ascii="Times New Roman" w:hAnsi="Times New Roman" w:cs="Times New Roman"/>
          <w:sz w:val="24"/>
          <w:szCs w:val="24"/>
          <w:lang w:val="es-ES_tradnl"/>
        </w:rPr>
        <w:t xml:space="preserve"> </w:t>
      </w:r>
      <w:r w:rsidR="00DF2DE9">
        <w:rPr>
          <w:rFonts w:ascii="Times New Roman" w:hAnsi="Times New Roman" w:cs="Times New Roman"/>
          <w:sz w:val="24"/>
          <w:szCs w:val="24"/>
          <w:lang w:val="es-ES_tradnl"/>
        </w:rPr>
        <w:t xml:space="preserve">primero </w:t>
      </w:r>
      <w:r w:rsidR="00C11AF6">
        <w:rPr>
          <w:rFonts w:ascii="Times New Roman" w:hAnsi="Times New Roman" w:cs="Times New Roman"/>
          <w:sz w:val="24"/>
          <w:szCs w:val="24"/>
          <w:lang w:val="es-ES_tradnl"/>
        </w:rPr>
        <w:t xml:space="preserve">de ellos </w:t>
      </w:r>
      <w:r w:rsidR="00F304C5">
        <w:rPr>
          <w:rFonts w:ascii="Times New Roman" w:hAnsi="Times New Roman" w:cs="Times New Roman"/>
          <w:sz w:val="24"/>
          <w:szCs w:val="24"/>
          <w:lang w:val="es-ES_tradnl"/>
        </w:rPr>
        <w:t xml:space="preserve">es </w:t>
      </w:r>
      <w:r w:rsidR="00DF2DE9">
        <w:rPr>
          <w:rFonts w:ascii="Times New Roman" w:hAnsi="Times New Roman" w:cs="Times New Roman"/>
          <w:sz w:val="24"/>
          <w:szCs w:val="24"/>
          <w:lang w:val="es-ES_tradnl"/>
        </w:rPr>
        <w:t xml:space="preserve">el </w:t>
      </w:r>
      <w:r w:rsidR="00F304C5">
        <w:rPr>
          <w:rFonts w:ascii="Times New Roman" w:hAnsi="Times New Roman" w:cs="Times New Roman"/>
          <w:sz w:val="24"/>
          <w:szCs w:val="24"/>
          <w:lang w:val="es-ES_tradnl"/>
        </w:rPr>
        <w:t>más sencill</w:t>
      </w:r>
      <w:r w:rsidR="00DF2DE9">
        <w:rPr>
          <w:rFonts w:ascii="Times New Roman" w:hAnsi="Times New Roman" w:cs="Times New Roman"/>
          <w:sz w:val="24"/>
          <w:szCs w:val="24"/>
          <w:lang w:val="es-ES_tradnl"/>
        </w:rPr>
        <w:t>o</w:t>
      </w:r>
      <w:r w:rsidR="00F304C5">
        <w:rPr>
          <w:rFonts w:ascii="Times New Roman" w:hAnsi="Times New Roman" w:cs="Times New Roman"/>
          <w:sz w:val="24"/>
          <w:szCs w:val="24"/>
          <w:lang w:val="es-ES_tradnl"/>
        </w:rPr>
        <w:t xml:space="preserve"> de implementar</w:t>
      </w:r>
      <w:r w:rsidR="00CD1D69">
        <w:rPr>
          <w:rFonts w:ascii="Times New Roman" w:hAnsi="Times New Roman" w:cs="Times New Roman"/>
          <w:sz w:val="24"/>
          <w:szCs w:val="24"/>
          <w:lang w:val="es-ES_tradnl"/>
        </w:rPr>
        <w:t>. Además,</w:t>
      </w:r>
      <w:r w:rsidR="00F304C5">
        <w:rPr>
          <w:rFonts w:ascii="Times New Roman" w:hAnsi="Times New Roman" w:cs="Times New Roman"/>
          <w:sz w:val="24"/>
          <w:szCs w:val="24"/>
          <w:lang w:val="es-ES_tradnl"/>
        </w:rPr>
        <w:t xml:space="preserve"> </w:t>
      </w:r>
      <w:r w:rsidR="00724BBB">
        <w:rPr>
          <w:rFonts w:ascii="Times New Roman" w:hAnsi="Times New Roman" w:cs="Times New Roman"/>
          <w:sz w:val="24"/>
          <w:szCs w:val="24"/>
          <w:lang w:val="es-ES_tradnl"/>
        </w:rPr>
        <w:t xml:space="preserve">como su </w:t>
      </w:r>
      <w:r w:rsidR="00C11AF6">
        <w:rPr>
          <w:rFonts w:ascii="Times New Roman" w:hAnsi="Times New Roman" w:cs="Times New Roman"/>
          <w:sz w:val="24"/>
          <w:szCs w:val="24"/>
          <w:lang w:val="es-ES_tradnl"/>
        </w:rPr>
        <w:t xml:space="preserve">propio </w:t>
      </w:r>
      <w:r w:rsidR="00724BBB">
        <w:rPr>
          <w:rFonts w:ascii="Times New Roman" w:hAnsi="Times New Roman" w:cs="Times New Roman"/>
          <w:sz w:val="24"/>
          <w:szCs w:val="24"/>
          <w:lang w:val="es-ES_tradnl"/>
        </w:rPr>
        <w:t xml:space="preserve">nombre indica, consiste en </w:t>
      </w:r>
      <w:r w:rsidR="00C11AF6">
        <w:rPr>
          <w:rFonts w:ascii="Times New Roman" w:hAnsi="Times New Roman" w:cs="Times New Roman"/>
          <w:sz w:val="24"/>
          <w:szCs w:val="24"/>
          <w:lang w:val="es-ES_tradnl"/>
        </w:rPr>
        <w:t xml:space="preserve">la eliminación de distintas </w:t>
      </w:r>
      <w:r w:rsidR="00724BBB">
        <w:rPr>
          <w:rFonts w:ascii="Times New Roman" w:hAnsi="Times New Roman" w:cs="Times New Roman"/>
          <w:sz w:val="24"/>
          <w:szCs w:val="24"/>
          <w:lang w:val="es-ES_tradnl"/>
        </w:rPr>
        <w:t xml:space="preserve">muestras del </w:t>
      </w:r>
      <w:r w:rsidR="000F17CC" w:rsidRPr="000F17CC">
        <w:rPr>
          <w:rFonts w:ascii="Times New Roman" w:hAnsi="Times New Roman" w:cs="Times New Roman"/>
          <w:i/>
          <w:iCs/>
          <w:sz w:val="24"/>
          <w:szCs w:val="24"/>
          <w:lang w:val="es-ES_tradnl"/>
        </w:rPr>
        <w:t>dataset</w:t>
      </w:r>
      <w:r w:rsidR="005856E0">
        <w:rPr>
          <w:rFonts w:ascii="Times New Roman" w:hAnsi="Times New Roman" w:cs="Times New Roman"/>
          <w:sz w:val="24"/>
          <w:szCs w:val="24"/>
          <w:lang w:val="es-ES_tradnl"/>
        </w:rPr>
        <w:t xml:space="preserve">. </w:t>
      </w:r>
      <w:r w:rsidR="00724BBB">
        <w:rPr>
          <w:rFonts w:ascii="Times New Roman" w:hAnsi="Times New Roman" w:cs="Times New Roman"/>
          <w:sz w:val="24"/>
          <w:szCs w:val="24"/>
          <w:lang w:val="es-ES_tradnl"/>
        </w:rPr>
        <w:t xml:space="preserve">Sin embargo, </w:t>
      </w:r>
      <w:r w:rsidR="00CD1D69">
        <w:rPr>
          <w:rFonts w:ascii="Times New Roman" w:hAnsi="Times New Roman" w:cs="Times New Roman"/>
          <w:sz w:val="24"/>
          <w:szCs w:val="24"/>
          <w:lang w:val="es-ES_tradnl"/>
        </w:rPr>
        <w:t>dicho</w:t>
      </w:r>
      <w:r>
        <w:rPr>
          <w:rFonts w:ascii="Times New Roman" w:hAnsi="Times New Roman" w:cs="Times New Roman"/>
          <w:sz w:val="24"/>
          <w:szCs w:val="24"/>
          <w:lang w:val="es-ES_tradnl"/>
        </w:rPr>
        <w:t xml:space="preserve"> </w:t>
      </w:r>
      <w:r w:rsidR="00DF2DE9">
        <w:rPr>
          <w:rFonts w:ascii="Times New Roman" w:hAnsi="Times New Roman" w:cs="Times New Roman"/>
          <w:sz w:val="24"/>
          <w:szCs w:val="24"/>
          <w:lang w:val="es-ES_tradnl"/>
        </w:rPr>
        <w:t>método</w:t>
      </w:r>
      <w:r w:rsidR="00BA59F8">
        <w:rPr>
          <w:rFonts w:ascii="Times New Roman" w:hAnsi="Times New Roman" w:cs="Times New Roman"/>
          <w:sz w:val="24"/>
          <w:szCs w:val="24"/>
          <w:lang w:val="es-ES_tradnl"/>
        </w:rPr>
        <w:t xml:space="preserve"> </w:t>
      </w:r>
      <w:r w:rsidR="005856E0">
        <w:rPr>
          <w:rFonts w:ascii="Times New Roman" w:hAnsi="Times New Roman" w:cs="Times New Roman"/>
          <w:sz w:val="24"/>
          <w:szCs w:val="24"/>
          <w:lang w:val="es-ES_tradnl"/>
        </w:rPr>
        <w:t>no debe llevarse a cabo cuando los datos faltantes sean del tipo MNAR</w:t>
      </w:r>
      <w:r w:rsidR="00F91667">
        <w:rPr>
          <w:rFonts w:ascii="Times New Roman" w:hAnsi="Times New Roman" w:cs="Times New Roman"/>
          <w:sz w:val="24"/>
          <w:szCs w:val="24"/>
          <w:lang w:val="es-ES_tradnl"/>
        </w:rPr>
        <w:t xml:space="preserve"> debido a </w:t>
      </w:r>
      <w:r w:rsidR="00BA59F8">
        <w:rPr>
          <w:rFonts w:ascii="Times New Roman" w:hAnsi="Times New Roman" w:cs="Times New Roman"/>
          <w:sz w:val="24"/>
          <w:szCs w:val="24"/>
          <w:lang w:val="es-ES_tradnl"/>
        </w:rPr>
        <w:t xml:space="preserve">la posibilidad de </w:t>
      </w:r>
      <w:r w:rsidR="00DF2DE9">
        <w:rPr>
          <w:rFonts w:ascii="Times New Roman" w:hAnsi="Times New Roman" w:cs="Times New Roman"/>
          <w:sz w:val="24"/>
          <w:szCs w:val="24"/>
          <w:lang w:val="es-ES_tradnl"/>
        </w:rPr>
        <w:t>introducir</w:t>
      </w:r>
      <w:r w:rsidR="00BA59F8">
        <w:rPr>
          <w:rFonts w:ascii="Times New Roman" w:hAnsi="Times New Roman" w:cs="Times New Roman"/>
          <w:sz w:val="24"/>
          <w:szCs w:val="24"/>
          <w:lang w:val="es-ES_tradnl"/>
        </w:rPr>
        <w:t xml:space="preserve"> </w:t>
      </w:r>
      <w:r w:rsidR="00F91667">
        <w:rPr>
          <w:rFonts w:ascii="Times New Roman" w:hAnsi="Times New Roman" w:cs="Times New Roman"/>
          <w:sz w:val="24"/>
          <w:szCs w:val="24"/>
          <w:lang w:val="es-ES_tradnl"/>
        </w:rPr>
        <w:t>sesgo en el modelo</w:t>
      </w:r>
      <w:r w:rsidR="00BA59F8">
        <w:rPr>
          <w:rFonts w:ascii="Times New Roman" w:hAnsi="Times New Roman" w:cs="Times New Roman"/>
          <w:sz w:val="24"/>
          <w:szCs w:val="24"/>
          <w:lang w:val="es-ES_tradnl"/>
        </w:rPr>
        <w:t xml:space="preserve"> </w:t>
      </w:r>
      <w:r w:rsidR="00BA59F8">
        <w:rPr>
          <w:rFonts w:ascii="Times New Roman" w:hAnsi="Times New Roman" w:cs="Times New Roman"/>
          <w:sz w:val="24"/>
          <w:szCs w:val="24"/>
          <w:lang w:val="es-ES_tradnl"/>
        </w:rPr>
        <w:fldChar w:fldCharType="begin" w:fldLock="1"/>
      </w:r>
      <w:r w:rsidR="00B97936">
        <w:rPr>
          <w:rFonts w:ascii="Times New Roman" w:hAnsi="Times New Roman" w:cs="Times New Roman"/>
          <w:sz w:val="24"/>
          <w:szCs w:val="24"/>
          <w:lang w:val="es-ES_tradnl"/>
        </w:rPr>
        <w:instrText>ADDIN CSL_CITATION {"citationItems":[{"id":"ITEM-1","itemData":{"URL":"https://towardsdatascience.com/how-to-handle-missing-data-8646b18db0d4","accessed":{"date-parts":[["2022","1","17"]]},"author":[{"dropping-particle":"","family":"Swalin","given":"Alvira","non-dropping-particle":"","parse-names":false,"suffix":""}],"id":"ITEM-1","issued":{"date-parts":[["2018","1","31"]]},"title":"How to Handle Missing Data. “The idea of imputation is both… | by Alvira Swalin | Towards Data Science","type":"webpage"},"uris":["http://www.mendeley.com/documents/?uuid=2ac85385-612c-3319-ad67-d525afefaebd"]}],"mendeley":{"formattedCitation":"(Swalin, 2018)","plainTextFormattedCitation":"(Swalin, 2018)","previouslyFormattedCitation":"(Swalin, 2018)"},"properties":{"noteIndex":0},"schema":"https://github.com/citation-style-language/schema/raw/master/csl-citation.json"}</w:instrText>
      </w:r>
      <w:r w:rsidR="00BA59F8">
        <w:rPr>
          <w:rFonts w:ascii="Times New Roman" w:hAnsi="Times New Roman" w:cs="Times New Roman"/>
          <w:sz w:val="24"/>
          <w:szCs w:val="24"/>
          <w:lang w:val="es-ES_tradnl"/>
        </w:rPr>
        <w:fldChar w:fldCharType="separate"/>
      </w:r>
      <w:r w:rsidR="00BA59F8" w:rsidRPr="00BA59F8">
        <w:rPr>
          <w:rFonts w:ascii="Times New Roman" w:hAnsi="Times New Roman" w:cs="Times New Roman"/>
          <w:noProof/>
          <w:sz w:val="24"/>
          <w:szCs w:val="24"/>
          <w:lang w:val="es-ES_tradnl"/>
        </w:rPr>
        <w:t>(Swalin, 2018)</w:t>
      </w:r>
      <w:r w:rsidR="00BA59F8">
        <w:rPr>
          <w:rFonts w:ascii="Times New Roman" w:hAnsi="Times New Roman" w:cs="Times New Roman"/>
          <w:sz w:val="24"/>
          <w:szCs w:val="24"/>
          <w:lang w:val="es-ES_tradnl"/>
        </w:rPr>
        <w:fldChar w:fldCharType="end"/>
      </w:r>
      <w:r w:rsidR="00F91667">
        <w:rPr>
          <w:rFonts w:ascii="Times New Roman" w:hAnsi="Times New Roman" w:cs="Times New Roman"/>
          <w:sz w:val="24"/>
          <w:szCs w:val="24"/>
          <w:lang w:val="es-ES_tradnl"/>
        </w:rPr>
        <w:t>.</w:t>
      </w:r>
      <w:r w:rsidR="00BA59F8">
        <w:rPr>
          <w:rFonts w:ascii="Times New Roman" w:hAnsi="Times New Roman" w:cs="Times New Roman"/>
          <w:sz w:val="24"/>
          <w:szCs w:val="24"/>
          <w:lang w:val="es-ES_tradnl"/>
        </w:rPr>
        <w:t xml:space="preserve"> </w:t>
      </w:r>
      <w:r w:rsidR="007A00F4">
        <w:rPr>
          <w:rFonts w:ascii="Times New Roman" w:hAnsi="Times New Roman" w:cs="Times New Roman"/>
          <w:sz w:val="24"/>
          <w:szCs w:val="24"/>
          <w:lang w:val="es-ES_tradnl"/>
        </w:rPr>
        <w:t>Asimismo</w:t>
      </w:r>
      <w:r w:rsidR="00BA59F8">
        <w:rPr>
          <w:rFonts w:ascii="Times New Roman" w:hAnsi="Times New Roman" w:cs="Times New Roman"/>
          <w:sz w:val="24"/>
          <w:szCs w:val="24"/>
          <w:lang w:val="es-ES_tradnl"/>
        </w:rPr>
        <w:t xml:space="preserve">, </w:t>
      </w:r>
      <w:r w:rsidR="00B0176B">
        <w:rPr>
          <w:rFonts w:ascii="Times New Roman" w:hAnsi="Times New Roman" w:cs="Times New Roman"/>
          <w:sz w:val="24"/>
          <w:szCs w:val="24"/>
          <w:lang w:val="es-ES_tradnl"/>
        </w:rPr>
        <w:t>en</w:t>
      </w:r>
      <w:r w:rsidR="00BA59F8">
        <w:rPr>
          <w:rFonts w:ascii="Times New Roman" w:hAnsi="Times New Roman" w:cs="Times New Roman"/>
          <w:sz w:val="24"/>
          <w:szCs w:val="24"/>
          <w:lang w:val="es-ES_tradnl"/>
        </w:rPr>
        <w:t xml:space="preserve"> </w:t>
      </w:r>
      <w:r w:rsidR="00DF2DE9">
        <w:rPr>
          <w:rFonts w:ascii="Times New Roman" w:hAnsi="Times New Roman" w:cs="Times New Roman"/>
          <w:sz w:val="24"/>
          <w:szCs w:val="24"/>
          <w:lang w:val="es-ES_tradnl"/>
        </w:rPr>
        <w:t xml:space="preserve">este método </w:t>
      </w:r>
      <w:r w:rsidR="00BA59F8">
        <w:rPr>
          <w:rFonts w:ascii="Times New Roman" w:hAnsi="Times New Roman" w:cs="Times New Roman"/>
          <w:sz w:val="24"/>
          <w:szCs w:val="24"/>
          <w:lang w:val="es-ES_tradnl"/>
        </w:rPr>
        <w:t xml:space="preserve">es posible diferenciar entre </w:t>
      </w:r>
      <w:r w:rsidR="000A34E0">
        <w:rPr>
          <w:rFonts w:ascii="Times New Roman" w:hAnsi="Times New Roman" w:cs="Times New Roman"/>
          <w:sz w:val="24"/>
          <w:szCs w:val="24"/>
          <w:lang w:val="es-ES_tradnl"/>
        </w:rPr>
        <w:t>dos</w:t>
      </w:r>
      <w:r w:rsidR="00BA59F8">
        <w:rPr>
          <w:rFonts w:ascii="Times New Roman" w:hAnsi="Times New Roman" w:cs="Times New Roman"/>
          <w:sz w:val="24"/>
          <w:szCs w:val="24"/>
          <w:lang w:val="es-ES_tradnl"/>
        </w:rPr>
        <w:t xml:space="preserve"> tipos de eliminaciones</w:t>
      </w:r>
      <w:r w:rsidR="00C11AF6">
        <w:rPr>
          <w:rFonts w:ascii="Times New Roman" w:hAnsi="Times New Roman" w:cs="Times New Roman"/>
          <w:sz w:val="24"/>
          <w:szCs w:val="24"/>
          <w:lang w:val="es-ES_tradnl"/>
        </w:rPr>
        <w:t xml:space="preserve"> tradicionales</w:t>
      </w:r>
      <w:r w:rsidR="00BA59F8">
        <w:rPr>
          <w:rFonts w:ascii="Times New Roman" w:hAnsi="Times New Roman" w:cs="Times New Roman"/>
          <w:sz w:val="24"/>
          <w:szCs w:val="24"/>
          <w:lang w:val="es-ES_tradnl"/>
        </w:rPr>
        <w:t>:</w:t>
      </w:r>
    </w:p>
    <w:p w14:paraId="074F5CEF" w14:textId="3FCE4C9B" w:rsidR="00724BBB" w:rsidRDefault="005856E0" w:rsidP="00EA7835">
      <w:pPr>
        <w:pStyle w:val="Prrafodelista"/>
        <w:numPr>
          <w:ilvl w:val="0"/>
          <w:numId w:val="47"/>
        </w:numPr>
        <w:spacing w:after="180" w:line="360" w:lineRule="auto"/>
        <w:ind w:left="927"/>
        <w:jc w:val="both"/>
        <w:rPr>
          <w:rFonts w:ascii="Times New Roman" w:hAnsi="Times New Roman" w:cs="Times New Roman"/>
          <w:sz w:val="24"/>
          <w:szCs w:val="24"/>
          <w:lang w:val="es-ES_tradnl"/>
        </w:rPr>
      </w:pPr>
      <w:r w:rsidRPr="007A00F4">
        <w:rPr>
          <w:rFonts w:ascii="Times New Roman" w:hAnsi="Times New Roman" w:cs="Times New Roman"/>
          <w:b/>
          <w:bCs/>
          <w:sz w:val="24"/>
          <w:szCs w:val="24"/>
          <w:lang w:val="es-ES_tradnl"/>
        </w:rPr>
        <w:t>Análisis con datos completos (</w:t>
      </w:r>
      <w:r w:rsidRPr="007A00F4">
        <w:rPr>
          <w:rFonts w:ascii="Times New Roman" w:hAnsi="Times New Roman" w:cs="Times New Roman"/>
          <w:b/>
          <w:bCs/>
          <w:i/>
          <w:iCs/>
          <w:sz w:val="24"/>
          <w:szCs w:val="24"/>
          <w:lang w:val="es-ES_tradnl"/>
        </w:rPr>
        <w:t>listwise deletion</w:t>
      </w:r>
      <w:r w:rsidRPr="007A00F4">
        <w:rPr>
          <w:rFonts w:ascii="Times New Roman" w:hAnsi="Times New Roman" w:cs="Times New Roman"/>
          <w:b/>
          <w:bCs/>
          <w:sz w:val="24"/>
          <w:szCs w:val="24"/>
          <w:lang w:val="es-ES_tradnl"/>
        </w:rPr>
        <w:t>)</w:t>
      </w:r>
      <w:r>
        <w:rPr>
          <w:rFonts w:ascii="Times New Roman" w:hAnsi="Times New Roman" w:cs="Times New Roman"/>
          <w:sz w:val="24"/>
          <w:szCs w:val="24"/>
          <w:lang w:val="es-ES_tradnl"/>
        </w:rPr>
        <w:t xml:space="preserve">: </w:t>
      </w:r>
      <w:r w:rsidR="00B0176B">
        <w:rPr>
          <w:rFonts w:ascii="Times New Roman" w:hAnsi="Times New Roman" w:cs="Times New Roman"/>
          <w:sz w:val="24"/>
          <w:szCs w:val="24"/>
          <w:lang w:val="es-ES_tradnl"/>
        </w:rPr>
        <w:t xml:space="preserve">consiste en eliminar todas </w:t>
      </w:r>
      <w:r w:rsidR="00174F2F">
        <w:rPr>
          <w:rFonts w:ascii="Times New Roman" w:hAnsi="Times New Roman" w:cs="Times New Roman"/>
          <w:sz w:val="24"/>
          <w:szCs w:val="24"/>
          <w:lang w:val="es-ES_tradnl"/>
        </w:rPr>
        <w:t>las</w:t>
      </w:r>
      <w:r w:rsidR="00B0176B">
        <w:rPr>
          <w:rFonts w:ascii="Times New Roman" w:hAnsi="Times New Roman" w:cs="Times New Roman"/>
          <w:sz w:val="24"/>
          <w:szCs w:val="24"/>
          <w:lang w:val="es-ES_tradnl"/>
        </w:rPr>
        <w:t xml:space="preserve"> muestras que presentan algún dato faltante</w:t>
      </w:r>
      <w:r w:rsidR="00B97936">
        <w:rPr>
          <w:rFonts w:ascii="Times New Roman" w:hAnsi="Times New Roman" w:cs="Times New Roman"/>
          <w:sz w:val="24"/>
          <w:szCs w:val="24"/>
          <w:lang w:val="es-ES_tradnl"/>
        </w:rPr>
        <w:t xml:space="preserve"> </w:t>
      </w:r>
      <w:r w:rsidR="00B97936">
        <w:rPr>
          <w:rFonts w:ascii="Times New Roman" w:hAnsi="Times New Roman" w:cs="Times New Roman"/>
          <w:sz w:val="24"/>
          <w:szCs w:val="24"/>
          <w:lang w:val="es-ES_tradnl"/>
        </w:rPr>
        <w:fldChar w:fldCharType="begin" w:fldLock="1"/>
      </w:r>
      <w:r w:rsidR="00CC376F">
        <w:rPr>
          <w:rFonts w:ascii="Times New Roman" w:hAnsi="Times New Roman" w:cs="Times New Roman"/>
          <w:sz w:val="24"/>
          <w:szCs w:val="24"/>
          <w:lang w:val="es-ES_tradnl"/>
        </w:rPr>
        <w:instrText>ADDIN CSL_CITATION {"citationItems":[{"id":"ITEM-1","itemData":{"author":[{"dropping-particle":"","family":"Muñoz Hernández","given":"Belén","non-dropping-particle":"","parse-names":false,"suffix":""}],"id":"ITEM-1","issued":{"date-parts":[["2018"]]},"title":"Análisis experimental de técnicas de imputación en bases con datos faltantes","type":"article-journal"},"uris":["http://www.mendeley.com/documents/?uuid=a3810b83-f7fb-4a99-8556-802cb473ace2"]},{"id":"ITEM-2","itemData":{"DOI":"10.4097/kjae.2013.64.5.402","ISSN":"20056419","abstract":"Even in a well-designed and controlled study, missing data occurs in almost all research. Missing data can reduce the statistical power of a study and can produce biased estimates, leading to invalid conclusions. This manuscript reviews the problems and types of missing data, along with the techniques for handling missing data. The mechanisms by which missing data occurs are illustrated, and the methods for handling the missing data are discussed. The paper concludes with recommendations for the handling of missing data. © the Korean Society of Anesthesiologists, 2013.","author":[{"dropping-particle":"","family":"Kang","given":"Hyun","non-dropping-particle":"","parse-names":false,"suffix":""}],"container-title":"Korean Journal of Anesthesiology","id":"ITEM-2","issue":"5","issued":{"date-parts":[["2013"]]},"page":"402-406","title":"The prevention and handling of the missing data","type":"article-journal","volume":"64"},"uris":["http://www.mendeley.com/documents/?uuid=ee55a960-6795-447c-beb0-bc4f9514e597"]}],"mendeley":{"formattedCitation":"(Kang, 2013; Muñoz Hernández, 2018)","plainTextFormattedCitation":"(Kang, 2013; Muñoz Hernández, 2018)","previouslyFormattedCitation":"(Kang, 2013; Muñoz Hernández, 2018)"},"properties":{"noteIndex":0},"schema":"https://github.com/citation-style-language/schema/raw/master/csl-citation.json"}</w:instrText>
      </w:r>
      <w:r w:rsidR="00B97936">
        <w:rPr>
          <w:rFonts w:ascii="Times New Roman" w:hAnsi="Times New Roman" w:cs="Times New Roman"/>
          <w:sz w:val="24"/>
          <w:szCs w:val="24"/>
          <w:lang w:val="es-ES_tradnl"/>
        </w:rPr>
        <w:fldChar w:fldCharType="separate"/>
      </w:r>
      <w:r w:rsidR="00B97936" w:rsidRPr="00B97936">
        <w:rPr>
          <w:rFonts w:ascii="Times New Roman" w:hAnsi="Times New Roman" w:cs="Times New Roman"/>
          <w:noProof/>
          <w:sz w:val="24"/>
          <w:szCs w:val="24"/>
          <w:lang w:val="es-ES_tradnl"/>
        </w:rPr>
        <w:t>(Kang, 2013; Muñoz Hernández, 2018)</w:t>
      </w:r>
      <w:r w:rsidR="00B97936">
        <w:rPr>
          <w:rFonts w:ascii="Times New Roman" w:hAnsi="Times New Roman" w:cs="Times New Roman"/>
          <w:sz w:val="24"/>
          <w:szCs w:val="24"/>
          <w:lang w:val="es-ES_tradnl"/>
        </w:rPr>
        <w:fldChar w:fldCharType="end"/>
      </w:r>
      <w:r w:rsidR="00B97936">
        <w:rPr>
          <w:rFonts w:ascii="Times New Roman" w:hAnsi="Times New Roman" w:cs="Times New Roman"/>
          <w:sz w:val="24"/>
          <w:szCs w:val="24"/>
          <w:lang w:val="es-ES_tradnl"/>
        </w:rPr>
        <w:t xml:space="preserve">. </w:t>
      </w:r>
      <w:r w:rsidR="007A3111">
        <w:rPr>
          <w:rFonts w:ascii="Times New Roman" w:hAnsi="Times New Roman" w:cs="Times New Roman"/>
          <w:sz w:val="24"/>
          <w:szCs w:val="24"/>
          <w:lang w:val="es-ES_tradnl"/>
        </w:rPr>
        <w:t>E</w:t>
      </w:r>
      <w:r w:rsidR="00B97936">
        <w:rPr>
          <w:rFonts w:ascii="Times New Roman" w:hAnsi="Times New Roman" w:cs="Times New Roman"/>
          <w:sz w:val="24"/>
          <w:szCs w:val="24"/>
          <w:lang w:val="es-ES_tradnl"/>
        </w:rPr>
        <w:t xml:space="preserve">ste tipo de eliminación puede </w:t>
      </w:r>
      <w:r w:rsidR="00C11AF6">
        <w:rPr>
          <w:rFonts w:ascii="Times New Roman" w:hAnsi="Times New Roman" w:cs="Times New Roman"/>
          <w:sz w:val="24"/>
          <w:szCs w:val="24"/>
          <w:lang w:val="es-ES_tradnl"/>
        </w:rPr>
        <w:t xml:space="preserve">suponer </w:t>
      </w:r>
      <w:r w:rsidR="00CC376F">
        <w:rPr>
          <w:rFonts w:ascii="Times New Roman" w:hAnsi="Times New Roman" w:cs="Times New Roman"/>
          <w:sz w:val="24"/>
          <w:szCs w:val="24"/>
          <w:lang w:val="es-ES_tradnl"/>
        </w:rPr>
        <w:t>que se pierda</w:t>
      </w:r>
      <w:r w:rsidR="00C11AF6">
        <w:rPr>
          <w:rFonts w:ascii="Times New Roman" w:hAnsi="Times New Roman" w:cs="Times New Roman"/>
          <w:sz w:val="24"/>
          <w:szCs w:val="24"/>
          <w:lang w:val="es-ES_tradnl"/>
        </w:rPr>
        <w:t xml:space="preserve"> una </w:t>
      </w:r>
      <w:r w:rsidR="00CC376F">
        <w:rPr>
          <w:rFonts w:ascii="Times New Roman" w:hAnsi="Times New Roman" w:cs="Times New Roman"/>
          <w:sz w:val="24"/>
          <w:szCs w:val="24"/>
          <w:lang w:val="es-ES_tradnl"/>
        </w:rPr>
        <w:t xml:space="preserve">gran cantidad de muestras, lo que a su vez puede introducir sesgos en las estimaciones </w:t>
      </w:r>
      <w:r w:rsidR="00CC376F">
        <w:rPr>
          <w:rFonts w:ascii="Times New Roman" w:hAnsi="Times New Roman" w:cs="Times New Roman"/>
          <w:sz w:val="24"/>
          <w:szCs w:val="24"/>
          <w:lang w:val="es-ES_tradnl"/>
        </w:rPr>
        <w:fldChar w:fldCharType="begin" w:fldLock="1"/>
      </w:r>
      <w:r w:rsidR="00CC376F">
        <w:rPr>
          <w:rFonts w:ascii="Times New Roman" w:hAnsi="Times New Roman" w:cs="Times New Roman"/>
          <w:sz w:val="24"/>
          <w:szCs w:val="24"/>
          <w:lang w:val="es-ES_tradnl"/>
        </w:rPr>
        <w:instrText>ADDIN CSL_CITATION {"citationItems":[{"id":"ITEM-1","itemData":{"author":[{"dropping-particle":"","family":"Muñoz Hernández","given":"Belén","non-dropping-particle":"","parse-names":false,"suffix":""}],"id":"ITEM-1","issued":{"date-parts":[["2018"]]},"title":"Análisis experimental de técnicas de imputación en bases con datos faltantes","type":"article-journal"},"uris":["http://www.mendeley.com/documents/?uuid=a3810b83-f7fb-4a99-8556-802cb473ace2"]}],"mendeley":{"formattedCitation":"(Muñoz Hernández, 2018)","plainTextFormattedCitation":"(Muñoz Hernández, 2018)","previouslyFormattedCitation":"(Muñoz Hernández, 2018)"},"properties":{"noteIndex":0},"schema":"https://github.com/citation-style-language/schema/raw/master/csl-citation.json"}</w:instrText>
      </w:r>
      <w:r w:rsidR="00CC376F">
        <w:rPr>
          <w:rFonts w:ascii="Times New Roman" w:hAnsi="Times New Roman" w:cs="Times New Roman"/>
          <w:sz w:val="24"/>
          <w:szCs w:val="24"/>
          <w:lang w:val="es-ES_tradnl"/>
        </w:rPr>
        <w:fldChar w:fldCharType="separate"/>
      </w:r>
      <w:r w:rsidR="00CC376F" w:rsidRPr="00CC376F">
        <w:rPr>
          <w:rFonts w:ascii="Times New Roman" w:hAnsi="Times New Roman" w:cs="Times New Roman"/>
          <w:noProof/>
          <w:sz w:val="24"/>
          <w:szCs w:val="24"/>
          <w:lang w:val="es-ES_tradnl"/>
        </w:rPr>
        <w:t>(Muñoz Hernández, 2018)</w:t>
      </w:r>
      <w:r w:rsidR="00CC376F">
        <w:rPr>
          <w:rFonts w:ascii="Times New Roman" w:hAnsi="Times New Roman" w:cs="Times New Roman"/>
          <w:sz w:val="24"/>
          <w:szCs w:val="24"/>
          <w:lang w:val="es-ES_tradnl"/>
        </w:rPr>
        <w:fldChar w:fldCharType="end"/>
      </w:r>
      <w:r w:rsidR="00C11AF6">
        <w:rPr>
          <w:rFonts w:ascii="Times New Roman" w:hAnsi="Times New Roman" w:cs="Times New Roman"/>
          <w:sz w:val="24"/>
          <w:szCs w:val="24"/>
          <w:lang w:val="es-ES_tradnl"/>
        </w:rPr>
        <w:t>.</w:t>
      </w:r>
    </w:p>
    <w:p w14:paraId="3F529FC7" w14:textId="2C616FBC" w:rsidR="000A34E0" w:rsidRDefault="00CC376F" w:rsidP="00EA7835">
      <w:pPr>
        <w:pStyle w:val="Prrafodelista"/>
        <w:numPr>
          <w:ilvl w:val="0"/>
          <w:numId w:val="47"/>
        </w:numPr>
        <w:spacing w:after="180" w:line="360" w:lineRule="auto"/>
        <w:ind w:left="927"/>
        <w:jc w:val="both"/>
        <w:rPr>
          <w:rFonts w:ascii="Times New Roman" w:hAnsi="Times New Roman" w:cs="Times New Roman"/>
          <w:sz w:val="24"/>
          <w:szCs w:val="24"/>
          <w:lang w:val="es-ES_tradnl"/>
        </w:rPr>
      </w:pPr>
      <w:r w:rsidRPr="007A00F4">
        <w:rPr>
          <w:rFonts w:ascii="Times New Roman" w:hAnsi="Times New Roman" w:cs="Times New Roman"/>
          <w:b/>
          <w:bCs/>
          <w:sz w:val="24"/>
          <w:szCs w:val="24"/>
          <w:lang w:val="es-ES_tradnl"/>
        </w:rPr>
        <w:lastRenderedPageBreak/>
        <w:t>Análisis con datos disponibles (</w:t>
      </w:r>
      <w:r w:rsidRPr="007A00F4">
        <w:rPr>
          <w:rFonts w:ascii="Times New Roman" w:hAnsi="Times New Roman" w:cs="Times New Roman"/>
          <w:b/>
          <w:bCs/>
          <w:i/>
          <w:iCs/>
          <w:sz w:val="24"/>
          <w:szCs w:val="24"/>
          <w:lang w:val="es-ES_tradnl"/>
        </w:rPr>
        <w:t>pairwise deletion</w:t>
      </w:r>
      <w:r w:rsidRPr="007A00F4">
        <w:rPr>
          <w:rFonts w:ascii="Times New Roman" w:hAnsi="Times New Roman" w:cs="Times New Roman"/>
          <w:b/>
          <w:bCs/>
          <w:sz w:val="24"/>
          <w:szCs w:val="24"/>
          <w:lang w:val="es-ES_tradnl"/>
        </w:rPr>
        <w:t>)</w:t>
      </w:r>
      <w:r>
        <w:rPr>
          <w:rFonts w:ascii="Times New Roman" w:hAnsi="Times New Roman" w:cs="Times New Roman"/>
          <w:sz w:val="24"/>
          <w:szCs w:val="24"/>
          <w:lang w:val="es-ES_tradnl"/>
        </w:rPr>
        <w:t xml:space="preserve">: se tienen en cuenta todos los datos observados para cada una de las variables del </w:t>
      </w:r>
      <w:r w:rsidR="000F17CC" w:rsidRPr="000F17CC">
        <w:rPr>
          <w:rFonts w:ascii="Times New Roman" w:hAnsi="Times New Roman" w:cs="Times New Roman"/>
          <w:i/>
          <w:iCs/>
          <w:sz w:val="24"/>
          <w:szCs w:val="24"/>
          <w:lang w:val="es-ES_tradnl"/>
        </w:rPr>
        <w:t>dataset</w:t>
      </w:r>
      <w:r>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fldChar w:fldCharType="begin" w:fldLock="1"/>
      </w:r>
      <w:r w:rsidR="00204675">
        <w:rPr>
          <w:rFonts w:ascii="Times New Roman" w:hAnsi="Times New Roman" w:cs="Times New Roman"/>
          <w:sz w:val="24"/>
          <w:szCs w:val="24"/>
          <w:lang w:val="es-ES_tradnl"/>
        </w:rPr>
        <w:instrText>ADDIN CSL_CITATION {"citationItems":[{"id":"ITEM-1","itemData":{"author":[{"dropping-particle":"","family":"Muñoz Hernández","given":"Belén","non-dropping-particle":"","parse-names":false,"suffix":""}],"id":"ITEM-1","issued":{"date-parts":[["2018"]]},"title":"Análisis experimental de técnicas de imputación en bases con datos faltantes","type":"article-journal"},"uris":["http://www.mendeley.com/documents/?uuid=a3810b83-f7fb-4a99-8556-802cb473ace2"]}],"mendeley":{"formattedCitation":"(Muñoz Hernández, 2018)","plainTextFormattedCitation":"(Muñoz Hernández, 2018)","previouslyFormattedCitation":"(Muñoz Hernández, 2018)"},"properties":{"noteIndex":0},"schema":"https://github.com/citation-style-language/schema/raw/master/csl-citation.json"}</w:instrText>
      </w:r>
      <w:r>
        <w:rPr>
          <w:rFonts w:ascii="Times New Roman" w:hAnsi="Times New Roman" w:cs="Times New Roman"/>
          <w:sz w:val="24"/>
          <w:szCs w:val="24"/>
          <w:lang w:val="es-ES_tradnl"/>
        </w:rPr>
        <w:fldChar w:fldCharType="separate"/>
      </w:r>
      <w:r w:rsidRPr="00CC376F">
        <w:rPr>
          <w:rFonts w:ascii="Times New Roman" w:hAnsi="Times New Roman" w:cs="Times New Roman"/>
          <w:noProof/>
          <w:sz w:val="24"/>
          <w:szCs w:val="24"/>
          <w:lang w:val="es-ES_tradnl"/>
        </w:rPr>
        <w:t>(Muñoz Hernández, 2018)</w:t>
      </w:r>
      <w:r>
        <w:rPr>
          <w:rFonts w:ascii="Times New Roman" w:hAnsi="Times New Roman" w:cs="Times New Roman"/>
          <w:sz w:val="24"/>
          <w:szCs w:val="24"/>
          <w:lang w:val="es-ES_tradnl"/>
        </w:rPr>
        <w:fldChar w:fldCharType="end"/>
      </w:r>
      <w:r w:rsidR="00204675">
        <w:rPr>
          <w:rFonts w:ascii="Times New Roman" w:hAnsi="Times New Roman" w:cs="Times New Roman"/>
          <w:sz w:val="24"/>
          <w:szCs w:val="24"/>
          <w:lang w:val="es-ES_tradnl"/>
        </w:rPr>
        <w:t xml:space="preserve">. </w:t>
      </w:r>
      <w:r w:rsidR="00174F2F">
        <w:rPr>
          <w:rFonts w:ascii="Times New Roman" w:hAnsi="Times New Roman" w:cs="Times New Roman"/>
          <w:sz w:val="24"/>
          <w:szCs w:val="24"/>
          <w:lang w:val="es-ES_tradnl"/>
        </w:rPr>
        <w:t>De e</w:t>
      </w:r>
      <w:r w:rsidR="00204675">
        <w:rPr>
          <w:rFonts w:ascii="Times New Roman" w:hAnsi="Times New Roman" w:cs="Times New Roman"/>
          <w:sz w:val="24"/>
          <w:szCs w:val="24"/>
          <w:lang w:val="es-ES_tradnl"/>
        </w:rPr>
        <w:t>sta forma</w:t>
      </w:r>
      <w:r w:rsidR="00361BC2">
        <w:rPr>
          <w:rFonts w:ascii="Times New Roman" w:hAnsi="Times New Roman" w:cs="Times New Roman"/>
          <w:sz w:val="24"/>
          <w:szCs w:val="24"/>
          <w:lang w:val="es-ES_tradnl"/>
        </w:rPr>
        <w:t>,</w:t>
      </w:r>
      <w:r w:rsidR="00204675">
        <w:rPr>
          <w:rFonts w:ascii="Times New Roman" w:hAnsi="Times New Roman" w:cs="Times New Roman"/>
          <w:sz w:val="24"/>
          <w:szCs w:val="24"/>
          <w:lang w:val="es-ES_tradnl"/>
        </w:rPr>
        <w:t xml:space="preserve"> </w:t>
      </w:r>
      <w:r w:rsidR="00174F2F">
        <w:rPr>
          <w:rFonts w:ascii="Times New Roman" w:hAnsi="Times New Roman" w:cs="Times New Roman"/>
          <w:sz w:val="24"/>
          <w:szCs w:val="24"/>
          <w:lang w:val="es-ES_tradnl"/>
        </w:rPr>
        <w:t xml:space="preserve">se </w:t>
      </w:r>
      <w:r w:rsidR="00204675">
        <w:rPr>
          <w:rFonts w:ascii="Times New Roman" w:hAnsi="Times New Roman" w:cs="Times New Roman"/>
          <w:sz w:val="24"/>
          <w:szCs w:val="24"/>
          <w:lang w:val="es-ES_tradnl"/>
        </w:rPr>
        <w:t xml:space="preserve">conserva una mayor cantidad de información </w:t>
      </w:r>
      <w:r w:rsidR="00174F2F">
        <w:rPr>
          <w:rFonts w:ascii="Times New Roman" w:hAnsi="Times New Roman" w:cs="Times New Roman"/>
          <w:sz w:val="24"/>
          <w:szCs w:val="24"/>
          <w:lang w:val="es-ES_tradnl"/>
        </w:rPr>
        <w:t xml:space="preserve">en comparación al método </w:t>
      </w:r>
      <w:r w:rsidR="00204675">
        <w:rPr>
          <w:rFonts w:ascii="Times New Roman" w:hAnsi="Times New Roman" w:cs="Times New Roman"/>
          <w:sz w:val="24"/>
          <w:szCs w:val="24"/>
          <w:lang w:val="es-ES_tradnl"/>
        </w:rPr>
        <w:t xml:space="preserve">anterior </w:t>
      </w:r>
      <w:r w:rsidR="00204675">
        <w:rPr>
          <w:rFonts w:ascii="Times New Roman" w:hAnsi="Times New Roman" w:cs="Times New Roman"/>
          <w:sz w:val="24"/>
          <w:szCs w:val="24"/>
          <w:lang w:val="es-ES_tradnl"/>
        </w:rPr>
        <w:fldChar w:fldCharType="begin" w:fldLock="1"/>
      </w:r>
      <w:r w:rsidR="00204675">
        <w:rPr>
          <w:rFonts w:ascii="Times New Roman" w:hAnsi="Times New Roman" w:cs="Times New Roman"/>
          <w:sz w:val="24"/>
          <w:szCs w:val="24"/>
          <w:lang w:val="es-ES_tradnl"/>
        </w:rPr>
        <w:instrText>ADDIN CSL_CITATION {"citationItems":[{"id":"ITEM-1","itemData":{"DOI":"10.4097/kjae.2013.64.5.402","ISSN":"20056419","abstract":"Even in a well-designed and controlled study, missing data occurs in almost all research. Missing data can reduce the statistical power of a study and can produce biased estimates, leading to invalid conclusions. This manuscript reviews the problems and types of missing data, along with the techniques for handling missing data. The mechanisms by which missing data occurs are illustrated, and the methods for handling the missing data are discussed. The paper concludes with recommendations for the handling of missing data. © the Korean Society of Anesthesiologists, 2013.","author":[{"dropping-particle":"","family":"Kang","given":"Hyun","non-dropping-particle":"","parse-names":false,"suffix":""}],"container-title":"Korean Journal of Anesthesiology","id":"ITEM-1","issue":"5","issued":{"date-parts":[["2013"]]},"page":"402-406","title":"The prevention and handling of the missing data","type":"article-journal","volume":"64"},"uris":["http://www.mendeley.com/documents/?uuid=ee55a960-6795-447c-beb0-bc4f9514e597"]}],"mendeley":{"formattedCitation":"(Kang, 2013)","plainTextFormattedCitation":"(Kang, 2013)","previouslyFormattedCitation":"(Kang, 2013)"},"properties":{"noteIndex":0},"schema":"https://github.com/citation-style-language/schema/raw/master/csl-citation.json"}</w:instrText>
      </w:r>
      <w:r w:rsidR="00204675">
        <w:rPr>
          <w:rFonts w:ascii="Times New Roman" w:hAnsi="Times New Roman" w:cs="Times New Roman"/>
          <w:sz w:val="24"/>
          <w:szCs w:val="24"/>
          <w:lang w:val="es-ES_tradnl"/>
        </w:rPr>
        <w:fldChar w:fldCharType="separate"/>
      </w:r>
      <w:r w:rsidR="00204675" w:rsidRPr="00204675">
        <w:rPr>
          <w:rFonts w:ascii="Times New Roman" w:hAnsi="Times New Roman" w:cs="Times New Roman"/>
          <w:noProof/>
          <w:sz w:val="24"/>
          <w:szCs w:val="24"/>
          <w:lang w:val="es-ES_tradnl"/>
        </w:rPr>
        <w:t>(Kang, 2013)</w:t>
      </w:r>
      <w:r w:rsidR="00204675">
        <w:rPr>
          <w:rFonts w:ascii="Times New Roman" w:hAnsi="Times New Roman" w:cs="Times New Roman"/>
          <w:sz w:val="24"/>
          <w:szCs w:val="24"/>
          <w:lang w:val="es-ES_tradnl"/>
        </w:rPr>
        <w:fldChar w:fldCharType="end"/>
      </w:r>
      <w:r w:rsidR="007A00F4">
        <w:rPr>
          <w:rFonts w:ascii="Times New Roman" w:hAnsi="Times New Roman" w:cs="Times New Roman"/>
          <w:sz w:val="24"/>
          <w:szCs w:val="24"/>
          <w:lang w:val="es-ES_tradnl"/>
        </w:rPr>
        <w:t>. No obstante,</w:t>
      </w:r>
      <w:r w:rsidR="00204675">
        <w:rPr>
          <w:rFonts w:ascii="Times New Roman" w:hAnsi="Times New Roman" w:cs="Times New Roman"/>
          <w:sz w:val="24"/>
          <w:szCs w:val="24"/>
          <w:lang w:val="es-ES_tradnl"/>
        </w:rPr>
        <w:t xml:space="preserve"> </w:t>
      </w:r>
      <w:r w:rsidR="00D05137">
        <w:rPr>
          <w:rFonts w:ascii="Times New Roman" w:hAnsi="Times New Roman" w:cs="Times New Roman"/>
          <w:sz w:val="24"/>
          <w:szCs w:val="24"/>
          <w:lang w:val="es-ES_tradnl"/>
        </w:rPr>
        <w:t xml:space="preserve">se puede dar el caso de que exista un </w:t>
      </w:r>
      <w:r w:rsidR="00204675">
        <w:rPr>
          <w:rFonts w:ascii="Times New Roman" w:hAnsi="Times New Roman" w:cs="Times New Roman"/>
          <w:sz w:val="24"/>
          <w:szCs w:val="24"/>
          <w:lang w:val="es-ES_tradnl"/>
        </w:rPr>
        <w:t xml:space="preserve">número </w:t>
      </w:r>
      <w:r w:rsidR="00D05137">
        <w:rPr>
          <w:rFonts w:ascii="Times New Roman" w:hAnsi="Times New Roman" w:cs="Times New Roman"/>
          <w:sz w:val="24"/>
          <w:szCs w:val="24"/>
          <w:lang w:val="es-ES_tradnl"/>
        </w:rPr>
        <w:t xml:space="preserve">distinto </w:t>
      </w:r>
      <w:r w:rsidR="00204675">
        <w:rPr>
          <w:rFonts w:ascii="Times New Roman" w:hAnsi="Times New Roman" w:cs="Times New Roman"/>
          <w:sz w:val="24"/>
          <w:szCs w:val="24"/>
          <w:lang w:val="es-ES_tradnl"/>
        </w:rPr>
        <w:t xml:space="preserve">de observaciones para cada variable </w:t>
      </w:r>
      <w:r w:rsidR="00204675">
        <w:rPr>
          <w:rFonts w:ascii="Times New Roman" w:hAnsi="Times New Roman" w:cs="Times New Roman"/>
          <w:sz w:val="24"/>
          <w:szCs w:val="24"/>
          <w:lang w:val="es-ES_tradnl"/>
        </w:rPr>
        <w:fldChar w:fldCharType="begin" w:fldLock="1"/>
      </w:r>
      <w:r w:rsidR="000A46A4">
        <w:rPr>
          <w:rFonts w:ascii="Times New Roman" w:hAnsi="Times New Roman" w:cs="Times New Roman"/>
          <w:sz w:val="24"/>
          <w:szCs w:val="24"/>
          <w:lang w:val="es-ES_tradnl"/>
        </w:rPr>
        <w:instrText>ADDIN CSL_CITATION {"citationItems":[{"id":"ITEM-1","itemData":{"URL":"https://towardsdatascience.com/how-to-handle-missing-data-8646b18db0d4","accessed":{"date-parts":[["2022","1","17"]]},"author":[{"dropping-particle":"","family":"Swalin","given":"Alvira","non-dropping-particle":"","parse-names":false,"suffix":""}],"id":"ITEM-1","issued":{"date-parts":[["2018","1","31"]]},"title":"How to Handle Missing Data. “The idea of imputation is both… | by Alvira Swalin | Towards Data Science","type":"webpage"},"uris":["http://www.mendeley.com/documents/?uuid=2ac85385-612c-3319-ad67-d525afefaebd"]}],"mendeley":{"formattedCitation":"(Swalin, 2018)","plainTextFormattedCitation":"(Swalin, 2018)","previouslyFormattedCitation":"(Swalin, 2018)"},"properties":{"noteIndex":0},"schema":"https://github.com/citation-style-language/schema/raw/master/csl-citation.json"}</w:instrText>
      </w:r>
      <w:r w:rsidR="00204675">
        <w:rPr>
          <w:rFonts w:ascii="Times New Roman" w:hAnsi="Times New Roman" w:cs="Times New Roman"/>
          <w:sz w:val="24"/>
          <w:szCs w:val="24"/>
          <w:lang w:val="es-ES_tradnl"/>
        </w:rPr>
        <w:fldChar w:fldCharType="separate"/>
      </w:r>
      <w:r w:rsidR="00204675" w:rsidRPr="00204675">
        <w:rPr>
          <w:rFonts w:ascii="Times New Roman" w:hAnsi="Times New Roman" w:cs="Times New Roman"/>
          <w:noProof/>
          <w:sz w:val="24"/>
          <w:szCs w:val="24"/>
          <w:lang w:val="es-ES_tradnl"/>
        </w:rPr>
        <w:t>(Swalin, 2018)</w:t>
      </w:r>
      <w:r w:rsidR="00204675">
        <w:rPr>
          <w:rFonts w:ascii="Times New Roman" w:hAnsi="Times New Roman" w:cs="Times New Roman"/>
          <w:sz w:val="24"/>
          <w:szCs w:val="24"/>
          <w:lang w:val="es-ES_tradnl"/>
        </w:rPr>
        <w:fldChar w:fldCharType="end"/>
      </w:r>
      <w:r w:rsidR="00204675">
        <w:rPr>
          <w:rFonts w:ascii="Times New Roman" w:hAnsi="Times New Roman" w:cs="Times New Roman"/>
          <w:sz w:val="24"/>
          <w:szCs w:val="24"/>
          <w:lang w:val="es-ES_tradnl"/>
        </w:rPr>
        <w:t>.</w:t>
      </w:r>
    </w:p>
    <w:p w14:paraId="5DEF3303" w14:textId="47AD3455" w:rsidR="00DF2DE9" w:rsidRDefault="000A34E0" w:rsidP="00F372F3">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Al margen de las dos técnicas </w:t>
      </w:r>
      <w:r w:rsidR="00FE727F">
        <w:rPr>
          <w:rFonts w:ascii="Times New Roman" w:hAnsi="Times New Roman" w:cs="Times New Roman"/>
          <w:sz w:val="24"/>
          <w:szCs w:val="24"/>
          <w:lang w:val="es-ES_tradnl"/>
        </w:rPr>
        <w:t>tradicionales comentadas</w:t>
      </w:r>
      <w:r>
        <w:rPr>
          <w:rFonts w:ascii="Times New Roman" w:hAnsi="Times New Roman" w:cs="Times New Roman"/>
          <w:sz w:val="24"/>
          <w:szCs w:val="24"/>
          <w:lang w:val="es-ES_tradnl"/>
        </w:rPr>
        <w:t>, existe una ter</w:t>
      </w:r>
      <w:r w:rsidR="00F372F3">
        <w:rPr>
          <w:rFonts w:ascii="Times New Roman" w:hAnsi="Times New Roman" w:cs="Times New Roman"/>
          <w:sz w:val="24"/>
          <w:szCs w:val="24"/>
          <w:lang w:val="es-ES_tradnl"/>
        </w:rPr>
        <w:t xml:space="preserve">cera que consiste en </w:t>
      </w:r>
      <w:r w:rsidR="0091664C">
        <w:rPr>
          <w:rFonts w:ascii="Times New Roman" w:hAnsi="Times New Roman" w:cs="Times New Roman"/>
          <w:sz w:val="24"/>
          <w:szCs w:val="24"/>
          <w:lang w:val="es-ES_tradnl"/>
        </w:rPr>
        <w:t xml:space="preserve">eliminar </w:t>
      </w:r>
      <w:r w:rsidR="00F372F3">
        <w:rPr>
          <w:rFonts w:ascii="Times New Roman" w:hAnsi="Times New Roman" w:cs="Times New Roman"/>
          <w:sz w:val="24"/>
          <w:szCs w:val="24"/>
          <w:lang w:val="es-ES_tradnl"/>
        </w:rPr>
        <w:t xml:space="preserve">aquellas variables que no son significativas y para las que el 60% de </w:t>
      </w:r>
      <w:r w:rsidR="0091664C">
        <w:rPr>
          <w:rFonts w:ascii="Times New Roman" w:hAnsi="Times New Roman" w:cs="Times New Roman"/>
          <w:sz w:val="24"/>
          <w:szCs w:val="24"/>
          <w:lang w:val="es-ES_tradnl"/>
        </w:rPr>
        <w:t xml:space="preserve">sus </w:t>
      </w:r>
      <w:r w:rsidR="00F372F3">
        <w:rPr>
          <w:rFonts w:ascii="Times New Roman" w:hAnsi="Times New Roman" w:cs="Times New Roman"/>
          <w:sz w:val="24"/>
          <w:szCs w:val="24"/>
          <w:lang w:val="es-ES_tradnl"/>
        </w:rPr>
        <w:t xml:space="preserve">observaciones </w:t>
      </w:r>
      <w:r w:rsidR="00361BC2">
        <w:rPr>
          <w:rFonts w:ascii="Times New Roman" w:hAnsi="Times New Roman" w:cs="Times New Roman"/>
          <w:sz w:val="24"/>
          <w:szCs w:val="24"/>
          <w:lang w:val="es-ES_tradnl"/>
        </w:rPr>
        <w:t>son</w:t>
      </w:r>
      <w:r w:rsidR="00F372F3">
        <w:rPr>
          <w:rFonts w:ascii="Times New Roman" w:hAnsi="Times New Roman" w:cs="Times New Roman"/>
          <w:sz w:val="24"/>
          <w:szCs w:val="24"/>
          <w:lang w:val="es-ES_tradnl"/>
        </w:rPr>
        <w:t xml:space="preserve"> datos faltantes</w:t>
      </w:r>
      <w:r w:rsidR="000A46A4">
        <w:rPr>
          <w:rFonts w:ascii="Times New Roman" w:hAnsi="Times New Roman" w:cs="Times New Roman"/>
          <w:sz w:val="24"/>
          <w:szCs w:val="24"/>
          <w:lang w:val="es-ES_tradnl"/>
        </w:rPr>
        <w:t xml:space="preserve"> </w:t>
      </w:r>
      <w:r w:rsidR="000A46A4">
        <w:rPr>
          <w:rFonts w:ascii="Times New Roman" w:hAnsi="Times New Roman" w:cs="Times New Roman"/>
          <w:sz w:val="24"/>
          <w:szCs w:val="24"/>
          <w:lang w:val="es-ES_tradnl"/>
        </w:rPr>
        <w:fldChar w:fldCharType="begin" w:fldLock="1"/>
      </w:r>
      <w:r w:rsidR="00ED280B">
        <w:rPr>
          <w:rFonts w:ascii="Times New Roman" w:hAnsi="Times New Roman" w:cs="Times New Roman"/>
          <w:sz w:val="24"/>
          <w:szCs w:val="24"/>
          <w:lang w:val="es-ES_tradnl"/>
        </w:rPr>
        <w:instrText>ADDIN CSL_CITATION {"citationItems":[{"id":"ITEM-1","itemData":{"URL":"https://towardsdatascience.com/how-to-handle-missing-data-8646b18db0d4","accessed":{"date-parts":[["2022","1","17"]]},"author":[{"dropping-particle":"","family":"Swalin","given":"Alvira","non-dropping-particle":"","parse-names":false,"suffix":""}],"id":"ITEM-1","issued":{"date-parts":[["2018","1","31"]]},"title":"How to Handle Missing Data. “The idea of imputation is both… | by Alvira Swalin | Towards Data Science","type":"webpage"},"uris":["http://www.mendeley.com/documents/?uuid=2ac85385-612c-3319-ad67-d525afefaebd"]}],"mendeley":{"formattedCitation":"(Swalin, 2018)","plainTextFormattedCitation":"(Swalin, 2018)","previouslyFormattedCitation":"(Swalin, 2018)"},"properties":{"noteIndex":0},"schema":"https://github.com/citation-style-language/schema/raw/master/csl-citation.json"}</w:instrText>
      </w:r>
      <w:r w:rsidR="000A46A4">
        <w:rPr>
          <w:rFonts w:ascii="Times New Roman" w:hAnsi="Times New Roman" w:cs="Times New Roman"/>
          <w:sz w:val="24"/>
          <w:szCs w:val="24"/>
          <w:lang w:val="es-ES_tradnl"/>
        </w:rPr>
        <w:fldChar w:fldCharType="separate"/>
      </w:r>
      <w:r w:rsidR="000A46A4" w:rsidRPr="000A46A4">
        <w:rPr>
          <w:rFonts w:ascii="Times New Roman" w:hAnsi="Times New Roman" w:cs="Times New Roman"/>
          <w:noProof/>
          <w:sz w:val="24"/>
          <w:szCs w:val="24"/>
          <w:lang w:val="es-ES_tradnl"/>
        </w:rPr>
        <w:t>(Swalin, 2018)</w:t>
      </w:r>
      <w:r w:rsidR="000A46A4">
        <w:rPr>
          <w:rFonts w:ascii="Times New Roman" w:hAnsi="Times New Roman" w:cs="Times New Roman"/>
          <w:sz w:val="24"/>
          <w:szCs w:val="24"/>
          <w:lang w:val="es-ES_tradnl"/>
        </w:rPr>
        <w:fldChar w:fldCharType="end"/>
      </w:r>
      <w:r w:rsidR="00F372F3">
        <w:rPr>
          <w:rFonts w:ascii="Times New Roman" w:hAnsi="Times New Roman" w:cs="Times New Roman"/>
          <w:sz w:val="24"/>
          <w:szCs w:val="24"/>
          <w:lang w:val="es-ES_tradnl"/>
        </w:rPr>
        <w:t>.</w:t>
      </w:r>
    </w:p>
    <w:p w14:paraId="1C23F20F" w14:textId="2D56CF6E" w:rsidR="00F34DF4" w:rsidRDefault="00ED280B" w:rsidP="0003213E">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Por </w:t>
      </w:r>
      <w:r w:rsidR="003E0720">
        <w:rPr>
          <w:rFonts w:ascii="Times New Roman" w:hAnsi="Times New Roman" w:cs="Times New Roman"/>
          <w:sz w:val="24"/>
          <w:szCs w:val="24"/>
          <w:lang w:val="es-ES_tradnl"/>
        </w:rPr>
        <w:t>ot</w:t>
      </w:r>
      <w:r w:rsidR="00BF720E">
        <w:rPr>
          <w:rFonts w:ascii="Times New Roman" w:hAnsi="Times New Roman" w:cs="Times New Roman"/>
          <w:sz w:val="24"/>
          <w:szCs w:val="24"/>
          <w:lang w:val="es-ES_tradnl"/>
        </w:rPr>
        <w:t>ro lado</w:t>
      </w:r>
      <w:r>
        <w:rPr>
          <w:rFonts w:ascii="Times New Roman" w:hAnsi="Times New Roman" w:cs="Times New Roman"/>
          <w:sz w:val="24"/>
          <w:szCs w:val="24"/>
          <w:lang w:val="es-ES_tradnl"/>
        </w:rPr>
        <w:t xml:space="preserve">, los métodos de imputación </w:t>
      </w:r>
      <w:r w:rsidR="00947C09">
        <w:rPr>
          <w:rFonts w:ascii="Times New Roman" w:hAnsi="Times New Roman" w:cs="Times New Roman"/>
          <w:sz w:val="24"/>
          <w:szCs w:val="24"/>
          <w:lang w:val="es-ES_tradnl"/>
        </w:rPr>
        <w:t xml:space="preserve">sustituyen los datos faltantes por valores estimados </w:t>
      </w:r>
      <w:r>
        <w:rPr>
          <w:rFonts w:ascii="Times New Roman" w:hAnsi="Times New Roman" w:cs="Times New Roman"/>
          <w:sz w:val="24"/>
          <w:szCs w:val="24"/>
          <w:lang w:val="es-ES_tradnl"/>
        </w:rPr>
        <w:fldChar w:fldCharType="begin" w:fldLock="1"/>
      </w:r>
      <w:r w:rsidR="0003213E">
        <w:rPr>
          <w:rFonts w:ascii="Times New Roman" w:hAnsi="Times New Roman" w:cs="Times New Roman"/>
          <w:sz w:val="24"/>
          <w:szCs w:val="24"/>
          <w:lang w:val="es-ES_tradnl"/>
        </w:rPr>
        <w:instrText>ADDIN CSL_CITATION {"citationItems":[{"id":"ITEM-1","itemData":{"abstract":"En la práctica estadística es frecuente encontrar muestras con datos que no han podido observarse. En este artículo se comparan mediante un ejercicio de simulación el rendimiento y las propiedades de distintas estrategias de inferencia a partir de muestras con datos faltantes según un patrón arbitrario. Se estudian desde métodos heurísticos hasta métodos basados en verosimilitudes, bajo distintos mecanismos para la no respuesta y con variables de características dispares. Se analiza el efecto sobre las estimaciones puntuales y la cobertura de los intervalos de confianza. Finalmente, se extraen conclusiones de utilidad para la práctica del análisis de datos.","author":[{"dropping-particle":"","family":"Gómez-García","given":"Juan","non-dropping-particle":"","parse-names":false,"suffix":""},{"dropping-particle":"","family":"Palarea-Albaladejo","given":"Javier","non-dropping-particle":"","parse-names":false,"suffix":""},{"dropping-particle":"","family":"Martín-Fernández","given":"Josep Antoni","non-dropping-particle":"","parse-names":false,"suffix":""}],"container-title":"Estadística española","id":"ITEM-1","issued":{"date-parts":[["2006"]]},"page":"241-270","title":"Métodos de inferencia estadística con datos faltantes. Estudio de simulación sobre los efectos en las estimaciones","type":"article-journal","volume":"48"},"uris":["http://www.mendeley.com/documents/?uuid=9f48d9fc-7a15-4b99-90bb-6866195438bb"]}],"mendeley":{"formattedCitation":"(Gómez-García et al., 2006)","plainTextFormattedCitation":"(Gómez-García et al., 2006)","previouslyFormattedCitation":"(Gómez-García et al., 2006)"},"properties":{"noteIndex":0},"schema":"https://github.com/citation-style-language/schema/raw/master/csl-citation.json"}</w:instrText>
      </w:r>
      <w:r>
        <w:rPr>
          <w:rFonts w:ascii="Times New Roman" w:hAnsi="Times New Roman" w:cs="Times New Roman"/>
          <w:sz w:val="24"/>
          <w:szCs w:val="24"/>
          <w:lang w:val="es-ES_tradnl"/>
        </w:rPr>
        <w:fldChar w:fldCharType="separate"/>
      </w:r>
      <w:r w:rsidRPr="00ED280B">
        <w:rPr>
          <w:rFonts w:ascii="Times New Roman" w:hAnsi="Times New Roman" w:cs="Times New Roman"/>
          <w:noProof/>
          <w:sz w:val="24"/>
          <w:szCs w:val="24"/>
          <w:lang w:val="es-ES_tradnl"/>
        </w:rPr>
        <w:t xml:space="preserve">(Gómez-García </w:t>
      </w:r>
      <w:r w:rsidR="00A01770" w:rsidRPr="00A01770">
        <w:rPr>
          <w:rFonts w:ascii="Times New Roman" w:hAnsi="Times New Roman" w:cs="Times New Roman"/>
          <w:i/>
          <w:iCs/>
          <w:noProof/>
          <w:sz w:val="24"/>
          <w:szCs w:val="24"/>
          <w:lang w:val="es-ES_tradnl"/>
        </w:rPr>
        <w:t>et al</w:t>
      </w:r>
      <w:r w:rsidRPr="00ED280B">
        <w:rPr>
          <w:rFonts w:ascii="Times New Roman" w:hAnsi="Times New Roman" w:cs="Times New Roman"/>
          <w:noProof/>
          <w:sz w:val="24"/>
          <w:szCs w:val="24"/>
          <w:lang w:val="es-ES_tradnl"/>
        </w:rPr>
        <w:t>., 2006)</w:t>
      </w:r>
      <w:r>
        <w:rPr>
          <w:rFonts w:ascii="Times New Roman" w:hAnsi="Times New Roman" w:cs="Times New Roman"/>
          <w:sz w:val="24"/>
          <w:szCs w:val="24"/>
          <w:lang w:val="es-ES_tradnl"/>
        </w:rPr>
        <w:fldChar w:fldCharType="end"/>
      </w:r>
      <w:r>
        <w:rPr>
          <w:rFonts w:ascii="Times New Roman" w:hAnsi="Times New Roman" w:cs="Times New Roman"/>
          <w:sz w:val="24"/>
          <w:szCs w:val="24"/>
          <w:lang w:val="es-ES_tradnl"/>
        </w:rPr>
        <w:t>.</w:t>
      </w:r>
      <w:r w:rsidR="0003213E">
        <w:rPr>
          <w:rFonts w:ascii="Times New Roman" w:hAnsi="Times New Roman" w:cs="Times New Roman"/>
          <w:sz w:val="24"/>
          <w:szCs w:val="24"/>
          <w:lang w:val="es-ES_tradnl"/>
        </w:rPr>
        <w:t xml:space="preserve"> </w:t>
      </w:r>
      <w:r w:rsidR="00BF720E">
        <w:rPr>
          <w:rFonts w:ascii="Times New Roman" w:hAnsi="Times New Roman" w:cs="Times New Roman"/>
          <w:sz w:val="24"/>
          <w:szCs w:val="24"/>
          <w:lang w:val="es-ES_tradnl"/>
        </w:rPr>
        <w:t>Así</w:t>
      </w:r>
      <w:r w:rsidR="0003213E">
        <w:rPr>
          <w:rFonts w:ascii="Times New Roman" w:hAnsi="Times New Roman" w:cs="Times New Roman"/>
          <w:sz w:val="24"/>
          <w:szCs w:val="24"/>
          <w:lang w:val="es-ES_tradnl"/>
        </w:rPr>
        <w:t xml:space="preserve">, es posible diferenciar entre </w:t>
      </w:r>
      <w:r w:rsidR="004345B6">
        <w:rPr>
          <w:rFonts w:ascii="Times New Roman" w:hAnsi="Times New Roman" w:cs="Times New Roman"/>
          <w:sz w:val="24"/>
          <w:szCs w:val="24"/>
          <w:lang w:val="es-ES_tradnl"/>
        </w:rPr>
        <w:t xml:space="preserve">los métodos de imputación </w:t>
      </w:r>
      <w:r w:rsidR="004345B6" w:rsidRPr="00947C09">
        <w:rPr>
          <w:rFonts w:ascii="Times New Roman" w:hAnsi="Times New Roman" w:cs="Times New Roman"/>
          <w:b/>
          <w:bCs/>
          <w:sz w:val="24"/>
          <w:szCs w:val="24"/>
          <w:lang w:val="es-ES_tradnl"/>
        </w:rPr>
        <w:t>simple</w:t>
      </w:r>
      <w:r w:rsidR="00907C01" w:rsidRPr="00947C09">
        <w:rPr>
          <w:rFonts w:ascii="Times New Roman" w:hAnsi="Times New Roman" w:cs="Times New Roman"/>
          <w:b/>
          <w:bCs/>
          <w:sz w:val="24"/>
          <w:szCs w:val="24"/>
          <w:lang w:val="es-ES_tradnl"/>
        </w:rPr>
        <w:t>s</w:t>
      </w:r>
      <w:r w:rsidR="004345B6">
        <w:rPr>
          <w:rFonts w:ascii="Times New Roman" w:hAnsi="Times New Roman" w:cs="Times New Roman"/>
          <w:sz w:val="24"/>
          <w:szCs w:val="24"/>
          <w:lang w:val="es-ES_tradnl"/>
        </w:rPr>
        <w:t xml:space="preserve"> y </w:t>
      </w:r>
      <w:r w:rsidR="004345B6" w:rsidRPr="00947C09">
        <w:rPr>
          <w:rFonts w:ascii="Times New Roman" w:hAnsi="Times New Roman" w:cs="Times New Roman"/>
          <w:b/>
          <w:bCs/>
          <w:sz w:val="24"/>
          <w:szCs w:val="24"/>
          <w:lang w:val="es-ES_tradnl"/>
        </w:rPr>
        <w:t>múltiples</w:t>
      </w:r>
      <w:r w:rsidR="0003213E">
        <w:rPr>
          <w:rFonts w:ascii="Times New Roman" w:hAnsi="Times New Roman" w:cs="Times New Roman"/>
          <w:sz w:val="24"/>
          <w:szCs w:val="24"/>
          <w:lang w:val="es-ES_tradnl"/>
        </w:rPr>
        <w:t xml:space="preserve"> </w:t>
      </w:r>
      <w:r w:rsidR="0003213E">
        <w:rPr>
          <w:rFonts w:ascii="Times New Roman" w:hAnsi="Times New Roman" w:cs="Times New Roman"/>
          <w:sz w:val="24"/>
          <w:szCs w:val="24"/>
          <w:lang w:val="es-ES_tradnl"/>
        </w:rPr>
        <w:fldChar w:fldCharType="begin" w:fldLock="1"/>
      </w:r>
      <w:r w:rsidR="009B283B">
        <w:rPr>
          <w:rFonts w:ascii="Times New Roman" w:hAnsi="Times New Roman" w:cs="Times New Roman"/>
          <w:sz w:val="24"/>
          <w:szCs w:val="24"/>
          <w:lang w:val="es-ES_tradnl"/>
        </w:rPr>
        <w:instrText>ADDIN CSL_CITATION {"citationItems":[{"id":"ITEM-1","itemData":{"abstract":"En la práctica estadística es frecuente encontrar muestras con datos que no han podido observarse. En este artículo se comparan mediante un ejercicio de simulación el rendimiento y las propiedades de distintas estrategias de inferencia a partir de muestras con datos faltantes según un patrón arbitrario. Se estudian desde métodos heurísticos hasta métodos basados en verosimilitudes, bajo distintos mecanismos para la no respuesta y con variables de características dispares. Se analiza el efecto sobre las estimaciones puntuales y la cobertura de los intervalos de confianza. Finalmente, se extraen conclusiones de utilidad para la práctica del análisis de datos.","author":[{"dropping-particle":"","family":"Gómez-García","given":"Juan","non-dropping-particle":"","parse-names":false,"suffix":""},{"dropping-particle":"","family":"Palarea-Albaladejo","given":"Javier","non-dropping-particle":"","parse-names":false,"suffix":""},{"dropping-particle":"","family":"Martín-Fernández","given":"Josep Antoni","non-dropping-particle":"","parse-names":false,"suffix":""}],"container-title":"Estadística española","id":"ITEM-1","issued":{"date-parts":[["2006"]]},"page":"241-270","title":"Métodos de inferencia estadística con datos faltantes. Estudio de simulación sobre los efectos en las estimaciones","type":"article-journal","volume":"48"},"uris":["http://www.mendeley.com/documents/?uuid=9f48d9fc-7a15-4b99-90bb-6866195438bb"]}],"mendeley":{"formattedCitation":"(Gómez-García et al., 2006)","plainTextFormattedCitation":"(Gómez-García et al., 2006)","previouslyFormattedCitation":"(Gómez-García et al., 2006)"},"properties":{"noteIndex":0},"schema":"https://github.com/citation-style-language/schema/raw/master/csl-citation.json"}</w:instrText>
      </w:r>
      <w:r w:rsidR="0003213E">
        <w:rPr>
          <w:rFonts w:ascii="Times New Roman" w:hAnsi="Times New Roman" w:cs="Times New Roman"/>
          <w:sz w:val="24"/>
          <w:szCs w:val="24"/>
          <w:lang w:val="es-ES_tradnl"/>
        </w:rPr>
        <w:fldChar w:fldCharType="separate"/>
      </w:r>
      <w:r w:rsidR="0003213E" w:rsidRPr="0003213E">
        <w:rPr>
          <w:rFonts w:ascii="Times New Roman" w:hAnsi="Times New Roman" w:cs="Times New Roman"/>
          <w:noProof/>
          <w:sz w:val="24"/>
          <w:szCs w:val="24"/>
          <w:lang w:val="es-ES_tradnl"/>
        </w:rPr>
        <w:t xml:space="preserve">(Gómez-García </w:t>
      </w:r>
      <w:r w:rsidR="00A01770" w:rsidRPr="00A01770">
        <w:rPr>
          <w:rFonts w:ascii="Times New Roman" w:hAnsi="Times New Roman" w:cs="Times New Roman"/>
          <w:i/>
          <w:iCs/>
          <w:noProof/>
          <w:sz w:val="24"/>
          <w:szCs w:val="24"/>
          <w:lang w:val="es-ES_tradnl"/>
        </w:rPr>
        <w:t>et al</w:t>
      </w:r>
      <w:r w:rsidR="0003213E" w:rsidRPr="0003213E">
        <w:rPr>
          <w:rFonts w:ascii="Times New Roman" w:hAnsi="Times New Roman" w:cs="Times New Roman"/>
          <w:noProof/>
          <w:sz w:val="24"/>
          <w:szCs w:val="24"/>
          <w:lang w:val="es-ES_tradnl"/>
        </w:rPr>
        <w:t>., 2006)</w:t>
      </w:r>
      <w:r w:rsidR="0003213E">
        <w:rPr>
          <w:rFonts w:ascii="Times New Roman" w:hAnsi="Times New Roman" w:cs="Times New Roman"/>
          <w:sz w:val="24"/>
          <w:szCs w:val="24"/>
          <w:lang w:val="es-ES_tradnl"/>
        </w:rPr>
        <w:fldChar w:fldCharType="end"/>
      </w:r>
      <w:r w:rsidR="004345B6">
        <w:rPr>
          <w:rFonts w:ascii="Times New Roman" w:hAnsi="Times New Roman" w:cs="Times New Roman"/>
          <w:sz w:val="24"/>
          <w:szCs w:val="24"/>
          <w:lang w:val="es-ES_tradnl"/>
        </w:rPr>
        <w:t>.</w:t>
      </w:r>
      <w:r w:rsidR="0003213E">
        <w:rPr>
          <w:rFonts w:ascii="Times New Roman" w:hAnsi="Times New Roman" w:cs="Times New Roman"/>
          <w:sz w:val="24"/>
          <w:szCs w:val="24"/>
          <w:lang w:val="es-ES_tradnl"/>
        </w:rPr>
        <w:t xml:space="preserve"> </w:t>
      </w:r>
      <w:r w:rsidR="00907C01">
        <w:rPr>
          <w:rFonts w:ascii="Times New Roman" w:hAnsi="Times New Roman" w:cs="Times New Roman"/>
          <w:sz w:val="24"/>
          <w:szCs w:val="24"/>
          <w:lang w:val="es-ES_tradnl"/>
        </w:rPr>
        <w:t>L</w:t>
      </w:r>
      <w:r w:rsidR="0003213E">
        <w:rPr>
          <w:rFonts w:ascii="Times New Roman" w:hAnsi="Times New Roman" w:cs="Times New Roman"/>
          <w:sz w:val="24"/>
          <w:szCs w:val="24"/>
          <w:lang w:val="es-ES_tradnl"/>
        </w:rPr>
        <w:t xml:space="preserve">os primeros </w:t>
      </w:r>
      <w:r w:rsidR="00907C01">
        <w:rPr>
          <w:rFonts w:ascii="Times New Roman" w:hAnsi="Times New Roman" w:cs="Times New Roman"/>
          <w:sz w:val="24"/>
          <w:szCs w:val="24"/>
          <w:lang w:val="es-ES_tradnl"/>
        </w:rPr>
        <w:t xml:space="preserve">se basan en un algoritmo que </w:t>
      </w:r>
      <w:r w:rsidR="009B283B">
        <w:rPr>
          <w:rFonts w:ascii="Times New Roman" w:hAnsi="Times New Roman" w:cs="Times New Roman"/>
          <w:sz w:val="24"/>
          <w:szCs w:val="24"/>
          <w:lang w:val="es-ES_tradnl"/>
        </w:rPr>
        <w:t>estima</w:t>
      </w:r>
      <w:r w:rsidR="00907C01">
        <w:rPr>
          <w:rFonts w:ascii="Times New Roman" w:hAnsi="Times New Roman" w:cs="Times New Roman"/>
          <w:sz w:val="24"/>
          <w:szCs w:val="24"/>
          <w:lang w:val="es-ES_tradnl"/>
        </w:rPr>
        <w:t xml:space="preserve"> un único valor que se utilizará para reemplazar al dato faltante</w:t>
      </w:r>
      <w:r w:rsidR="009B283B">
        <w:rPr>
          <w:rFonts w:ascii="Times New Roman" w:hAnsi="Times New Roman" w:cs="Times New Roman"/>
          <w:sz w:val="24"/>
          <w:szCs w:val="24"/>
          <w:lang w:val="es-ES_tradnl"/>
        </w:rPr>
        <w:t>, mientras que los</w:t>
      </w:r>
      <w:r w:rsidR="00907C01">
        <w:rPr>
          <w:rFonts w:ascii="Times New Roman" w:hAnsi="Times New Roman" w:cs="Times New Roman"/>
          <w:sz w:val="24"/>
          <w:szCs w:val="24"/>
          <w:lang w:val="es-ES_tradnl"/>
        </w:rPr>
        <w:t xml:space="preserve"> segundos </w:t>
      </w:r>
      <w:r w:rsidR="009B283B">
        <w:rPr>
          <w:rFonts w:ascii="Times New Roman" w:hAnsi="Times New Roman" w:cs="Times New Roman"/>
          <w:sz w:val="24"/>
          <w:szCs w:val="24"/>
          <w:lang w:val="es-ES_tradnl"/>
        </w:rPr>
        <w:t>realizan múltiples estimaciones</w:t>
      </w:r>
      <w:r w:rsidR="00947C09">
        <w:rPr>
          <w:rFonts w:ascii="Times New Roman" w:hAnsi="Times New Roman" w:cs="Times New Roman"/>
          <w:sz w:val="24"/>
          <w:szCs w:val="24"/>
          <w:lang w:val="es-ES_tradnl"/>
        </w:rPr>
        <w:t xml:space="preserve"> </w:t>
      </w:r>
      <w:r w:rsidR="009B283B">
        <w:rPr>
          <w:rFonts w:ascii="Times New Roman" w:hAnsi="Times New Roman" w:cs="Times New Roman"/>
          <w:sz w:val="24"/>
          <w:szCs w:val="24"/>
          <w:lang w:val="es-ES_tradnl"/>
        </w:rPr>
        <w:t xml:space="preserve">que </w:t>
      </w:r>
      <w:r w:rsidR="00947C09">
        <w:rPr>
          <w:rFonts w:ascii="Times New Roman" w:hAnsi="Times New Roman" w:cs="Times New Roman"/>
          <w:sz w:val="24"/>
          <w:szCs w:val="24"/>
          <w:lang w:val="es-ES_tradnl"/>
        </w:rPr>
        <w:t xml:space="preserve">se combinan </w:t>
      </w:r>
      <w:r w:rsidR="009B283B">
        <w:rPr>
          <w:rFonts w:ascii="Times New Roman" w:hAnsi="Times New Roman" w:cs="Times New Roman"/>
          <w:sz w:val="24"/>
          <w:szCs w:val="24"/>
          <w:lang w:val="es-ES_tradnl"/>
        </w:rPr>
        <w:t xml:space="preserve">para sustituir </w:t>
      </w:r>
      <w:r w:rsidR="00BF720E">
        <w:rPr>
          <w:rFonts w:ascii="Times New Roman" w:hAnsi="Times New Roman" w:cs="Times New Roman"/>
          <w:sz w:val="24"/>
          <w:szCs w:val="24"/>
          <w:lang w:val="es-ES_tradnl"/>
        </w:rPr>
        <w:t>al</w:t>
      </w:r>
      <w:r w:rsidR="009B283B">
        <w:rPr>
          <w:rFonts w:ascii="Times New Roman" w:hAnsi="Times New Roman" w:cs="Times New Roman"/>
          <w:sz w:val="24"/>
          <w:szCs w:val="24"/>
          <w:lang w:val="es-ES_tradnl"/>
        </w:rPr>
        <w:t xml:space="preserve"> dato faltante </w:t>
      </w:r>
      <w:r w:rsidR="009B283B">
        <w:rPr>
          <w:rFonts w:ascii="Times New Roman" w:hAnsi="Times New Roman" w:cs="Times New Roman"/>
          <w:sz w:val="24"/>
          <w:szCs w:val="24"/>
          <w:lang w:val="es-ES_tradnl"/>
        </w:rPr>
        <w:fldChar w:fldCharType="begin" w:fldLock="1"/>
      </w:r>
      <w:r w:rsidR="00755A74">
        <w:rPr>
          <w:rFonts w:ascii="Times New Roman" w:hAnsi="Times New Roman" w:cs="Times New Roman"/>
          <w:sz w:val="24"/>
          <w:szCs w:val="24"/>
          <w:lang w:val="es-ES_tradnl"/>
        </w:rPr>
        <w:instrText>ADDIN CSL_CITATION {"citationItems":[{"id":"ITEM-1","itemData":{"URL":"https://www.codificandobits.com/blog/manejo-datos-faltantes/#la-imputación-inventar-datos","accessed":{"date-parts":[["2022","1","17"]]},"author":[{"dropping-particle":"","family":"Sotaquirá","given":"Miguel","non-dropping-particle":"","parse-names":false,"suffix":""}],"id":"ITEM-1","issued":{"date-parts":[["2021","6","15"]]},"title":"Guía completa para el Manejo de Datos Faltantes | Codificando Bits","type":"webpage"},"uris":["http://www.mendeley.com/documents/?uuid=99a0a5e4-be75-35a5-9076-7ef72bb2b3b6"]}],"mendeley":{"formattedCitation":"(Sotaquirá, 2021)","plainTextFormattedCitation":"(Sotaquirá, 2021)","previouslyFormattedCitation":"(Sotaquirá, 2021)"},"properties":{"noteIndex":0},"schema":"https://github.com/citation-style-language/schema/raw/master/csl-citation.json"}</w:instrText>
      </w:r>
      <w:r w:rsidR="009B283B">
        <w:rPr>
          <w:rFonts w:ascii="Times New Roman" w:hAnsi="Times New Roman" w:cs="Times New Roman"/>
          <w:sz w:val="24"/>
          <w:szCs w:val="24"/>
          <w:lang w:val="es-ES_tradnl"/>
        </w:rPr>
        <w:fldChar w:fldCharType="separate"/>
      </w:r>
      <w:r w:rsidR="009B283B" w:rsidRPr="009B283B">
        <w:rPr>
          <w:rFonts w:ascii="Times New Roman" w:hAnsi="Times New Roman" w:cs="Times New Roman"/>
          <w:noProof/>
          <w:sz w:val="24"/>
          <w:szCs w:val="24"/>
          <w:lang w:val="es-ES_tradnl"/>
        </w:rPr>
        <w:t>(Sotaquirá, 2021)</w:t>
      </w:r>
      <w:r w:rsidR="009B283B">
        <w:rPr>
          <w:rFonts w:ascii="Times New Roman" w:hAnsi="Times New Roman" w:cs="Times New Roman"/>
          <w:sz w:val="24"/>
          <w:szCs w:val="24"/>
          <w:lang w:val="es-ES_tradnl"/>
        </w:rPr>
        <w:fldChar w:fldCharType="end"/>
      </w:r>
      <w:r w:rsidR="009B283B">
        <w:rPr>
          <w:rFonts w:ascii="Times New Roman" w:hAnsi="Times New Roman" w:cs="Times New Roman"/>
          <w:sz w:val="24"/>
          <w:szCs w:val="24"/>
          <w:lang w:val="es-ES_tradnl"/>
        </w:rPr>
        <w:t>.</w:t>
      </w:r>
      <w:r w:rsidR="00D7501C">
        <w:rPr>
          <w:rFonts w:ascii="Times New Roman" w:hAnsi="Times New Roman" w:cs="Times New Roman"/>
          <w:sz w:val="24"/>
          <w:szCs w:val="24"/>
          <w:lang w:val="es-ES_tradnl"/>
        </w:rPr>
        <w:t xml:space="preserve"> </w:t>
      </w:r>
      <w:r w:rsidR="00BF720E">
        <w:rPr>
          <w:rFonts w:ascii="Times New Roman" w:hAnsi="Times New Roman" w:cs="Times New Roman"/>
          <w:sz w:val="24"/>
          <w:szCs w:val="24"/>
          <w:lang w:val="es-ES_tradnl"/>
        </w:rPr>
        <w:t>Además</w:t>
      </w:r>
      <w:r w:rsidR="00F34DF4">
        <w:rPr>
          <w:rFonts w:ascii="Times New Roman" w:hAnsi="Times New Roman" w:cs="Times New Roman"/>
          <w:sz w:val="24"/>
          <w:szCs w:val="24"/>
          <w:lang w:val="es-ES_tradnl"/>
        </w:rPr>
        <w:t>, en</w:t>
      </w:r>
      <w:r w:rsidR="002F11DC">
        <w:rPr>
          <w:rFonts w:ascii="Times New Roman" w:hAnsi="Times New Roman" w:cs="Times New Roman"/>
          <w:sz w:val="24"/>
          <w:szCs w:val="24"/>
          <w:lang w:val="es-ES_tradnl"/>
        </w:rPr>
        <w:t>tre</w:t>
      </w:r>
      <w:r w:rsidR="00F34DF4">
        <w:rPr>
          <w:rFonts w:ascii="Times New Roman" w:hAnsi="Times New Roman" w:cs="Times New Roman"/>
          <w:sz w:val="24"/>
          <w:szCs w:val="24"/>
          <w:lang w:val="es-ES_tradnl"/>
        </w:rPr>
        <w:t xml:space="preserve"> los métodos simples</w:t>
      </w:r>
      <w:r w:rsidR="002F11DC">
        <w:rPr>
          <w:rFonts w:ascii="Times New Roman" w:hAnsi="Times New Roman" w:cs="Times New Roman"/>
          <w:sz w:val="24"/>
          <w:szCs w:val="24"/>
          <w:lang w:val="es-ES_tradnl"/>
        </w:rPr>
        <w:t xml:space="preserve"> </w:t>
      </w:r>
      <w:r w:rsidR="00431F25">
        <w:rPr>
          <w:rFonts w:ascii="Times New Roman" w:hAnsi="Times New Roman" w:cs="Times New Roman"/>
          <w:sz w:val="24"/>
          <w:szCs w:val="24"/>
          <w:lang w:val="es-ES_tradnl"/>
        </w:rPr>
        <w:t xml:space="preserve">es posible la </w:t>
      </w:r>
      <w:r w:rsidR="00BF720E">
        <w:rPr>
          <w:rFonts w:ascii="Times New Roman" w:hAnsi="Times New Roman" w:cs="Times New Roman"/>
          <w:sz w:val="24"/>
          <w:szCs w:val="24"/>
          <w:lang w:val="es-ES_tradnl"/>
        </w:rPr>
        <w:t xml:space="preserve">imputación </w:t>
      </w:r>
      <w:r w:rsidR="002F11DC">
        <w:rPr>
          <w:rFonts w:ascii="Times New Roman" w:hAnsi="Times New Roman" w:cs="Times New Roman"/>
          <w:sz w:val="24"/>
          <w:szCs w:val="24"/>
          <w:lang w:val="es-ES_tradnl"/>
        </w:rPr>
        <w:t>por la media o mediana, por regresiones o por el vecino más cercano (</w:t>
      </w:r>
      <w:r w:rsidR="002F11DC" w:rsidRPr="00F34DF4">
        <w:rPr>
          <w:rFonts w:ascii="Times New Roman" w:hAnsi="Times New Roman" w:cs="Times New Roman"/>
          <w:i/>
          <w:iCs/>
          <w:sz w:val="24"/>
          <w:szCs w:val="24"/>
          <w:lang w:val="es-ES_tradnl"/>
        </w:rPr>
        <w:t>NNI: nearest neighbor imputation</w:t>
      </w:r>
      <w:r w:rsidR="002F11DC">
        <w:rPr>
          <w:rFonts w:ascii="Times New Roman" w:hAnsi="Times New Roman" w:cs="Times New Roman"/>
          <w:sz w:val="24"/>
          <w:szCs w:val="24"/>
          <w:lang w:val="es-ES_tradnl"/>
        </w:rPr>
        <w:t>), entre otras</w:t>
      </w:r>
      <w:r w:rsidR="00947C09">
        <w:rPr>
          <w:rFonts w:ascii="Times New Roman" w:hAnsi="Times New Roman" w:cs="Times New Roman"/>
          <w:sz w:val="24"/>
          <w:szCs w:val="24"/>
          <w:lang w:val="es-ES_tradnl"/>
        </w:rPr>
        <w:t xml:space="preserve"> posibilidades</w:t>
      </w:r>
      <w:r w:rsidR="002F11DC">
        <w:rPr>
          <w:rFonts w:ascii="Times New Roman" w:hAnsi="Times New Roman" w:cs="Times New Roman"/>
          <w:sz w:val="24"/>
          <w:szCs w:val="24"/>
          <w:lang w:val="es-ES_tradnl"/>
        </w:rPr>
        <w:t>.</w:t>
      </w:r>
    </w:p>
    <w:p w14:paraId="75780B30" w14:textId="41D2B3D7" w:rsidR="00716B95" w:rsidRDefault="00CD411D" w:rsidP="002C7A39">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En este </w:t>
      </w:r>
      <w:r w:rsidR="00AF3923">
        <w:rPr>
          <w:rFonts w:ascii="Times New Roman" w:hAnsi="Times New Roman" w:cs="Times New Roman"/>
          <w:sz w:val="24"/>
          <w:szCs w:val="24"/>
          <w:lang w:val="es-ES_tradnl"/>
        </w:rPr>
        <w:t xml:space="preserve">estudio </w:t>
      </w:r>
      <w:r>
        <w:rPr>
          <w:rFonts w:ascii="Times New Roman" w:hAnsi="Times New Roman" w:cs="Times New Roman"/>
          <w:sz w:val="24"/>
          <w:szCs w:val="24"/>
          <w:lang w:val="es-ES_tradnl"/>
        </w:rPr>
        <w:t xml:space="preserve">se emplean ambas metodologías para el tratamiento de los datos faltantes. </w:t>
      </w:r>
      <w:r w:rsidR="002C7A39">
        <w:rPr>
          <w:rFonts w:ascii="Times New Roman" w:hAnsi="Times New Roman" w:cs="Times New Roman"/>
          <w:sz w:val="24"/>
          <w:szCs w:val="24"/>
          <w:lang w:val="es-ES_tradnl"/>
        </w:rPr>
        <w:t xml:space="preserve">Así, en primer lugar </w:t>
      </w:r>
      <w:r w:rsidR="00716B95">
        <w:rPr>
          <w:rFonts w:ascii="Times New Roman" w:hAnsi="Times New Roman" w:cs="Times New Roman"/>
          <w:sz w:val="24"/>
          <w:szCs w:val="24"/>
          <w:lang w:val="es-ES_tradnl"/>
        </w:rPr>
        <w:t xml:space="preserve">se procede con la eliminación de las </w:t>
      </w:r>
      <w:r w:rsidR="00086A7B">
        <w:rPr>
          <w:rFonts w:ascii="Times New Roman" w:hAnsi="Times New Roman" w:cs="Times New Roman"/>
          <w:sz w:val="24"/>
          <w:szCs w:val="24"/>
          <w:lang w:val="es-ES_tradnl"/>
        </w:rPr>
        <w:t>variables</w:t>
      </w:r>
      <w:r w:rsidR="00716B95">
        <w:rPr>
          <w:rFonts w:ascii="Times New Roman" w:hAnsi="Times New Roman" w:cs="Times New Roman"/>
          <w:sz w:val="24"/>
          <w:szCs w:val="24"/>
          <w:lang w:val="es-ES_tradnl"/>
        </w:rPr>
        <w:t xml:space="preserve">: </w:t>
      </w:r>
      <w:r w:rsidR="00716B95" w:rsidRPr="00CD411D">
        <w:rPr>
          <w:rFonts w:ascii="Times New Roman" w:hAnsi="Times New Roman" w:cs="Times New Roman"/>
          <w:b/>
          <w:bCs/>
          <w:sz w:val="24"/>
          <w:szCs w:val="24"/>
        </w:rPr>
        <w:t>diferencia negativa en combinaciones de negocios</w:t>
      </w:r>
      <w:r w:rsidR="00716B95">
        <w:rPr>
          <w:rFonts w:ascii="Times New Roman" w:hAnsi="Times New Roman" w:cs="Times New Roman"/>
          <w:sz w:val="24"/>
          <w:szCs w:val="24"/>
          <w:lang w:val="es-ES_tradnl"/>
        </w:rPr>
        <w:t xml:space="preserve"> y </w:t>
      </w:r>
      <w:r w:rsidR="00716B95" w:rsidRPr="00CD411D">
        <w:rPr>
          <w:rFonts w:ascii="Times New Roman" w:hAnsi="Times New Roman" w:cs="Times New Roman"/>
          <w:b/>
          <w:bCs/>
          <w:sz w:val="24"/>
          <w:szCs w:val="24"/>
          <w:lang w:val="es-ES_tradnl"/>
        </w:rPr>
        <w:t>deudas comerciales no corrientes</w:t>
      </w:r>
      <w:r>
        <w:rPr>
          <w:rFonts w:ascii="Times New Roman" w:hAnsi="Times New Roman" w:cs="Times New Roman"/>
          <w:sz w:val="24"/>
          <w:szCs w:val="24"/>
          <w:lang w:val="es-ES_tradnl"/>
        </w:rPr>
        <w:t xml:space="preserve">. Dichas variables, </w:t>
      </w:r>
      <w:r w:rsidR="00716B95">
        <w:rPr>
          <w:rFonts w:ascii="Times New Roman" w:hAnsi="Times New Roman" w:cs="Times New Roman"/>
          <w:sz w:val="24"/>
          <w:szCs w:val="24"/>
          <w:lang w:val="es-ES_tradnl"/>
        </w:rPr>
        <w:t xml:space="preserve">como puede </w:t>
      </w:r>
      <w:r>
        <w:rPr>
          <w:rFonts w:ascii="Times New Roman" w:hAnsi="Times New Roman" w:cs="Times New Roman"/>
          <w:sz w:val="24"/>
          <w:szCs w:val="24"/>
          <w:lang w:val="es-ES_tradnl"/>
        </w:rPr>
        <w:t xml:space="preserve">observarse </w:t>
      </w:r>
      <w:r w:rsidR="00716B95">
        <w:rPr>
          <w:rFonts w:ascii="Times New Roman" w:hAnsi="Times New Roman" w:cs="Times New Roman"/>
          <w:sz w:val="24"/>
          <w:szCs w:val="24"/>
          <w:lang w:val="es-ES_tradnl"/>
        </w:rPr>
        <w:t xml:space="preserve">en la </w:t>
      </w:r>
      <w:r w:rsidRPr="003F3459">
        <w:rPr>
          <w:rFonts w:ascii="Times New Roman" w:hAnsi="Times New Roman" w:cs="Times New Roman"/>
          <w:color w:val="2E74B5" w:themeColor="accent5" w:themeShade="BF"/>
          <w:sz w:val="24"/>
          <w:szCs w:val="24"/>
          <w:u w:val="single"/>
          <w:lang w:val="es-ES_tradnl"/>
        </w:rPr>
        <w:fldChar w:fldCharType="begin"/>
      </w:r>
      <w:r w:rsidRPr="003F3459">
        <w:rPr>
          <w:rFonts w:ascii="Times New Roman" w:hAnsi="Times New Roman" w:cs="Times New Roman"/>
          <w:color w:val="2E74B5" w:themeColor="accent5" w:themeShade="BF"/>
          <w:sz w:val="24"/>
          <w:szCs w:val="24"/>
          <w:u w:val="single"/>
          <w:lang w:val="es-ES_tradnl"/>
        </w:rPr>
        <w:instrText xml:space="preserve"> REF _Ref93944111 \h  \* MERGEFORMAT </w:instrText>
      </w:r>
      <w:r w:rsidRPr="003F3459">
        <w:rPr>
          <w:rFonts w:ascii="Times New Roman" w:hAnsi="Times New Roman" w:cs="Times New Roman"/>
          <w:color w:val="2E74B5" w:themeColor="accent5" w:themeShade="BF"/>
          <w:sz w:val="24"/>
          <w:szCs w:val="24"/>
          <w:u w:val="single"/>
          <w:lang w:val="es-ES_tradnl"/>
        </w:rPr>
      </w:r>
      <w:r w:rsidRPr="003F3459">
        <w:rPr>
          <w:rFonts w:ascii="Times New Roman" w:hAnsi="Times New Roman" w:cs="Times New Roman"/>
          <w:color w:val="2E74B5" w:themeColor="accent5" w:themeShade="BF"/>
          <w:sz w:val="24"/>
          <w:szCs w:val="24"/>
          <w:u w:val="single"/>
          <w:lang w:val="es-ES_tradnl"/>
        </w:rPr>
        <w:fldChar w:fldCharType="separate"/>
      </w:r>
      <w:ins w:id="301" w:author="sumit kumar" w:date="2022-01-28T00:52:00Z">
        <w:r w:rsidR="00A55E47" w:rsidRPr="00A55E47">
          <w:rPr>
            <w:rFonts w:ascii="Times New Roman" w:hAnsi="Times New Roman" w:cs="Times New Roman"/>
            <w:color w:val="2E74B5" w:themeColor="accent5" w:themeShade="BF"/>
            <w:sz w:val="24"/>
            <w:szCs w:val="24"/>
            <w:u w:val="single"/>
            <w:rPrChange w:id="302" w:author="sumit kumar" w:date="2022-01-28T00:52:00Z">
              <w:rPr/>
            </w:rPrChange>
          </w:rPr>
          <w:t xml:space="preserve">Figura </w:t>
        </w:r>
        <w:r w:rsidR="00A55E47" w:rsidRPr="00A55E47">
          <w:rPr>
            <w:rFonts w:ascii="Times New Roman" w:hAnsi="Times New Roman" w:cs="Times New Roman"/>
            <w:noProof/>
            <w:color w:val="2E74B5" w:themeColor="accent5" w:themeShade="BF"/>
            <w:sz w:val="24"/>
            <w:szCs w:val="24"/>
            <w:u w:val="single"/>
            <w:rPrChange w:id="303" w:author="sumit kumar" w:date="2022-01-28T00:52:00Z">
              <w:rPr>
                <w:noProof/>
              </w:rPr>
            </w:rPrChange>
          </w:rPr>
          <w:t>15</w:t>
        </w:r>
      </w:ins>
      <w:del w:id="304"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Figura </w:delText>
        </w:r>
        <w:r w:rsidR="00614ADD" w:rsidRPr="00614ADD" w:rsidDel="00A55E47">
          <w:rPr>
            <w:rFonts w:ascii="Times New Roman" w:hAnsi="Times New Roman" w:cs="Times New Roman"/>
            <w:noProof/>
            <w:color w:val="2E74B5" w:themeColor="accent5" w:themeShade="BF"/>
            <w:sz w:val="24"/>
            <w:szCs w:val="24"/>
            <w:u w:val="single"/>
          </w:rPr>
          <w:delText>15</w:delText>
        </w:r>
      </w:del>
      <w:r w:rsidRPr="003F3459">
        <w:rPr>
          <w:rFonts w:ascii="Times New Roman" w:hAnsi="Times New Roman" w:cs="Times New Roman"/>
          <w:color w:val="2E74B5" w:themeColor="accent5" w:themeShade="BF"/>
          <w:sz w:val="24"/>
          <w:szCs w:val="24"/>
          <w:u w:val="single"/>
          <w:lang w:val="es-ES_tradnl"/>
        </w:rPr>
        <w:fldChar w:fldCharType="end"/>
      </w:r>
      <w:r>
        <w:rPr>
          <w:rFonts w:ascii="Times New Roman" w:hAnsi="Times New Roman" w:cs="Times New Roman"/>
          <w:sz w:val="24"/>
          <w:szCs w:val="24"/>
          <w:lang w:val="es-ES_tradnl"/>
        </w:rPr>
        <w:t>,</w:t>
      </w:r>
      <w:r w:rsidR="00716B95">
        <w:rPr>
          <w:rFonts w:ascii="Times New Roman" w:hAnsi="Times New Roman" w:cs="Times New Roman"/>
          <w:sz w:val="24"/>
          <w:szCs w:val="24"/>
          <w:lang w:val="es-ES_tradnl"/>
        </w:rPr>
        <w:t xml:space="preserve"> presentan casi la totalidad de sus registros a </w:t>
      </w:r>
      <w:r w:rsidR="00716B95" w:rsidRPr="00CD411D">
        <w:rPr>
          <w:rFonts w:ascii="Times New Roman" w:hAnsi="Times New Roman" w:cs="Times New Roman"/>
          <w:i/>
          <w:iCs/>
          <w:sz w:val="24"/>
          <w:szCs w:val="24"/>
          <w:lang w:val="es-ES_tradnl"/>
        </w:rPr>
        <w:t>n.d.</w:t>
      </w:r>
      <w:r w:rsidR="00716B95">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 xml:space="preserve">ya </w:t>
      </w:r>
      <w:r w:rsidR="00716B95">
        <w:rPr>
          <w:rFonts w:ascii="Times New Roman" w:hAnsi="Times New Roman" w:cs="Times New Roman"/>
          <w:sz w:val="24"/>
          <w:szCs w:val="24"/>
          <w:lang w:val="es-ES_tradnl"/>
        </w:rPr>
        <w:t>sea para las zombis como para las no zombis</w:t>
      </w:r>
      <w:r w:rsidR="00086A7B">
        <w:rPr>
          <w:rFonts w:ascii="Times New Roman" w:hAnsi="Times New Roman" w:cs="Times New Roman"/>
          <w:sz w:val="24"/>
          <w:szCs w:val="24"/>
          <w:lang w:val="es-ES_tradnl"/>
        </w:rPr>
        <w:t>.</w:t>
      </w:r>
    </w:p>
    <w:p w14:paraId="37A0F985" w14:textId="7D7E99EB" w:rsidR="00DD63D5" w:rsidRDefault="00CD411D" w:rsidP="002C7A39">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A continuación</w:t>
      </w:r>
      <w:r w:rsidR="00086A7B">
        <w:rPr>
          <w:rFonts w:ascii="Times New Roman" w:hAnsi="Times New Roman" w:cs="Times New Roman"/>
          <w:sz w:val="24"/>
          <w:szCs w:val="24"/>
          <w:lang w:val="es-ES_tradnl"/>
        </w:rPr>
        <w:t xml:space="preserve">, se eliminan todas </w:t>
      </w:r>
      <w:r w:rsidR="003C2582">
        <w:rPr>
          <w:rFonts w:ascii="Times New Roman" w:hAnsi="Times New Roman" w:cs="Times New Roman"/>
          <w:sz w:val="24"/>
          <w:szCs w:val="24"/>
          <w:lang w:val="es-ES_tradnl"/>
        </w:rPr>
        <w:t>las</w:t>
      </w:r>
      <w:r w:rsidR="00086A7B">
        <w:rPr>
          <w:rFonts w:ascii="Times New Roman" w:hAnsi="Times New Roman" w:cs="Times New Roman"/>
          <w:sz w:val="24"/>
          <w:szCs w:val="24"/>
          <w:lang w:val="es-ES_tradnl"/>
        </w:rPr>
        <w:t xml:space="preserve"> </w:t>
      </w:r>
      <w:r w:rsidR="003C2582">
        <w:rPr>
          <w:rFonts w:ascii="Times New Roman" w:hAnsi="Times New Roman" w:cs="Times New Roman"/>
          <w:sz w:val="24"/>
          <w:szCs w:val="24"/>
          <w:lang w:val="es-ES_tradnl"/>
        </w:rPr>
        <w:t>pymes</w:t>
      </w:r>
      <w:r w:rsidR="00086A7B">
        <w:rPr>
          <w:rFonts w:ascii="Times New Roman" w:hAnsi="Times New Roman" w:cs="Times New Roman"/>
          <w:sz w:val="24"/>
          <w:szCs w:val="24"/>
          <w:lang w:val="es-ES_tradnl"/>
        </w:rPr>
        <w:t xml:space="preserve"> que no </w:t>
      </w:r>
      <w:r w:rsidR="003C2582">
        <w:rPr>
          <w:rFonts w:ascii="Times New Roman" w:hAnsi="Times New Roman" w:cs="Times New Roman"/>
          <w:sz w:val="24"/>
          <w:szCs w:val="24"/>
          <w:lang w:val="es-ES_tradnl"/>
        </w:rPr>
        <w:t xml:space="preserve">presentan </w:t>
      </w:r>
      <w:r w:rsidR="00086A7B">
        <w:rPr>
          <w:rFonts w:ascii="Times New Roman" w:hAnsi="Times New Roman" w:cs="Times New Roman"/>
          <w:sz w:val="24"/>
          <w:szCs w:val="24"/>
          <w:lang w:val="es-ES_tradnl"/>
        </w:rPr>
        <w:t xml:space="preserve">información sobre </w:t>
      </w:r>
      <w:r>
        <w:rPr>
          <w:rFonts w:ascii="Times New Roman" w:hAnsi="Times New Roman" w:cs="Times New Roman"/>
          <w:sz w:val="24"/>
          <w:szCs w:val="24"/>
          <w:lang w:val="es-ES_tradnl"/>
        </w:rPr>
        <w:t xml:space="preserve">su </w:t>
      </w:r>
      <w:r w:rsidR="00086A7B">
        <w:rPr>
          <w:rFonts w:ascii="Times New Roman" w:hAnsi="Times New Roman" w:cs="Times New Roman"/>
          <w:sz w:val="24"/>
          <w:szCs w:val="24"/>
          <w:lang w:val="es-ES_tradnl"/>
        </w:rPr>
        <w:t>cifra de negocios</w:t>
      </w:r>
      <w:r>
        <w:rPr>
          <w:rFonts w:ascii="Times New Roman" w:hAnsi="Times New Roman" w:cs="Times New Roman"/>
          <w:sz w:val="24"/>
          <w:szCs w:val="24"/>
          <w:lang w:val="es-ES_tradnl"/>
        </w:rPr>
        <w:t xml:space="preserve"> anual</w:t>
      </w:r>
      <w:r w:rsidR="00086A7B">
        <w:rPr>
          <w:rFonts w:ascii="Times New Roman" w:hAnsi="Times New Roman" w:cs="Times New Roman"/>
          <w:sz w:val="24"/>
          <w:szCs w:val="24"/>
          <w:lang w:val="es-ES_tradnl"/>
        </w:rPr>
        <w:t xml:space="preserve">. </w:t>
      </w:r>
      <w:r w:rsidR="00B34B24">
        <w:rPr>
          <w:rFonts w:ascii="Times New Roman" w:hAnsi="Times New Roman" w:cs="Times New Roman"/>
          <w:sz w:val="24"/>
          <w:szCs w:val="24"/>
          <w:lang w:val="es-ES_tradnl"/>
        </w:rPr>
        <w:t xml:space="preserve">Estas </w:t>
      </w:r>
      <w:r w:rsidR="003C2582">
        <w:rPr>
          <w:rFonts w:ascii="Times New Roman" w:hAnsi="Times New Roman" w:cs="Times New Roman"/>
          <w:sz w:val="24"/>
          <w:szCs w:val="24"/>
          <w:lang w:val="es-ES_tradnl"/>
        </w:rPr>
        <w:t xml:space="preserve">eliminaciones se deben </w:t>
      </w:r>
      <w:r w:rsidR="001D384A">
        <w:rPr>
          <w:rFonts w:ascii="Times New Roman" w:hAnsi="Times New Roman" w:cs="Times New Roman"/>
          <w:sz w:val="24"/>
          <w:szCs w:val="24"/>
          <w:lang w:val="es-ES_tradnl"/>
        </w:rPr>
        <w:t>a</w:t>
      </w:r>
      <w:r>
        <w:rPr>
          <w:rFonts w:ascii="Times New Roman" w:hAnsi="Times New Roman" w:cs="Times New Roman"/>
          <w:sz w:val="24"/>
          <w:szCs w:val="24"/>
          <w:lang w:val="es-ES_tradnl"/>
        </w:rPr>
        <w:t xml:space="preserve"> que</w:t>
      </w:r>
      <w:r w:rsidR="003C2582">
        <w:rPr>
          <w:rFonts w:ascii="Times New Roman" w:hAnsi="Times New Roman" w:cs="Times New Roman"/>
          <w:sz w:val="24"/>
          <w:szCs w:val="24"/>
          <w:lang w:val="es-ES_tradnl"/>
        </w:rPr>
        <w:t>, si una empresa no dispone de información sobre sus ventas</w:t>
      </w:r>
      <w:r w:rsidR="001D384A">
        <w:rPr>
          <w:rFonts w:ascii="Times New Roman" w:hAnsi="Times New Roman" w:cs="Times New Roman"/>
          <w:sz w:val="24"/>
          <w:szCs w:val="24"/>
          <w:lang w:val="es-ES_tradnl"/>
        </w:rPr>
        <w:t>,</w:t>
      </w:r>
      <w:r w:rsidR="003C2582">
        <w:rPr>
          <w:rFonts w:ascii="Times New Roman" w:hAnsi="Times New Roman" w:cs="Times New Roman"/>
          <w:sz w:val="24"/>
          <w:szCs w:val="24"/>
          <w:lang w:val="es-ES_tradnl"/>
        </w:rPr>
        <w:t xml:space="preserve"> muy difícilmente </w:t>
      </w:r>
      <w:r w:rsidR="00B34B24">
        <w:rPr>
          <w:rFonts w:ascii="Times New Roman" w:hAnsi="Times New Roman" w:cs="Times New Roman"/>
          <w:sz w:val="24"/>
          <w:szCs w:val="24"/>
          <w:lang w:val="es-ES_tradnl"/>
        </w:rPr>
        <w:t>presentará</w:t>
      </w:r>
      <w:r w:rsidR="003C2582">
        <w:rPr>
          <w:rFonts w:ascii="Times New Roman" w:hAnsi="Times New Roman" w:cs="Times New Roman"/>
          <w:sz w:val="24"/>
          <w:szCs w:val="24"/>
          <w:lang w:val="es-ES_tradnl"/>
        </w:rPr>
        <w:t xml:space="preserve"> datos del resto de </w:t>
      </w:r>
      <w:r w:rsidR="00BE11F0">
        <w:rPr>
          <w:rFonts w:ascii="Times New Roman" w:hAnsi="Times New Roman" w:cs="Times New Roman"/>
          <w:sz w:val="24"/>
          <w:szCs w:val="24"/>
          <w:lang w:val="es-ES_tradnl"/>
        </w:rPr>
        <w:t xml:space="preserve">las </w:t>
      </w:r>
      <w:r w:rsidR="003C2582">
        <w:rPr>
          <w:rFonts w:ascii="Times New Roman" w:hAnsi="Times New Roman" w:cs="Times New Roman"/>
          <w:sz w:val="24"/>
          <w:szCs w:val="24"/>
          <w:lang w:val="es-ES_tradnl"/>
        </w:rPr>
        <w:t xml:space="preserve">partidas de la </w:t>
      </w:r>
      <w:r w:rsidRPr="006A00F5">
        <w:rPr>
          <w:rFonts w:ascii="Times New Roman" w:hAnsi="Times New Roman" w:cs="Times New Roman"/>
          <w:color w:val="2E74B5" w:themeColor="accent5" w:themeShade="BF"/>
          <w:sz w:val="24"/>
          <w:szCs w:val="24"/>
          <w:u w:val="single"/>
          <w:lang w:val="es-ES_tradnl"/>
        </w:rPr>
        <w:fldChar w:fldCharType="begin"/>
      </w:r>
      <w:r w:rsidRPr="006A00F5">
        <w:rPr>
          <w:rFonts w:ascii="Times New Roman" w:hAnsi="Times New Roman" w:cs="Times New Roman"/>
          <w:color w:val="2E74B5" w:themeColor="accent5" w:themeShade="BF"/>
          <w:sz w:val="24"/>
          <w:szCs w:val="24"/>
          <w:u w:val="single"/>
          <w:lang w:val="es-ES_tradnl"/>
        </w:rPr>
        <w:instrText xml:space="preserve"> REF _Ref93943818 \h  \* MERGEFORMAT </w:instrText>
      </w:r>
      <w:r w:rsidRPr="006A00F5">
        <w:rPr>
          <w:rFonts w:ascii="Times New Roman" w:hAnsi="Times New Roman" w:cs="Times New Roman"/>
          <w:color w:val="2E74B5" w:themeColor="accent5" w:themeShade="BF"/>
          <w:sz w:val="24"/>
          <w:szCs w:val="24"/>
          <w:u w:val="single"/>
          <w:lang w:val="es-ES_tradnl"/>
        </w:rPr>
      </w:r>
      <w:r w:rsidRPr="006A00F5">
        <w:rPr>
          <w:rFonts w:ascii="Times New Roman" w:hAnsi="Times New Roman" w:cs="Times New Roman"/>
          <w:color w:val="2E74B5" w:themeColor="accent5" w:themeShade="BF"/>
          <w:sz w:val="24"/>
          <w:szCs w:val="24"/>
          <w:u w:val="single"/>
          <w:lang w:val="es-ES_tradnl"/>
        </w:rPr>
        <w:fldChar w:fldCharType="separate"/>
      </w:r>
      <w:ins w:id="305" w:author="sumit kumar" w:date="2022-01-28T00:52:00Z">
        <w:r w:rsidR="00A55E47" w:rsidRPr="00A55E47">
          <w:rPr>
            <w:rFonts w:ascii="Times New Roman" w:hAnsi="Times New Roman" w:cs="Times New Roman"/>
            <w:color w:val="2E74B5" w:themeColor="accent5" w:themeShade="BF"/>
            <w:sz w:val="24"/>
            <w:szCs w:val="24"/>
            <w:u w:val="single"/>
            <w:rPrChange w:id="306" w:author="sumit kumar" w:date="2022-01-28T00:52:00Z">
              <w:rPr/>
            </w:rPrChange>
          </w:rPr>
          <w:t xml:space="preserve">Tabla </w:t>
        </w:r>
        <w:r w:rsidR="00A55E47" w:rsidRPr="00A55E47">
          <w:rPr>
            <w:rFonts w:ascii="Times New Roman" w:hAnsi="Times New Roman" w:cs="Times New Roman"/>
            <w:noProof/>
            <w:color w:val="2E74B5" w:themeColor="accent5" w:themeShade="BF"/>
            <w:sz w:val="24"/>
            <w:szCs w:val="24"/>
            <w:u w:val="single"/>
            <w:rPrChange w:id="307" w:author="sumit kumar" w:date="2022-01-28T00:52:00Z">
              <w:rPr>
                <w:noProof/>
              </w:rPr>
            </w:rPrChange>
          </w:rPr>
          <w:t>8</w:t>
        </w:r>
      </w:ins>
      <w:del w:id="308"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Tabla </w:delText>
        </w:r>
        <w:r w:rsidR="00614ADD" w:rsidRPr="00614ADD" w:rsidDel="00A55E47">
          <w:rPr>
            <w:rFonts w:ascii="Times New Roman" w:hAnsi="Times New Roman" w:cs="Times New Roman"/>
            <w:noProof/>
            <w:color w:val="2E74B5" w:themeColor="accent5" w:themeShade="BF"/>
            <w:sz w:val="24"/>
            <w:szCs w:val="24"/>
            <w:u w:val="single"/>
          </w:rPr>
          <w:delText>8</w:delText>
        </w:r>
      </w:del>
      <w:r w:rsidRPr="006A00F5">
        <w:rPr>
          <w:rFonts w:ascii="Times New Roman" w:hAnsi="Times New Roman" w:cs="Times New Roman"/>
          <w:color w:val="2E74B5" w:themeColor="accent5" w:themeShade="BF"/>
          <w:sz w:val="24"/>
          <w:szCs w:val="24"/>
          <w:u w:val="single"/>
          <w:lang w:val="es-ES_tradnl"/>
        </w:rPr>
        <w:fldChar w:fldCharType="end"/>
      </w:r>
      <w:r w:rsidR="003C2582">
        <w:rPr>
          <w:rFonts w:ascii="Times New Roman" w:hAnsi="Times New Roman" w:cs="Times New Roman"/>
          <w:sz w:val="24"/>
          <w:szCs w:val="24"/>
          <w:lang w:val="es-ES_tradnl"/>
        </w:rPr>
        <w:t>.</w:t>
      </w:r>
      <w:r w:rsidR="00B34B24">
        <w:rPr>
          <w:rFonts w:ascii="Times New Roman" w:hAnsi="Times New Roman" w:cs="Times New Roman"/>
          <w:sz w:val="24"/>
          <w:szCs w:val="24"/>
          <w:lang w:val="es-ES_tradnl"/>
        </w:rPr>
        <w:t xml:space="preserve"> </w:t>
      </w:r>
      <w:r w:rsidR="00361BC2">
        <w:rPr>
          <w:rFonts w:ascii="Times New Roman" w:hAnsi="Times New Roman" w:cs="Times New Roman"/>
          <w:sz w:val="24"/>
          <w:szCs w:val="24"/>
          <w:lang w:val="es-ES_tradnl"/>
        </w:rPr>
        <w:t>Posteriormente</w:t>
      </w:r>
      <w:r w:rsidR="0033040D">
        <w:rPr>
          <w:rFonts w:ascii="Times New Roman" w:hAnsi="Times New Roman" w:cs="Times New Roman"/>
          <w:sz w:val="24"/>
          <w:szCs w:val="24"/>
          <w:lang w:val="es-ES_tradnl"/>
        </w:rPr>
        <w:t>, t</w:t>
      </w:r>
      <w:r>
        <w:rPr>
          <w:rFonts w:ascii="Times New Roman" w:hAnsi="Times New Roman" w:cs="Times New Roman"/>
          <w:sz w:val="24"/>
          <w:szCs w:val="24"/>
          <w:lang w:val="es-ES_tradnl"/>
        </w:rPr>
        <w:t xml:space="preserve">ambién </w:t>
      </w:r>
      <w:r w:rsidR="00B53BE8">
        <w:rPr>
          <w:rFonts w:ascii="Times New Roman" w:hAnsi="Times New Roman" w:cs="Times New Roman"/>
          <w:sz w:val="24"/>
          <w:szCs w:val="24"/>
          <w:lang w:val="es-ES_tradnl"/>
        </w:rPr>
        <w:t xml:space="preserve">se </w:t>
      </w:r>
      <w:r>
        <w:rPr>
          <w:rFonts w:ascii="Times New Roman" w:hAnsi="Times New Roman" w:cs="Times New Roman"/>
          <w:sz w:val="24"/>
          <w:szCs w:val="24"/>
          <w:lang w:val="es-ES_tradnl"/>
        </w:rPr>
        <w:t xml:space="preserve">eliminan </w:t>
      </w:r>
      <w:r w:rsidR="00B53BE8">
        <w:rPr>
          <w:rFonts w:ascii="Times New Roman" w:hAnsi="Times New Roman" w:cs="Times New Roman"/>
          <w:sz w:val="24"/>
          <w:szCs w:val="24"/>
          <w:lang w:val="es-ES_tradnl"/>
        </w:rPr>
        <w:t xml:space="preserve">las </w:t>
      </w:r>
      <w:r w:rsidR="009B1897">
        <w:rPr>
          <w:rFonts w:ascii="Times New Roman" w:hAnsi="Times New Roman" w:cs="Times New Roman"/>
          <w:sz w:val="24"/>
          <w:szCs w:val="24"/>
          <w:lang w:val="es-ES_tradnl"/>
        </w:rPr>
        <w:t xml:space="preserve">pymes </w:t>
      </w:r>
      <w:r w:rsidR="00DD63D5">
        <w:rPr>
          <w:rFonts w:ascii="Times New Roman" w:hAnsi="Times New Roman" w:cs="Times New Roman"/>
          <w:sz w:val="24"/>
          <w:szCs w:val="24"/>
          <w:lang w:val="es-ES_tradnl"/>
        </w:rPr>
        <w:t xml:space="preserve">que </w:t>
      </w:r>
      <w:r w:rsidR="00694A5F">
        <w:rPr>
          <w:rFonts w:ascii="Times New Roman" w:hAnsi="Times New Roman" w:cs="Times New Roman"/>
          <w:sz w:val="24"/>
          <w:szCs w:val="24"/>
          <w:lang w:val="es-ES_tradnl"/>
        </w:rPr>
        <w:t xml:space="preserve">presentan </w:t>
      </w:r>
      <w:r w:rsidR="00DD63D5">
        <w:rPr>
          <w:rFonts w:ascii="Times New Roman" w:hAnsi="Times New Roman" w:cs="Times New Roman"/>
          <w:sz w:val="24"/>
          <w:szCs w:val="24"/>
          <w:lang w:val="es-ES_tradnl"/>
        </w:rPr>
        <w:t xml:space="preserve">datos faltantes en sus gastos financieros y </w:t>
      </w:r>
      <w:r w:rsidR="008961DD">
        <w:rPr>
          <w:rFonts w:ascii="Times New Roman" w:hAnsi="Times New Roman" w:cs="Times New Roman"/>
          <w:sz w:val="24"/>
          <w:szCs w:val="24"/>
          <w:lang w:val="es-ES_tradnl"/>
        </w:rPr>
        <w:t>en</w:t>
      </w:r>
      <w:r w:rsidR="00DD63D5">
        <w:rPr>
          <w:rFonts w:ascii="Times New Roman" w:hAnsi="Times New Roman" w:cs="Times New Roman"/>
          <w:sz w:val="24"/>
          <w:szCs w:val="24"/>
          <w:lang w:val="es-ES_tradnl"/>
        </w:rPr>
        <w:t xml:space="preserve"> todas sus deudas remuneradas de la </w:t>
      </w:r>
      <w:r w:rsidR="009B1897" w:rsidRPr="006A00F5">
        <w:rPr>
          <w:rFonts w:ascii="Times New Roman" w:hAnsi="Times New Roman" w:cs="Times New Roman"/>
          <w:color w:val="2E74B5" w:themeColor="accent5" w:themeShade="BF"/>
          <w:sz w:val="24"/>
          <w:szCs w:val="24"/>
          <w:u w:val="single"/>
          <w:lang w:val="es-ES_tradnl"/>
        </w:rPr>
        <w:fldChar w:fldCharType="begin"/>
      </w:r>
      <w:r w:rsidR="009B1897" w:rsidRPr="006A00F5">
        <w:rPr>
          <w:rFonts w:ascii="Times New Roman" w:hAnsi="Times New Roman" w:cs="Times New Roman"/>
          <w:color w:val="2E74B5" w:themeColor="accent5" w:themeShade="BF"/>
          <w:sz w:val="24"/>
          <w:szCs w:val="24"/>
          <w:u w:val="single"/>
          <w:lang w:val="es-ES_tradnl"/>
        </w:rPr>
        <w:instrText xml:space="preserve"> REF _Ref93943818 \h  \* MERGEFORMAT </w:instrText>
      </w:r>
      <w:r w:rsidR="009B1897" w:rsidRPr="006A00F5">
        <w:rPr>
          <w:rFonts w:ascii="Times New Roman" w:hAnsi="Times New Roman" w:cs="Times New Roman"/>
          <w:color w:val="2E74B5" w:themeColor="accent5" w:themeShade="BF"/>
          <w:sz w:val="24"/>
          <w:szCs w:val="24"/>
          <w:u w:val="single"/>
          <w:lang w:val="es-ES_tradnl"/>
        </w:rPr>
      </w:r>
      <w:r w:rsidR="009B1897" w:rsidRPr="006A00F5">
        <w:rPr>
          <w:rFonts w:ascii="Times New Roman" w:hAnsi="Times New Roman" w:cs="Times New Roman"/>
          <w:color w:val="2E74B5" w:themeColor="accent5" w:themeShade="BF"/>
          <w:sz w:val="24"/>
          <w:szCs w:val="24"/>
          <w:u w:val="single"/>
          <w:lang w:val="es-ES_tradnl"/>
        </w:rPr>
        <w:fldChar w:fldCharType="separate"/>
      </w:r>
      <w:ins w:id="309" w:author="sumit kumar" w:date="2022-01-28T00:52:00Z">
        <w:r w:rsidR="00A55E47" w:rsidRPr="00A55E47">
          <w:rPr>
            <w:rFonts w:ascii="Times New Roman" w:hAnsi="Times New Roman" w:cs="Times New Roman"/>
            <w:color w:val="2E74B5" w:themeColor="accent5" w:themeShade="BF"/>
            <w:sz w:val="24"/>
            <w:szCs w:val="24"/>
            <w:u w:val="single"/>
            <w:rPrChange w:id="310" w:author="sumit kumar" w:date="2022-01-28T00:52:00Z">
              <w:rPr/>
            </w:rPrChange>
          </w:rPr>
          <w:t xml:space="preserve">Tabla </w:t>
        </w:r>
        <w:r w:rsidR="00A55E47" w:rsidRPr="00A55E47">
          <w:rPr>
            <w:rFonts w:ascii="Times New Roman" w:hAnsi="Times New Roman" w:cs="Times New Roman"/>
            <w:noProof/>
            <w:color w:val="2E74B5" w:themeColor="accent5" w:themeShade="BF"/>
            <w:sz w:val="24"/>
            <w:szCs w:val="24"/>
            <w:u w:val="single"/>
            <w:rPrChange w:id="311" w:author="sumit kumar" w:date="2022-01-28T00:52:00Z">
              <w:rPr>
                <w:noProof/>
              </w:rPr>
            </w:rPrChange>
          </w:rPr>
          <w:t>8</w:t>
        </w:r>
      </w:ins>
      <w:del w:id="312"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Tabla </w:delText>
        </w:r>
        <w:r w:rsidR="00614ADD" w:rsidRPr="00614ADD" w:rsidDel="00A55E47">
          <w:rPr>
            <w:rFonts w:ascii="Times New Roman" w:hAnsi="Times New Roman" w:cs="Times New Roman"/>
            <w:noProof/>
            <w:color w:val="2E74B5" w:themeColor="accent5" w:themeShade="BF"/>
            <w:sz w:val="24"/>
            <w:szCs w:val="24"/>
            <w:u w:val="single"/>
          </w:rPr>
          <w:delText>8</w:delText>
        </w:r>
      </w:del>
      <w:r w:rsidR="009B1897" w:rsidRPr="006A00F5">
        <w:rPr>
          <w:rFonts w:ascii="Times New Roman" w:hAnsi="Times New Roman" w:cs="Times New Roman"/>
          <w:color w:val="2E74B5" w:themeColor="accent5" w:themeShade="BF"/>
          <w:sz w:val="24"/>
          <w:szCs w:val="24"/>
          <w:u w:val="single"/>
          <w:lang w:val="es-ES_tradnl"/>
        </w:rPr>
        <w:fldChar w:fldCharType="end"/>
      </w:r>
      <w:r w:rsidR="00BE11F0">
        <w:rPr>
          <w:rFonts w:ascii="Times New Roman" w:hAnsi="Times New Roman" w:cs="Times New Roman"/>
          <w:sz w:val="24"/>
          <w:szCs w:val="24"/>
          <w:lang w:val="es-ES_tradnl"/>
        </w:rPr>
        <w:t xml:space="preserve">, </w:t>
      </w:r>
      <w:r w:rsidR="0033040D">
        <w:rPr>
          <w:rFonts w:ascii="Times New Roman" w:hAnsi="Times New Roman" w:cs="Times New Roman"/>
          <w:sz w:val="24"/>
          <w:szCs w:val="24"/>
          <w:lang w:val="es-ES_tradnl"/>
        </w:rPr>
        <w:t xml:space="preserve">ya </w:t>
      </w:r>
      <w:r w:rsidR="00BE11F0">
        <w:rPr>
          <w:rFonts w:ascii="Times New Roman" w:hAnsi="Times New Roman" w:cs="Times New Roman"/>
          <w:sz w:val="24"/>
          <w:szCs w:val="24"/>
          <w:lang w:val="es-ES_tradnl"/>
        </w:rPr>
        <w:t xml:space="preserve">que estas </w:t>
      </w:r>
      <w:r w:rsidR="00DD63D5">
        <w:rPr>
          <w:rFonts w:ascii="Times New Roman" w:hAnsi="Times New Roman" w:cs="Times New Roman"/>
          <w:sz w:val="24"/>
          <w:szCs w:val="24"/>
          <w:lang w:val="es-ES_tradnl"/>
        </w:rPr>
        <w:t xml:space="preserve">partidas </w:t>
      </w:r>
      <w:r w:rsidR="00B53BE8">
        <w:rPr>
          <w:rFonts w:ascii="Times New Roman" w:hAnsi="Times New Roman" w:cs="Times New Roman"/>
          <w:sz w:val="24"/>
          <w:szCs w:val="24"/>
          <w:lang w:val="es-ES_tradnl"/>
        </w:rPr>
        <w:t xml:space="preserve">se emplearán </w:t>
      </w:r>
      <w:r w:rsidR="00694A5F">
        <w:rPr>
          <w:rFonts w:ascii="Times New Roman" w:hAnsi="Times New Roman" w:cs="Times New Roman"/>
          <w:sz w:val="24"/>
          <w:szCs w:val="24"/>
          <w:lang w:val="es-ES_tradnl"/>
        </w:rPr>
        <w:t xml:space="preserve">para el cálculo de </w:t>
      </w:r>
      <w:r w:rsidR="008961DD">
        <w:rPr>
          <w:rFonts w:ascii="Times New Roman" w:hAnsi="Times New Roman" w:cs="Times New Roman"/>
          <w:sz w:val="24"/>
          <w:szCs w:val="24"/>
          <w:lang w:val="es-ES_tradnl"/>
        </w:rPr>
        <w:t>varias</w:t>
      </w:r>
      <w:r w:rsidR="00DD63D5">
        <w:rPr>
          <w:rFonts w:ascii="Times New Roman" w:hAnsi="Times New Roman" w:cs="Times New Roman"/>
          <w:sz w:val="24"/>
          <w:szCs w:val="24"/>
          <w:lang w:val="es-ES_tradnl"/>
        </w:rPr>
        <w:t xml:space="preserve"> ratios financieras.</w:t>
      </w:r>
      <w:r w:rsidR="008D619B">
        <w:rPr>
          <w:rFonts w:ascii="Times New Roman" w:hAnsi="Times New Roman" w:cs="Times New Roman"/>
          <w:sz w:val="24"/>
          <w:szCs w:val="24"/>
          <w:lang w:val="es-ES_tradnl"/>
        </w:rPr>
        <w:t xml:space="preserve"> </w:t>
      </w:r>
      <w:r w:rsidR="00DD63D5">
        <w:rPr>
          <w:rFonts w:ascii="Times New Roman" w:hAnsi="Times New Roman" w:cs="Times New Roman"/>
          <w:sz w:val="24"/>
          <w:szCs w:val="24"/>
          <w:lang w:val="es-ES_tradnl"/>
        </w:rPr>
        <w:t xml:space="preserve">Así, </w:t>
      </w:r>
      <w:r w:rsidR="008D619B">
        <w:rPr>
          <w:rFonts w:ascii="Times New Roman" w:hAnsi="Times New Roman" w:cs="Times New Roman"/>
          <w:sz w:val="24"/>
          <w:szCs w:val="24"/>
          <w:lang w:val="es-ES_tradnl"/>
        </w:rPr>
        <w:t xml:space="preserve">tras este </w:t>
      </w:r>
      <w:r w:rsidR="00DD63D5">
        <w:rPr>
          <w:rFonts w:ascii="Times New Roman" w:hAnsi="Times New Roman" w:cs="Times New Roman"/>
          <w:sz w:val="24"/>
          <w:szCs w:val="24"/>
          <w:lang w:val="es-ES_tradnl"/>
        </w:rPr>
        <w:t xml:space="preserve">paso la muestra de zombis se reduce de 753 a </w:t>
      </w:r>
      <w:r w:rsidR="00BB56DE">
        <w:rPr>
          <w:rFonts w:ascii="Times New Roman" w:hAnsi="Times New Roman" w:cs="Times New Roman"/>
          <w:sz w:val="24"/>
          <w:szCs w:val="24"/>
          <w:lang w:val="es-ES_tradnl"/>
        </w:rPr>
        <w:t>64</w:t>
      </w:r>
      <w:r w:rsidR="00B53BE8">
        <w:rPr>
          <w:rFonts w:ascii="Times New Roman" w:hAnsi="Times New Roman" w:cs="Times New Roman"/>
          <w:sz w:val="24"/>
          <w:szCs w:val="24"/>
          <w:lang w:val="es-ES_tradnl"/>
        </w:rPr>
        <w:t>7</w:t>
      </w:r>
      <w:r w:rsidR="00DD63D5">
        <w:rPr>
          <w:rFonts w:ascii="Times New Roman" w:hAnsi="Times New Roman" w:cs="Times New Roman"/>
          <w:sz w:val="24"/>
          <w:szCs w:val="24"/>
          <w:lang w:val="es-ES_tradnl"/>
        </w:rPr>
        <w:t xml:space="preserve"> y la de no zombis de 8.451 a </w:t>
      </w:r>
      <w:r w:rsidR="00BB56DE">
        <w:rPr>
          <w:rFonts w:ascii="Times New Roman" w:hAnsi="Times New Roman" w:cs="Times New Roman"/>
          <w:sz w:val="24"/>
          <w:szCs w:val="24"/>
          <w:lang w:val="es-ES_tradnl"/>
        </w:rPr>
        <w:t xml:space="preserve">7.354, lo cual en términos porcentuales </w:t>
      </w:r>
      <w:r w:rsidR="001D384A">
        <w:rPr>
          <w:rFonts w:ascii="Times New Roman" w:hAnsi="Times New Roman" w:cs="Times New Roman"/>
          <w:sz w:val="24"/>
          <w:szCs w:val="24"/>
          <w:lang w:val="es-ES_tradnl"/>
        </w:rPr>
        <w:t xml:space="preserve">representa </w:t>
      </w:r>
      <w:r w:rsidR="00BB56DE">
        <w:rPr>
          <w:rFonts w:ascii="Times New Roman" w:hAnsi="Times New Roman" w:cs="Times New Roman"/>
          <w:sz w:val="24"/>
          <w:szCs w:val="24"/>
          <w:lang w:val="es-ES_tradnl"/>
        </w:rPr>
        <w:t>aproximadamente el 13%.</w:t>
      </w:r>
    </w:p>
    <w:p w14:paraId="0E1CC57A" w14:textId="281F8796" w:rsidR="00BB56DE" w:rsidRDefault="00BB56DE" w:rsidP="002C7A39">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L</w:t>
      </w:r>
      <w:r w:rsidR="00CA1002">
        <w:rPr>
          <w:rFonts w:ascii="Times New Roman" w:hAnsi="Times New Roman" w:cs="Times New Roman"/>
          <w:sz w:val="24"/>
          <w:szCs w:val="24"/>
          <w:lang w:val="es-ES_tradnl"/>
        </w:rPr>
        <w:t>l</w:t>
      </w:r>
      <w:r>
        <w:rPr>
          <w:rFonts w:ascii="Times New Roman" w:hAnsi="Times New Roman" w:cs="Times New Roman"/>
          <w:sz w:val="24"/>
          <w:szCs w:val="24"/>
          <w:lang w:val="es-ES_tradnl"/>
        </w:rPr>
        <w:t xml:space="preserve">egados a este punto, aún existen partidas que disponen de valor </w:t>
      </w:r>
      <w:r w:rsidRPr="0033040D">
        <w:rPr>
          <w:rFonts w:ascii="Times New Roman" w:hAnsi="Times New Roman" w:cs="Times New Roman"/>
          <w:i/>
          <w:iCs/>
          <w:sz w:val="24"/>
          <w:szCs w:val="24"/>
          <w:lang w:val="es-ES_tradnl"/>
        </w:rPr>
        <w:t>n.d.</w:t>
      </w:r>
      <w:r>
        <w:rPr>
          <w:rFonts w:ascii="Times New Roman" w:hAnsi="Times New Roman" w:cs="Times New Roman"/>
          <w:sz w:val="24"/>
          <w:szCs w:val="24"/>
          <w:lang w:val="es-ES_tradnl"/>
        </w:rPr>
        <w:t xml:space="preserve"> en el </w:t>
      </w:r>
      <w:r w:rsidR="000F17CC" w:rsidRPr="000F17CC">
        <w:rPr>
          <w:rFonts w:ascii="Times New Roman" w:hAnsi="Times New Roman" w:cs="Times New Roman"/>
          <w:i/>
          <w:iCs/>
          <w:sz w:val="24"/>
          <w:szCs w:val="24"/>
          <w:lang w:val="es-ES_tradnl"/>
        </w:rPr>
        <w:t>dataset</w:t>
      </w:r>
      <w:r>
        <w:rPr>
          <w:rFonts w:ascii="Times New Roman" w:hAnsi="Times New Roman" w:cs="Times New Roman"/>
          <w:sz w:val="24"/>
          <w:szCs w:val="24"/>
          <w:lang w:val="es-ES_tradnl"/>
        </w:rPr>
        <w:t>.</w:t>
      </w:r>
      <w:r w:rsidR="00CA1002">
        <w:rPr>
          <w:rFonts w:ascii="Times New Roman" w:hAnsi="Times New Roman" w:cs="Times New Roman"/>
          <w:sz w:val="24"/>
          <w:szCs w:val="24"/>
          <w:lang w:val="es-ES_tradnl"/>
        </w:rPr>
        <w:t xml:space="preserve"> Sin embargo, en la mayoría de las empresas investigadas, dichas partidas no presentan valor alguno </w:t>
      </w:r>
      <w:r w:rsidR="00CA1002">
        <w:rPr>
          <w:rFonts w:ascii="Times New Roman" w:hAnsi="Times New Roman" w:cs="Times New Roman"/>
          <w:sz w:val="24"/>
          <w:szCs w:val="24"/>
          <w:lang w:val="es-ES_tradnl"/>
        </w:rPr>
        <w:lastRenderedPageBreak/>
        <w:t xml:space="preserve">para los periodos desde 2019 hasta 2017. </w:t>
      </w:r>
      <w:r w:rsidR="007C56C8">
        <w:rPr>
          <w:rFonts w:ascii="Times New Roman" w:hAnsi="Times New Roman" w:cs="Times New Roman"/>
          <w:sz w:val="24"/>
          <w:szCs w:val="24"/>
          <w:lang w:val="es-ES_tradnl"/>
        </w:rPr>
        <w:t xml:space="preserve">Además, no se considera oportuno la estimación de </w:t>
      </w:r>
      <w:r w:rsidR="0033040D">
        <w:rPr>
          <w:rFonts w:ascii="Times New Roman" w:hAnsi="Times New Roman" w:cs="Times New Roman"/>
          <w:sz w:val="24"/>
          <w:szCs w:val="24"/>
          <w:lang w:val="es-ES_tradnl"/>
        </w:rPr>
        <w:t xml:space="preserve">estas </w:t>
      </w:r>
      <w:r w:rsidR="007C56C8">
        <w:rPr>
          <w:rFonts w:ascii="Times New Roman" w:hAnsi="Times New Roman" w:cs="Times New Roman"/>
          <w:sz w:val="24"/>
          <w:szCs w:val="24"/>
          <w:lang w:val="es-ES_tradnl"/>
        </w:rPr>
        <w:t>ya que se podría distorsionar la estructura económica-financiera de una empresa</w:t>
      </w:r>
      <w:r w:rsidR="0033040D">
        <w:rPr>
          <w:rFonts w:ascii="Times New Roman" w:hAnsi="Times New Roman" w:cs="Times New Roman"/>
          <w:sz w:val="24"/>
          <w:szCs w:val="24"/>
          <w:lang w:val="es-ES_tradnl"/>
        </w:rPr>
        <w:t xml:space="preserve">, </w:t>
      </w:r>
      <w:r w:rsidR="007C56C8">
        <w:rPr>
          <w:rFonts w:ascii="Times New Roman" w:hAnsi="Times New Roman" w:cs="Times New Roman"/>
          <w:sz w:val="24"/>
          <w:szCs w:val="24"/>
          <w:lang w:val="es-ES_tradnl"/>
        </w:rPr>
        <w:t>generando así inconsistencia</w:t>
      </w:r>
      <w:r w:rsidR="00B06983">
        <w:rPr>
          <w:rFonts w:ascii="Times New Roman" w:hAnsi="Times New Roman" w:cs="Times New Roman"/>
          <w:sz w:val="24"/>
          <w:szCs w:val="24"/>
          <w:lang w:val="es-ES_tradnl"/>
        </w:rPr>
        <w:t xml:space="preserve"> entre </w:t>
      </w:r>
      <w:r w:rsidR="0033040D">
        <w:rPr>
          <w:rFonts w:ascii="Times New Roman" w:hAnsi="Times New Roman" w:cs="Times New Roman"/>
          <w:sz w:val="24"/>
          <w:szCs w:val="24"/>
          <w:lang w:val="es-ES_tradnl"/>
        </w:rPr>
        <w:t>las partidas extraídas</w:t>
      </w:r>
      <w:r w:rsidR="007C56C8">
        <w:rPr>
          <w:rFonts w:ascii="Times New Roman" w:hAnsi="Times New Roman" w:cs="Times New Roman"/>
          <w:sz w:val="24"/>
          <w:szCs w:val="24"/>
          <w:lang w:val="es-ES_tradnl"/>
        </w:rPr>
        <w:t xml:space="preserve">. Es por tal motivo, que se </w:t>
      </w:r>
      <w:r w:rsidR="00663FE8">
        <w:rPr>
          <w:rFonts w:ascii="Times New Roman" w:hAnsi="Times New Roman" w:cs="Times New Roman"/>
          <w:sz w:val="24"/>
          <w:szCs w:val="24"/>
          <w:lang w:val="es-ES_tradnl"/>
        </w:rPr>
        <w:t>imputa</w:t>
      </w:r>
      <w:r w:rsidR="007C56C8">
        <w:rPr>
          <w:rFonts w:ascii="Times New Roman" w:hAnsi="Times New Roman" w:cs="Times New Roman"/>
          <w:sz w:val="24"/>
          <w:szCs w:val="24"/>
          <w:lang w:val="es-ES_tradnl"/>
        </w:rPr>
        <w:t xml:space="preserve"> el resto de valores </w:t>
      </w:r>
      <w:r w:rsidR="007C56C8" w:rsidRPr="0033040D">
        <w:rPr>
          <w:rFonts w:ascii="Times New Roman" w:hAnsi="Times New Roman" w:cs="Times New Roman"/>
          <w:i/>
          <w:iCs/>
          <w:sz w:val="24"/>
          <w:szCs w:val="24"/>
          <w:lang w:val="es-ES_tradnl"/>
        </w:rPr>
        <w:t>n.d.</w:t>
      </w:r>
      <w:r w:rsidR="007C56C8">
        <w:rPr>
          <w:rFonts w:ascii="Times New Roman" w:hAnsi="Times New Roman" w:cs="Times New Roman"/>
          <w:sz w:val="24"/>
          <w:szCs w:val="24"/>
          <w:lang w:val="es-ES_tradnl"/>
        </w:rPr>
        <w:t xml:space="preserve"> por un cero.</w:t>
      </w:r>
    </w:p>
    <w:p w14:paraId="4440F61F" w14:textId="52F23108" w:rsidR="008615A9" w:rsidRDefault="00361BC2" w:rsidP="002C7A39">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Así, e</w:t>
      </w:r>
      <w:r w:rsidR="00B06983">
        <w:rPr>
          <w:rFonts w:ascii="Times New Roman" w:hAnsi="Times New Roman" w:cs="Times New Roman"/>
          <w:sz w:val="24"/>
          <w:szCs w:val="24"/>
          <w:lang w:val="es-ES_tradnl"/>
        </w:rPr>
        <w:t>l autor del informe, es consciente que dicha imputación no es la mejor entre las disponibles</w:t>
      </w:r>
      <w:r w:rsidR="00710034">
        <w:rPr>
          <w:rFonts w:ascii="Times New Roman" w:hAnsi="Times New Roman" w:cs="Times New Roman"/>
          <w:sz w:val="24"/>
          <w:szCs w:val="24"/>
          <w:lang w:val="es-ES_tradnl"/>
        </w:rPr>
        <w:t>. Pero</w:t>
      </w:r>
      <w:r w:rsidR="00DA459A">
        <w:rPr>
          <w:rFonts w:ascii="Times New Roman" w:hAnsi="Times New Roman" w:cs="Times New Roman"/>
          <w:sz w:val="24"/>
          <w:szCs w:val="24"/>
          <w:lang w:val="es-ES_tradnl"/>
        </w:rPr>
        <w:t>,</w:t>
      </w:r>
      <w:r w:rsidR="00B06983">
        <w:rPr>
          <w:rFonts w:ascii="Times New Roman" w:hAnsi="Times New Roman" w:cs="Times New Roman"/>
          <w:sz w:val="24"/>
          <w:szCs w:val="24"/>
          <w:lang w:val="es-ES_tradnl"/>
        </w:rPr>
        <w:t xml:space="preserve"> que puede cobrar sentido para partidas como: deudas con empresas del grupo y asociadas a corto y largo plazo, ya que la empresa puede no pertenecer a un grupo</w:t>
      </w:r>
      <w:r w:rsidR="00081C0F">
        <w:rPr>
          <w:rFonts w:ascii="Times New Roman" w:hAnsi="Times New Roman" w:cs="Times New Roman"/>
          <w:sz w:val="24"/>
          <w:szCs w:val="24"/>
          <w:lang w:val="es-ES_tradnl"/>
        </w:rPr>
        <w:t xml:space="preserve">; </w:t>
      </w:r>
      <w:r w:rsidR="00B06983">
        <w:rPr>
          <w:rFonts w:ascii="Times New Roman" w:hAnsi="Times New Roman" w:cs="Times New Roman"/>
          <w:sz w:val="24"/>
          <w:szCs w:val="24"/>
          <w:lang w:val="es-ES_tradnl"/>
        </w:rPr>
        <w:t xml:space="preserve">deterioro y resultado </w:t>
      </w:r>
      <w:r w:rsidR="00A20990">
        <w:rPr>
          <w:rFonts w:ascii="Times New Roman" w:hAnsi="Times New Roman" w:cs="Times New Roman"/>
          <w:sz w:val="24"/>
          <w:szCs w:val="24"/>
          <w:lang w:val="es-ES_tradnl"/>
        </w:rPr>
        <w:t xml:space="preserve">por enajenaciones del inmovilizado, otros ingresos de explotación y otros resultados, ya que </w:t>
      </w:r>
      <w:r w:rsidR="00081C0F">
        <w:rPr>
          <w:rFonts w:ascii="Times New Roman" w:hAnsi="Times New Roman" w:cs="Times New Roman"/>
          <w:sz w:val="24"/>
          <w:szCs w:val="24"/>
          <w:lang w:val="es-ES_tradnl"/>
        </w:rPr>
        <w:t>dichas partidas suelen</w:t>
      </w:r>
      <w:r w:rsidR="00A20990">
        <w:rPr>
          <w:rFonts w:ascii="Times New Roman" w:hAnsi="Times New Roman" w:cs="Times New Roman"/>
          <w:sz w:val="24"/>
          <w:szCs w:val="24"/>
          <w:lang w:val="es-ES_tradnl"/>
        </w:rPr>
        <w:t xml:space="preserve"> emplearse por las empresas para recoger resultados ajenos a </w:t>
      </w:r>
      <w:r w:rsidR="00081C0F">
        <w:rPr>
          <w:rFonts w:ascii="Times New Roman" w:hAnsi="Times New Roman" w:cs="Times New Roman"/>
          <w:sz w:val="24"/>
          <w:szCs w:val="24"/>
          <w:lang w:val="es-ES_tradnl"/>
        </w:rPr>
        <w:t xml:space="preserve">su actividad. Además, se ha comprobado que cuando la empresa no presenta deuda remunerada a corto y largo plazo es porque posee </w:t>
      </w:r>
      <w:r>
        <w:rPr>
          <w:rFonts w:ascii="Times New Roman" w:hAnsi="Times New Roman" w:cs="Times New Roman"/>
          <w:sz w:val="24"/>
          <w:szCs w:val="24"/>
          <w:lang w:val="es-ES_tradnl"/>
        </w:rPr>
        <w:t xml:space="preserve">la totalidad de </w:t>
      </w:r>
      <w:r w:rsidR="00081C0F">
        <w:rPr>
          <w:rFonts w:ascii="Times New Roman" w:hAnsi="Times New Roman" w:cs="Times New Roman"/>
          <w:sz w:val="24"/>
          <w:szCs w:val="24"/>
          <w:lang w:val="es-ES_tradnl"/>
        </w:rPr>
        <w:t>su deuda con empresas del grupo.</w:t>
      </w:r>
    </w:p>
    <w:p w14:paraId="7215984B" w14:textId="707D8474" w:rsidR="00B06983" w:rsidRDefault="008615A9" w:rsidP="002C7A39">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Como último detalle a comentar sobre el tratamiento de los datos faltantes, es que en la muestra existen pymes cuyos activos/pasivos totales están constituidos de manera </w:t>
      </w:r>
      <w:r w:rsidR="001F3472">
        <w:rPr>
          <w:rFonts w:ascii="Times New Roman" w:hAnsi="Times New Roman" w:cs="Times New Roman"/>
          <w:sz w:val="24"/>
          <w:szCs w:val="24"/>
          <w:lang w:val="es-ES_tradnl"/>
        </w:rPr>
        <w:t>íntegra</w:t>
      </w:r>
      <w:r>
        <w:rPr>
          <w:rFonts w:ascii="Times New Roman" w:hAnsi="Times New Roman" w:cs="Times New Roman"/>
          <w:sz w:val="24"/>
          <w:szCs w:val="24"/>
          <w:lang w:val="es-ES_tradnl"/>
        </w:rPr>
        <w:t xml:space="preserve"> por el activo/pasivo corriente o no corriente</w:t>
      </w:r>
      <w:r w:rsidR="001F3472">
        <w:rPr>
          <w:rFonts w:ascii="Times New Roman" w:hAnsi="Times New Roman" w:cs="Times New Roman"/>
          <w:sz w:val="24"/>
          <w:szCs w:val="24"/>
          <w:lang w:val="es-ES_tradnl"/>
        </w:rPr>
        <w:t xml:space="preserve">. Esto </w:t>
      </w:r>
      <w:r w:rsidR="00673099">
        <w:rPr>
          <w:rFonts w:ascii="Times New Roman" w:hAnsi="Times New Roman" w:cs="Times New Roman"/>
          <w:sz w:val="24"/>
          <w:szCs w:val="24"/>
          <w:lang w:val="es-ES_tradnl"/>
        </w:rPr>
        <w:t xml:space="preserve">supone que las partidas que forman parte </w:t>
      </w:r>
      <w:r w:rsidR="00361BC2">
        <w:rPr>
          <w:rFonts w:ascii="Times New Roman" w:hAnsi="Times New Roman" w:cs="Times New Roman"/>
          <w:sz w:val="24"/>
          <w:szCs w:val="24"/>
          <w:lang w:val="es-ES_tradnl"/>
        </w:rPr>
        <w:t xml:space="preserve">de </w:t>
      </w:r>
      <w:r w:rsidR="00673099">
        <w:rPr>
          <w:rFonts w:ascii="Times New Roman" w:hAnsi="Times New Roman" w:cs="Times New Roman"/>
          <w:sz w:val="24"/>
          <w:szCs w:val="24"/>
          <w:lang w:val="es-ES_tradnl"/>
        </w:rPr>
        <w:t>elemento</w:t>
      </w:r>
      <w:r w:rsidR="00361BC2">
        <w:rPr>
          <w:rFonts w:ascii="Times New Roman" w:hAnsi="Times New Roman" w:cs="Times New Roman"/>
          <w:sz w:val="24"/>
          <w:szCs w:val="24"/>
          <w:lang w:val="es-ES_tradnl"/>
        </w:rPr>
        <w:t>s</w:t>
      </w:r>
      <w:r w:rsidR="00673099">
        <w:rPr>
          <w:rFonts w:ascii="Times New Roman" w:hAnsi="Times New Roman" w:cs="Times New Roman"/>
          <w:sz w:val="24"/>
          <w:szCs w:val="24"/>
          <w:lang w:val="es-ES_tradnl"/>
        </w:rPr>
        <w:t xml:space="preserve"> </w:t>
      </w:r>
      <w:r w:rsidR="00AA2C98">
        <w:rPr>
          <w:rFonts w:ascii="Times New Roman" w:hAnsi="Times New Roman" w:cs="Times New Roman"/>
          <w:sz w:val="24"/>
          <w:szCs w:val="24"/>
          <w:lang w:val="es-ES_tradnl"/>
        </w:rPr>
        <w:t xml:space="preserve">faltantes </w:t>
      </w:r>
      <w:r w:rsidR="00361BC2">
        <w:rPr>
          <w:rFonts w:ascii="Times New Roman" w:hAnsi="Times New Roman" w:cs="Times New Roman"/>
          <w:sz w:val="24"/>
          <w:szCs w:val="24"/>
          <w:lang w:val="es-ES_tradnl"/>
        </w:rPr>
        <w:t xml:space="preserve">contengan </w:t>
      </w:r>
      <w:r w:rsidR="00673099">
        <w:rPr>
          <w:rFonts w:ascii="Times New Roman" w:hAnsi="Times New Roman" w:cs="Times New Roman"/>
          <w:sz w:val="24"/>
          <w:szCs w:val="24"/>
          <w:lang w:val="es-ES_tradnl"/>
        </w:rPr>
        <w:t xml:space="preserve">también </w:t>
      </w:r>
      <w:r w:rsidR="00533A6D">
        <w:rPr>
          <w:rFonts w:ascii="Times New Roman" w:hAnsi="Times New Roman" w:cs="Times New Roman"/>
          <w:sz w:val="24"/>
          <w:szCs w:val="24"/>
          <w:lang w:val="es-ES_tradnl"/>
        </w:rPr>
        <w:t xml:space="preserve">el valor </w:t>
      </w:r>
      <w:r w:rsidR="00673099" w:rsidRPr="001F3472">
        <w:rPr>
          <w:rFonts w:ascii="Times New Roman" w:hAnsi="Times New Roman" w:cs="Times New Roman"/>
          <w:i/>
          <w:iCs/>
          <w:sz w:val="24"/>
          <w:szCs w:val="24"/>
          <w:lang w:val="es-ES_tradnl"/>
        </w:rPr>
        <w:t>n.d.</w:t>
      </w:r>
      <w:r w:rsidR="00CB29D6">
        <w:rPr>
          <w:rFonts w:ascii="Times New Roman" w:hAnsi="Times New Roman" w:cs="Times New Roman"/>
          <w:sz w:val="24"/>
          <w:szCs w:val="24"/>
          <w:lang w:val="es-ES_tradnl"/>
        </w:rPr>
        <w:t xml:space="preserve"> en </w:t>
      </w:r>
      <w:r w:rsidR="001F3472">
        <w:rPr>
          <w:rFonts w:ascii="Times New Roman" w:hAnsi="Times New Roman" w:cs="Times New Roman"/>
          <w:sz w:val="24"/>
          <w:szCs w:val="24"/>
          <w:lang w:val="es-ES_tradnl"/>
        </w:rPr>
        <w:t xml:space="preserve">los estados contables </w:t>
      </w:r>
      <w:r w:rsidR="00CB29D6">
        <w:rPr>
          <w:rFonts w:ascii="Times New Roman" w:hAnsi="Times New Roman" w:cs="Times New Roman"/>
          <w:sz w:val="24"/>
          <w:szCs w:val="24"/>
          <w:lang w:val="es-ES_tradnl"/>
        </w:rPr>
        <w:t>de la empresa.</w:t>
      </w:r>
      <w:r w:rsidR="00081C0F">
        <w:rPr>
          <w:rFonts w:ascii="Times New Roman" w:hAnsi="Times New Roman" w:cs="Times New Roman"/>
          <w:sz w:val="24"/>
          <w:szCs w:val="24"/>
          <w:lang w:val="es-ES_tradnl"/>
        </w:rPr>
        <w:t xml:space="preserve"> </w:t>
      </w:r>
    </w:p>
    <w:p w14:paraId="7378B7C8" w14:textId="49A0252E" w:rsidR="000D135E" w:rsidRDefault="000D135E" w:rsidP="000D135E">
      <w:pPr>
        <w:pStyle w:val="Ttulo2"/>
        <w:numPr>
          <w:ilvl w:val="2"/>
          <w:numId w:val="5"/>
        </w:numPr>
        <w:spacing w:before="0" w:after="180" w:line="360" w:lineRule="auto"/>
        <w:ind w:left="504"/>
        <w:jc w:val="both"/>
        <w:rPr>
          <w:rFonts w:ascii="Times New Roman" w:hAnsi="Times New Roman" w:cs="Times New Roman"/>
          <w:b/>
          <w:bCs/>
          <w:color w:val="auto"/>
          <w:sz w:val="24"/>
          <w:szCs w:val="24"/>
        </w:rPr>
      </w:pPr>
      <w:bookmarkStart w:id="313" w:name="_Toc94027295"/>
      <w:r>
        <w:rPr>
          <w:rFonts w:ascii="Times New Roman" w:hAnsi="Times New Roman" w:cs="Times New Roman"/>
          <w:b/>
          <w:bCs/>
          <w:color w:val="auto"/>
          <w:sz w:val="24"/>
          <w:szCs w:val="24"/>
        </w:rPr>
        <w:t>Elaboración de ratios propias</w:t>
      </w:r>
      <w:bookmarkEnd w:id="313"/>
    </w:p>
    <w:p w14:paraId="1AD7E2E7" w14:textId="4BC56E96" w:rsidR="003E4FC9" w:rsidRDefault="00ED61DF" w:rsidP="00F74F72">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Una vez realizado </w:t>
      </w:r>
      <w:r w:rsidR="00181B7B">
        <w:rPr>
          <w:rFonts w:ascii="Times New Roman" w:hAnsi="Times New Roman" w:cs="Times New Roman"/>
          <w:sz w:val="24"/>
          <w:szCs w:val="24"/>
          <w:lang w:val="es-ES_tradnl"/>
        </w:rPr>
        <w:t xml:space="preserve">el tratamiento de los datos faltantes, estos ya están </w:t>
      </w:r>
      <w:r>
        <w:rPr>
          <w:rFonts w:ascii="Times New Roman" w:hAnsi="Times New Roman" w:cs="Times New Roman"/>
          <w:sz w:val="24"/>
          <w:szCs w:val="24"/>
          <w:lang w:val="es-ES_tradnl"/>
        </w:rPr>
        <w:t xml:space="preserve">disponibles para el cálculo de </w:t>
      </w:r>
      <w:r w:rsidR="00181B7B">
        <w:rPr>
          <w:rFonts w:ascii="Times New Roman" w:hAnsi="Times New Roman" w:cs="Times New Roman"/>
          <w:sz w:val="24"/>
          <w:szCs w:val="24"/>
          <w:lang w:val="es-ES_tradnl"/>
        </w:rPr>
        <w:t xml:space="preserve">las diferentes ratios y variables financieras que </w:t>
      </w:r>
      <w:r w:rsidR="008A3F53">
        <w:rPr>
          <w:rFonts w:ascii="Times New Roman" w:hAnsi="Times New Roman" w:cs="Times New Roman"/>
          <w:sz w:val="24"/>
          <w:szCs w:val="24"/>
          <w:lang w:val="es-ES_tradnl"/>
        </w:rPr>
        <w:t>formarán</w:t>
      </w:r>
      <w:r w:rsidR="00181B7B">
        <w:rPr>
          <w:rFonts w:ascii="Times New Roman" w:hAnsi="Times New Roman" w:cs="Times New Roman"/>
          <w:sz w:val="24"/>
          <w:szCs w:val="24"/>
          <w:lang w:val="es-ES_tradnl"/>
        </w:rPr>
        <w:t xml:space="preserve"> la imagen sobre la</w:t>
      </w:r>
      <w:r w:rsidR="003E4FC9">
        <w:rPr>
          <w:rFonts w:ascii="Times New Roman" w:hAnsi="Times New Roman" w:cs="Times New Roman"/>
          <w:sz w:val="24"/>
          <w:szCs w:val="24"/>
          <w:lang w:val="es-ES_tradnl"/>
        </w:rPr>
        <w:t>s</w:t>
      </w:r>
      <w:r w:rsidR="00181B7B">
        <w:rPr>
          <w:rFonts w:ascii="Times New Roman" w:hAnsi="Times New Roman" w:cs="Times New Roman"/>
          <w:sz w:val="24"/>
          <w:szCs w:val="24"/>
          <w:lang w:val="es-ES_tradnl"/>
        </w:rPr>
        <w:t xml:space="preserve"> </w:t>
      </w:r>
      <w:r w:rsidR="00406E87">
        <w:rPr>
          <w:rFonts w:ascii="Times New Roman" w:hAnsi="Times New Roman" w:cs="Times New Roman"/>
          <w:sz w:val="24"/>
          <w:szCs w:val="24"/>
          <w:lang w:val="es-ES_tradnl"/>
        </w:rPr>
        <w:t xml:space="preserve">que la </w:t>
      </w:r>
      <w:r w:rsidR="00181B7B">
        <w:rPr>
          <w:rFonts w:ascii="Times New Roman" w:hAnsi="Times New Roman" w:cs="Times New Roman"/>
          <w:sz w:val="24"/>
          <w:szCs w:val="24"/>
          <w:lang w:val="es-ES_tradnl"/>
        </w:rPr>
        <w:t>CNN</w:t>
      </w:r>
      <w:r w:rsidR="006B0E79">
        <w:rPr>
          <w:rFonts w:ascii="Times New Roman" w:hAnsi="Times New Roman" w:cs="Times New Roman"/>
          <w:sz w:val="24"/>
          <w:szCs w:val="24"/>
          <w:lang w:val="es-ES_tradnl"/>
        </w:rPr>
        <w:t xml:space="preserve"> entrenará</w:t>
      </w:r>
      <w:r w:rsidR="00181B7B">
        <w:rPr>
          <w:rFonts w:ascii="Times New Roman" w:hAnsi="Times New Roman" w:cs="Times New Roman"/>
          <w:sz w:val="24"/>
          <w:szCs w:val="24"/>
          <w:lang w:val="es-ES_tradnl"/>
        </w:rPr>
        <w:t>.</w:t>
      </w:r>
      <w:r w:rsidR="003E4FC9">
        <w:rPr>
          <w:rFonts w:ascii="Times New Roman" w:hAnsi="Times New Roman" w:cs="Times New Roman"/>
          <w:sz w:val="24"/>
          <w:szCs w:val="24"/>
          <w:lang w:val="es-ES_tradnl"/>
        </w:rPr>
        <w:t xml:space="preserve"> </w:t>
      </w:r>
    </w:p>
    <w:p w14:paraId="52F54E76" w14:textId="2557F5CF" w:rsidR="00406E87" w:rsidRDefault="00406E87" w:rsidP="00D560A5">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 esta manera</w:t>
      </w:r>
      <w:r w:rsidR="003E4FC9">
        <w:rPr>
          <w:rFonts w:ascii="Times New Roman" w:hAnsi="Times New Roman" w:cs="Times New Roman"/>
          <w:sz w:val="24"/>
          <w:szCs w:val="24"/>
          <w:lang w:val="es-ES_tradnl"/>
        </w:rPr>
        <w:t xml:space="preserve">, </w:t>
      </w:r>
      <w:r w:rsidR="00C24B1E">
        <w:rPr>
          <w:rFonts w:ascii="Times New Roman" w:hAnsi="Times New Roman" w:cs="Times New Roman"/>
          <w:sz w:val="24"/>
          <w:szCs w:val="24"/>
          <w:lang w:val="es-ES_tradnl"/>
        </w:rPr>
        <w:t xml:space="preserve">en </w:t>
      </w:r>
      <w:r w:rsidR="00444974">
        <w:rPr>
          <w:rFonts w:ascii="Times New Roman" w:hAnsi="Times New Roman" w:cs="Times New Roman"/>
          <w:sz w:val="24"/>
          <w:szCs w:val="24"/>
          <w:lang w:val="es-ES_tradnl"/>
        </w:rPr>
        <w:t xml:space="preserve">la </w:t>
      </w:r>
      <w:r w:rsidRPr="00406E87">
        <w:rPr>
          <w:rFonts w:ascii="Times New Roman" w:hAnsi="Times New Roman" w:cs="Times New Roman"/>
          <w:color w:val="2E74B5" w:themeColor="accent5" w:themeShade="BF"/>
          <w:sz w:val="24"/>
          <w:szCs w:val="24"/>
          <w:u w:val="single"/>
          <w:lang w:val="es-ES_tradnl"/>
        </w:rPr>
        <w:fldChar w:fldCharType="begin"/>
      </w:r>
      <w:r w:rsidRPr="00406E87">
        <w:rPr>
          <w:rFonts w:ascii="Times New Roman" w:hAnsi="Times New Roman" w:cs="Times New Roman"/>
          <w:color w:val="2E74B5" w:themeColor="accent5" w:themeShade="BF"/>
          <w:sz w:val="24"/>
          <w:szCs w:val="24"/>
          <w:u w:val="single"/>
          <w:lang w:val="es-ES_tradnl"/>
        </w:rPr>
        <w:instrText xml:space="preserve"> REF _Ref93960443 \h  \* MERGEFORMAT </w:instrText>
      </w:r>
      <w:r w:rsidRPr="00406E87">
        <w:rPr>
          <w:rFonts w:ascii="Times New Roman" w:hAnsi="Times New Roman" w:cs="Times New Roman"/>
          <w:color w:val="2E74B5" w:themeColor="accent5" w:themeShade="BF"/>
          <w:sz w:val="24"/>
          <w:szCs w:val="24"/>
          <w:u w:val="single"/>
          <w:lang w:val="es-ES_tradnl"/>
        </w:rPr>
      </w:r>
      <w:r w:rsidRPr="00406E87">
        <w:rPr>
          <w:rFonts w:ascii="Times New Roman" w:hAnsi="Times New Roman" w:cs="Times New Roman"/>
          <w:color w:val="2E74B5" w:themeColor="accent5" w:themeShade="BF"/>
          <w:sz w:val="24"/>
          <w:szCs w:val="24"/>
          <w:u w:val="single"/>
          <w:lang w:val="es-ES_tradnl"/>
        </w:rPr>
        <w:fldChar w:fldCharType="separate"/>
      </w:r>
      <w:ins w:id="314" w:author="sumit kumar" w:date="2022-01-28T00:52:00Z">
        <w:r w:rsidR="00A55E47" w:rsidRPr="00A55E47">
          <w:rPr>
            <w:rFonts w:ascii="Times New Roman" w:hAnsi="Times New Roman" w:cs="Times New Roman"/>
            <w:color w:val="2E74B5" w:themeColor="accent5" w:themeShade="BF"/>
            <w:sz w:val="24"/>
            <w:szCs w:val="24"/>
            <w:u w:val="single"/>
            <w:rPrChange w:id="315" w:author="sumit kumar" w:date="2022-01-28T00:52:00Z">
              <w:rPr/>
            </w:rPrChange>
          </w:rPr>
          <w:t xml:space="preserve">Tabla </w:t>
        </w:r>
        <w:r w:rsidR="00A55E47" w:rsidRPr="00A55E47">
          <w:rPr>
            <w:rFonts w:ascii="Times New Roman" w:hAnsi="Times New Roman" w:cs="Times New Roman"/>
            <w:noProof/>
            <w:color w:val="2E74B5" w:themeColor="accent5" w:themeShade="BF"/>
            <w:sz w:val="24"/>
            <w:szCs w:val="24"/>
            <w:u w:val="single"/>
            <w:rPrChange w:id="316" w:author="sumit kumar" w:date="2022-01-28T00:52:00Z">
              <w:rPr>
                <w:noProof/>
              </w:rPr>
            </w:rPrChange>
          </w:rPr>
          <w:t>9</w:t>
        </w:r>
      </w:ins>
      <w:del w:id="317"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Tabla </w:delText>
        </w:r>
        <w:r w:rsidR="00614ADD" w:rsidRPr="00614ADD" w:rsidDel="00A55E47">
          <w:rPr>
            <w:rFonts w:ascii="Times New Roman" w:hAnsi="Times New Roman" w:cs="Times New Roman"/>
            <w:noProof/>
            <w:color w:val="2E74B5" w:themeColor="accent5" w:themeShade="BF"/>
            <w:sz w:val="24"/>
            <w:szCs w:val="24"/>
            <w:u w:val="single"/>
          </w:rPr>
          <w:delText>9</w:delText>
        </w:r>
      </w:del>
      <w:r w:rsidRPr="00406E87">
        <w:rPr>
          <w:rFonts w:ascii="Times New Roman" w:hAnsi="Times New Roman" w:cs="Times New Roman"/>
          <w:color w:val="2E74B5" w:themeColor="accent5" w:themeShade="BF"/>
          <w:sz w:val="24"/>
          <w:szCs w:val="24"/>
          <w:u w:val="single"/>
          <w:lang w:val="es-ES_tradnl"/>
        </w:rPr>
        <w:fldChar w:fldCharType="end"/>
      </w:r>
      <w:r w:rsidR="003E4FC9">
        <w:rPr>
          <w:rFonts w:ascii="Times New Roman" w:hAnsi="Times New Roman" w:cs="Times New Roman"/>
          <w:sz w:val="24"/>
          <w:szCs w:val="24"/>
          <w:lang w:val="es-ES_tradnl"/>
        </w:rPr>
        <w:t xml:space="preserve"> </w:t>
      </w:r>
      <w:r w:rsidR="00C24B1E">
        <w:rPr>
          <w:rFonts w:ascii="Times New Roman" w:hAnsi="Times New Roman" w:cs="Times New Roman"/>
          <w:sz w:val="24"/>
          <w:szCs w:val="24"/>
          <w:lang w:val="es-ES_tradnl"/>
        </w:rPr>
        <w:t>se recogen todas aquellas variables</w:t>
      </w:r>
      <w:r w:rsidR="003E4FC9">
        <w:rPr>
          <w:rFonts w:ascii="Times New Roman" w:hAnsi="Times New Roman" w:cs="Times New Roman"/>
          <w:sz w:val="24"/>
          <w:szCs w:val="24"/>
          <w:lang w:val="es-ES_tradnl"/>
        </w:rPr>
        <w:t xml:space="preserve"> financieras </w:t>
      </w:r>
      <w:r w:rsidR="00C24B1E">
        <w:rPr>
          <w:rFonts w:ascii="Times New Roman" w:hAnsi="Times New Roman" w:cs="Times New Roman"/>
          <w:sz w:val="24"/>
          <w:szCs w:val="24"/>
          <w:lang w:val="es-ES_tradnl"/>
        </w:rPr>
        <w:t xml:space="preserve">que han </w:t>
      </w:r>
      <w:r w:rsidR="009A03DD">
        <w:rPr>
          <w:rFonts w:ascii="Times New Roman" w:hAnsi="Times New Roman" w:cs="Times New Roman"/>
          <w:sz w:val="24"/>
          <w:szCs w:val="24"/>
          <w:lang w:val="es-ES_tradnl"/>
        </w:rPr>
        <w:t>resultado ser significativas en los distintos modelos econométricos propuestos en la literatura de estas empresas</w:t>
      </w:r>
      <w:r w:rsidR="003648F4">
        <w:rPr>
          <w:rFonts w:ascii="Times New Roman" w:hAnsi="Times New Roman" w:cs="Times New Roman"/>
          <w:sz w:val="24"/>
          <w:szCs w:val="24"/>
          <w:lang w:val="es-ES_tradnl"/>
        </w:rPr>
        <w:t xml:space="preserve"> </w:t>
      </w:r>
      <w:r w:rsidR="003648F4">
        <w:rPr>
          <w:rFonts w:ascii="Times New Roman" w:hAnsi="Times New Roman" w:cs="Times New Roman"/>
          <w:sz w:val="24"/>
          <w:szCs w:val="24"/>
          <w:lang w:val="es-ES_tradnl"/>
        </w:rPr>
        <w:fldChar w:fldCharType="begin" w:fldLock="1"/>
      </w:r>
      <w:r w:rsidR="008346DB">
        <w:rPr>
          <w:rFonts w:ascii="Times New Roman" w:hAnsi="Times New Roman" w:cs="Times New Roman"/>
          <w:sz w:val="24"/>
          <w:szCs w:val="24"/>
          <w:lang w:val="es-ES_tradnl"/>
        </w:rPr>
        <w:instrText>ADDIN CSL_CITATION {"citationItems":[{"id":"ITEM-1","itemData":{"DOI":"10.1111/j.1468-5876.2006.00354.x","ISSN":"13524739","abstract":"Zombie firms are those firms that are insolvent and have little hope of recovery but avoid failure thanks to support from their banks. This paper identifies zombie firms in Japan, and compares the characteristics of zombies to other firms. Zombie firms are found to be less profitable, more indebted, more dependent on their main banks, more likely to be found in non-manufacturing industries and more often located outside large metropolitan areas. Overall, larger size makes the firm less likely to be a zombie, but among small firms, relatively larger firms are more likely to be protected and become zombies. Controlling for profitability, the exit probability for zombie firms does not differ from that for non-zombies. Zombie firms tend to increase employment by more (but do not reduce employment by more) than non-zombies. Finally, when the proportion of zombie firms in an industry increases, job creation declines and job destruction increases, and the effects are stronger for non-zombies. © 2006 Japanese Economic Association.","author":[{"dropping-particle":"","family":"Hoshi","given":"Takeo","non-dropping-particle":"","parse-names":false,"suffix":""}],"container-title":"Japanese Economic Review","id":"ITEM-1","issue":"1","issued":{"date-parts":[["2006"]]},"page":"30-49","title":"Economics of the living dead","type":"article-journal","volume":"57"},"uris":["http://www.mendeley.com/documents/?uuid=ba8d9490-5d9e-4b9c-a993-1dac5de2f64d"]},{"id":"ITEM-2","itemData":{"DOI":"10.1016/j.japwor.2018.09.007","ISSN":"09221425","abstract":"The “soft budget problem,” by which banks loosen their lending stances toward long-term client firms despite worsening business conditions, has been widely discussed in the field of financial studies. In Japan, this problem has attracted attention particularly in connection to so-called “zombie firms,” financially weak firms sustained by discounted interest rates and evergreen lending which have become a major research and political interest in recent years. In this article, we focus on zombie firms among small and medium-sized enterprises (SME), a corporate category that has hitherto received less consideration in the discussion about Japan's zombie firms. We find that: (1) many zombie firms exist among SME and that the zombie firm ratio increases as firm size decreases; and (2) some zombie firms eventually emerge from zombie status among SME. In other words, zombie firms are likely problematic from the view of the efficiency of the industries to which they belong. But when one considers that many zombie firms achieve revival, it would seem inappropriate to uniformly promote their elimination. Since ending zombie status seems to directly imply market exit for many SME, it is important to conduct preliminary screening to prevent the creation of zombie firms in the first place.","author":[{"dropping-particle":"","family":"Goto","given":"Yasuo","non-dropping-particle":"","parse-names":false,"suffix":""},{"dropping-particle":"","family":"Wilbur","given":"Scott","non-dropping-particle":"","parse-names":false,"suffix":""}],"container-title":"Japan and the World Economy","id":"ITEM-2","issue":"December 2017","issued":{"date-parts":[["2019"]]},"page":"105-112","publisher":"Elsevier","title":"Unfinished business: Zombie firms among SME in Japan's lost decades","type":"article-journal","volume":"49"},"uris":["http://www.mendeley.com/documents/?uuid=e69f5137-a4a2-4430-b943-d54e72593483"]},{"id":"ITEM-3","itemData":{"DOI":"10.1016/j.pacfin.2020.101357","ISSN":"0927538X","abstract":"This paper examines the implication of top executive gender on the zombie likelihood of firms listed in China's stock market. Our investigation shows that an increase in female executive percentage can significantly reduce corporate risk and zombie likelihood. This reduction in zombie likelihood is mainly achieved by the financial supervision of the female CFOs, mainly through the channels of quality improvement in information disclosure as well as in corporate governance. By contrast, loans and subsidies from local governments and financial institutions do not improve the performance of listed companies but increase zombie likelihood. Female executives' previous appointments with government agencies and financial institutions increase zombie likelihood as well. The academic background of female executives does not affect zombie likelihood. These findings provide insights into the relationship between executive gender diversity and corporate governance. We provide policy recommendations to help address the issue of zombie firms in China.","author":[{"dropping-particle":"","family":"Fang","given":"Jianchun","non-dropping-particle":"","parse-names":false,"suffix":""},{"dropping-particle":"","family":"Gozgor","given":"Giray","non-dropping-particle":"","parse-names":false,"suffix":""},{"dropping-particle":"","family":"Lau","given":"Chi Keung Marco","non-dropping-particle":"","parse-names":false,"suffix":""},{"dropping-particle":"","family":"Wu","given":"Wanshan","non-dropping-particle":"","parse-names":false,"suffix":""},{"dropping-particle":"","family":"Yan","given":"Cheng","non-dropping-particle":"","parse-names":false,"suffix":""}],"container-title":"Pacific Basin Finance Journal","id":"ITEM-3","issue":"February","issued":{"date-parts":[["2020"]]},"page":"1-17","title":"Listed zombie firms and top executive gender: Evidence from an emerging market","type":"article-journal","volume":"62"},"uris":["http://www.mendeley.com/documents/?uuid=ff42332f-f8d1-4331-ba45-ac6dd1747a66"]},{"id":"ITEM-4","itemData":{"DOI":"10.1016/j.econmod.2020.02.017","ISSN":"02649993","abstract":"Zombie firms cause serious, widespread harm to the economy. It is thus important to clarify the reasons for their formation. This paper empirically investigates the effects of government intervention on the formation of zombie firms. It suggests that a greater degree of government intervention can increase the risk that a firm will become a zombie firm. Robustness tests and endogeneity tests confirm this finding. Further, we undertake a preliminary exploration of the mechanism of government intervention on the formation of zombie firms, and study how government behaviors affect the formation of such firms from various perspectives. Analysis reveals that government induces the formation of zombie firms by means of subsidies, resource support, financial support, and tax. To a certain extent, the conclusions of this paper could guide the formulation and revision of government policies, which would be conducive to adjusting the direction and intensity of government intervention and providing new ideas for supply-side structural reforms in China. The Chinese government should further increase the role of market force in its reforms.","author":[{"dropping-particle":"","family":"Chang","given":"Qingqing","non-dropping-particle":"","parse-names":false,"suffix":""},{"dropping-particle":"","family":"Zhou","given":"Yisihong","non-dropping-particle":"","parse-names":false,"suffix":""},{"dropping-particle":"","family":"Liu","given":"Guangqiang","non-dropping-particle":"","parse-names":false,"suffix":""},{"dropping-particle":"","family":"Wang","given":"Di","non-dropping-particle":"","parse-names":false,"suffix":""},{"dropping-particle":"","family":"Zhang","given":"Xiaojie","non-dropping-particle":"","parse-names":false,"suffix":""}],"container-title":"Economic Modelling","id":"ITEM-4","issue":"December 2019","issued":{"date-parts":[["2021"]]},"page":"768-779","publisher":"Elsevier Ltd","title":"How does government intervention affect the formation of zombie firms?","type":"article-journal","volume":"94"},"uris":["http://www.mendeley.com/documents/?uuid=545f0094-8913-452e-967c-733d92a5d905"]}],"mendeley":{"formattedCitation":"(Chang et al., 2021; Fang et al., 2020; Goto &amp; Wilbur, 2019; Hoshi, 2006)","manualFormatting":"(e.g. Chang et al., 2021; Fang et al., 2020; Goto &amp; Wilbur, 2019; Hoshi, 2006)","plainTextFormattedCitation":"(Chang et al., 2021; Fang et al., 2020; Goto &amp; Wilbur, 2019; Hoshi, 2006)","previouslyFormattedCitation":"(Chang et al., 2021; Fang et al., 2020; Goto &amp; Wilbur, 2019; Hoshi, 2006)"},"properties":{"noteIndex":0},"schema":"https://github.com/citation-style-language/schema/raw/master/csl-citation.json"}</w:instrText>
      </w:r>
      <w:r w:rsidR="003648F4">
        <w:rPr>
          <w:rFonts w:ascii="Times New Roman" w:hAnsi="Times New Roman" w:cs="Times New Roman"/>
          <w:sz w:val="24"/>
          <w:szCs w:val="24"/>
          <w:lang w:val="es-ES_tradnl"/>
        </w:rPr>
        <w:fldChar w:fldCharType="separate"/>
      </w:r>
      <w:r w:rsidR="00156228" w:rsidRPr="00156228">
        <w:rPr>
          <w:rFonts w:ascii="Times New Roman" w:hAnsi="Times New Roman" w:cs="Times New Roman"/>
          <w:noProof/>
          <w:sz w:val="24"/>
          <w:szCs w:val="24"/>
          <w:lang w:val="es-ES_tradnl"/>
        </w:rPr>
        <w:t>(</w:t>
      </w:r>
      <w:r w:rsidR="00156228" w:rsidRPr="00156228">
        <w:rPr>
          <w:rFonts w:ascii="Times New Roman" w:hAnsi="Times New Roman" w:cs="Times New Roman"/>
          <w:i/>
          <w:iCs/>
          <w:noProof/>
          <w:sz w:val="24"/>
          <w:szCs w:val="24"/>
          <w:lang w:val="es-ES_tradnl"/>
        </w:rPr>
        <w:t>e.g.</w:t>
      </w:r>
      <w:r w:rsidR="00156228">
        <w:rPr>
          <w:rFonts w:ascii="Times New Roman" w:hAnsi="Times New Roman" w:cs="Times New Roman"/>
          <w:noProof/>
          <w:sz w:val="24"/>
          <w:szCs w:val="24"/>
          <w:lang w:val="es-ES_tradnl"/>
        </w:rPr>
        <w:t xml:space="preserve"> </w:t>
      </w:r>
      <w:r w:rsidR="00156228" w:rsidRPr="00156228">
        <w:rPr>
          <w:rFonts w:ascii="Times New Roman" w:hAnsi="Times New Roman" w:cs="Times New Roman"/>
          <w:noProof/>
          <w:sz w:val="24"/>
          <w:szCs w:val="24"/>
          <w:lang w:val="es-ES_tradnl"/>
        </w:rPr>
        <w:t xml:space="preserve">Chang </w:t>
      </w:r>
      <w:r w:rsidR="00A01770" w:rsidRPr="00A01770">
        <w:rPr>
          <w:rFonts w:ascii="Times New Roman" w:hAnsi="Times New Roman" w:cs="Times New Roman"/>
          <w:i/>
          <w:iCs/>
          <w:noProof/>
          <w:sz w:val="24"/>
          <w:szCs w:val="24"/>
          <w:lang w:val="es-ES_tradnl"/>
        </w:rPr>
        <w:t>et al</w:t>
      </w:r>
      <w:r w:rsidR="00156228" w:rsidRPr="00156228">
        <w:rPr>
          <w:rFonts w:ascii="Times New Roman" w:hAnsi="Times New Roman" w:cs="Times New Roman"/>
          <w:noProof/>
          <w:sz w:val="24"/>
          <w:szCs w:val="24"/>
          <w:lang w:val="es-ES_tradnl"/>
        </w:rPr>
        <w:t xml:space="preserve">., 2021; Fang </w:t>
      </w:r>
      <w:r w:rsidR="00A01770" w:rsidRPr="00A01770">
        <w:rPr>
          <w:rFonts w:ascii="Times New Roman" w:hAnsi="Times New Roman" w:cs="Times New Roman"/>
          <w:i/>
          <w:iCs/>
          <w:noProof/>
          <w:sz w:val="24"/>
          <w:szCs w:val="24"/>
          <w:lang w:val="es-ES_tradnl"/>
        </w:rPr>
        <w:t>et al</w:t>
      </w:r>
      <w:r w:rsidR="00156228" w:rsidRPr="00156228">
        <w:rPr>
          <w:rFonts w:ascii="Times New Roman" w:hAnsi="Times New Roman" w:cs="Times New Roman"/>
          <w:noProof/>
          <w:sz w:val="24"/>
          <w:szCs w:val="24"/>
          <w:lang w:val="es-ES_tradnl"/>
        </w:rPr>
        <w:t>., 2020; Goto &amp; Wilbur, 2019; Hoshi, 2006)</w:t>
      </w:r>
      <w:r w:rsidR="003648F4">
        <w:rPr>
          <w:rFonts w:ascii="Times New Roman" w:hAnsi="Times New Roman" w:cs="Times New Roman"/>
          <w:sz w:val="24"/>
          <w:szCs w:val="24"/>
          <w:lang w:val="es-ES_tradnl"/>
        </w:rPr>
        <w:fldChar w:fldCharType="end"/>
      </w:r>
      <w:r w:rsidR="00C24B1E">
        <w:rPr>
          <w:rFonts w:ascii="Times New Roman" w:hAnsi="Times New Roman" w:cs="Times New Roman"/>
          <w:sz w:val="24"/>
          <w:szCs w:val="24"/>
          <w:lang w:val="es-ES_tradnl"/>
        </w:rPr>
        <w:t>.</w:t>
      </w:r>
      <w:r w:rsidR="006E5973">
        <w:rPr>
          <w:rFonts w:ascii="Times New Roman" w:hAnsi="Times New Roman" w:cs="Times New Roman"/>
          <w:sz w:val="24"/>
          <w:szCs w:val="24"/>
          <w:lang w:val="es-ES_tradnl"/>
        </w:rPr>
        <w:t xml:space="preserve"> </w:t>
      </w:r>
      <w:r w:rsidR="003F624B">
        <w:rPr>
          <w:rFonts w:ascii="Times New Roman" w:hAnsi="Times New Roman" w:cs="Times New Roman"/>
          <w:sz w:val="24"/>
          <w:szCs w:val="24"/>
          <w:lang w:val="es-ES_tradnl"/>
        </w:rPr>
        <w:t>D</w:t>
      </w:r>
      <w:r w:rsidR="006E5973">
        <w:rPr>
          <w:rFonts w:ascii="Times New Roman" w:hAnsi="Times New Roman" w:cs="Times New Roman"/>
          <w:sz w:val="24"/>
          <w:szCs w:val="24"/>
          <w:lang w:val="es-ES_tradnl"/>
        </w:rPr>
        <w:t xml:space="preserve">ichos modelos en la gran mayoría de los </w:t>
      </w:r>
      <w:r w:rsidR="00E876B4">
        <w:rPr>
          <w:rFonts w:ascii="Times New Roman" w:hAnsi="Times New Roman" w:cs="Times New Roman"/>
          <w:sz w:val="24"/>
          <w:szCs w:val="24"/>
          <w:lang w:val="es-ES_tradnl"/>
        </w:rPr>
        <w:t>casos</w:t>
      </w:r>
      <w:r w:rsidR="006E5973">
        <w:rPr>
          <w:rFonts w:ascii="Times New Roman" w:hAnsi="Times New Roman" w:cs="Times New Roman"/>
          <w:sz w:val="24"/>
          <w:szCs w:val="24"/>
          <w:lang w:val="es-ES_tradnl"/>
        </w:rPr>
        <w:t xml:space="preserve">, </w:t>
      </w:r>
      <w:r w:rsidR="00E876B4">
        <w:rPr>
          <w:rFonts w:ascii="Times New Roman" w:hAnsi="Times New Roman" w:cs="Times New Roman"/>
          <w:sz w:val="24"/>
          <w:szCs w:val="24"/>
          <w:lang w:val="es-ES_tradnl"/>
        </w:rPr>
        <w:t xml:space="preserve">consisten en regresiones que </w:t>
      </w:r>
      <w:r w:rsidR="006E5973">
        <w:rPr>
          <w:rFonts w:ascii="Times New Roman" w:hAnsi="Times New Roman" w:cs="Times New Roman"/>
          <w:sz w:val="24"/>
          <w:szCs w:val="24"/>
          <w:lang w:val="es-ES_tradnl"/>
        </w:rPr>
        <w:t xml:space="preserve">intentan determinar </w:t>
      </w:r>
      <w:r w:rsidR="00E876B4">
        <w:rPr>
          <w:rFonts w:ascii="Times New Roman" w:hAnsi="Times New Roman" w:cs="Times New Roman"/>
          <w:sz w:val="24"/>
          <w:szCs w:val="24"/>
          <w:lang w:val="es-ES_tradnl"/>
        </w:rPr>
        <w:t xml:space="preserve">la relación entre </w:t>
      </w:r>
      <w:r>
        <w:rPr>
          <w:rFonts w:ascii="Times New Roman" w:hAnsi="Times New Roman" w:cs="Times New Roman"/>
          <w:sz w:val="24"/>
          <w:szCs w:val="24"/>
          <w:lang w:val="es-ES_tradnl"/>
        </w:rPr>
        <w:t xml:space="preserve">estas variables </w:t>
      </w:r>
      <w:r w:rsidR="00E876B4">
        <w:rPr>
          <w:rFonts w:ascii="Times New Roman" w:hAnsi="Times New Roman" w:cs="Times New Roman"/>
          <w:sz w:val="24"/>
          <w:szCs w:val="24"/>
          <w:lang w:val="es-ES_tradnl"/>
        </w:rPr>
        <w:t>y la probabilidad de ser zombi. Sin embargo, no se ha encontrado evidencia</w:t>
      </w:r>
      <w:r w:rsidR="008A3F53">
        <w:rPr>
          <w:rFonts w:ascii="Times New Roman" w:hAnsi="Times New Roman" w:cs="Times New Roman"/>
          <w:sz w:val="24"/>
          <w:szCs w:val="24"/>
          <w:lang w:val="es-ES_tradnl"/>
        </w:rPr>
        <w:t xml:space="preserve"> </w:t>
      </w:r>
      <w:r w:rsidR="00E876B4">
        <w:rPr>
          <w:rFonts w:ascii="Times New Roman" w:hAnsi="Times New Roman" w:cs="Times New Roman"/>
          <w:sz w:val="24"/>
          <w:szCs w:val="24"/>
          <w:lang w:val="es-ES_tradnl"/>
        </w:rPr>
        <w:t xml:space="preserve">de estudios que empleen las variables anteriores para la predicción de </w:t>
      </w:r>
      <w:r w:rsidR="00E944B2">
        <w:rPr>
          <w:rFonts w:ascii="Times New Roman" w:hAnsi="Times New Roman" w:cs="Times New Roman"/>
          <w:sz w:val="24"/>
          <w:szCs w:val="24"/>
          <w:lang w:val="es-ES_tradnl"/>
        </w:rPr>
        <w:t>estas empresas</w:t>
      </w:r>
      <w:r w:rsidR="00E876B4">
        <w:rPr>
          <w:rFonts w:ascii="Times New Roman" w:hAnsi="Times New Roman" w:cs="Times New Roman"/>
          <w:sz w:val="24"/>
          <w:szCs w:val="24"/>
          <w:lang w:val="es-ES_tradnl"/>
        </w:rPr>
        <w:t xml:space="preserve">, y menos </w:t>
      </w:r>
      <w:r w:rsidR="00E81ECD">
        <w:rPr>
          <w:rFonts w:ascii="Times New Roman" w:hAnsi="Times New Roman" w:cs="Times New Roman"/>
          <w:sz w:val="24"/>
          <w:szCs w:val="24"/>
          <w:lang w:val="es-ES_tradnl"/>
        </w:rPr>
        <w:t xml:space="preserve">aún </w:t>
      </w:r>
      <w:r w:rsidR="00E876B4">
        <w:rPr>
          <w:rFonts w:ascii="Times New Roman" w:hAnsi="Times New Roman" w:cs="Times New Roman"/>
          <w:sz w:val="24"/>
          <w:szCs w:val="24"/>
          <w:lang w:val="es-ES_tradnl"/>
        </w:rPr>
        <w:t xml:space="preserve">con </w:t>
      </w:r>
      <w:r w:rsidR="008A3F53">
        <w:rPr>
          <w:rFonts w:ascii="Times New Roman" w:hAnsi="Times New Roman" w:cs="Times New Roman"/>
          <w:sz w:val="24"/>
          <w:szCs w:val="24"/>
          <w:lang w:val="es-ES_tradnl"/>
        </w:rPr>
        <w:t xml:space="preserve">las </w:t>
      </w:r>
      <w:r>
        <w:rPr>
          <w:rFonts w:ascii="Times New Roman" w:hAnsi="Times New Roman" w:cs="Times New Roman"/>
          <w:sz w:val="24"/>
          <w:szCs w:val="24"/>
          <w:lang w:val="es-ES_tradnl"/>
        </w:rPr>
        <w:t>CNN</w:t>
      </w:r>
      <w:r w:rsidR="00E876B4">
        <w:rPr>
          <w:rFonts w:ascii="Times New Roman" w:hAnsi="Times New Roman" w:cs="Times New Roman"/>
          <w:sz w:val="24"/>
          <w:szCs w:val="24"/>
          <w:lang w:val="es-ES_tradnl"/>
        </w:rPr>
        <w:t>.</w:t>
      </w:r>
    </w:p>
    <w:p w14:paraId="75D5E0B5" w14:textId="01CAB208" w:rsidR="008A3F53" w:rsidRDefault="00E876B4" w:rsidP="00D560A5">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Es por ello</w:t>
      </w:r>
      <w:r w:rsidR="008E402A">
        <w:rPr>
          <w:rFonts w:ascii="Times New Roman" w:hAnsi="Times New Roman" w:cs="Times New Roman"/>
          <w:sz w:val="24"/>
          <w:szCs w:val="24"/>
          <w:lang w:val="es-ES_tradnl"/>
        </w:rPr>
        <w:t>,</w:t>
      </w:r>
      <w:r>
        <w:rPr>
          <w:rFonts w:ascii="Times New Roman" w:hAnsi="Times New Roman" w:cs="Times New Roman"/>
          <w:sz w:val="24"/>
          <w:szCs w:val="24"/>
          <w:lang w:val="es-ES_tradnl"/>
        </w:rPr>
        <w:t xml:space="preserve"> que</w:t>
      </w:r>
      <w:r w:rsidR="008E402A">
        <w:rPr>
          <w:rFonts w:ascii="Times New Roman" w:hAnsi="Times New Roman" w:cs="Times New Roman"/>
          <w:sz w:val="24"/>
          <w:szCs w:val="24"/>
          <w:lang w:val="es-ES_tradnl"/>
        </w:rPr>
        <w:t xml:space="preserve"> basándose en </w:t>
      </w:r>
      <w:r>
        <w:rPr>
          <w:rFonts w:ascii="Times New Roman" w:hAnsi="Times New Roman" w:cs="Times New Roman"/>
          <w:sz w:val="24"/>
          <w:szCs w:val="24"/>
          <w:lang w:val="es-ES_tradnl"/>
        </w:rPr>
        <w:t xml:space="preserve">las </w:t>
      </w:r>
      <w:r w:rsidR="008E402A">
        <w:rPr>
          <w:rFonts w:ascii="Times New Roman" w:hAnsi="Times New Roman" w:cs="Times New Roman"/>
          <w:sz w:val="24"/>
          <w:szCs w:val="24"/>
          <w:lang w:val="es-ES_tradnl"/>
        </w:rPr>
        <w:t xml:space="preserve">variables </w:t>
      </w:r>
      <w:r>
        <w:rPr>
          <w:rFonts w:ascii="Times New Roman" w:hAnsi="Times New Roman" w:cs="Times New Roman"/>
          <w:sz w:val="24"/>
          <w:szCs w:val="24"/>
          <w:lang w:val="es-ES_tradnl"/>
        </w:rPr>
        <w:t>de la</w:t>
      </w:r>
      <w:r w:rsidR="003F624B">
        <w:rPr>
          <w:rFonts w:ascii="Times New Roman" w:hAnsi="Times New Roman" w:cs="Times New Roman"/>
          <w:sz w:val="24"/>
          <w:szCs w:val="24"/>
          <w:lang w:val="es-ES_tradnl"/>
        </w:rPr>
        <w:t xml:space="preserve"> </w:t>
      </w:r>
      <w:r w:rsidR="00406E87" w:rsidRPr="00406E87">
        <w:rPr>
          <w:rFonts w:ascii="Times New Roman" w:hAnsi="Times New Roman" w:cs="Times New Roman"/>
          <w:color w:val="2E74B5" w:themeColor="accent5" w:themeShade="BF"/>
          <w:sz w:val="24"/>
          <w:szCs w:val="24"/>
          <w:u w:val="single"/>
          <w:lang w:val="es-ES_tradnl"/>
        </w:rPr>
        <w:fldChar w:fldCharType="begin"/>
      </w:r>
      <w:r w:rsidR="00406E87" w:rsidRPr="00406E87">
        <w:rPr>
          <w:rFonts w:ascii="Times New Roman" w:hAnsi="Times New Roman" w:cs="Times New Roman"/>
          <w:color w:val="2E74B5" w:themeColor="accent5" w:themeShade="BF"/>
          <w:sz w:val="24"/>
          <w:szCs w:val="24"/>
          <w:u w:val="single"/>
          <w:lang w:val="es-ES_tradnl"/>
        </w:rPr>
        <w:instrText xml:space="preserve"> REF _Ref93960443 \h  \* MERGEFORMAT </w:instrText>
      </w:r>
      <w:r w:rsidR="00406E87" w:rsidRPr="00406E87">
        <w:rPr>
          <w:rFonts w:ascii="Times New Roman" w:hAnsi="Times New Roman" w:cs="Times New Roman"/>
          <w:color w:val="2E74B5" w:themeColor="accent5" w:themeShade="BF"/>
          <w:sz w:val="24"/>
          <w:szCs w:val="24"/>
          <w:u w:val="single"/>
          <w:lang w:val="es-ES_tradnl"/>
        </w:rPr>
      </w:r>
      <w:r w:rsidR="00406E87" w:rsidRPr="00406E87">
        <w:rPr>
          <w:rFonts w:ascii="Times New Roman" w:hAnsi="Times New Roman" w:cs="Times New Roman"/>
          <w:color w:val="2E74B5" w:themeColor="accent5" w:themeShade="BF"/>
          <w:sz w:val="24"/>
          <w:szCs w:val="24"/>
          <w:u w:val="single"/>
          <w:lang w:val="es-ES_tradnl"/>
        </w:rPr>
        <w:fldChar w:fldCharType="separate"/>
      </w:r>
      <w:ins w:id="318" w:author="sumit kumar" w:date="2022-01-28T00:52:00Z">
        <w:r w:rsidR="00A55E47" w:rsidRPr="00A55E47">
          <w:rPr>
            <w:rFonts w:ascii="Times New Roman" w:hAnsi="Times New Roman" w:cs="Times New Roman"/>
            <w:color w:val="2E74B5" w:themeColor="accent5" w:themeShade="BF"/>
            <w:sz w:val="24"/>
            <w:szCs w:val="24"/>
            <w:u w:val="single"/>
            <w:rPrChange w:id="319" w:author="sumit kumar" w:date="2022-01-28T00:52:00Z">
              <w:rPr/>
            </w:rPrChange>
          </w:rPr>
          <w:t xml:space="preserve">Tabla </w:t>
        </w:r>
        <w:r w:rsidR="00A55E47" w:rsidRPr="00A55E47">
          <w:rPr>
            <w:rFonts w:ascii="Times New Roman" w:hAnsi="Times New Roman" w:cs="Times New Roman"/>
            <w:noProof/>
            <w:color w:val="2E74B5" w:themeColor="accent5" w:themeShade="BF"/>
            <w:sz w:val="24"/>
            <w:szCs w:val="24"/>
            <w:u w:val="single"/>
            <w:rPrChange w:id="320" w:author="sumit kumar" w:date="2022-01-28T00:52:00Z">
              <w:rPr>
                <w:noProof/>
              </w:rPr>
            </w:rPrChange>
          </w:rPr>
          <w:t>9</w:t>
        </w:r>
      </w:ins>
      <w:del w:id="321"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Tabla </w:delText>
        </w:r>
        <w:r w:rsidR="00614ADD" w:rsidRPr="00614ADD" w:rsidDel="00A55E47">
          <w:rPr>
            <w:rFonts w:ascii="Times New Roman" w:hAnsi="Times New Roman" w:cs="Times New Roman"/>
            <w:noProof/>
            <w:color w:val="2E74B5" w:themeColor="accent5" w:themeShade="BF"/>
            <w:sz w:val="24"/>
            <w:szCs w:val="24"/>
            <w:u w:val="single"/>
          </w:rPr>
          <w:delText>9</w:delText>
        </w:r>
      </w:del>
      <w:r w:rsidR="00406E87" w:rsidRPr="00406E87">
        <w:rPr>
          <w:rFonts w:ascii="Times New Roman" w:hAnsi="Times New Roman" w:cs="Times New Roman"/>
          <w:color w:val="2E74B5" w:themeColor="accent5" w:themeShade="BF"/>
          <w:sz w:val="24"/>
          <w:szCs w:val="24"/>
          <w:u w:val="single"/>
          <w:lang w:val="es-ES_tradnl"/>
        </w:rPr>
        <w:fldChar w:fldCharType="end"/>
      </w:r>
      <w:r w:rsidR="0040438F">
        <w:rPr>
          <w:rFonts w:ascii="Times New Roman" w:hAnsi="Times New Roman" w:cs="Times New Roman"/>
          <w:sz w:val="24"/>
          <w:szCs w:val="24"/>
          <w:lang w:val="es-ES_tradnl"/>
        </w:rPr>
        <w:t xml:space="preserve"> (véase </w:t>
      </w:r>
      <w:hyperlink w:anchor="tabla_A4" w:history="1">
        <w:r w:rsidR="00406E87" w:rsidRPr="00B10BAC">
          <w:rPr>
            <w:rStyle w:val="Hipervnculo"/>
            <w:rFonts w:ascii="Times New Roman" w:hAnsi="Times New Roman" w:cs="Times New Roman"/>
            <w:sz w:val="24"/>
            <w:szCs w:val="24"/>
            <w:lang w:val="es-ES_tradnl"/>
          </w:rPr>
          <w:t>T</w:t>
        </w:r>
        <w:r w:rsidR="0040438F" w:rsidRPr="00B10BAC">
          <w:rPr>
            <w:rStyle w:val="Hipervnculo"/>
            <w:rFonts w:ascii="Times New Roman" w:hAnsi="Times New Roman" w:cs="Times New Roman"/>
            <w:sz w:val="24"/>
            <w:szCs w:val="24"/>
            <w:lang w:val="es-ES_tradnl"/>
          </w:rPr>
          <w:t>abla A4</w:t>
        </w:r>
      </w:hyperlink>
      <w:r w:rsidR="0040438F">
        <w:rPr>
          <w:rFonts w:ascii="Times New Roman" w:hAnsi="Times New Roman" w:cs="Times New Roman"/>
          <w:sz w:val="24"/>
          <w:szCs w:val="24"/>
          <w:lang w:val="es-ES_tradnl"/>
        </w:rPr>
        <w:t xml:space="preserve"> para el cálculo de las diferentes partidas)</w:t>
      </w:r>
      <w:r w:rsidR="00E81ECD">
        <w:rPr>
          <w:rFonts w:ascii="Times New Roman" w:hAnsi="Times New Roman" w:cs="Times New Roman"/>
          <w:sz w:val="24"/>
          <w:szCs w:val="24"/>
          <w:lang w:val="es-ES_tradnl"/>
        </w:rPr>
        <w:t xml:space="preserve">, </w:t>
      </w:r>
      <w:r w:rsidR="008E402A">
        <w:rPr>
          <w:rFonts w:ascii="Times New Roman" w:hAnsi="Times New Roman" w:cs="Times New Roman"/>
          <w:sz w:val="24"/>
          <w:szCs w:val="24"/>
          <w:lang w:val="es-ES_tradnl"/>
        </w:rPr>
        <w:t xml:space="preserve">el estudio intentará predecir </w:t>
      </w:r>
      <w:r w:rsidR="00DE2AAE">
        <w:rPr>
          <w:rFonts w:ascii="Times New Roman" w:hAnsi="Times New Roman" w:cs="Times New Roman"/>
          <w:sz w:val="24"/>
          <w:szCs w:val="24"/>
          <w:lang w:val="es-ES_tradnl"/>
        </w:rPr>
        <w:t xml:space="preserve">todas </w:t>
      </w:r>
      <w:r w:rsidR="006E5973">
        <w:rPr>
          <w:rFonts w:ascii="Times New Roman" w:hAnsi="Times New Roman" w:cs="Times New Roman"/>
          <w:sz w:val="24"/>
          <w:szCs w:val="24"/>
          <w:lang w:val="es-ES_tradnl"/>
        </w:rPr>
        <w:t>aquellas</w:t>
      </w:r>
      <w:r w:rsidR="008E402A">
        <w:rPr>
          <w:rFonts w:ascii="Times New Roman" w:hAnsi="Times New Roman" w:cs="Times New Roman"/>
          <w:sz w:val="24"/>
          <w:szCs w:val="24"/>
          <w:lang w:val="es-ES_tradnl"/>
        </w:rPr>
        <w:t xml:space="preserve"> pymes </w:t>
      </w:r>
      <w:r w:rsidR="006E5973">
        <w:rPr>
          <w:rFonts w:ascii="Times New Roman" w:hAnsi="Times New Roman" w:cs="Times New Roman"/>
          <w:sz w:val="24"/>
          <w:szCs w:val="24"/>
          <w:lang w:val="es-ES_tradnl"/>
        </w:rPr>
        <w:t xml:space="preserve">que </w:t>
      </w:r>
      <w:r w:rsidR="00663E2F">
        <w:rPr>
          <w:rFonts w:ascii="Times New Roman" w:hAnsi="Times New Roman" w:cs="Times New Roman"/>
          <w:sz w:val="24"/>
          <w:szCs w:val="24"/>
          <w:lang w:val="es-ES_tradnl"/>
        </w:rPr>
        <w:t xml:space="preserve">pasarán al estado </w:t>
      </w:r>
      <w:r w:rsidR="008E402A">
        <w:rPr>
          <w:rFonts w:ascii="Times New Roman" w:hAnsi="Times New Roman" w:cs="Times New Roman"/>
          <w:sz w:val="24"/>
          <w:szCs w:val="24"/>
          <w:lang w:val="es-ES_tradnl"/>
        </w:rPr>
        <w:t>zombi</w:t>
      </w:r>
      <w:r w:rsidR="00663E2F">
        <w:rPr>
          <w:rFonts w:ascii="Times New Roman" w:hAnsi="Times New Roman" w:cs="Times New Roman"/>
          <w:sz w:val="24"/>
          <w:szCs w:val="24"/>
          <w:lang w:val="es-ES_tradnl"/>
        </w:rPr>
        <w:t xml:space="preserve"> </w:t>
      </w:r>
      <w:r w:rsidR="008E402A">
        <w:rPr>
          <w:rFonts w:ascii="Times New Roman" w:hAnsi="Times New Roman" w:cs="Times New Roman"/>
          <w:sz w:val="24"/>
          <w:szCs w:val="24"/>
          <w:lang w:val="es-ES_tradnl"/>
        </w:rPr>
        <w:t>en el año 2019.</w:t>
      </w:r>
      <w:r w:rsidR="00545EC6">
        <w:rPr>
          <w:rFonts w:ascii="Times New Roman" w:hAnsi="Times New Roman" w:cs="Times New Roman"/>
          <w:sz w:val="24"/>
          <w:szCs w:val="24"/>
          <w:lang w:val="es-ES_tradnl"/>
        </w:rPr>
        <w:t xml:space="preserve"> </w:t>
      </w:r>
      <w:r w:rsidR="00762BA0">
        <w:rPr>
          <w:rFonts w:ascii="Times New Roman" w:hAnsi="Times New Roman" w:cs="Times New Roman"/>
          <w:sz w:val="24"/>
          <w:szCs w:val="24"/>
          <w:lang w:val="es-ES_tradnl"/>
        </w:rPr>
        <w:t xml:space="preserve">Además, como se puede observar en </w:t>
      </w:r>
      <w:r w:rsidR="00741A69">
        <w:rPr>
          <w:rFonts w:ascii="Times New Roman" w:hAnsi="Times New Roman" w:cs="Times New Roman"/>
          <w:sz w:val="24"/>
          <w:szCs w:val="24"/>
          <w:lang w:val="es-ES_tradnl"/>
        </w:rPr>
        <w:t>la misma</w:t>
      </w:r>
      <w:r w:rsidR="00762BA0">
        <w:rPr>
          <w:rFonts w:ascii="Times New Roman" w:hAnsi="Times New Roman" w:cs="Times New Roman"/>
          <w:sz w:val="24"/>
          <w:szCs w:val="24"/>
          <w:lang w:val="es-ES_tradnl"/>
        </w:rPr>
        <w:t xml:space="preserve"> tabla, se han seleccionado variables de distintas </w:t>
      </w:r>
      <w:r w:rsidR="000417F0">
        <w:rPr>
          <w:rFonts w:ascii="Times New Roman" w:hAnsi="Times New Roman" w:cs="Times New Roman"/>
          <w:sz w:val="24"/>
          <w:szCs w:val="24"/>
          <w:lang w:val="es-ES_tradnl"/>
        </w:rPr>
        <w:t>índole</w:t>
      </w:r>
      <w:r w:rsidR="00762BA0">
        <w:rPr>
          <w:rFonts w:ascii="Times New Roman" w:hAnsi="Times New Roman" w:cs="Times New Roman"/>
          <w:sz w:val="24"/>
          <w:szCs w:val="24"/>
          <w:lang w:val="es-ES_tradnl"/>
        </w:rPr>
        <w:t xml:space="preserve"> que representan: la estructura financiera de estas </w:t>
      </w:r>
      <w:r w:rsidR="00762BA0">
        <w:rPr>
          <w:rFonts w:ascii="Times New Roman" w:hAnsi="Times New Roman" w:cs="Times New Roman"/>
          <w:sz w:val="24"/>
          <w:szCs w:val="24"/>
          <w:lang w:val="es-ES_tradnl"/>
        </w:rPr>
        <w:lastRenderedPageBreak/>
        <w:t>empresas, las diferentes tipos de rentabilidades que obtienen estas de sus actividades y su capacidad para cubrir los gastos financieros, entre otras.</w:t>
      </w:r>
    </w:p>
    <w:p w14:paraId="56C6FDAF" w14:textId="4B22D55A" w:rsidR="00AB7092" w:rsidRDefault="008A3F53" w:rsidP="00D560A5">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Un último detalle </w:t>
      </w:r>
      <w:r w:rsidR="008E4169">
        <w:rPr>
          <w:rFonts w:ascii="Times New Roman" w:hAnsi="Times New Roman" w:cs="Times New Roman"/>
          <w:sz w:val="24"/>
          <w:szCs w:val="24"/>
          <w:lang w:val="es-ES_tradnl"/>
        </w:rPr>
        <w:t xml:space="preserve">a </w:t>
      </w:r>
      <w:r>
        <w:rPr>
          <w:rFonts w:ascii="Times New Roman" w:hAnsi="Times New Roman" w:cs="Times New Roman"/>
          <w:sz w:val="24"/>
          <w:szCs w:val="24"/>
          <w:lang w:val="es-ES_tradnl"/>
        </w:rPr>
        <w:t xml:space="preserve">aclarar antes de proceder con el cálculo de </w:t>
      </w:r>
      <w:r w:rsidR="00B10BAC">
        <w:rPr>
          <w:rFonts w:ascii="Times New Roman" w:hAnsi="Times New Roman" w:cs="Times New Roman"/>
          <w:sz w:val="24"/>
          <w:szCs w:val="24"/>
          <w:lang w:val="es-ES_tradnl"/>
        </w:rPr>
        <w:t>las</w:t>
      </w:r>
      <w:r>
        <w:rPr>
          <w:rFonts w:ascii="Times New Roman" w:hAnsi="Times New Roman" w:cs="Times New Roman"/>
          <w:sz w:val="24"/>
          <w:szCs w:val="24"/>
          <w:lang w:val="es-ES_tradnl"/>
        </w:rPr>
        <w:t xml:space="preserve"> variables </w:t>
      </w:r>
      <w:r w:rsidR="00B10BAC">
        <w:rPr>
          <w:rFonts w:ascii="Times New Roman" w:hAnsi="Times New Roman" w:cs="Times New Roman"/>
          <w:sz w:val="24"/>
          <w:szCs w:val="24"/>
          <w:lang w:val="es-ES_tradnl"/>
        </w:rPr>
        <w:t xml:space="preserve">comentadas </w:t>
      </w:r>
      <w:r>
        <w:rPr>
          <w:rFonts w:ascii="Times New Roman" w:hAnsi="Times New Roman" w:cs="Times New Roman"/>
          <w:sz w:val="24"/>
          <w:szCs w:val="24"/>
          <w:lang w:val="es-ES_tradnl"/>
        </w:rPr>
        <w:t xml:space="preserve">es que </w:t>
      </w:r>
      <w:r w:rsidR="008960C1">
        <w:rPr>
          <w:rFonts w:ascii="Times New Roman" w:hAnsi="Times New Roman" w:cs="Times New Roman"/>
          <w:sz w:val="24"/>
          <w:szCs w:val="24"/>
          <w:lang w:val="es-ES_tradnl"/>
        </w:rPr>
        <w:t xml:space="preserve">para estas empresas </w:t>
      </w:r>
      <w:r>
        <w:rPr>
          <w:rFonts w:ascii="Times New Roman" w:hAnsi="Times New Roman" w:cs="Times New Roman"/>
          <w:sz w:val="24"/>
          <w:szCs w:val="24"/>
          <w:lang w:val="es-ES_tradnl"/>
        </w:rPr>
        <w:t xml:space="preserve">no es posible calcular con certeza el importe total de las subvenciones recibidas. En este sentido, solo se puede determinar </w:t>
      </w:r>
      <w:r w:rsidR="008960C1">
        <w:rPr>
          <w:rFonts w:ascii="Times New Roman" w:hAnsi="Times New Roman" w:cs="Times New Roman"/>
          <w:sz w:val="24"/>
          <w:szCs w:val="24"/>
          <w:lang w:val="es-ES_tradnl"/>
        </w:rPr>
        <w:t xml:space="preserve">con exactitud </w:t>
      </w:r>
      <w:r>
        <w:rPr>
          <w:rFonts w:ascii="Times New Roman" w:hAnsi="Times New Roman" w:cs="Times New Roman"/>
          <w:sz w:val="24"/>
          <w:szCs w:val="24"/>
          <w:lang w:val="es-ES_tradnl"/>
        </w:rPr>
        <w:t xml:space="preserve">el importe de las subvenciones de capital que figuran en la partida “subvenciones, donaciones y legados recibidos” del patrimonio neto. No obstante, las empresas también pueden recibir subvenciones de explotación que en el modelo normal figurarían en la partida de “subvenciones de explotación incorporadas al resultado del ejercicio”, pero que para el caso de estas empresas aparecen recogidas en la partida de “otros ingresos de explotación” de la cuenta de resultados. Es por ello, que el presente estudio basándose en una medida </w:t>
      </w:r>
      <w:r w:rsidRPr="004D1C7B">
        <w:rPr>
          <w:rFonts w:ascii="Times New Roman" w:hAnsi="Times New Roman" w:cs="Times New Roman"/>
          <w:i/>
          <w:iCs/>
          <w:sz w:val="24"/>
          <w:szCs w:val="24"/>
          <w:lang w:val="es-ES_tradnl"/>
        </w:rPr>
        <w:t>proxy</w:t>
      </w:r>
      <w:r>
        <w:rPr>
          <w:rFonts w:ascii="Times New Roman" w:hAnsi="Times New Roman" w:cs="Times New Roman"/>
          <w:sz w:val="24"/>
          <w:szCs w:val="24"/>
          <w:lang w:val="es-ES_tradnl"/>
        </w:rPr>
        <w:t xml:space="preserve">: suma de </w:t>
      </w:r>
      <w:r w:rsidRPr="004D1C7B">
        <w:rPr>
          <w:rFonts w:ascii="Times New Roman" w:hAnsi="Times New Roman" w:cs="Times New Roman"/>
          <w:sz w:val="24"/>
          <w:szCs w:val="24"/>
        </w:rPr>
        <w:t>subvenciones, donaciones y legados recibidos</w:t>
      </w:r>
      <w:r>
        <w:rPr>
          <w:rFonts w:ascii="Times New Roman" w:hAnsi="Times New Roman" w:cs="Times New Roman"/>
          <w:sz w:val="24"/>
          <w:szCs w:val="24"/>
        </w:rPr>
        <w:t>,</w:t>
      </w:r>
      <w:r w:rsidRPr="004D1C7B">
        <w:rPr>
          <w:rFonts w:ascii="Times New Roman" w:hAnsi="Times New Roman" w:cs="Times New Roman"/>
          <w:sz w:val="24"/>
          <w:szCs w:val="24"/>
        </w:rPr>
        <w:t xml:space="preserve"> y otros ingresos de explotación</w:t>
      </w:r>
      <w:r>
        <w:rPr>
          <w:rFonts w:ascii="Times New Roman" w:hAnsi="Times New Roman" w:cs="Times New Roman"/>
          <w:sz w:val="24"/>
          <w:szCs w:val="24"/>
          <w:lang w:val="es-ES_tradnl"/>
        </w:rPr>
        <w:t>, intenta determinar el verdadero valor de las subvenciones recibidas por las pymes españolas.</w:t>
      </w:r>
    </w:p>
    <w:p w14:paraId="1027141D" w14:textId="00BBB334" w:rsidR="007F5F81" w:rsidRDefault="00AB7092" w:rsidP="00AB7092">
      <w:pPr>
        <w:rPr>
          <w:rFonts w:ascii="Times New Roman" w:hAnsi="Times New Roman" w:cs="Times New Roman"/>
          <w:sz w:val="24"/>
          <w:szCs w:val="24"/>
          <w:lang w:val="es-ES_tradnl"/>
        </w:rPr>
      </w:pPr>
      <w:r>
        <w:rPr>
          <w:rFonts w:ascii="Times New Roman" w:hAnsi="Times New Roman" w:cs="Times New Roman"/>
          <w:sz w:val="24"/>
          <w:szCs w:val="24"/>
          <w:lang w:val="es-ES_tradnl"/>
        </w:rPr>
        <w:br w:type="page"/>
      </w:r>
    </w:p>
    <w:p w14:paraId="23CECA08" w14:textId="28B8644F" w:rsidR="009E5880" w:rsidRPr="009E5880" w:rsidRDefault="009E5880" w:rsidP="00351399">
      <w:pPr>
        <w:pStyle w:val="Tablas"/>
        <w:rPr>
          <w:i/>
          <w:iCs/>
        </w:rPr>
      </w:pPr>
      <w:bookmarkStart w:id="322" w:name="_Ref93960443"/>
      <w:bookmarkStart w:id="323" w:name="_Toc94028601"/>
      <w:bookmarkStart w:id="324" w:name="_Toc94033218"/>
      <w:r w:rsidRPr="009E5880">
        <w:lastRenderedPageBreak/>
        <w:t xml:space="preserve">Tabla </w:t>
      </w:r>
      <w:fldSimple w:instr=" SEQ Tabla \* ARABIC ">
        <w:r w:rsidR="00A55E47">
          <w:rPr>
            <w:noProof/>
          </w:rPr>
          <w:t>9</w:t>
        </w:r>
      </w:fldSimple>
      <w:bookmarkEnd w:id="322"/>
      <w:r w:rsidRPr="009E5880">
        <w:t>: Variables para predicción de zombis</w:t>
      </w:r>
      <w:bookmarkEnd w:id="323"/>
      <w:bookmarkEnd w:id="324"/>
    </w:p>
    <w:tbl>
      <w:tblPr>
        <w:tblStyle w:val="Tablaconcuadrcula"/>
        <w:tblW w:w="0" w:type="auto"/>
        <w:tblLook w:val="04A0" w:firstRow="1" w:lastRow="0" w:firstColumn="1" w:lastColumn="0" w:noHBand="0" w:noVBand="1"/>
      </w:tblPr>
      <w:tblGrid>
        <w:gridCol w:w="3011"/>
        <w:gridCol w:w="1520"/>
        <w:gridCol w:w="4502"/>
      </w:tblGrid>
      <w:tr w:rsidR="00085500" w14:paraId="20DAF753" w14:textId="77777777" w:rsidTr="00DD1AA1">
        <w:trPr>
          <w:trHeight w:val="229"/>
        </w:trPr>
        <w:tc>
          <w:tcPr>
            <w:tcW w:w="3011" w:type="dxa"/>
            <w:shd w:val="clear" w:color="auto" w:fill="FFD966" w:themeFill="accent4" w:themeFillTint="99"/>
          </w:tcPr>
          <w:p w14:paraId="3216830F" w14:textId="76EDD08F" w:rsidR="00085500" w:rsidRPr="00FE4723" w:rsidRDefault="00FE4723" w:rsidP="00FE4723">
            <w:pPr>
              <w:jc w:val="center"/>
              <w:rPr>
                <w:rFonts w:ascii="Times New Roman" w:hAnsi="Times New Roman" w:cs="Times New Roman"/>
                <w:b/>
                <w:bCs/>
                <w:sz w:val="20"/>
                <w:szCs w:val="20"/>
                <w:lang w:val="es-ES_tradnl"/>
              </w:rPr>
            </w:pPr>
            <w:r w:rsidRPr="00FE4723">
              <w:rPr>
                <w:rFonts w:ascii="Times New Roman" w:hAnsi="Times New Roman" w:cs="Times New Roman"/>
                <w:b/>
                <w:bCs/>
                <w:sz w:val="20"/>
                <w:szCs w:val="20"/>
                <w:lang w:val="es-ES_tradnl"/>
              </w:rPr>
              <w:t>Tipo</w:t>
            </w:r>
          </w:p>
        </w:tc>
        <w:tc>
          <w:tcPr>
            <w:tcW w:w="1520" w:type="dxa"/>
            <w:shd w:val="clear" w:color="auto" w:fill="FFD966" w:themeFill="accent4" w:themeFillTint="99"/>
          </w:tcPr>
          <w:p w14:paraId="24AE94A4" w14:textId="36EEB2EB" w:rsidR="00085500" w:rsidRPr="00FE4723" w:rsidRDefault="00085500" w:rsidP="00FE4723">
            <w:pPr>
              <w:jc w:val="center"/>
              <w:rPr>
                <w:rFonts w:ascii="Times New Roman" w:hAnsi="Times New Roman" w:cs="Times New Roman"/>
                <w:b/>
                <w:bCs/>
                <w:sz w:val="20"/>
                <w:szCs w:val="20"/>
                <w:lang w:val="es-ES_tradnl"/>
              </w:rPr>
            </w:pPr>
            <w:r w:rsidRPr="00FE4723">
              <w:rPr>
                <w:rFonts w:ascii="Times New Roman" w:hAnsi="Times New Roman" w:cs="Times New Roman"/>
                <w:b/>
                <w:bCs/>
                <w:sz w:val="20"/>
                <w:szCs w:val="20"/>
                <w:lang w:val="es-ES_tradnl"/>
              </w:rPr>
              <w:t>Nombre</w:t>
            </w:r>
          </w:p>
        </w:tc>
        <w:tc>
          <w:tcPr>
            <w:tcW w:w="4502" w:type="dxa"/>
            <w:shd w:val="clear" w:color="auto" w:fill="FFD966" w:themeFill="accent4" w:themeFillTint="99"/>
          </w:tcPr>
          <w:p w14:paraId="58892846" w14:textId="473274CC" w:rsidR="00085500" w:rsidRPr="00FE4723" w:rsidRDefault="00085500" w:rsidP="00FE4723">
            <w:pPr>
              <w:jc w:val="center"/>
              <w:rPr>
                <w:rFonts w:ascii="Times New Roman" w:hAnsi="Times New Roman" w:cs="Times New Roman"/>
                <w:b/>
                <w:bCs/>
                <w:sz w:val="20"/>
                <w:szCs w:val="20"/>
                <w:lang w:val="es-ES_tradnl"/>
              </w:rPr>
            </w:pPr>
            <w:r w:rsidRPr="00FE4723">
              <w:rPr>
                <w:rFonts w:ascii="Times New Roman" w:hAnsi="Times New Roman" w:cs="Times New Roman"/>
                <w:b/>
                <w:bCs/>
                <w:sz w:val="20"/>
                <w:szCs w:val="20"/>
                <w:lang w:val="es-ES_tradnl"/>
              </w:rPr>
              <w:t>Cálculo</w:t>
            </w:r>
          </w:p>
        </w:tc>
      </w:tr>
      <w:tr w:rsidR="00FE4723" w14:paraId="55A7668D" w14:textId="77777777" w:rsidTr="00DD1AA1">
        <w:trPr>
          <w:trHeight w:val="585"/>
        </w:trPr>
        <w:tc>
          <w:tcPr>
            <w:tcW w:w="3011" w:type="dxa"/>
            <w:vMerge w:val="restart"/>
            <w:shd w:val="clear" w:color="auto" w:fill="DEEAF6" w:themeFill="accent5" w:themeFillTint="33"/>
            <w:vAlign w:val="center"/>
          </w:tcPr>
          <w:p w14:paraId="0B4EE23A" w14:textId="5EA14C4F" w:rsidR="00FE4723" w:rsidRPr="00A00832" w:rsidRDefault="00FE4723" w:rsidP="00A00832">
            <w:pPr>
              <w:jc w:val="center"/>
              <w:rPr>
                <w:rFonts w:ascii="Times New Roman" w:hAnsi="Times New Roman" w:cs="Times New Roman"/>
                <w:b/>
                <w:bCs/>
                <w:sz w:val="20"/>
                <w:szCs w:val="20"/>
                <w:lang w:val="es-ES_tradnl"/>
              </w:rPr>
            </w:pPr>
            <w:r w:rsidRPr="00A00832">
              <w:rPr>
                <w:rFonts w:ascii="Times New Roman" w:hAnsi="Times New Roman" w:cs="Times New Roman"/>
                <w:b/>
                <w:bCs/>
                <w:sz w:val="20"/>
                <w:szCs w:val="20"/>
                <w:lang w:val="es-ES_tradnl"/>
              </w:rPr>
              <w:t>Endeudamiento</w:t>
            </w:r>
            <w:r w:rsidR="00093458" w:rsidRPr="00A00832">
              <w:rPr>
                <w:rFonts w:ascii="Times New Roman" w:hAnsi="Times New Roman" w:cs="Times New Roman"/>
                <w:b/>
                <w:bCs/>
                <w:sz w:val="20"/>
                <w:szCs w:val="20"/>
                <w:lang w:val="es-ES_tradnl"/>
              </w:rPr>
              <w:t xml:space="preserve"> (apalancamiento)</w:t>
            </w:r>
          </w:p>
        </w:tc>
        <w:tc>
          <w:tcPr>
            <w:tcW w:w="1520" w:type="dxa"/>
            <w:vAlign w:val="center"/>
          </w:tcPr>
          <w:p w14:paraId="6C4991F3" w14:textId="1C1D7D83" w:rsidR="00FE4723" w:rsidRPr="00085500" w:rsidRDefault="008C3D10" w:rsidP="00A00832">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T</w:t>
            </w:r>
            <w:r w:rsidR="00093458">
              <w:rPr>
                <w:rFonts w:ascii="Times New Roman" w:hAnsi="Times New Roman" w:cs="Times New Roman"/>
                <w:sz w:val="20"/>
                <w:szCs w:val="20"/>
                <w:lang w:val="es-ES_tradnl"/>
              </w:rPr>
              <w:t>otal</w:t>
            </w:r>
          </w:p>
        </w:tc>
        <w:tc>
          <w:tcPr>
            <w:tcW w:w="4502" w:type="dxa"/>
            <w:vAlign w:val="center"/>
          </w:tcPr>
          <w:p w14:paraId="5D711109" w14:textId="3A311B76" w:rsidR="00FE4723" w:rsidRPr="00FE4723" w:rsidRDefault="00A00832" w:rsidP="00A00832">
            <w:pPr>
              <w:pStyle w:val="Prrafodelista"/>
              <w:ind w:left="0"/>
              <w:jc w:val="center"/>
              <w:rPr>
                <w:rFonts w:ascii="Times New Roman" w:eastAsia="Calibri" w:hAnsi="Times New Roman" w:cs="Times New Roman"/>
                <w:sz w:val="20"/>
                <w:szCs w:val="20"/>
                <w:lang w:val="es-ES_tradnl"/>
              </w:rPr>
            </w:pPr>
            <m:oMathPara>
              <m:oMath>
                <m:r>
                  <m:rPr>
                    <m:sty m:val="p"/>
                  </m:rPr>
                  <w:rPr>
                    <w:rFonts w:ascii="Cambria Math" w:hAnsi="Cambria Math" w:cs="Times New Roman"/>
                    <w:sz w:val="20"/>
                    <w:szCs w:val="20"/>
                    <w:lang w:val="es-ES_tradnl"/>
                  </w:rPr>
                  <m:t>r_end1</m:t>
                </m:r>
                <m:r>
                  <w:rPr>
                    <w:rFonts w:ascii="Cambria Math" w:hAnsi="Cambria Math" w:cs="Times New Roman"/>
                    <w:sz w:val="20"/>
                    <w:szCs w:val="20"/>
                    <w:lang w:val="es-ES_tradnl"/>
                  </w:rPr>
                  <m:t>=</m:t>
                </m:r>
                <m:f>
                  <m:fPr>
                    <m:ctrlPr>
                      <w:rPr>
                        <w:rFonts w:ascii="Cambria Math" w:hAnsi="Cambria Math" w:cs="Times New Roman"/>
                        <w:sz w:val="20"/>
                        <w:szCs w:val="20"/>
                        <w:lang w:val="es-ES_tradnl"/>
                      </w:rPr>
                    </m:ctrlPr>
                  </m:fPr>
                  <m:num>
                    <m:r>
                      <m:rPr>
                        <m:sty m:val="p"/>
                      </m:rPr>
                      <w:rPr>
                        <w:rFonts w:ascii="Cambria Math" w:hAnsi="Cambria Math" w:cs="Times New Roman"/>
                        <w:sz w:val="20"/>
                        <w:szCs w:val="20"/>
                      </w:rPr>
                      <m:t>Pasivo total</m:t>
                    </m:r>
                  </m:num>
                  <m:den>
                    <m:r>
                      <m:rPr>
                        <m:sty m:val="p"/>
                      </m:rPr>
                      <w:rPr>
                        <w:rFonts w:ascii="Cambria Math" w:hAnsi="Cambria Math" w:cs="Times New Roman"/>
                        <w:sz w:val="20"/>
                        <w:szCs w:val="20"/>
                      </w:rPr>
                      <m:t>Activo total</m:t>
                    </m:r>
                  </m:den>
                </m:f>
              </m:oMath>
            </m:oMathPara>
          </w:p>
        </w:tc>
      </w:tr>
      <w:tr w:rsidR="00FE4723" w14:paraId="512D6371" w14:textId="77777777" w:rsidTr="00DD1AA1">
        <w:trPr>
          <w:trHeight w:val="551"/>
        </w:trPr>
        <w:tc>
          <w:tcPr>
            <w:tcW w:w="3011" w:type="dxa"/>
            <w:vMerge/>
            <w:shd w:val="clear" w:color="auto" w:fill="DEEAF6" w:themeFill="accent5" w:themeFillTint="33"/>
            <w:vAlign w:val="center"/>
          </w:tcPr>
          <w:p w14:paraId="121618BA" w14:textId="77777777" w:rsidR="00FE4723" w:rsidRPr="00A00832" w:rsidRDefault="00FE4723" w:rsidP="00A00832">
            <w:pPr>
              <w:jc w:val="center"/>
              <w:rPr>
                <w:rFonts w:ascii="Times New Roman" w:hAnsi="Times New Roman" w:cs="Times New Roman"/>
                <w:b/>
                <w:bCs/>
                <w:sz w:val="20"/>
                <w:szCs w:val="20"/>
                <w:lang w:val="es-ES_tradnl"/>
              </w:rPr>
            </w:pPr>
          </w:p>
        </w:tc>
        <w:tc>
          <w:tcPr>
            <w:tcW w:w="1520" w:type="dxa"/>
            <w:vAlign w:val="center"/>
          </w:tcPr>
          <w:p w14:paraId="74BF4174" w14:textId="7A4592D6" w:rsidR="00FE4723" w:rsidRPr="00085500" w:rsidRDefault="008C3D10" w:rsidP="00A00832">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R</w:t>
            </w:r>
            <w:r w:rsidR="00093458">
              <w:rPr>
                <w:rFonts w:ascii="Times New Roman" w:hAnsi="Times New Roman" w:cs="Times New Roman"/>
                <w:sz w:val="20"/>
                <w:szCs w:val="20"/>
                <w:lang w:val="es-ES_tradnl"/>
              </w:rPr>
              <w:t>emunerado</w:t>
            </w:r>
          </w:p>
        </w:tc>
        <w:tc>
          <w:tcPr>
            <w:tcW w:w="4502" w:type="dxa"/>
            <w:vAlign w:val="center"/>
          </w:tcPr>
          <w:p w14:paraId="683EED95" w14:textId="2255557B" w:rsidR="00FE4723" w:rsidRPr="00085500" w:rsidRDefault="00A00832" w:rsidP="00A00832">
            <w:pPr>
              <w:jc w:val="center"/>
              <w:rPr>
                <w:rFonts w:ascii="Times New Roman" w:hAnsi="Times New Roman" w:cs="Times New Roman"/>
                <w:sz w:val="20"/>
                <w:szCs w:val="20"/>
                <w:lang w:val="es-ES_tradnl"/>
              </w:rPr>
            </w:pPr>
            <m:oMathPara>
              <m:oMath>
                <m:r>
                  <m:rPr>
                    <m:sty m:val="p"/>
                  </m:rPr>
                  <w:rPr>
                    <w:rFonts w:ascii="Cambria Math" w:hAnsi="Cambria Math" w:cs="Times New Roman"/>
                    <w:sz w:val="20"/>
                    <w:szCs w:val="20"/>
                    <w:lang w:val="es-ES_tradnl"/>
                  </w:rPr>
                  <m:t>r_end2</m:t>
                </m:r>
                <m:r>
                  <w:rPr>
                    <w:rFonts w:ascii="Cambria Math" w:hAnsi="Cambria Math" w:cs="Times New Roman"/>
                    <w:sz w:val="20"/>
                    <w:szCs w:val="20"/>
                    <w:lang w:val="es-ES_tradnl"/>
                  </w:rPr>
                  <m:t>=</m:t>
                </m:r>
                <m:f>
                  <m:fPr>
                    <m:ctrlPr>
                      <w:rPr>
                        <w:rFonts w:ascii="Cambria Math" w:hAnsi="Cambria Math" w:cs="Times New Roman"/>
                        <w:sz w:val="20"/>
                        <w:szCs w:val="20"/>
                        <w:lang w:val="es-ES_tradnl"/>
                      </w:rPr>
                    </m:ctrlPr>
                  </m:fPr>
                  <m:num>
                    <m:r>
                      <m:rPr>
                        <m:sty m:val="p"/>
                      </m:rPr>
                      <w:rPr>
                        <w:rFonts w:ascii="Cambria Math" w:hAnsi="Cambria Math" w:cs="Times New Roman"/>
                        <w:sz w:val="20"/>
                        <w:szCs w:val="20"/>
                      </w:rPr>
                      <m:t>Deuda remunerada total</m:t>
                    </m:r>
                  </m:num>
                  <m:den>
                    <m:r>
                      <m:rPr>
                        <m:sty m:val="p"/>
                      </m:rPr>
                      <w:rPr>
                        <w:rFonts w:ascii="Cambria Math" w:hAnsi="Cambria Math" w:cs="Times New Roman"/>
                        <w:sz w:val="20"/>
                        <w:szCs w:val="20"/>
                      </w:rPr>
                      <m:t>Activo total</m:t>
                    </m:r>
                  </m:den>
                </m:f>
              </m:oMath>
            </m:oMathPara>
          </w:p>
        </w:tc>
      </w:tr>
      <w:tr w:rsidR="00366275" w14:paraId="0F98B763" w14:textId="77777777" w:rsidTr="00DD1AA1">
        <w:trPr>
          <w:trHeight w:val="574"/>
        </w:trPr>
        <w:tc>
          <w:tcPr>
            <w:tcW w:w="3011" w:type="dxa"/>
            <w:vMerge w:val="restart"/>
            <w:shd w:val="clear" w:color="auto" w:fill="DEEAF6" w:themeFill="accent5" w:themeFillTint="33"/>
            <w:vAlign w:val="center"/>
          </w:tcPr>
          <w:p w14:paraId="554CB89F" w14:textId="36DCAF0F" w:rsidR="00366275" w:rsidRPr="00A00832" w:rsidRDefault="00366275" w:rsidP="00A00832">
            <w:pPr>
              <w:jc w:val="center"/>
              <w:rPr>
                <w:rFonts w:ascii="Times New Roman" w:hAnsi="Times New Roman" w:cs="Times New Roman"/>
                <w:b/>
                <w:bCs/>
                <w:sz w:val="20"/>
                <w:szCs w:val="20"/>
                <w:lang w:val="es-ES_tradnl"/>
              </w:rPr>
            </w:pPr>
            <w:r w:rsidRPr="00A00832">
              <w:rPr>
                <w:rFonts w:ascii="Times New Roman" w:hAnsi="Times New Roman" w:cs="Times New Roman"/>
                <w:b/>
                <w:bCs/>
                <w:sz w:val="20"/>
                <w:szCs w:val="20"/>
                <w:lang w:val="es-ES_tradnl"/>
              </w:rPr>
              <w:t>Rentabilidad</w:t>
            </w:r>
          </w:p>
        </w:tc>
        <w:tc>
          <w:tcPr>
            <w:tcW w:w="1520" w:type="dxa"/>
            <w:vAlign w:val="center"/>
          </w:tcPr>
          <w:p w14:paraId="7B538C0B" w14:textId="226DCD59" w:rsidR="00366275" w:rsidRPr="00085500" w:rsidRDefault="00366275" w:rsidP="00A00832">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Económica</w:t>
            </w:r>
          </w:p>
        </w:tc>
        <w:tc>
          <w:tcPr>
            <w:tcW w:w="4502" w:type="dxa"/>
            <w:vAlign w:val="center"/>
          </w:tcPr>
          <w:p w14:paraId="4F306B7F" w14:textId="619ACFFE" w:rsidR="00366275" w:rsidRPr="00085500" w:rsidRDefault="00A00832" w:rsidP="00A00832">
            <w:pPr>
              <w:jc w:val="center"/>
              <w:rPr>
                <w:rFonts w:ascii="Times New Roman" w:hAnsi="Times New Roman" w:cs="Times New Roman"/>
                <w:sz w:val="20"/>
                <w:szCs w:val="20"/>
                <w:lang w:val="es-ES_tradnl"/>
              </w:rPr>
            </w:pPr>
            <m:oMathPara>
              <m:oMath>
                <m:r>
                  <m:rPr>
                    <m:sty m:val="p"/>
                  </m:rPr>
                  <w:rPr>
                    <w:rFonts w:ascii="Cambria Math" w:hAnsi="Cambria Math" w:cs="Times New Roman"/>
                    <w:sz w:val="20"/>
                    <w:szCs w:val="20"/>
                    <w:lang w:val="es-ES_tradnl"/>
                  </w:rPr>
                  <m:t>roa</m:t>
                </m:r>
                <m:r>
                  <w:rPr>
                    <w:rFonts w:ascii="Cambria Math" w:hAnsi="Cambria Math" w:cs="Times New Roman"/>
                    <w:sz w:val="20"/>
                    <w:szCs w:val="20"/>
                    <w:lang w:val="es-ES_tradnl"/>
                  </w:rPr>
                  <m:t>=</m:t>
                </m:r>
                <m:f>
                  <m:fPr>
                    <m:ctrlPr>
                      <w:rPr>
                        <w:rFonts w:ascii="Cambria Math" w:hAnsi="Cambria Math" w:cs="Times New Roman"/>
                        <w:sz w:val="20"/>
                        <w:szCs w:val="20"/>
                        <w:lang w:val="es-ES_tradnl"/>
                      </w:rPr>
                    </m:ctrlPr>
                  </m:fPr>
                  <m:num>
                    <m:r>
                      <m:rPr>
                        <m:sty m:val="p"/>
                      </m:rPr>
                      <w:rPr>
                        <w:rFonts w:ascii="Cambria Math" w:hAnsi="Cambria Math" w:cs="Times New Roman"/>
                        <w:sz w:val="20"/>
                        <w:szCs w:val="20"/>
                      </w:rPr>
                      <m:t>EBIT</m:t>
                    </m:r>
                  </m:num>
                  <m:den>
                    <m:r>
                      <m:rPr>
                        <m:sty m:val="p"/>
                      </m:rPr>
                      <w:rPr>
                        <w:rFonts w:ascii="Cambria Math" w:hAnsi="Cambria Math" w:cs="Times New Roman"/>
                        <w:sz w:val="20"/>
                        <w:szCs w:val="20"/>
                      </w:rPr>
                      <m:t>Activo total</m:t>
                    </m:r>
                  </m:den>
                </m:f>
              </m:oMath>
            </m:oMathPara>
          </w:p>
        </w:tc>
      </w:tr>
      <w:tr w:rsidR="00366275" w14:paraId="7BB39B79" w14:textId="77777777" w:rsidTr="00DD1AA1">
        <w:trPr>
          <w:trHeight w:val="574"/>
        </w:trPr>
        <w:tc>
          <w:tcPr>
            <w:tcW w:w="3011" w:type="dxa"/>
            <w:vMerge/>
            <w:shd w:val="clear" w:color="auto" w:fill="DEEAF6" w:themeFill="accent5" w:themeFillTint="33"/>
            <w:vAlign w:val="center"/>
          </w:tcPr>
          <w:p w14:paraId="42804296" w14:textId="77777777" w:rsidR="00366275" w:rsidRPr="00A00832" w:rsidRDefault="00366275" w:rsidP="00A00832">
            <w:pPr>
              <w:jc w:val="center"/>
              <w:rPr>
                <w:rFonts w:ascii="Times New Roman" w:hAnsi="Times New Roman" w:cs="Times New Roman"/>
                <w:b/>
                <w:bCs/>
                <w:sz w:val="20"/>
                <w:szCs w:val="20"/>
                <w:lang w:val="es-ES_tradnl"/>
              </w:rPr>
            </w:pPr>
          </w:p>
        </w:tc>
        <w:tc>
          <w:tcPr>
            <w:tcW w:w="1520" w:type="dxa"/>
            <w:vAlign w:val="center"/>
          </w:tcPr>
          <w:p w14:paraId="4D873A8D" w14:textId="7A8B2924" w:rsidR="00366275" w:rsidRDefault="00366275" w:rsidP="00A00832">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Económica de explotación</w:t>
            </w:r>
          </w:p>
        </w:tc>
        <w:tc>
          <w:tcPr>
            <w:tcW w:w="4502" w:type="dxa"/>
            <w:vAlign w:val="center"/>
          </w:tcPr>
          <w:p w14:paraId="57DE06B1" w14:textId="2D2EBB2B" w:rsidR="00366275" w:rsidRPr="00093458" w:rsidRDefault="00A00832" w:rsidP="00A00832">
            <w:pPr>
              <w:jc w:val="center"/>
              <w:rPr>
                <w:rFonts w:ascii="Times New Roman" w:eastAsia="Calibri" w:hAnsi="Times New Roman" w:cs="Times New Roman"/>
                <w:sz w:val="20"/>
                <w:szCs w:val="20"/>
                <w:lang w:val="es-ES_tradnl"/>
              </w:rPr>
            </w:pPr>
            <m:oMathPara>
              <m:oMath>
                <m:r>
                  <m:rPr>
                    <m:sty m:val="p"/>
                  </m:rPr>
                  <w:rPr>
                    <w:rFonts w:ascii="Cambria Math" w:hAnsi="Cambria Math" w:cs="Times New Roman"/>
                    <w:sz w:val="20"/>
                    <w:szCs w:val="20"/>
                    <w:lang w:val="es-ES_tradnl"/>
                  </w:rPr>
                  <m:t>roa_expl</m:t>
                </m:r>
                <m:r>
                  <w:rPr>
                    <w:rFonts w:ascii="Cambria Math" w:hAnsi="Cambria Math" w:cs="Times New Roman"/>
                    <w:sz w:val="20"/>
                    <w:szCs w:val="20"/>
                    <w:lang w:val="es-ES_tradnl"/>
                  </w:rPr>
                  <m:t xml:space="preserve"> =</m:t>
                </m:r>
                <m:f>
                  <m:fPr>
                    <m:ctrlPr>
                      <w:rPr>
                        <w:rFonts w:ascii="Cambria Math" w:hAnsi="Cambria Math" w:cs="Times New Roman"/>
                        <w:sz w:val="20"/>
                        <w:szCs w:val="20"/>
                        <w:lang w:val="es-ES_tradnl"/>
                      </w:rPr>
                    </m:ctrlPr>
                  </m:fPr>
                  <m:num>
                    <m:r>
                      <m:rPr>
                        <m:sty m:val="p"/>
                      </m:rPr>
                      <w:rPr>
                        <w:rFonts w:ascii="Cambria Math" w:hAnsi="Cambria Math" w:cs="Times New Roman"/>
                        <w:sz w:val="20"/>
                        <w:szCs w:val="20"/>
                      </w:rPr>
                      <m:t>Resultado explotación ajustado</m:t>
                    </m:r>
                  </m:num>
                  <m:den>
                    <m:r>
                      <m:rPr>
                        <m:sty m:val="p"/>
                      </m:rPr>
                      <w:rPr>
                        <w:rFonts w:ascii="Cambria Math" w:hAnsi="Cambria Math" w:cs="Times New Roman"/>
                        <w:sz w:val="20"/>
                        <w:szCs w:val="20"/>
                      </w:rPr>
                      <m:t>Activo funcional</m:t>
                    </m:r>
                  </m:den>
                </m:f>
              </m:oMath>
            </m:oMathPara>
          </w:p>
        </w:tc>
      </w:tr>
      <w:tr w:rsidR="00366275" w14:paraId="7606CF13" w14:textId="77777777" w:rsidTr="00DD1AA1">
        <w:trPr>
          <w:trHeight w:val="574"/>
        </w:trPr>
        <w:tc>
          <w:tcPr>
            <w:tcW w:w="3011" w:type="dxa"/>
            <w:vMerge/>
            <w:shd w:val="clear" w:color="auto" w:fill="DEEAF6" w:themeFill="accent5" w:themeFillTint="33"/>
            <w:vAlign w:val="center"/>
          </w:tcPr>
          <w:p w14:paraId="2E7195EC" w14:textId="77777777" w:rsidR="00366275" w:rsidRPr="00A00832" w:rsidRDefault="00366275" w:rsidP="00A00832">
            <w:pPr>
              <w:jc w:val="center"/>
              <w:rPr>
                <w:rFonts w:ascii="Times New Roman" w:hAnsi="Times New Roman" w:cs="Times New Roman"/>
                <w:b/>
                <w:bCs/>
                <w:sz w:val="20"/>
                <w:szCs w:val="20"/>
                <w:lang w:val="es-ES_tradnl"/>
              </w:rPr>
            </w:pPr>
          </w:p>
        </w:tc>
        <w:tc>
          <w:tcPr>
            <w:tcW w:w="1520" w:type="dxa"/>
            <w:vAlign w:val="center"/>
          </w:tcPr>
          <w:p w14:paraId="5691416B" w14:textId="77EBA1F8" w:rsidR="00366275" w:rsidRDefault="00366275" w:rsidP="00A00832">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Negocio</w:t>
            </w:r>
          </w:p>
        </w:tc>
        <w:tc>
          <w:tcPr>
            <w:tcW w:w="4502" w:type="dxa"/>
            <w:vAlign w:val="center"/>
          </w:tcPr>
          <w:p w14:paraId="1D87990A" w14:textId="206DCC83" w:rsidR="00366275" w:rsidRPr="00093458" w:rsidRDefault="00A00832" w:rsidP="00A00832">
            <w:pPr>
              <w:jc w:val="center"/>
              <w:rPr>
                <w:rFonts w:ascii="Times New Roman" w:eastAsia="Calibri" w:hAnsi="Times New Roman" w:cs="Times New Roman"/>
                <w:sz w:val="20"/>
                <w:szCs w:val="20"/>
                <w:lang w:val="es-ES_tradnl"/>
              </w:rPr>
            </w:pPr>
            <m:oMathPara>
              <m:oMath>
                <m:r>
                  <m:rPr>
                    <m:sty m:val="p"/>
                  </m:rPr>
                  <w:rPr>
                    <w:rFonts w:ascii="Cambria Math" w:hAnsi="Cambria Math" w:cs="Times New Roman"/>
                    <w:sz w:val="20"/>
                    <w:szCs w:val="20"/>
                    <w:lang w:val="es-ES_tradnl"/>
                  </w:rPr>
                  <m:t>r_rent_negc</m:t>
                </m:r>
                <m:r>
                  <w:rPr>
                    <w:rFonts w:ascii="Cambria Math" w:hAnsi="Cambria Math" w:cs="Times New Roman"/>
                    <w:sz w:val="20"/>
                    <w:szCs w:val="20"/>
                    <w:lang w:val="es-ES_tradnl"/>
                  </w:rPr>
                  <m:t xml:space="preserve"> =</m:t>
                </m:r>
                <m:f>
                  <m:fPr>
                    <m:ctrlPr>
                      <w:rPr>
                        <w:rFonts w:ascii="Cambria Math" w:hAnsi="Cambria Math" w:cs="Times New Roman"/>
                        <w:sz w:val="20"/>
                        <w:szCs w:val="20"/>
                        <w:lang w:val="es-ES_tradnl"/>
                      </w:rPr>
                    </m:ctrlPr>
                  </m:fPr>
                  <m:num>
                    <m:r>
                      <m:rPr>
                        <m:sty m:val="p"/>
                      </m:rPr>
                      <w:rPr>
                        <w:rFonts w:ascii="Cambria Math" w:hAnsi="Cambria Math" w:cs="Times New Roman"/>
                        <w:sz w:val="20"/>
                        <w:szCs w:val="20"/>
                      </w:rPr>
                      <m:t>EBITDA</m:t>
                    </m:r>
                  </m:num>
                  <m:den>
                    <m:r>
                      <m:rPr>
                        <m:sty m:val="p"/>
                      </m:rPr>
                      <w:rPr>
                        <w:rFonts w:ascii="Cambria Math" w:hAnsi="Cambria Math" w:cs="Times New Roman"/>
                        <w:sz w:val="20"/>
                        <w:szCs w:val="20"/>
                      </w:rPr>
                      <m:t>Activo total</m:t>
                    </m:r>
                  </m:den>
                </m:f>
              </m:oMath>
            </m:oMathPara>
          </w:p>
        </w:tc>
      </w:tr>
      <w:tr w:rsidR="00366275" w14:paraId="3E9878B6" w14:textId="77777777" w:rsidTr="00DD1AA1">
        <w:trPr>
          <w:trHeight w:val="574"/>
        </w:trPr>
        <w:tc>
          <w:tcPr>
            <w:tcW w:w="3011" w:type="dxa"/>
            <w:vMerge/>
            <w:shd w:val="clear" w:color="auto" w:fill="DEEAF6" w:themeFill="accent5" w:themeFillTint="33"/>
            <w:vAlign w:val="center"/>
          </w:tcPr>
          <w:p w14:paraId="7E42FFD0" w14:textId="77777777" w:rsidR="00366275" w:rsidRPr="00A00832" w:rsidRDefault="00366275" w:rsidP="00A00832">
            <w:pPr>
              <w:jc w:val="center"/>
              <w:rPr>
                <w:rFonts w:ascii="Times New Roman" w:hAnsi="Times New Roman" w:cs="Times New Roman"/>
                <w:b/>
                <w:bCs/>
                <w:sz w:val="20"/>
                <w:szCs w:val="20"/>
                <w:lang w:val="es-ES_tradnl"/>
              </w:rPr>
            </w:pPr>
          </w:p>
        </w:tc>
        <w:tc>
          <w:tcPr>
            <w:tcW w:w="1520" w:type="dxa"/>
            <w:vAlign w:val="center"/>
          </w:tcPr>
          <w:p w14:paraId="6B5CCEC3" w14:textId="705F8425" w:rsidR="00366275" w:rsidRDefault="00366275" w:rsidP="00A00832">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Financiera</w:t>
            </w:r>
          </w:p>
        </w:tc>
        <w:tc>
          <w:tcPr>
            <w:tcW w:w="4502" w:type="dxa"/>
            <w:vAlign w:val="center"/>
          </w:tcPr>
          <w:p w14:paraId="627506F3" w14:textId="1FC703EE" w:rsidR="00366275" w:rsidRPr="00093458" w:rsidRDefault="00A00832" w:rsidP="00A00832">
            <w:pPr>
              <w:jc w:val="center"/>
              <w:rPr>
                <w:rFonts w:ascii="Times New Roman" w:eastAsia="Calibri" w:hAnsi="Times New Roman" w:cs="Times New Roman"/>
                <w:sz w:val="20"/>
                <w:szCs w:val="20"/>
                <w:lang w:val="es-ES_tradnl"/>
              </w:rPr>
            </w:pPr>
            <m:oMathPara>
              <m:oMath>
                <m:r>
                  <m:rPr>
                    <m:sty m:val="p"/>
                  </m:rPr>
                  <w:rPr>
                    <w:rFonts w:ascii="Cambria Math" w:hAnsi="Cambria Math" w:cs="Times New Roman"/>
                    <w:sz w:val="20"/>
                    <w:szCs w:val="20"/>
                    <w:lang w:val="es-ES_tradnl"/>
                  </w:rPr>
                  <m:t>roe</m:t>
                </m:r>
                <m:r>
                  <w:rPr>
                    <w:rFonts w:ascii="Cambria Math" w:hAnsi="Cambria Math" w:cs="Times New Roman"/>
                    <w:sz w:val="20"/>
                    <w:szCs w:val="20"/>
                    <w:lang w:val="es-ES_tradnl"/>
                  </w:rPr>
                  <m:t xml:space="preserve"> =</m:t>
                </m:r>
                <m:f>
                  <m:fPr>
                    <m:ctrlPr>
                      <w:rPr>
                        <w:rFonts w:ascii="Cambria Math" w:hAnsi="Cambria Math" w:cs="Times New Roman"/>
                        <w:sz w:val="20"/>
                        <w:szCs w:val="20"/>
                        <w:lang w:val="es-ES_tradnl"/>
                      </w:rPr>
                    </m:ctrlPr>
                  </m:fPr>
                  <m:num>
                    <m:r>
                      <m:rPr>
                        <m:sty m:val="p"/>
                      </m:rPr>
                      <w:rPr>
                        <w:rFonts w:ascii="Cambria Math" w:hAnsi="Cambria Math" w:cs="Times New Roman"/>
                        <w:sz w:val="20"/>
                        <w:szCs w:val="20"/>
                      </w:rPr>
                      <m:t>Resultado del ejercicio</m:t>
                    </m:r>
                  </m:num>
                  <m:den>
                    <m:r>
                      <m:rPr>
                        <m:sty m:val="p"/>
                      </m:rPr>
                      <w:rPr>
                        <w:rFonts w:ascii="Cambria Math" w:hAnsi="Cambria Math" w:cs="Times New Roman"/>
                        <w:sz w:val="20"/>
                        <w:szCs w:val="20"/>
                      </w:rPr>
                      <m:t>Patrimonio neto</m:t>
                    </m:r>
                  </m:den>
                </m:f>
              </m:oMath>
            </m:oMathPara>
          </w:p>
        </w:tc>
      </w:tr>
      <w:tr w:rsidR="00366275" w14:paraId="4EA9F9E7" w14:textId="77777777" w:rsidTr="00DD1AA1">
        <w:trPr>
          <w:trHeight w:val="574"/>
        </w:trPr>
        <w:tc>
          <w:tcPr>
            <w:tcW w:w="3011" w:type="dxa"/>
            <w:vMerge/>
            <w:shd w:val="clear" w:color="auto" w:fill="DEEAF6" w:themeFill="accent5" w:themeFillTint="33"/>
            <w:vAlign w:val="center"/>
          </w:tcPr>
          <w:p w14:paraId="5B89DAB1" w14:textId="77777777" w:rsidR="00366275" w:rsidRPr="00A00832" w:rsidRDefault="00366275" w:rsidP="00A00832">
            <w:pPr>
              <w:jc w:val="center"/>
              <w:rPr>
                <w:rFonts w:ascii="Times New Roman" w:hAnsi="Times New Roman" w:cs="Times New Roman"/>
                <w:b/>
                <w:bCs/>
                <w:sz w:val="20"/>
                <w:szCs w:val="20"/>
                <w:lang w:val="es-ES_tradnl"/>
              </w:rPr>
            </w:pPr>
          </w:p>
        </w:tc>
        <w:tc>
          <w:tcPr>
            <w:tcW w:w="1520" w:type="dxa"/>
            <w:vAlign w:val="center"/>
          </w:tcPr>
          <w:p w14:paraId="5297919D" w14:textId="59CC103A" w:rsidR="00366275" w:rsidRDefault="00366275" w:rsidP="00A00832">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Ventas</w:t>
            </w:r>
          </w:p>
        </w:tc>
        <w:tc>
          <w:tcPr>
            <w:tcW w:w="4502" w:type="dxa"/>
            <w:vAlign w:val="center"/>
          </w:tcPr>
          <w:p w14:paraId="1BBA21A8" w14:textId="637E6B20" w:rsidR="00366275" w:rsidRPr="00093458" w:rsidRDefault="00A00832" w:rsidP="00A00832">
            <w:pPr>
              <w:jc w:val="center"/>
              <w:rPr>
                <w:rFonts w:ascii="Times New Roman" w:eastAsia="Calibri" w:hAnsi="Times New Roman" w:cs="Times New Roman"/>
                <w:sz w:val="20"/>
                <w:szCs w:val="20"/>
                <w:lang w:val="es-ES_tradnl"/>
              </w:rPr>
            </w:pPr>
            <m:oMathPara>
              <m:oMath>
                <m:r>
                  <m:rPr>
                    <m:sty m:val="p"/>
                  </m:rPr>
                  <w:rPr>
                    <w:rFonts w:ascii="Cambria Math" w:hAnsi="Cambria Math" w:cs="Times New Roman"/>
                    <w:sz w:val="20"/>
                    <w:szCs w:val="20"/>
                    <w:lang w:val="es-ES_tradnl"/>
                  </w:rPr>
                  <m:t>ros</m:t>
                </m:r>
                <m:r>
                  <w:rPr>
                    <w:rFonts w:ascii="Cambria Math" w:hAnsi="Cambria Math" w:cs="Times New Roman"/>
                    <w:sz w:val="20"/>
                    <w:szCs w:val="20"/>
                    <w:lang w:val="es-ES_tradnl"/>
                  </w:rPr>
                  <m:t xml:space="preserve"> =</m:t>
                </m:r>
                <m:f>
                  <m:fPr>
                    <m:ctrlPr>
                      <w:rPr>
                        <w:rFonts w:ascii="Cambria Math" w:hAnsi="Cambria Math" w:cs="Times New Roman"/>
                        <w:sz w:val="20"/>
                        <w:szCs w:val="20"/>
                        <w:lang w:val="es-ES_tradnl"/>
                      </w:rPr>
                    </m:ctrlPr>
                  </m:fPr>
                  <m:num>
                    <m:r>
                      <m:rPr>
                        <m:sty m:val="p"/>
                      </m:rPr>
                      <w:rPr>
                        <w:rFonts w:ascii="Cambria Math" w:hAnsi="Cambria Math" w:cs="Times New Roman"/>
                        <w:sz w:val="20"/>
                        <w:szCs w:val="20"/>
                      </w:rPr>
                      <m:t>EBIT</m:t>
                    </m:r>
                  </m:num>
                  <m:den>
                    <m:r>
                      <m:rPr>
                        <m:sty m:val="p"/>
                      </m:rPr>
                      <w:rPr>
                        <w:rFonts w:ascii="Cambria Math" w:hAnsi="Cambria Math" w:cs="Times New Roman"/>
                        <w:sz w:val="20"/>
                        <w:szCs w:val="20"/>
                      </w:rPr>
                      <m:t>Importe neto de la cifra de negocios</m:t>
                    </m:r>
                  </m:den>
                </m:f>
              </m:oMath>
            </m:oMathPara>
          </w:p>
        </w:tc>
      </w:tr>
      <w:tr w:rsidR="00385DCC" w14:paraId="7189812D" w14:textId="77777777" w:rsidTr="00A00832">
        <w:trPr>
          <w:trHeight w:val="574"/>
        </w:trPr>
        <w:tc>
          <w:tcPr>
            <w:tcW w:w="3011" w:type="dxa"/>
            <w:vMerge w:val="restart"/>
            <w:shd w:val="clear" w:color="auto" w:fill="DEEAF6" w:themeFill="accent5" w:themeFillTint="33"/>
            <w:vAlign w:val="center"/>
          </w:tcPr>
          <w:p w14:paraId="731C431F" w14:textId="3FCBC793" w:rsidR="00385DCC" w:rsidRPr="00A00832" w:rsidRDefault="00385DCC" w:rsidP="00A00832">
            <w:pPr>
              <w:jc w:val="center"/>
              <w:rPr>
                <w:rFonts w:ascii="Times New Roman" w:hAnsi="Times New Roman" w:cs="Times New Roman"/>
                <w:b/>
                <w:bCs/>
                <w:sz w:val="20"/>
                <w:szCs w:val="20"/>
                <w:lang w:val="es-ES_tradnl"/>
              </w:rPr>
            </w:pPr>
            <w:r w:rsidRPr="00A00832">
              <w:rPr>
                <w:rFonts w:ascii="Times New Roman" w:hAnsi="Times New Roman" w:cs="Times New Roman"/>
                <w:b/>
                <w:bCs/>
                <w:sz w:val="20"/>
                <w:szCs w:val="20"/>
                <w:lang w:val="es-ES_tradnl"/>
              </w:rPr>
              <w:t>Proporción de subvenciones</w:t>
            </w:r>
          </w:p>
        </w:tc>
        <w:tc>
          <w:tcPr>
            <w:tcW w:w="6022" w:type="dxa"/>
            <w:gridSpan w:val="2"/>
            <w:vAlign w:val="center"/>
          </w:tcPr>
          <w:p w14:paraId="4AAD32FA" w14:textId="45B4F017" w:rsidR="00385DCC" w:rsidRPr="00366275" w:rsidRDefault="00A00832" w:rsidP="00A00832">
            <w:pPr>
              <w:jc w:val="center"/>
              <w:rPr>
                <w:rFonts w:ascii="Times New Roman" w:eastAsia="Calibri" w:hAnsi="Times New Roman" w:cs="Times New Roman"/>
                <w:iCs/>
                <w:sz w:val="20"/>
                <w:szCs w:val="20"/>
                <w:lang w:val="es-ES_tradnl"/>
              </w:rPr>
            </w:pPr>
            <m:oMathPara>
              <m:oMath>
                <m:r>
                  <m:rPr>
                    <m:sty m:val="p"/>
                  </m:rPr>
                  <w:rPr>
                    <w:rFonts w:ascii="Cambria Math" w:hAnsi="Cambria Math" w:cs="Times New Roman"/>
                    <w:sz w:val="20"/>
                    <w:szCs w:val="20"/>
                    <w:lang w:val="es-ES_tradnl"/>
                  </w:rPr>
                  <m:t>r_sub1</m:t>
                </m:r>
                <m:r>
                  <w:rPr>
                    <w:rFonts w:ascii="Cambria Math" w:hAnsi="Cambria Math" w:cs="Times New Roman"/>
                    <w:sz w:val="20"/>
                    <w:szCs w:val="20"/>
                    <w:lang w:val="es-ES_tradnl"/>
                  </w:rPr>
                  <m:t xml:space="preserve"> =</m:t>
                </m:r>
                <m:f>
                  <m:fPr>
                    <m:ctrlPr>
                      <w:rPr>
                        <w:rFonts w:ascii="Cambria Math" w:hAnsi="Cambria Math" w:cs="Times New Roman"/>
                        <w:sz w:val="20"/>
                        <w:szCs w:val="20"/>
                        <w:lang w:val="es-ES_tradnl"/>
                      </w:rPr>
                    </m:ctrlPr>
                  </m:fPr>
                  <m:num>
                    <m:r>
                      <m:rPr>
                        <m:sty m:val="p"/>
                      </m:rPr>
                      <w:rPr>
                        <w:rFonts w:ascii="Cambria Math" w:hAnsi="Cambria Math" w:cs="Times New Roman"/>
                        <w:sz w:val="18"/>
                        <w:szCs w:val="18"/>
                      </w:rPr>
                      <m:t>Subvenciones</m:t>
                    </m:r>
                  </m:num>
                  <m:den>
                    <m:r>
                      <m:rPr>
                        <m:sty m:val="p"/>
                      </m:rPr>
                      <w:rPr>
                        <w:rFonts w:ascii="Cambria Math" w:hAnsi="Cambria Math" w:cs="Times New Roman"/>
                        <w:sz w:val="20"/>
                        <w:szCs w:val="20"/>
                      </w:rPr>
                      <m:t>Importe neto de la cifra de negocios</m:t>
                    </m:r>
                  </m:den>
                </m:f>
              </m:oMath>
            </m:oMathPara>
          </w:p>
        </w:tc>
      </w:tr>
      <w:tr w:rsidR="00385DCC" w14:paraId="091B7DE2" w14:textId="77777777" w:rsidTr="00A00832">
        <w:trPr>
          <w:trHeight w:val="574"/>
        </w:trPr>
        <w:tc>
          <w:tcPr>
            <w:tcW w:w="3011" w:type="dxa"/>
            <w:vMerge/>
            <w:shd w:val="clear" w:color="auto" w:fill="DEEAF6" w:themeFill="accent5" w:themeFillTint="33"/>
            <w:vAlign w:val="center"/>
          </w:tcPr>
          <w:p w14:paraId="6D326875" w14:textId="77777777" w:rsidR="00385DCC" w:rsidRPr="00A00832" w:rsidRDefault="00385DCC" w:rsidP="00A00832">
            <w:pPr>
              <w:jc w:val="center"/>
              <w:rPr>
                <w:rFonts w:ascii="Times New Roman" w:hAnsi="Times New Roman" w:cs="Times New Roman"/>
                <w:b/>
                <w:bCs/>
                <w:sz w:val="20"/>
                <w:szCs w:val="20"/>
                <w:lang w:val="es-ES_tradnl"/>
              </w:rPr>
            </w:pPr>
          </w:p>
        </w:tc>
        <w:tc>
          <w:tcPr>
            <w:tcW w:w="6022" w:type="dxa"/>
            <w:gridSpan w:val="2"/>
            <w:vAlign w:val="center"/>
          </w:tcPr>
          <w:p w14:paraId="41DE52CE" w14:textId="6E2B87FC" w:rsidR="00385DCC" w:rsidRPr="00385DCC" w:rsidRDefault="00A00832" w:rsidP="00A00832">
            <w:pPr>
              <w:jc w:val="center"/>
              <w:rPr>
                <w:rFonts w:ascii="Times New Roman" w:eastAsia="Calibri" w:hAnsi="Times New Roman" w:cs="Times New Roman"/>
                <w:iCs/>
                <w:sz w:val="20"/>
                <w:szCs w:val="20"/>
                <w:lang w:val="es-ES_tradnl"/>
              </w:rPr>
            </w:pPr>
            <m:oMathPara>
              <m:oMath>
                <m:r>
                  <m:rPr>
                    <m:sty m:val="p"/>
                  </m:rPr>
                  <w:rPr>
                    <w:rFonts w:ascii="Cambria Math" w:hAnsi="Cambria Math" w:cs="Times New Roman"/>
                    <w:sz w:val="20"/>
                    <w:szCs w:val="20"/>
                    <w:lang w:val="es-ES_tradnl"/>
                  </w:rPr>
                  <m:t>r_sub2</m:t>
                </m:r>
                <m:r>
                  <w:rPr>
                    <w:rFonts w:ascii="Cambria Math" w:hAnsi="Cambria Math" w:cs="Times New Roman"/>
                    <w:sz w:val="20"/>
                    <w:szCs w:val="20"/>
                    <w:lang w:val="es-ES_tradnl"/>
                  </w:rPr>
                  <m:t xml:space="preserve"> =</m:t>
                </m:r>
                <m:f>
                  <m:fPr>
                    <m:ctrlPr>
                      <w:rPr>
                        <w:rFonts w:ascii="Cambria Math" w:hAnsi="Cambria Math" w:cs="Times New Roman"/>
                        <w:sz w:val="20"/>
                        <w:szCs w:val="20"/>
                        <w:lang w:val="es-ES_tradnl"/>
                      </w:rPr>
                    </m:ctrlPr>
                  </m:fPr>
                  <m:num>
                    <m:r>
                      <m:rPr>
                        <m:sty m:val="p"/>
                      </m:rPr>
                      <w:rPr>
                        <w:rFonts w:ascii="Cambria Math" w:hAnsi="Cambria Math" w:cs="Times New Roman"/>
                        <w:sz w:val="18"/>
                        <w:szCs w:val="18"/>
                      </w:rPr>
                      <m:t>Subvenciones</m:t>
                    </m:r>
                  </m:num>
                  <m:den>
                    <m:r>
                      <m:rPr>
                        <m:sty m:val="p"/>
                      </m:rPr>
                      <w:rPr>
                        <w:rFonts w:ascii="Cambria Math" w:hAnsi="Cambria Math" w:cs="Times New Roman"/>
                        <w:sz w:val="20"/>
                        <w:szCs w:val="20"/>
                      </w:rPr>
                      <m:t>Activo total</m:t>
                    </m:r>
                  </m:den>
                </m:f>
              </m:oMath>
            </m:oMathPara>
          </w:p>
        </w:tc>
      </w:tr>
      <w:tr w:rsidR="00385DCC" w14:paraId="443D5B1F" w14:textId="77777777" w:rsidTr="00A00832">
        <w:trPr>
          <w:trHeight w:val="574"/>
        </w:trPr>
        <w:tc>
          <w:tcPr>
            <w:tcW w:w="3011" w:type="dxa"/>
            <w:vMerge/>
            <w:shd w:val="clear" w:color="auto" w:fill="DEEAF6" w:themeFill="accent5" w:themeFillTint="33"/>
            <w:vAlign w:val="center"/>
          </w:tcPr>
          <w:p w14:paraId="1B74CB1F" w14:textId="77777777" w:rsidR="00385DCC" w:rsidRPr="00A00832" w:rsidRDefault="00385DCC" w:rsidP="00A00832">
            <w:pPr>
              <w:jc w:val="center"/>
              <w:rPr>
                <w:rFonts w:ascii="Times New Roman" w:hAnsi="Times New Roman" w:cs="Times New Roman"/>
                <w:b/>
                <w:bCs/>
                <w:sz w:val="20"/>
                <w:szCs w:val="20"/>
                <w:lang w:val="es-ES_tradnl"/>
              </w:rPr>
            </w:pPr>
          </w:p>
        </w:tc>
        <w:tc>
          <w:tcPr>
            <w:tcW w:w="6022" w:type="dxa"/>
            <w:gridSpan w:val="2"/>
            <w:vAlign w:val="center"/>
          </w:tcPr>
          <w:p w14:paraId="6AA12CB7" w14:textId="5D028B8D" w:rsidR="00385DCC" w:rsidRPr="00385DCC" w:rsidRDefault="00A00832" w:rsidP="00A00832">
            <w:pPr>
              <w:jc w:val="center"/>
              <w:rPr>
                <w:rFonts w:ascii="Times New Roman" w:eastAsia="Calibri" w:hAnsi="Times New Roman" w:cs="Times New Roman"/>
                <w:iCs/>
                <w:sz w:val="20"/>
                <w:szCs w:val="20"/>
                <w:lang w:val="es-ES_tradnl"/>
              </w:rPr>
            </w:pPr>
            <m:oMathPara>
              <m:oMath>
                <m:r>
                  <m:rPr>
                    <m:sty m:val="p"/>
                  </m:rPr>
                  <w:rPr>
                    <w:rFonts w:ascii="Cambria Math" w:hAnsi="Cambria Math" w:cs="Times New Roman"/>
                    <w:sz w:val="20"/>
                    <w:szCs w:val="20"/>
                    <w:lang w:val="es-ES_tradnl"/>
                  </w:rPr>
                  <m:t>r_sub3</m:t>
                </m:r>
                <m:r>
                  <w:rPr>
                    <w:rFonts w:ascii="Cambria Math" w:hAnsi="Cambria Math" w:cs="Times New Roman"/>
                    <w:sz w:val="20"/>
                    <w:szCs w:val="20"/>
                    <w:lang w:val="es-ES_tradnl"/>
                  </w:rPr>
                  <m:t xml:space="preserve"> =</m:t>
                </m:r>
                <m:f>
                  <m:fPr>
                    <m:ctrlPr>
                      <w:rPr>
                        <w:rFonts w:ascii="Cambria Math" w:hAnsi="Cambria Math" w:cs="Times New Roman"/>
                        <w:sz w:val="20"/>
                        <w:szCs w:val="20"/>
                        <w:lang w:val="es-ES_tradnl"/>
                      </w:rPr>
                    </m:ctrlPr>
                  </m:fPr>
                  <m:num>
                    <m:r>
                      <m:rPr>
                        <m:sty m:val="p"/>
                      </m:rPr>
                      <w:rPr>
                        <w:rFonts w:ascii="Cambria Math" w:hAnsi="Cambria Math" w:cs="Times New Roman"/>
                        <w:sz w:val="18"/>
                        <w:szCs w:val="18"/>
                      </w:rPr>
                      <m:t>Subvenciones</m:t>
                    </m:r>
                  </m:num>
                  <m:den>
                    <m:r>
                      <m:rPr>
                        <m:sty m:val="p"/>
                      </m:rPr>
                      <w:rPr>
                        <w:rFonts w:ascii="Cambria Math" w:hAnsi="Cambria Math" w:cs="Times New Roman"/>
                        <w:sz w:val="20"/>
                        <w:szCs w:val="20"/>
                      </w:rPr>
                      <m:t>Resultado del ejercicio</m:t>
                    </m:r>
                  </m:den>
                </m:f>
              </m:oMath>
            </m:oMathPara>
          </w:p>
        </w:tc>
      </w:tr>
      <w:tr w:rsidR="00FE3EBA" w14:paraId="41103291" w14:textId="77777777" w:rsidTr="00A00832">
        <w:trPr>
          <w:trHeight w:val="574"/>
        </w:trPr>
        <w:tc>
          <w:tcPr>
            <w:tcW w:w="3011" w:type="dxa"/>
            <w:vMerge w:val="restart"/>
            <w:shd w:val="clear" w:color="auto" w:fill="DEEAF6" w:themeFill="accent5" w:themeFillTint="33"/>
            <w:vAlign w:val="center"/>
          </w:tcPr>
          <w:p w14:paraId="45168EF9" w14:textId="22645A1F" w:rsidR="00FE3EBA" w:rsidRPr="00A00832" w:rsidRDefault="00FE3EBA" w:rsidP="00A00832">
            <w:pPr>
              <w:jc w:val="center"/>
              <w:rPr>
                <w:rFonts w:ascii="Times New Roman" w:hAnsi="Times New Roman" w:cs="Times New Roman"/>
                <w:b/>
                <w:bCs/>
                <w:sz w:val="20"/>
                <w:szCs w:val="20"/>
                <w:lang w:val="es-ES_tradnl"/>
              </w:rPr>
            </w:pPr>
            <w:r w:rsidRPr="00A00832">
              <w:rPr>
                <w:rFonts w:ascii="Times New Roman" w:hAnsi="Times New Roman" w:cs="Times New Roman"/>
                <w:b/>
                <w:bCs/>
                <w:sz w:val="20"/>
                <w:szCs w:val="20"/>
                <w:lang w:val="es-ES_tradnl"/>
              </w:rPr>
              <w:t xml:space="preserve">Cobertura de </w:t>
            </w:r>
            <w:r w:rsidR="00517E0F">
              <w:rPr>
                <w:rFonts w:ascii="Times New Roman" w:hAnsi="Times New Roman" w:cs="Times New Roman"/>
                <w:b/>
                <w:bCs/>
                <w:sz w:val="20"/>
                <w:szCs w:val="20"/>
                <w:lang w:val="es-ES_tradnl"/>
              </w:rPr>
              <w:t>gastos financieros</w:t>
            </w:r>
          </w:p>
        </w:tc>
        <w:tc>
          <w:tcPr>
            <w:tcW w:w="6022" w:type="dxa"/>
            <w:gridSpan w:val="2"/>
            <w:vAlign w:val="center"/>
          </w:tcPr>
          <w:p w14:paraId="436CD410" w14:textId="7ED6EA4D" w:rsidR="00FE3EBA" w:rsidRPr="00366275" w:rsidRDefault="00A00832" w:rsidP="00A00832">
            <w:pPr>
              <w:jc w:val="center"/>
              <w:rPr>
                <w:rFonts w:ascii="Times New Roman" w:eastAsia="Calibri" w:hAnsi="Times New Roman" w:cs="Times New Roman"/>
                <w:iCs/>
                <w:sz w:val="20"/>
                <w:szCs w:val="20"/>
                <w:lang w:val="es-ES_tradnl"/>
              </w:rPr>
            </w:pPr>
            <m:oMathPara>
              <m:oMath>
                <m:r>
                  <m:rPr>
                    <m:sty m:val="p"/>
                  </m:rPr>
                  <w:rPr>
                    <w:rFonts w:ascii="Cambria Math" w:hAnsi="Cambria Math" w:cs="Times New Roman"/>
                    <w:sz w:val="20"/>
                    <w:szCs w:val="20"/>
                    <w:lang w:val="es-ES_tradnl"/>
                  </w:rPr>
                  <m:t>icr_1</m:t>
                </m:r>
                <m:r>
                  <w:rPr>
                    <w:rFonts w:ascii="Cambria Math" w:hAnsi="Cambria Math" w:cs="Times New Roman"/>
                    <w:sz w:val="20"/>
                    <w:szCs w:val="20"/>
                    <w:lang w:val="es-ES_tradnl"/>
                  </w:rPr>
                  <m:t xml:space="preserve"> =</m:t>
                </m:r>
                <m:f>
                  <m:fPr>
                    <m:ctrlPr>
                      <w:rPr>
                        <w:rFonts w:ascii="Cambria Math" w:hAnsi="Cambria Math" w:cs="Times New Roman"/>
                        <w:sz w:val="20"/>
                        <w:szCs w:val="20"/>
                        <w:lang w:val="es-ES_tradnl"/>
                      </w:rPr>
                    </m:ctrlPr>
                  </m:fPr>
                  <m:num>
                    <m:r>
                      <m:rPr>
                        <m:sty m:val="p"/>
                      </m:rPr>
                      <w:rPr>
                        <w:rFonts w:ascii="Cambria Math" w:hAnsi="Cambria Math" w:cs="Times New Roman"/>
                        <w:sz w:val="20"/>
                        <w:szCs w:val="20"/>
                      </w:rPr>
                      <m:t>EBIT</m:t>
                    </m:r>
                  </m:num>
                  <m:den>
                    <m:r>
                      <m:rPr>
                        <m:sty m:val="p"/>
                      </m:rPr>
                      <w:rPr>
                        <w:rFonts w:ascii="Cambria Math" w:hAnsi="Cambria Math" w:cs="Times New Roman"/>
                        <w:sz w:val="20"/>
                        <w:szCs w:val="20"/>
                      </w:rPr>
                      <m:t>abs(Gastos financieros)</m:t>
                    </m:r>
                  </m:den>
                </m:f>
              </m:oMath>
            </m:oMathPara>
          </w:p>
        </w:tc>
      </w:tr>
      <w:tr w:rsidR="00FE3EBA" w14:paraId="6BD5A0EE" w14:textId="77777777" w:rsidTr="00A00832">
        <w:trPr>
          <w:trHeight w:val="574"/>
        </w:trPr>
        <w:tc>
          <w:tcPr>
            <w:tcW w:w="3011" w:type="dxa"/>
            <w:vMerge/>
            <w:shd w:val="clear" w:color="auto" w:fill="DEEAF6" w:themeFill="accent5" w:themeFillTint="33"/>
            <w:vAlign w:val="center"/>
          </w:tcPr>
          <w:p w14:paraId="0BE9A5CF" w14:textId="77777777" w:rsidR="00FE3EBA" w:rsidRPr="00A00832" w:rsidRDefault="00FE3EBA" w:rsidP="00A00832">
            <w:pPr>
              <w:jc w:val="center"/>
              <w:rPr>
                <w:rFonts w:ascii="Times New Roman" w:hAnsi="Times New Roman" w:cs="Times New Roman"/>
                <w:b/>
                <w:bCs/>
                <w:sz w:val="20"/>
                <w:szCs w:val="20"/>
                <w:lang w:val="es-ES_tradnl"/>
              </w:rPr>
            </w:pPr>
          </w:p>
        </w:tc>
        <w:tc>
          <w:tcPr>
            <w:tcW w:w="6022" w:type="dxa"/>
            <w:gridSpan w:val="2"/>
            <w:vAlign w:val="center"/>
          </w:tcPr>
          <w:p w14:paraId="1D8AAB2D" w14:textId="7099786D" w:rsidR="00FE3EBA" w:rsidRDefault="00A00832" w:rsidP="00A00832">
            <w:pPr>
              <w:jc w:val="center"/>
              <w:rPr>
                <w:rFonts w:ascii="Times New Roman" w:eastAsia="Calibri" w:hAnsi="Times New Roman" w:cs="Times New Roman"/>
                <w:iCs/>
                <w:sz w:val="20"/>
                <w:szCs w:val="20"/>
                <w:lang w:val="es-ES_tradnl"/>
              </w:rPr>
            </w:pPr>
            <m:oMathPara>
              <m:oMath>
                <m:r>
                  <m:rPr>
                    <m:sty m:val="p"/>
                  </m:rPr>
                  <w:rPr>
                    <w:rFonts w:ascii="Cambria Math" w:hAnsi="Cambria Math" w:cs="Times New Roman"/>
                    <w:sz w:val="20"/>
                    <w:szCs w:val="20"/>
                    <w:lang w:val="es-ES_tradnl"/>
                  </w:rPr>
                  <m:t>icr_2</m:t>
                </m:r>
                <m:r>
                  <w:rPr>
                    <w:rFonts w:ascii="Cambria Math" w:hAnsi="Cambria Math" w:cs="Times New Roman"/>
                    <w:sz w:val="20"/>
                    <w:szCs w:val="20"/>
                    <w:lang w:val="es-ES_tradnl"/>
                  </w:rPr>
                  <m:t xml:space="preserve"> =</m:t>
                </m:r>
                <m:f>
                  <m:fPr>
                    <m:ctrlPr>
                      <w:rPr>
                        <w:rFonts w:ascii="Cambria Math" w:hAnsi="Cambria Math" w:cs="Times New Roman"/>
                        <w:sz w:val="20"/>
                        <w:szCs w:val="20"/>
                        <w:lang w:val="es-ES_tradnl"/>
                      </w:rPr>
                    </m:ctrlPr>
                  </m:fPr>
                  <m:num>
                    <m:r>
                      <m:rPr>
                        <m:sty m:val="p"/>
                      </m:rPr>
                      <w:rPr>
                        <w:rFonts w:ascii="Cambria Math" w:hAnsi="Cambria Math" w:cs="Times New Roman"/>
                        <w:sz w:val="20"/>
                        <w:szCs w:val="20"/>
                      </w:rPr>
                      <m:t>EBITDA</m:t>
                    </m:r>
                  </m:num>
                  <m:den>
                    <m:r>
                      <m:rPr>
                        <m:sty m:val="p"/>
                      </m:rPr>
                      <w:rPr>
                        <w:rFonts w:ascii="Cambria Math" w:hAnsi="Cambria Math" w:cs="Times New Roman"/>
                        <w:sz w:val="20"/>
                        <w:szCs w:val="20"/>
                      </w:rPr>
                      <m:t>abs(Gastos financieros)</m:t>
                    </m:r>
                  </m:den>
                </m:f>
              </m:oMath>
            </m:oMathPara>
          </w:p>
        </w:tc>
      </w:tr>
      <w:tr w:rsidR="00FE3EBA" w14:paraId="4A6DB3BC" w14:textId="77777777" w:rsidTr="00A00832">
        <w:trPr>
          <w:trHeight w:val="574"/>
        </w:trPr>
        <w:tc>
          <w:tcPr>
            <w:tcW w:w="3011" w:type="dxa"/>
            <w:shd w:val="clear" w:color="auto" w:fill="DEEAF6" w:themeFill="accent5" w:themeFillTint="33"/>
            <w:vAlign w:val="center"/>
          </w:tcPr>
          <w:p w14:paraId="5BF15BA3" w14:textId="6C136DFC" w:rsidR="00FE3EBA" w:rsidRPr="00A00832" w:rsidRDefault="00385DCC" w:rsidP="00A00832">
            <w:pPr>
              <w:jc w:val="center"/>
              <w:rPr>
                <w:rFonts w:ascii="Times New Roman" w:hAnsi="Times New Roman" w:cs="Times New Roman"/>
                <w:b/>
                <w:bCs/>
                <w:sz w:val="20"/>
                <w:szCs w:val="20"/>
                <w:lang w:val="es-ES_tradnl"/>
              </w:rPr>
            </w:pPr>
            <w:r w:rsidRPr="00A00832">
              <w:rPr>
                <w:rFonts w:ascii="Times New Roman" w:hAnsi="Times New Roman" w:cs="Times New Roman"/>
                <w:b/>
                <w:bCs/>
                <w:sz w:val="20"/>
                <w:szCs w:val="20"/>
                <w:lang w:val="es-ES_tradnl"/>
              </w:rPr>
              <w:t>Capacidad de servicio de la deuda</w:t>
            </w:r>
          </w:p>
        </w:tc>
        <w:tc>
          <w:tcPr>
            <w:tcW w:w="6022" w:type="dxa"/>
            <w:gridSpan w:val="2"/>
            <w:vAlign w:val="center"/>
          </w:tcPr>
          <w:p w14:paraId="555574C6" w14:textId="592FAD2D" w:rsidR="00FE3EBA" w:rsidRDefault="00A00832" w:rsidP="00A00832">
            <w:pPr>
              <w:jc w:val="center"/>
              <w:rPr>
                <w:rFonts w:ascii="Times New Roman" w:eastAsia="Calibri" w:hAnsi="Times New Roman" w:cs="Times New Roman"/>
                <w:iCs/>
                <w:sz w:val="20"/>
                <w:szCs w:val="20"/>
                <w:lang w:val="es-ES_tradnl"/>
              </w:rPr>
            </w:pPr>
            <m:oMathPara>
              <m:oMath>
                <m:r>
                  <m:rPr>
                    <m:sty m:val="p"/>
                  </m:rPr>
                  <w:rPr>
                    <w:rFonts w:ascii="Cambria Math" w:hAnsi="Cambria Math" w:cs="Times New Roman"/>
                    <w:sz w:val="20"/>
                    <w:szCs w:val="20"/>
                    <w:lang w:val="es-ES_tradnl"/>
                  </w:rPr>
                  <m:t>r_csd</m:t>
                </m:r>
                <m:r>
                  <w:rPr>
                    <w:rFonts w:ascii="Cambria Math" w:hAnsi="Cambria Math" w:cs="Times New Roman"/>
                    <w:sz w:val="20"/>
                    <w:szCs w:val="20"/>
                    <w:lang w:val="es-ES_tradnl"/>
                  </w:rPr>
                  <m:t xml:space="preserve"> =</m:t>
                </m:r>
                <m:f>
                  <m:fPr>
                    <m:ctrlPr>
                      <w:rPr>
                        <w:rFonts w:ascii="Cambria Math" w:hAnsi="Cambria Math" w:cs="Times New Roman"/>
                        <w:sz w:val="20"/>
                        <w:szCs w:val="20"/>
                        <w:lang w:val="es-ES_tradnl"/>
                      </w:rPr>
                    </m:ctrlPr>
                  </m:fPr>
                  <m:num>
                    <m:r>
                      <m:rPr>
                        <m:sty m:val="p"/>
                      </m:rPr>
                      <w:rPr>
                        <w:rFonts w:ascii="Cambria Math" w:hAnsi="Cambria Math" w:cs="Times New Roman"/>
                        <w:sz w:val="20"/>
                        <w:szCs w:val="20"/>
                      </w:rPr>
                      <m:t>EBITDA</m:t>
                    </m:r>
                  </m:num>
                  <m:den>
                    <m:r>
                      <m:rPr>
                        <m:sty m:val="p"/>
                      </m:rPr>
                      <w:rPr>
                        <w:rFonts w:ascii="Cambria Math" w:hAnsi="Cambria Math" w:cs="Times New Roman"/>
                        <w:sz w:val="20"/>
                        <w:szCs w:val="20"/>
                      </w:rPr>
                      <m:t>Deuda remunerada total</m:t>
                    </m:r>
                  </m:den>
                </m:f>
              </m:oMath>
            </m:oMathPara>
          </w:p>
        </w:tc>
      </w:tr>
      <w:tr w:rsidR="00385DCC" w14:paraId="6479DCAD" w14:textId="77777777" w:rsidTr="00A00832">
        <w:trPr>
          <w:trHeight w:val="574"/>
        </w:trPr>
        <w:tc>
          <w:tcPr>
            <w:tcW w:w="3011" w:type="dxa"/>
            <w:shd w:val="clear" w:color="auto" w:fill="DEEAF6" w:themeFill="accent5" w:themeFillTint="33"/>
            <w:vAlign w:val="center"/>
          </w:tcPr>
          <w:p w14:paraId="7204BC38" w14:textId="78FB2B35" w:rsidR="00385DCC" w:rsidRPr="00A00832" w:rsidRDefault="00385DCC" w:rsidP="00A00832">
            <w:pPr>
              <w:jc w:val="center"/>
              <w:rPr>
                <w:rFonts w:ascii="Times New Roman" w:hAnsi="Times New Roman" w:cs="Times New Roman"/>
                <w:b/>
                <w:bCs/>
                <w:sz w:val="20"/>
                <w:szCs w:val="20"/>
                <w:lang w:val="es-ES_tradnl"/>
              </w:rPr>
            </w:pPr>
            <w:r w:rsidRPr="00A00832">
              <w:rPr>
                <w:rFonts w:ascii="Times New Roman" w:hAnsi="Times New Roman" w:cs="Times New Roman"/>
                <w:b/>
                <w:bCs/>
                <w:sz w:val="20"/>
                <w:szCs w:val="20"/>
                <w:lang w:val="es-ES_tradnl"/>
              </w:rPr>
              <w:t>Solvencia</w:t>
            </w:r>
          </w:p>
        </w:tc>
        <w:tc>
          <w:tcPr>
            <w:tcW w:w="6022" w:type="dxa"/>
            <w:gridSpan w:val="2"/>
            <w:vAlign w:val="center"/>
          </w:tcPr>
          <w:p w14:paraId="3AB59DF7" w14:textId="7E0DE433" w:rsidR="00385DCC" w:rsidRDefault="00A00832" w:rsidP="00A00832">
            <w:pPr>
              <w:jc w:val="center"/>
              <w:rPr>
                <w:rFonts w:ascii="Times New Roman" w:eastAsia="Calibri" w:hAnsi="Times New Roman" w:cs="Times New Roman"/>
                <w:iCs/>
                <w:sz w:val="20"/>
                <w:szCs w:val="20"/>
                <w:lang w:val="es-ES_tradnl"/>
              </w:rPr>
            </w:pPr>
            <m:oMathPara>
              <m:oMath>
                <m:r>
                  <m:rPr>
                    <m:sty m:val="p"/>
                  </m:rPr>
                  <w:rPr>
                    <w:rFonts w:ascii="Cambria Math" w:hAnsi="Cambria Math" w:cs="Times New Roman"/>
                    <w:sz w:val="20"/>
                    <w:szCs w:val="20"/>
                    <w:lang w:val="es-ES_tradnl"/>
                  </w:rPr>
                  <m:t>r_solv</m:t>
                </m:r>
                <m:r>
                  <w:rPr>
                    <w:rFonts w:ascii="Cambria Math" w:hAnsi="Cambria Math" w:cs="Times New Roman"/>
                    <w:sz w:val="20"/>
                    <w:szCs w:val="20"/>
                    <w:lang w:val="es-ES_tradnl"/>
                  </w:rPr>
                  <m:t>=</m:t>
                </m:r>
                <m:f>
                  <m:fPr>
                    <m:ctrlPr>
                      <w:rPr>
                        <w:rFonts w:ascii="Cambria Math" w:hAnsi="Cambria Math" w:cs="Times New Roman"/>
                        <w:sz w:val="20"/>
                        <w:szCs w:val="20"/>
                        <w:lang w:val="es-ES_tradnl"/>
                      </w:rPr>
                    </m:ctrlPr>
                  </m:fPr>
                  <m:num>
                    <m:r>
                      <m:rPr>
                        <m:sty m:val="p"/>
                      </m:rPr>
                      <w:rPr>
                        <w:rFonts w:ascii="Cambria Math" w:hAnsi="Cambria Math" w:cs="Times New Roman"/>
                        <w:sz w:val="20"/>
                        <w:szCs w:val="20"/>
                      </w:rPr>
                      <m:t>Activo total</m:t>
                    </m:r>
                  </m:num>
                  <m:den>
                    <m:r>
                      <m:rPr>
                        <m:sty m:val="p"/>
                      </m:rPr>
                      <w:rPr>
                        <w:rFonts w:ascii="Cambria Math" w:hAnsi="Cambria Math" w:cs="Times New Roman"/>
                        <w:sz w:val="20"/>
                        <w:szCs w:val="20"/>
                      </w:rPr>
                      <m:t>Pasivo total</m:t>
                    </m:r>
                  </m:den>
                </m:f>
              </m:oMath>
            </m:oMathPara>
          </w:p>
        </w:tc>
      </w:tr>
      <w:tr w:rsidR="00A8122D" w14:paraId="3FEAFE48" w14:textId="77777777" w:rsidTr="00DD1AA1">
        <w:trPr>
          <w:trHeight w:val="574"/>
        </w:trPr>
        <w:tc>
          <w:tcPr>
            <w:tcW w:w="3011" w:type="dxa"/>
            <w:vMerge w:val="restart"/>
            <w:shd w:val="clear" w:color="auto" w:fill="DEEAF6" w:themeFill="accent5" w:themeFillTint="33"/>
            <w:vAlign w:val="center"/>
          </w:tcPr>
          <w:p w14:paraId="440CCAED" w14:textId="0D1F9822" w:rsidR="00A8122D" w:rsidRPr="00A00832" w:rsidRDefault="00A8122D" w:rsidP="00A00832">
            <w:pPr>
              <w:jc w:val="center"/>
              <w:rPr>
                <w:rFonts w:ascii="Times New Roman" w:hAnsi="Times New Roman" w:cs="Times New Roman"/>
                <w:b/>
                <w:bCs/>
                <w:sz w:val="20"/>
                <w:szCs w:val="20"/>
                <w:lang w:val="es-ES_tradnl"/>
              </w:rPr>
            </w:pPr>
            <w:r w:rsidRPr="00A00832">
              <w:rPr>
                <w:rFonts w:ascii="Times New Roman" w:hAnsi="Times New Roman" w:cs="Times New Roman"/>
                <w:b/>
                <w:bCs/>
                <w:sz w:val="20"/>
                <w:szCs w:val="20"/>
                <w:lang w:val="es-ES_tradnl"/>
              </w:rPr>
              <w:t>Variables logarítmicas</w:t>
            </w:r>
          </w:p>
        </w:tc>
        <w:tc>
          <w:tcPr>
            <w:tcW w:w="1520" w:type="dxa"/>
            <w:vAlign w:val="center"/>
          </w:tcPr>
          <w:p w14:paraId="0E812FCF" w14:textId="526D4C30" w:rsidR="00A8122D" w:rsidRPr="00366275" w:rsidRDefault="00A8122D" w:rsidP="00A00832">
            <w:pPr>
              <w:jc w:val="center"/>
              <w:rPr>
                <w:rFonts w:ascii="Times New Roman" w:eastAsia="Calibri" w:hAnsi="Times New Roman" w:cs="Times New Roman"/>
                <w:iCs/>
                <w:sz w:val="20"/>
                <w:szCs w:val="20"/>
                <w:lang w:val="es-ES_tradnl"/>
              </w:rPr>
            </w:pPr>
            <w:r>
              <w:rPr>
                <w:rFonts w:ascii="Times New Roman" w:eastAsia="Calibri" w:hAnsi="Times New Roman" w:cs="Times New Roman"/>
                <w:iCs/>
                <w:sz w:val="20"/>
                <w:szCs w:val="20"/>
                <w:lang w:val="es-ES_tradnl"/>
              </w:rPr>
              <w:t>Activo total</w:t>
            </w:r>
          </w:p>
        </w:tc>
        <w:tc>
          <w:tcPr>
            <w:tcW w:w="4502" w:type="dxa"/>
            <w:vAlign w:val="center"/>
          </w:tcPr>
          <w:p w14:paraId="39D1C7CE" w14:textId="1C4EA9F9" w:rsidR="00A8122D" w:rsidRPr="00366275" w:rsidRDefault="00A00832" w:rsidP="00A00832">
            <w:pPr>
              <w:jc w:val="center"/>
              <w:rPr>
                <w:rFonts w:ascii="Times New Roman" w:eastAsia="Calibri" w:hAnsi="Times New Roman" w:cs="Times New Roman"/>
                <w:iCs/>
                <w:sz w:val="20"/>
                <w:szCs w:val="20"/>
                <w:lang w:val="es-ES_tradnl"/>
              </w:rPr>
            </w:pPr>
            <m:oMathPara>
              <m:oMath>
                <m:r>
                  <m:rPr>
                    <m:sty m:val="p"/>
                  </m:rPr>
                  <w:rPr>
                    <w:rFonts w:ascii="Cambria Math" w:hAnsi="Cambria Math" w:cs="Times New Roman"/>
                    <w:sz w:val="20"/>
                    <w:szCs w:val="20"/>
                    <w:lang w:val="es-ES_tradnl"/>
                  </w:rPr>
                  <m:t>log_activos</m:t>
                </m:r>
                <m:r>
                  <w:rPr>
                    <w:rFonts w:ascii="Cambria Math" w:hAnsi="Cambria Math" w:cs="Times New Roman"/>
                    <w:sz w:val="20"/>
                    <w:szCs w:val="20"/>
                    <w:lang w:val="es-ES_tradnl"/>
                  </w:rPr>
                  <m:t>=</m:t>
                </m:r>
                <m:r>
                  <m:rPr>
                    <m:sty m:val="p"/>
                  </m:rPr>
                  <w:rPr>
                    <w:rFonts w:ascii="Cambria Math" w:hAnsi="Cambria Math" w:cs="Times New Roman"/>
                    <w:sz w:val="20"/>
                    <w:szCs w:val="20"/>
                    <w:lang w:val="es-ES_tradnl"/>
                  </w:rPr>
                  <m:t xml:space="preserve"> </m:t>
                </m:r>
                <m:func>
                  <m:funcPr>
                    <m:ctrlPr>
                      <w:rPr>
                        <w:rFonts w:ascii="Cambria Math" w:hAnsi="Cambria Math" w:cs="Times New Roman"/>
                        <w:sz w:val="20"/>
                        <w:szCs w:val="20"/>
                        <w:lang w:val="es-ES_tradnl"/>
                      </w:rPr>
                    </m:ctrlPr>
                  </m:funcPr>
                  <m:fName>
                    <m:r>
                      <m:rPr>
                        <m:sty m:val="p"/>
                      </m:rPr>
                      <w:rPr>
                        <w:rFonts w:ascii="Cambria Math" w:hAnsi="Cambria Math" w:cs="Times New Roman"/>
                        <w:sz w:val="20"/>
                        <w:szCs w:val="20"/>
                      </w:rPr>
                      <m:t>log</m:t>
                    </m:r>
                  </m:fName>
                  <m:e>
                    <m:r>
                      <w:rPr>
                        <w:rFonts w:ascii="Cambria Math" w:hAnsi="Cambria Math" w:cs="Times New Roman"/>
                        <w:sz w:val="20"/>
                        <w:szCs w:val="20"/>
                        <w:lang w:val="es-ES_tradnl"/>
                      </w:rPr>
                      <m:t>(</m:t>
                    </m:r>
                    <m:r>
                      <m:rPr>
                        <m:sty m:val="p"/>
                      </m:rPr>
                      <w:rPr>
                        <w:rFonts w:ascii="Cambria Math" w:hAnsi="Cambria Math" w:cs="Times New Roman"/>
                        <w:sz w:val="20"/>
                        <w:szCs w:val="20"/>
                        <w:lang w:val="es-ES_tradnl"/>
                      </w:rPr>
                      <m:t>activo total</m:t>
                    </m:r>
                    <m:r>
                      <w:rPr>
                        <w:rFonts w:ascii="Cambria Math" w:hAnsi="Cambria Math" w:cs="Times New Roman"/>
                        <w:sz w:val="20"/>
                        <w:szCs w:val="20"/>
                        <w:lang w:val="es-ES_tradnl"/>
                      </w:rPr>
                      <m:t>)</m:t>
                    </m:r>
                  </m:e>
                </m:func>
              </m:oMath>
            </m:oMathPara>
          </w:p>
        </w:tc>
      </w:tr>
      <w:tr w:rsidR="00A8122D" w14:paraId="4307E83C" w14:textId="77777777" w:rsidTr="00DD1AA1">
        <w:trPr>
          <w:trHeight w:val="574"/>
        </w:trPr>
        <w:tc>
          <w:tcPr>
            <w:tcW w:w="3011" w:type="dxa"/>
            <w:vMerge/>
            <w:shd w:val="clear" w:color="auto" w:fill="DEEAF6" w:themeFill="accent5" w:themeFillTint="33"/>
            <w:vAlign w:val="center"/>
          </w:tcPr>
          <w:p w14:paraId="1DFF7DF8" w14:textId="77777777" w:rsidR="00A8122D" w:rsidRPr="00A00832" w:rsidRDefault="00A8122D" w:rsidP="00A00832">
            <w:pPr>
              <w:jc w:val="center"/>
              <w:rPr>
                <w:rFonts w:ascii="Times New Roman" w:hAnsi="Times New Roman" w:cs="Times New Roman"/>
                <w:b/>
                <w:bCs/>
                <w:sz w:val="20"/>
                <w:szCs w:val="20"/>
                <w:lang w:val="es-ES_tradnl"/>
              </w:rPr>
            </w:pPr>
          </w:p>
        </w:tc>
        <w:tc>
          <w:tcPr>
            <w:tcW w:w="1520" w:type="dxa"/>
            <w:vAlign w:val="center"/>
          </w:tcPr>
          <w:p w14:paraId="6D905D6C" w14:textId="4ED6E055" w:rsidR="00A8122D" w:rsidRDefault="00A8122D" w:rsidP="00A00832">
            <w:pPr>
              <w:jc w:val="center"/>
              <w:rPr>
                <w:rFonts w:ascii="Times New Roman" w:eastAsia="Calibri" w:hAnsi="Times New Roman" w:cs="Times New Roman"/>
                <w:iCs/>
                <w:sz w:val="20"/>
                <w:szCs w:val="20"/>
                <w:lang w:val="es-ES_tradnl"/>
              </w:rPr>
            </w:pPr>
            <w:r>
              <w:rPr>
                <w:rFonts w:ascii="Times New Roman" w:eastAsia="Calibri" w:hAnsi="Times New Roman" w:cs="Times New Roman"/>
                <w:iCs/>
                <w:sz w:val="20"/>
                <w:szCs w:val="20"/>
                <w:lang w:val="es-ES_tradnl"/>
              </w:rPr>
              <w:t>Pasivo total</w:t>
            </w:r>
          </w:p>
        </w:tc>
        <w:tc>
          <w:tcPr>
            <w:tcW w:w="4502" w:type="dxa"/>
            <w:vAlign w:val="center"/>
          </w:tcPr>
          <w:p w14:paraId="565CD944" w14:textId="6808296B" w:rsidR="00A8122D" w:rsidRPr="00385DCC" w:rsidRDefault="00A00832" w:rsidP="00A00832">
            <w:pPr>
              <w:jc w:val="center"/>
              <w:rPr>
                <w:rFonts w:ascii="Times New Roman" w:eastAsia="Calibri" w:hAnsi="Times New Roman" w:cs="Times New Roman"/>
                <w:sz w:val="20"/>
                <w:szCs w:val="20"/>
                <w:lang w:val="es-ES_tradnl"/>
              </w:rPr>
            </w:pPr>
            <m:oMathPara>
              <m:oMath>
                <m:r>
                  <m:rPr>
                    <m:sty m:val="p"/>
                  </m:rPr>
                  <w:rPr>
                    <w:rFonts w:ascii="Cambria Math" w:hAnsi="Cambria Math" w:cs="Times New Roman"/>
                    <w:sz w:val="20"/>
                    <w:szCs w:val="20"/>
                    <w:lang w:val="es-ES_tradnl"/>
                  </w:rPr>
                  <m:t>log_pasivos</m:t>
                </m:r>
                <m:r>
                  <w:rPr>
                    <w:rFonts w:ascii="Cambria Math" w:hAnsi="Cambria Math" w:cs="Times New Roman"/>
                    <w:sz w:val="20"/>
                    <w:szCs w:val="20"/>
                    <w:lang w:val="es-ES_tradnl"/>
                  </w:rPr>
                  <m:t>=</m:t>
                </m:r>
                <m:r>
                  <m:rPr>
                    <m:sty m:val="p"/>
                  </m:rPr>
                  <w:rPr>
                    <w:rFonts w:ascii="Cambria Math" w:hAnsi="Cambria Math" w:cs="Times New Roman"/>
                    <w:sz w:val="20"/>
                    <w:szCs w:val="20"/>
                    <w:lang w:val="es-ES_tradnl"/>
                  </w:rPr>
                  <m:t xml:space="preserve"> </m:t>
                </m:r>
                <m:func>
                  <m:funcPr>
                    <m:ctrlPr>
                      <w:rPr>
                        <w:rFonts w:ascii="Cambria Math" w:hAnsi="Cambria Math" w:cs="Times New Roman"/>
                        <w:sz w:val="20"/>
                        <w:szCs w:val="20"/>
                        <w:lang w:val="es-ES_tradnl"/>
                      </w:rPr>
                    </m:ctrlPr>
                  </m:funcPr>
                  <m:fName>
                    <m:r>
                      <m:rPr>
                        <m:sty m:val="p"/>
                      </m:rPr>
                      <w:rPr>
                        <w:rFonts w:ascii="Cambria Math" w:hAnsi="Cambria Math" w:cs="Times New Roman"/>
                        <w:sz w:val="20"/>
                        <w:szCs w:val="20"/>
                      </w:rPr>
                      <m:t>log</m:t>
                    </m:r>
                  </m:fName>
                  <m:e>
                    <m:r>
                      <w:rPr>
                        <w:rFonts w:ascii="Cambria Math" w:hAnsi="Cambria Math" w:cs="Times New Roman"/>
                        <w:sz w:val="20"/>
                        <w:szCs w:val="20"/>
                        <w:lang w:val="es-ES_tradnl"/>
                      </w:rPr>
                      <m:t>(</m:t>
                    </m:r>
                    <m:r>
                      <m:rPr>
                        <m:sty m:val="p"/>
                      </m:rPr>
                      <w:rPr>
                        <w:rFonts w:ascii="Cambria Math" w:hAnsi="Cambria Math" w:cs="Times New Roman"/>
                        <w:sz w:val="20"/>
                        <w:szCs w:val="20"/>
                        <w:lang w:val="es-ES_tradnl"/>
                      </w:rPr>
                      <m:t>pasivo total</m:t>
                    </m:r>
                    <m:r>
                      <w:rPr>
                        <w:rFonts w:ascii="Cambria Math" w:hAnsi="Cambria Math" w:cs="Times New Roman"/>
                        <w:sz w:val="20"/>
                        <w:szCs w:val="20"/>
                        <w:lang w:val="es-ES_tradnl"/>
                      </w:rPr>
                      <m:t>)</m:t>
                    </m:r>
                  </m:e>
                </m:func>
              </m:oMath>
            </m:oMathPara>
          </w:p>
        </w:tc>
      </w:tr>
      <w:tr w:rsidR="00A8122D" w14:paraId="25D65D56" w14:textId="77777777" w:rsidTr="00DD1AA1">
        <w:trPr>
          <w:trHeight w:val="574"/>
        </w:trPr>
        <w:tc>
          <w:tcPr>
            <w:tcW w:w="3011" w:type="dxa"/>
            <w:vMerge/>
            <w:shd w:val="clear" w:color="auto" w:fill="DEEAF6" w:themeFill="accent5" w:themeFillTint="33"/>
            <w:vAlign w:val="center"/>
          </w:tcPr>
          <w:p w14:paraId="47204741" w14:textId="77777777" w:rsidR="00A8122D" w:rsidRPr="00A00832" w:rsidRDefault="00A8122D" w:rsidP="00A00832">
            <w:pPr>
              <w:jc w:val="center"/>
              <w:rPr>
                <w:rFonts w:ascii="Times New Roman" w:hAnsi="Times New Roman" w:cs="Times New Roman"/>
                <w:b/>
                <w:bCs/>
                <w:sz w:val="20"/>
                <w:szCs w:val="20"/>
                <w:lang w:val="es-ES_tradnl"/>
              </w:rPr>
            </w:pPr>
          </w:p>
        </w:tc>
        <w:tc>
          <w:tcPr>
            <w:tcW w:w="1520" w:type="dxa"/>
            <w:vAlign w:val="center"/>
          </w:tcPr>
          <w:p w14:paraId="3C5A6DD8" w14:textId="5E5ED9FD" w:rsidR="00A8122D" w:rsidRDefault="00A8122D" w:rsidP="00A00832">
            <w:pPr>
              <w:jc w:val="center"/>
              <w:rPr>
                <w:rFonts w:ascii="Times New Roman" w:eastAsia="Calibri" w:hAnsi="Times New Roman" w:cs="Times New Roman"/>
                <w:iCs/>
                <w:sz w:val="20"/>
                <w:szCs w:val="20"/>
                <w:lang w:val="es-ES_tradnl"/>
              </w:rPr>
            </w:pPr>
            <w:r>
              <w:rPr>
                <w:rFonts w:ascii="Times New Roman" w:eastAsia="Calibri" w:hAnsi="Times New Roman" w:cs="Times New Roman"/>
                <w:iCs/>
                <w:sz w:val="20"/>
                <w:szCs w:val="20"/>
                <w:lang w:val="es-ES_tradnl"/>
              </w:rPr>
              <w:t>Deuda remunerada total</w:t>
            </w:r>
          </w:p>
        </w:tc>
        <w:tc>
          <w:tcPr>
            <w:tcW w:w="4502" w:type="dxa"/>
            <w:vAlign w:val="center"/>
          </w:tcPr>
          <w:p w14:paraId="7434BA27" w14:textId="78808694" w:rsidR="00A8122D" w:rsidRPr="00385DCC" w:rsidRDefault="00A00832" w:rsidP="00A00832">
            <w:pPr>
              <w:jc w:val="center"/>
              <w:rPr>
                <w:rFonts w:ascii="Times New Roman" w:eastAsia="Calibri" w:hAnsi="Times New Roman" w:cs="Times New Roman"/>
                <w:sz w:val="20"/>
                <w:szCs w:val="20"/>
                <w:lang w:val="es-ES_tradnl"/>
              </w:rPr>
            </w:pPr>
            <m:oMathPara>
              <m:oMath>
                <m:r>
                  <m:rPr>
                    <m:sty m:val="p"/>
                  </m:rPr>
                  <w:rPr>
                    <w:rFonts w:ascii="Cambria Math" w:hAnsi="Cambria Math" w:cs="Times New Roman"/>
                    <w:sz w:val="20"/>
                    <w:szCs w:val="20"/>
                    <w:lang w:val="es-ES_tradnl"/>
                  </w:rPr>
                  <m:t>log_drt</m:t>
                </m:r>
                <m:r>
                  <w:rPr>
                    <w:rFonts w:ascii="Cambria Math" w:hAnsi="Cambria Math" w:cs="Times New Roman"/>
                    <w:sz w:val="20"/>
                    <w:szCs w:val="20"/>
                    <w:lang w:val="es-ES_tradnl"/>
                  </w:rPr>
                  <m:t>=</m:t>
                </m:r>
                <m:r>
                  <m:rPr>
                    <m:sty m:val="p"/>
                  </m:rPr>
                  <w:rPr>
                    <w:rFonts w:ascii="Cambria Math" w:hAnsi="Cambria Math" w:cs="Times New Roman"/>
                    <w:sz w:val="20"/>
                    <w:szCs w:val="20"/>
                    <w:lang w:val="es-ES_tradnl"/>
                  </w:rPr>
                  <m:t xml:space="preserve"> </m:t>
                </m:r>
                <m:func>
                  <m:funcPr>
                    <m:ctrlPr>
                      <w:rPr>
                        <w:rFonts w:ascii="Cambria Math" w:hAnsi="Cambria Math" w:cs="Times New Roman"/>
                        <w:sz w:val="20"/>
                        <w:szCs w:val="20"/>
                        <w:lang w:val="es-ES_tradnl"/>
                      </w:rPr>
                    </m:ctrlPr>
                  </m:funcPr>
                  <m:fName>
                    <m:r>
                      <m:rPr>
                        <m:sty m:val="p"/>
                      </m:rPr>
                      <w:rPr>
                        <w:rFonts w:ascii="Cambria Math" w:hAnsi="Cambria Math" w:cs="Times New Roman"/>
                        <w:sz w:val="20"/>
                        <w:szCs w:val="20"/>
                      </w:rPr>
                      <m:t>log</m:t>
                    </m:r>
                  </m:fName>
                  <m:e>
                    <m:r>
                      <w:rPr>
                        <w:rFonts w:ascii="Cambria Math" w:hAnsi="Cambria Math" w:cs="Times New Roman"/>
                        <w:sz w:val="20"/>
                        <w:szCs w:val="20"/>
                        <w:lang w:val="es-ES_tradnl"/>
                      </w:rPr>
                      <m:t>(</m:t>
                    </m:r>
                    <m:r>
                      <m:rPr>
                        <m:sty m:val="p"/>
                      </m:rPr>
                      <w:rPr>
                        <w:rFonts w:ascii="Cambria Math" w:hAnsi="Cambria Math" w:cs="Times New Roman"/>
                        <w:sz w:val="20"/>
                        <w:szCs w:val="20"/>
                        <w:lang w:val="es-ES_tradnl"/>
                      </w:rPr>
                      <m:t>deuda remunerada total</m:t>
                    </m:r>
                    <m:r>
                      <w:rPr>
                        <w:rFonts w:ascii="Cambria Math" w:hAnsi="Cambria Math" w:cs="Times New Roman"/>
                        <w:sz w:val="20"/>
                        <w:szCs w:val="20"/>
                        <w:lang w:val="es-ES_tradnl"/>
                      </w:rPr>
                      <m:t>)</m:t>
                    </m:r>
                  </m:e>
                </m:func>
              </m:oMath>
            </m:oMathPara>
          </w:p>
        </w:tc>
      </w:tr>
      <w:tr w:rsidR="00A8122D" w14:paraId="595A2A8A" w14:textId="77777777" w:rsidTr="00DD1AA1">
        <w:trPr>
          <w:trHeight w:val="574"/>
        </w:trPr>
        <w:tc>
          <w:tcPr>
            <w:tcW w:w="3011" w:type="dxa"/>
            <w:vMerge/>
            <w:shd w:val="clear" w:color="auto" w:fill="DEEAF6" w:themeFill="accent5" w:themeFillTint="33"/>
            <w:vAlign w:val="center"/>
          </w:tcPr>
          <w:p w14:paraId="390332E2" w14:textId="77777777" w:rsidR="00A8122D" w:rsidRPr="00A00832" w:rsidRDefault="00A8122D" w:rsidP="00A00832">
            <w:pPr>
              <w:jc w:val="center"/>
              <w:rPr>
                <w:rFonts w:ascii="Times New Roman" w:hAnsi="Times New Roman" w:cs="Times New Roman"/>
                <w:b/>
                <w:bCs/>
                <w:sz w:val="20"/>
                <w:szCs w:val="20"/>
                <w:lang w:val="es-ES_tradnl"/>
              </w:rPr>
            </w:pPr>
          </w:p>
        </w:tc>
        <w:tc>
          <w:tcPr>
            <w:tcW w:w="1520" w:type="dxa"/>
            <w:vAlign w:val="center"/>
          </w:tcPr>
          <w:p w14:paraId="4AC3EB3B" w14:textId="54DEBA71" w:rsidR="00A8122D" w:rsidRDefault="00A8122D" w:rsidP="00A00832">
            <w:pPr>
              <w:jc w:val="center"/>
              <w:rPr>
                <w:rFonts w:ascii="Times New Roman" w:eastAsia="Calibri" w:hAnsi="Times New Roman" w:cs="Times New Roman"/>
                <w:iCs/>
                <w:sz w:val="20"/>
                <w:szCs w:val="20"/>
                <w:lang w:val="es-ES_tradnl"/>
              </w:rPr>
            </w:pPr>
            <w:r>
              <w:rPr>
                <w:rFonts w:ascii="Times New Roman" w:eastAsia="Calibri" w:hAnsi="Times New Roman" w:cs="Times New Roman"/>
                <w:iCs/>
                <w:sz w:val="20"/>
                <w:szCs w:val="20"/>
                <w:lang w:val="es-ES_tradnl"/>
              </w:rPr>
              <w:t>Importe neto de la cifra de negocios</w:t>
            </w:r>
          </w:p>
        </w:tc>
        <w:tc>
          <w:tcPr>
            <w:tcW w:w="4502" w:type="dxa"/>
            <w:vAlign w:val="center"/>
          </w:tcPr>
          <w:p w14:paraId="59241C2F" w14:textId="7C3E60BE" w:rsidR="00A8122D" w:rsidRPr="00385DCC" w:rsidRDefault="00A00832" w:rsidP="00A00832">
            <w:pPr>
              <w:jc w:val="center"/>
              <w:rPr>
                <w:rFonts w:ascii="Times New Roman" w:eastAsia="Calibri" w:hAnsi="Times New Roman" w:cs="Times New Roman"/>
                <w:sz w:val="20"/>
                <w:szCs w:val="20"/>
                <w:lang w:val="es-ES_tradnl"/>
              </w:rPr>
            </w:pPr>
            <m:oMathPara>
              <m:oMath>
                <m:r>
                  <m:rPr>
                    <m:sty m:val="p"/>
                  </m:rPr>
                  <w:rPr>
                    <w:rFonts w:ascii="Cambria Math" w:hAnsi="Cambria Math" w:cs="Times New Roman"/>
                    <w:sz w:val="16"/>
                    <w:szCs w:val="16"/>
                    <w:lang w:val="es-ES_tradnl"/>
                  </w:rPr>
                  <m:t>log_cifra_negocios</m:t>
                </m:r>
                <m:r>
                  <w:rPr>
                    <w:rFonts w:ascii="Cambria Math" w:hAnsi="Cambria Math" w:cs="Times New Roman"/>
                    <w:sz w:val="16"/>
                    <w:szCs w:val="16"/>
                    <w:lang w:val="es-ES_tradnl"/>
                  </w:rPr>
                  <m:t>=</m:t>
                </m:r>
                <m:r>
                  <m:rPr>
                    <m:sty m:val="p"/>
                  </m:rPr>
                  <w:rPr>
                    <w:rFonts w:ascii="Cambria Math" w:hAnsi="Cambria Math" w:cs="Times New Roman"/>
                    <w:sz w:val="16"/>
                    <w:szCs w:val="16"/>
                    <w:lang w:val="es-ES_tradnl"/>
                  </w:rPr>
                  <m:t xml:space="preserve"> </m:t>
                </m:r>
                <m:func>
                  <m:funcPr>
                    <m:ctrlPr>
                      <w:rPr>
                        <w:rFonts w:ascii="Cambria Math" w:hAnsi="Cambria Math" w:cs="Times New Roman"/>
                        <w:sz w:val="16"/>
                        <w:szCs w:val="16"/>
                        <w:lang w:val="es-ES_tradnl"/>
                      </w:rPr>
                    </m:ctrlPr>
                  </m:funcPr>
                  <m:fName>
                    <m:r>
                      <m:rPr>
                        <m:sty m:val="p"/>
                      </m:rPr>
                      <w:rPr>
                        <w:rFonts w:ascii="Cambria Math" w:hAnsi="Cambria Math" w:cs="Times New Roman"/>
                        <w:sz w:val="16"/>
                        <w:szCs w:val="16"/>
                      </w:rPr>
                      <m:t>log</m:t>
                    </m:r>
                  </m:fName>
                  <m:e>
                    <m:r>
                      <w:rPr>
                        <w:rFonts w:ascii="Cambria Math" w:hAnsi="Cambria Math" w:cs="Times New Roman"/>
                        <w:sz w:val="16"/>
                        <w:szCs w:val="16"/>
                        <w:lang w:val="es-ES_tradnl"/>
                      </w:rPr>
                      <m:t>(</m:t>
                    </m:r>
                    <m:r>
                      <m:rPr>
                        <m:sty m:val="p"/>
                      </m:rPr>
                      <w:rPr>
                        <w:rFonts w:ascii="Cambria Math" w:hAnsi="Cambria Math" w:cs="Times New Roman"/>
                        <w:sz w:val="16"/>
                        <w:szCs w:val="16"/>
                        <w:lang w:val="es-ES_tradnl"/>
                      </w:rPr>
                      <m:t>importe neto de la cifra de negocios</m:t>
                    </m:r>
                    <m:r>
                      <w:rPr>
                        <w:rFonts w:ascii="Cambria Math" w:hAnsi="Cambria Math" w:cs="Times New Roman"/>
                        <w:sz w:val="16"/>
                        <w:szCs w:val="16"/>
                        <w:lang w:val="es-ES_tradnl"/>
                      </w:rPr>
                      <m:t>)</m:t>
                    </m:r>
                  </m:e>
                </m:func>
              </m:oMath>
            </m:oMathPara>
          </w:p>
        </w:tc>
      </w:tr>
      <w:tr w:rsidR="009F6752" w14:paraId="5C6C6BA6" w14:textId="77777777" w:rsidTr="00A00832">
        <w:trPr>
          <w:trHeight w:val="261"/>
        </w:trPr>
        <w:tc>
          <w:tcPr>
            <w:tcW w:w="3011" w:type="dxa"/>
            <w:shd w:val="clear" w:color="auto" w:fill="DEEAF6" w:themeFill="accent5" w:themeFillTint="33"/>
            <w:vAlign w:val="center"/>
          </w:tcPr>
          <w:p w14:paraId="46785A7C" w14:textId="1AF9E3C3" w:rsidR="009F6752" w:rsidRPr="00A00832" w:rsidRDefault="009F6752" w:rsidP="00A00832">
            <w:pPr>
              <w:jc w:val="center"/>
              <w:rPr>
                <w:rFonts w:ascii="Times New Roman" w:hAnsi="Times New Roman" w:cs="Times New Roman"/>
                <w:b/>
                <w:bCs/>
                <w:sz w:val="20"/>
                <w:szCs w:val="20"/>
                <w:lang w:val="es-ES_tradnl"/>
              </w:rPr>
            </w:pPr>
            <w:r w:rsidRPr="00A00832">
              <w:rPr>
                <w:rFonts w:ascii="Times New Roman" w:hAnsi="Times New Roman" w:cs="Times New Roman"/>
                <w:b/>
                <w:bCs/>
                <w:sz w:val="20"/>
                <w:szCs w:val="20"/>
                <w:lang w:val="es-ES_tradnl"/>
              </w:rPr>
              <w:t>Edad</w:t>
            </w:r>
          </w:p>
        </w:tc>
        <w:tc>
          <w:tcPr>
            <w:tcW w:w="6022" w:type="dxa"/>
            <w:gridSpan w:val="2"/>
            <w:vAlign w:val="center"/>
          </w:tcPr>
          <w:p w14:paraId="74181F0F" w14:textId="03CD8768" w:rsidR="009F6752" w:rsidRPr="009F6752" w:rsidRDefault="009F6752" w:rsidP="00A00832">
            <w:pPr>
              <w:keepNext/>
              <w:jc w:val="center"/>
              <w:rPr>
                <w:rFonts w:ascii="Times New Roman" w:eastAsia="Calibri" w:hAnsi="Times New Roman" w:cs="Times New Roman"/>
                <w:sz w:val="20"/>
                <w:szCs w:val="20"/>
                <w:lang w:val="es-ES_tradnl"/>
              </w:rPr>
            </w:pPr>
            <w:r w:rsidRPr="009F6752">
              <w:rPr>
                <w:rFonts w:ascii="Times New Roman" w:eastAsia="Calibri" w:hAnsi="Times New Roman" w:cs="Times New Roman"/>
                <w:sz w:val="20"/>
                <w:szCs w:val="20"/>
                <w:lang w:val="es-ES_tradnl"/>
              </w:rPr>
              <w:t>Año 2017 – Fecha de constitución</w:t>
            </w:r>
            <w:r>
              <w:rPr>
                <w:rFonts w:ascii="Times New Roman" w:eastAsia="Calibri" w:hAnsi="Times New Roman" w:cs="Times New Roman"/>
                <w:sz w:val="20"/>
                <w:szCs w:val="20"/>
                <w:lang w:val="es-ES_tradnl"/>
              </w:rPr>
              <w:t xml:space="preserve"> </w:t>
            </w:r>
            <w:r w:rsidRPr="009F6752">
              <w:rPr>
                <w:rFonts w:ascii="Times New Roman" w:eastAsia="Calibri" w:hAnsi="Times New Roman" w:cs="Times New Roman"/>
                <w:sz w:val="20"/>
                <w:szCs w:val="20"/>
                <w:lang w:val="es-ES_tradnl"/>
              </w:rPr>
              <w:t>(en años)</w:t>
            </w:r>
          </w:p>
        </w:tc>
      </w:tr>
    </w:tbl>
    <w:p w14:paraId="2CD9925D" w14:textId="3BD691A8" w:rsidR="007F5F81" w:rsidRPr="00AB7092" w:rsidRDefault="006E6385" w:rsidP="00AB7092">
      <w:pPr>
        <w:pStyle w:val="Descripcin"/>
        <w:spacing w:after="180"/>
        <w:jc w:val="center"/>
        <w:rPr>
          <w:rFonts w:ascii="Times New Roman" w:hAnsi="Times New Roman" w:cs="Times New Roman"/>
          <w:i w:val="0"/>
          <w:iCs w:val="0"/>
          <w:color w:val="auto"/>
          <w:sz w:val="16"/>
          <w:szCs w:val="16"/>
        </w:rPr>
      </w:pPr>
      <w:bookmarkStart w:id="325" w:name="_Toc94028602"/>
      <w:r w:rsidRPr="006E6385">
        <w:rPr>
          <w:rFonts w:ascii="Times New Roman" w:hAnsi="Times New Roman" w:cs="Times New Roman"/>
          <w:i w:val="0"/>
          <w:iCs w:val="0"/>
          <w:color w:val="auto"/>
          <w:sz w:val="16"/>
          <w:szCs w:val="16"/>
        </w:rPr>
        <w:t>Fuente: Elaboración propia del autor</w:t>
      </w:r>
      <w:bookmarkEnd w:id="325"/>
    </w:p>
    <w:p w14:paraId="68F1186A" w14:textId="1610F30B" w:rsidR="000208AD" w:rsidRDefault="00F20904" w:rsidP="007F4DFF">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Teniendo en cuenta lo mencionado, se procede </w:t>
      </w:r>
      <w:r w:rsidR="00BF313B">
        <w:rPr>
          <w:rFonts w:ascii="Times New Roman" w:hAnsi="Times New Roman" w:cs="Times New Roman"/>
          <w:sz w:val="24"/>
          <w:szCs w:val="24"/>
          <w:lang w:val="es-ES_tradnl"/>
        </w:rPr>
        <w:t>a calcular</w:t>
      </w:r>
      <w:r w:rsidR="003028DC">
        <w:rPr>
          <w:rFonts w:ascii="Times New Roman" w:hAnsi="Times New Roman" w:cs="Times New Roman"/>
          <w:sz w:val="24"/>
          <w:szCs w:val="24"/>
          <w:lang w:val="es-ES_tradnl"/>
        </w:rPr>
        <w:t xml:space="preserve"> las </w:t>
      </w:r>
      <w:r>
        <w:rPr>
          <w:rFonts w:ascii="Times New Roman" w:hAnsi="Times New Roman" w:cs="Times New Roman"/>
          <w:sz w:val="24"/>
          <w:szCs w:val="24"/>
          <w:lang w:val="es-ES_tradnl"/>
        </w:rPr>
        <w:t xml:space="preserve">variables </w:t>
      </w:r>
      <w:r w:rsidR="00AB7092">
        <w:rPr>
          <w:rFonts w:ascii="Times New Roman" w:hAnsi="Times New Roman" w:cs="Times New Roman"/>
          <w:sz w:val="24"/>
          <w:szCs w:val="24"/>
          <w:lang w:val="es-ES_tradnl"/>
        </w:rPr>
        <w:t>anteriores</w:t>
      </w:r>
      <w:r w:rsidR="003028DC">
        <w:rPr>
          <w:rFonts w:ascii="Times New Roman" w:hAnsi="Times New Roman" w:cs="Times New Roman"/>
          <w:sz w:val="24"/>
          <w:szCs w:val="24"/>
          <w:lang w:val="es-ES_tradnl"/>
        </w:rPr>
        <w:t xml:space="preserve"> </w:t>
      </w:r>
      <w:r w:rsidR="00BF313B">
        <w:rPr>
          <w:rFonts w:ascii="Times New Roman" w:hAnsi="Times New Roman" w:cs="Times New Roman"/>
          <w:sz w:val="24"/>
          <w:szCs w:val="24"/>
          <w:lang w:val="es-ES_tradnl"/>
        </w:rPr>
        <w:t xml:space="preserve">con la ayuda </w:t>
      </w:r>
      <w:r>
        <w:rPr>
          <w:rFonts w:ascii="Times New Roman" w:hAnsi="Times New Roman" w:cs="Times New Roman"/>
          <w:sz w:val="24"/>
          <w:szCs w:val="24"/>
          <w:lang w:val="es-ES_tradnl"/>
        </w:rPr>
        <w:t xml:space="preserve">del </w:t>
      </w:r>
      <w:r w:rsidRPr="00AB7092">
        <w:rPr>
          <w:rFonts w:ascii="Times New Roman" w:hAnsi="Times New Roman" w:cs="Times New Roman"/>
          <w:i/>
          <w:iCs/>
          <w:sz w:val="24"/>
          <w:szCs w:val="24"/>
          <w:lang w:val="es-ES_tradnl"/>
        </w:rPr>
        <w:t>notebook</w:t>
      </w:r>
      <w:r>
        <w:rPr>
          <w:rFonts w:ascii="Times New Roman" w:hAnsi="Times New Roman" w:cs="Times New Roman"/>
          <w:sz w:val="24"/>
          <w:szCs w:val="24"/>
          <w:lang w:val="es-ES_tradnl"/>
        </w:rPr>
        <w:t xml:space="preserve"> principal del estudi</w:t>
      </w:r>
      <w:r w:rsidR="00BF313B">
        <w:rPr>
          <w:rFonts w:ascii="Times New Roman" w:hAnsi="Times New Roman" w:cs="Times New Roman"/>
          <w:sz w:val="24"/>
          <w:szCs w:val="24"/>
          <w:lang w:val="es-ES_tradnl"/>
        </w:rPr>
        <w:t>o</w:t>
      </w:r>
      <w:r>
        <w:rPr>
          <w:rFonts w:ascii="Times New Roman" w:hAnsi="Times New Roman" w:cs="Times New Roman"/>
          <w:sz w:val="24"/>
          <w:szCs w:val="24"/>
          <w:lang w:val="es-ES_tradnl"/>
        </w:rPr>
        <w:t>.</w:t>
      </w:r>
      <w:r w:rsidR="00AE45DC">
        <w:rPr>
          <w:rFonts w:ascii="Times New Roman" w:hAnsi="Times New Roman" w:cs="Times New Roman"/>
          <w:sz w:val="24"/>
          <w:szCs w:val="24"/>
          <w:lang w:val="es-ES_tradnl"/>
        </w:rPr>
        <w:t xml:space="preserve"> </w:t>
      </w:r>
      <w:r w:rsidR="00217365">
        <w:rPr>
          <w:rFonts w:ascii="Times New Roman" w:hAnsi="Times New Roman" w:cs="Times New Roman"/>
          <w:sz w:val="24"/>
          <w:szCs w:val="24"/>
          <w:lang w:val="es-ES_tradnl"/>
        </w:rPr>
        <w:t>Además</w:t>
      </w:r>
      <w:r w:rsidR="00AE45DC">
        <w:rPr>
          <w:rFonts w:ascii="Times New Roman" w:hAnsi="Times New Roman" w:cs="Times New Roman"/>
          <w:sz w:val="24"/>
          <w:szCs w:val="24"/>
          <w:lang w:val="es-ES_tradnl"/>
        </w:rPr>
        <w:t xml:space="preserve">, </w:t>
      </w:r>
      <w:r w:rsidR="000A566B">
        <w:rPr>
          <w:rFonts w:ascii="Times New Roman" w:hAnsi="Times New Roman" w:cs="Times New Roman"/>
          <w:sz w:val="24"/>
          <w:szCs w:val="24"/>
          <w:lang w:val="es-ES_tradnl"/>
        </w:rPr>
        <w:t xml:space="preserve">en la </w:t>
      </w:r>
      <w:r w:rsidR="00524BDC" w:rsidRPr="00524BDC">
        <w:rPr>
          <w:rFonts w:ascii="Times New Roman" w:hAnsi="Times New Roman" w:cs="Times New Roman"/>
          <w:color w:val="2E74B5" w:themeColor="accent5" w:themeShade="BF"/>
          <w:sz w:val="24"/>
          <w:szCs w:val="24"/>
          <w:u w:val="single"/>
          <w:lang w:val="es-ES_tradnl"/>
        </w:rPr>
        <w:fldChar w:fldCharType="begin"/>
      </w:r>
      <w:r w:rsidR="00524BDC" w:rsidRPr="00524BDC">
        <w:rPr>
          <w:rFonts w:ascii="Times New Roman" w:hAnsi="Times New Roman" w:cs="Times New Roman"/>
          <w:color w:val="2E74B5" w:themeColor="accent5" w:themeShade="BF"/>
          <w:sz w:val="24"/>
          <w:szCs w:val="24"/>
          <w:u w:val="single"/>
          <w:lang w:val="es-ES_tradnl"/>
        </w:rPr>
        <w:instrText xml:space="preserve"> REF _Ref92645710 \h  \* MERGEFORMAT </w:instrText>
      </w:r>
      <w:r w:rsidR="00524BDC" w:rsidRPr="00524BDC">
        <w:rPr>
          <w:rFonts w:ascii="Times New Roman" w:hAnsi="Times New Roman" w:cs="Times New Roman"/>
          <w:color w:val="2E74B5" w:themeColor="accent5" w:themeShade="BF"/>
          <w:sz w:val="24"/>
          <w:szCs w:val="24"/>
          <w:u w:val="single"/>
          <w:lang w:val="es-ES_tradnl"/>
        </w:rPr>
      </w:r>
      <w:r w:rsidR="00524BDC" w:rsidRPr="00524BDC">
        <w:rPr>
          <w:rFonts w:ascii="Times New Roman" w:hAnsi="Times New Roman" w:cs="Times New Roman"/>
          <w:color w:val="2E74B5" w:themeColor="accent5" w:themeShade="BF"/>
          <w:sz w:val="24"/>
          <w:szCs w:val="24"/>
          <w:u w:val="single"/>
          <w:lang w:val="es-ES_tradnl"/>
        </w:rPr>
        <w:fldChar w:fldCharType="separate"/>
      </w:r>
      <w:ins w:id="326" w:author="sumit kumar" w:date="2022-01-28T00:52:00Z">
        <w:r w:rsidR="00A55E47" w:rsidRPr="00A55E47">
          <w:rPr>
            <w:rFonts w:ascii="Times New Roman" w:hAnsi="Times New Roman" w:cs="Times New Roman"/>
            <w:color w:val="2E74B5" w:themeColor="accent5" w:themeShade="BF"/>
            <w:sz w:val="24"/>
            <w:szCs w:val="24"/>
            <w:u w:val="single"/>
            <w:rPrChange w:id="327" w:author="sumit kumar" w:date="2022-01-28T00:52:00Z">
              <w:rPr/>
            </w:rPrChange>
          </w:rPr>
          <w:t xml:space="preserve">Tabla </w:t>
        </w:r>
        <w:r w:rsidR="00A55E47" w:rsidRPr="00A55E47">
          <w:rPr>
            <w:rFonts w:ascii="Times New Roman" w:hAnsi="Times New Roman" w:cs="Times New Roman"/>
            <w:noProof/>
            <w:color w:val="2E74B5" w:themeColor="accent5" w:themeShade="BF"/>
            <w:sz w:val="24"/>
            <w:szCs w:val="24"/>
            <w:u w:val="single"/>
            <w:rPrChange w:id="328" w:author="sumit kumar" w:date="2022-01-28T00:52:00Z">
              <w:rPr>
                <w:noProof/>
              </w:rPr>
            </w:rPrChange>
          </w:rPr>
          <w:t>10</w:t>
        </w:r>
      </w:ins>
      <w:del w:id="329"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Tabla </w:delText>
        </w:r>
        <w:r w:rsidR="00614ADD" w:rsidRPr="00614ADD" w:rsidDel="00A55E47">
          <w:rPr>
            <w:rFonts w:ascii="Times New Roman" w:hAnsi="Times New Roman" w:cs="Times New Roman"/>
            <w:noProof/>
            <w:color w:val="2E74B5" w:themeColor="accent5" w:themeShade="BF"/>
            <w:sz w:val="24"/>
            <w:szCs w:val="24"/>
            <w:u w:val="single"/>
          </w:rPr>
          <w:delText>10</w:delText>
        </w:r>
      </w:del>
      <w:r w:rsidR="00524BDC" w:rsidRPr="00524BDC">
        <w:rPr>
          <w:rFonts w:ascii="Times New Roman" w:hAnsi="Times New Roman" w:cs="Times New Roman"/>
          <w:color w:val="2E74B5" w:themeColor="accent5" w:themeShade="BF"/>
          <w:sz w:val="24"/>
          <w:szCs w:val="24"/>
          <w:u w:val="single"/>
          <w:lang w:val="es-ES_tradnl"/>
        </w:rPr>
        <w:fldChar w:fldCharType="end"/>
      </w:r>
      <w:r w:rsidR="00524BDC">
        <w:rPr>
          <w:rFonts w:ascii="Times New Roman" w:hAnsi="Times New Roman" w:cs="Times New Roman"/>
          <w:sz w:val="24"/>
          <w:szCs w:val="24"/>
          <w:lang w:val="es-ES_tradnl"/>
        </w:rPr>
        <w:t xml:space="preserve"> y </w:t>
      </w:r>
      <w:r w:rsidR="00524BDC" w:rsidRPr="00524BDC">
        <w:rPr>
          <w:rFonts w:ascii="Times New Roman" w:hAnsi="Times New Roman" w:cs="Times New Roman"/>
          <w:color w:val="2E74B5" w:themeColor="accent5" w:themeShade="BF"/>
          <w:sz w:val="24"/>
          <w:szCs w:val="24"/>
          <w:u w:val="single"/>
          <w:lang w:val="es-ES_tradnl"/>
        </w:rPr>
        <w:fldChar w:fldCharType="begin"/>
      </w:r>
      <w:r w:rsidR="00524BDC" w:rsidRPr="00524BDC">
        <w:rPr>
          <w:rFonts w:ascii="Times New Roman" w:hAnsi="Times New Roman" w:cs="Times New Roman"/>
          <w:color w:val="2E74B5" w:themeColor="accent5" w:themeShade="BF"/>
          <w:sz w:val="24"/>
          <w:szCs w:val="24"/>
          <w:u w:val="single"/>
          <w:lang w:val="es-ES_tradnl"/>
        </w:rPr>
        <w:instrText xml:space="preserve"> REF _Ref92645732 \h  \* MERGEFORMAT </w:instrText>
      </w:r>
      <w:r w:rsidR="00524BDC" w:rsidRPr="00524BDC">
        <w:rPr>
          <w:rFonts w:ascii="Times New Roman" w:hAnsi="Times New Roman" w:cs="Times New Roman"/>
          <w:color w:val="2E74B5" w:themeColor="accent5" w:themeShade="BF"/>
          <w:sz w:val="24"/>
          <w:szCs w:val="24"/>
          <w:u w:val="single"/>
          <w:lang w:val="es-ES_tradnl"/>
        </w:rPr>
      </w:r>
      <w:r w:rsidR="00524BDC" w:rsidRPr="00524BDC">
        <w:rPr>
          <w:rFonts w:ascii="Times New Roman" w:hAnsi="Times New Roman" w:cs="Times New Roman"/>
          <w:color w:val="2E74B5" w:themeColor="accent5" w:themeShade="BF"/>
          <w:sz w:val="24"/>
          <w:szCs w:val="24"/>
          <w:u w:val="single"/>
          <w:lang w:val="es-ES_tradnl"/>
        </w:rPr>
        <w:fldChar w:fldCharType="separate"/>
      </w:r>
      <w:ins w:id="330" w:author="sumit kumar" w:date="2022-01-28T00:52:00Z">
        <w:r w:rsidR="00A55E47" w:rsidRPr="00A55E47">
          <w:rPr>
            <w:rFonts w:ascii="Times New Roman" w:hAnsi="Times New Roman" w:cs="Times New Roman"/>
            <w:noProof/>
            <w:color w:val="2E74B5" w:themeColor="accent5" w:themeShade="BF"/>
            <w:sz w:val="24"/>
            <w:szCs w:val="24"/>
            <w:u w:val="single"/>
            <w:rPrChange w:id="331" w:author="sumit kumar" w:date="2022-01-28T00:52:00Z">
              <w:rPr/>
            </w:rPrChange>
          </w:rPr>
          <w:t>Tabla</w:t>
        </w:r>
        <w:r w:rsidR="00A55E47" w:rsidRPr="00CB3CE5">
          <w:t xml:space="preserve"> </w:t>
        </w:r>
        <w:r w:rsidR="00A55E47">
          <w:rPr>
            <w:noProof/>
          </w:rPr>
          <w:t>11</w:t>
        </w:r>
      </w:ins>
      <w:del w:id="332" w:author="sumit kumar" w:date="2022-01-28T00:52:00Z">
        <w:r w:rsidR="00614ADD" w:rsidRPr="00614ADD" w:rsidDel="00A55E47">
          <w:rPr>
            <w:rFonts w:ascii="Times New Roman" w:hAnsi="Times New Roman" w:cs="Times New Roman"/>
            <w:noProof/>
            <w:color w:val="2E74B5" w:themeColor="accent5" w:themeShade="BF"/>
            <w:sz w:val="24"/>
            <w:szCs w:val="24"/>
            <w:u w:val="single"/>
          </w:rPr>
          <w:delText>Tabla</w:delText>
        </w:r>
        <w:r w:rsidR="00614ADD" w:rsidRPr="00CB3CE5" w:rsidDel="00A55E47">
          <w:delText xml:space="preserve"> </w:delText>
        </w:r>
        <w:r w:rsidR="00614ADD" w:rsidDel="00A55E47">
          <w:rPr>
            <w:noProof/>
          </w:rPr>
          <w:delText>11</w:delText>
        </w:r>
      </w:del>
      <w:r w:rsidR="00524BDC" w:rsidRPr="00524BDC">
        <w:rPr>
          <w:rFonts w:ascii="Times New Roman" w:hAnsi="Times New Roman" w:cs="Times New Roman"/>
          <w:color w:val="2E74B5" w:themeColor="accent5" w:themeShade="BF"/>
          <w:sz w:val="24"/>
          <w:szCs w:val="24"/>
          <w:u w:val="single"/>
          <w:lang w:val="es-ES_tradnl"/>
        </w:rPr>
        <w:fldChar w:fldCharType="end"/>
      </w:r>
      <w:r w:rsidR="00524BDC">
        <w:rPr>
          <w:rFonts w:ascii="Times New Roman" w:hAnsi="Times New Roman" w:cs="Times New Roman"/>
          <w:sz w:val="24"/>
          <w:szCs w:val="24"/>
          <w:lang w:val="es-ES_tradnl"/>
        </w:rPr>
        <w:t xml:space="preserve"> </w:t>
      </w:r>
      <w:r w:rsidR="00AE45DC">
        <w:rPr>
          <w:rFonts w:ascii="Times New Roman" w:hAnsi="Times New Roman" w:cs="Times New Roman"/>
          <w:sz w:val="24"/>
          <w:szCs w:val="24"/>
          <w:lang w:val="es-ES_tradnl"/>
        </w:rPr>
        <w:t xml:space="preserve">se aportan las </w:t>
      </w:r>
      <w:r w:rsidR="00AB7092">
        <w:rPr>
          <w:rFonts w:ascii="Times New Roman" w:hAnsi="Times New Roman" w:cs="Times New Roman"/>
          <w:sz w:val="24"/>
          <w:szCs w:val="24"/>
          <w:lang w:val="es-ES_tradnl"/>
        </w:rPr>
        <w:t xml:space="preserve">medidas </w:t>
      </w:r>
      <w:r w:rsidR="00AE45DC">
        <w:rPr>
          <w:rFonts w:ascii="Times New Roman" w:hAnsi="Times New Roman" w:cs="Times New Roman"/>
          <w:sz w:val="24"/>
          <w:szCs w:val="24"/>
          <w:lang w:val="es-ES_tradnl"/>
        </w:rPr>
        <w:t>estadísticas básicas para las pymes zombis y no zombis</w:t>
      </w:r>
      <w:r w:rsidR="000A566B">
        <w:rPr>
          <w:rFonts w:ascii="Times New Roman" w:hAnsi="Times New Roman" w:cs="Times New Roman"/>
          <w:sz w:val="24"/>
          <w:szCs w:val="24"/>
          <w:lang w:val="es-ES_tradnl"/>
        </w:rPr>
        <w:t xml:space="preserve">, que permitirán realizar </w:t>
      </w:r>
      <w:r w:rsidR="009A7614">
        <w:rPr>
          <w:rFonts w:ascii="Times New Roman" w:hAnsi="Times New Roman" w:cs="Times New Roman"/>
          <w:sz w:val="24"/>
          <w:szCs w:val="24"/>
          <w:lang w:val="es-ES_tradnl"/>
        </w:rPr>
        <w:t>la</w:t>
      </w:r>
      <w:r w:rsidR="000A566B">
        <w:rPr>
          <w:rFonts w:ascii="Times New Roman" w:hAnsi="Times New Roman" w:cs="Times New Roman"/>
          <w:sz w:val="24"/>
          <w:szCs w:val="24"/>
          <w:lang w:val="es-ES_tradnl"/>
        </w:rPr>
        <w:t xml:space="preserve"> exploración </w:t>
      </w:r>
      <w:r w:rsidR="00217365">
        <w:rPr>
          <w:rFonts w:ascii="Times New Roman" w:hAnsi="Times New Roman" w:cs="Times New Roman"/>
          <w:sz w:val="24"/>
          <w:szCs w:val="24"/>
          <w:lang w:val="es-ES_tradnl"/>
        </w:rPr>
        <w:t xml:space="preserve">inicial </w:t>
      </w:r>
      <w:r w:rsidR="00BF313B">
        <w:rPr>
          <w:rFonts w:ascii="Times New Roman" w:hAnsi="Times New Roman" w:cs="Times New Roman"/>
          <w:sz w:val="24"/>
          <w:szCs w:val="24"/>
          <w:lang w:val="es-ES_tradnl"/>
        </w:rPr>
        <w:t>que</w:t>
      </w:r>
      <w:r w:rsidR="00217365">
        <w:rPr>
          <w:rFonts w:ascii="Times New Roman" w:hAnsi="Times New Roman" w:cs="Times New Roman"/>
          <w:sz w:val="24"/>
          <w:szCs w:val="24"/>
          <w:lang w:val="es-ES_tradnl"/>
        </w:rPr>
        <w:t xml:space="preserve"> se había pospuesto</w:t>
      </w:r>
      <w:r w:rsidR="00BF313B">
        <w:rPr>
          <w:rFonts w:ascii="Times New Roman" w:hAnsi="Times New Roman" w:cs="Times New Roman"/>
          <w:sz w:val="24"/>
          <w:szCs w:val="24"/>
          <w:lang w:val="es-ES_tradnl"/>
        </w:rPr>
        <w:t xml:space="preserve"> </w:t>
      </w:r>
      <w:r w:rsidR="009574DB">
        <w:rPr>
          <w:rFonts w:ascii="Times New Roman" w:hAnsi="Times New Roman" w:cs="Times New Roman"/>
          <w:sz w:val="24"/>
          <w:szCs w:val="24"/>
          <w:lang w:val="es-ES_tradnl"/>
        </w:rPr>
        <w:t>en la fase de comprensión de los datos</w:t>
      </w:r>
      <w:r w:rsidR="00BF313B">
        <w:rPr>
          <w:rFonts w:ascii="Times New Roman" w:hAnsi="Times New Roman" w:cs="Times New Roman"/>
          <w:sz w:val="24"/>
          <w:szCs w:val="24"/>
          <w:lang w:val="es-ES_tradnl"/>
        </w:rPr>
        <w:t>.</w:t>
      </w:r>
    </w:p>
    <w:p w14:paraId="3E951F5F" w14:textId="126247FD" w:rsidR="00053614" w:rsidRPr="00053614" w:rsidRDefault="00053614" w:rsidP="00351399">
      <w:pPr>
        <w:pStyle w:val="Tablas"/>
        <w:rPr>
          <w:i/>
          <w:iCs/>
        </w:rPr>
      </w:pPr>
      <w:bookmarkStart w:id="333" w:name="_Ref92645710"/>
      <w:bookmarkStart w:id="334" w:name="_Toc94028603"/>
      <w:bookmarkStart w:id="335" w:name="_Toc94033219"/>
      <w:r w:rsidRPr="00053614">
        <w:lastRenderedPageBreak/>
        <w:t xml:space="preserve">Tabla </w:t>
      </w:r>
      <w:fldSimple w:instr=" SEQ Tabla \* ARABIC ">
        <w:r w:rsidR="00A55E47">
          <w:rPr>
            <w:noProof/>
          </w:rPr>
          <w:t>10</w:t>
        </w:r>
      </w:fldSimple>
      <w:bookmarkEnd w:id="333"/>
      <w:r w:rsidRPr="00053614">
        <w:t>: Estadística descriptiva para pymes zombis</w:t>
      </w:r>
      <w:bookmarkEnd w:id="334"/>
      <w:bookmarkEnd w:id="335"/>
    </w:p>
    <w:tbl>
      <w:tblPr>
        <w:tblStyle w:val="Tablaconcuadrcula"/>
        <w:tblW w:w="8996" w:type="dxa"/>
        <w:tblLook w:val="04A0" w:firstRow="1" w:lastRow="0" w:firstColumn="1" w:lastColumn="0" w:noHBand="0" w:noVBand="1"/>
      </w:tblPr>
      <w:tblGrid>
        <w:gridCol w:w="1800"/>
        <w:gridCol w:w="1881"/>
        <w:gridCol w:w="1984"/>
        <w:gridCol w:w="1701"/>
        <w:gridCol w:w="1630"/>
      </w:tblGrid>
      <w:tr w:rsidR="003028DC" w:rsidRPr="008E0710" w14:paraId="4E0E3360" w14:textId="77777777" w:rsidTr="003028DC">
        <w:trPr>
          <w:trHeight w:val="20"/>
        </w:trPr>
        <w:tc>
          <w:tcPr>
            <w:tcW w:w="1800" w:type="dxa"/>
            <w:shd w:val="clear" w:color="auto" w:fill="FFD966" w:themeFill="accent4" w:themeFillTint="99"/>
            <w:noWrap/>
            <w:vAlign w:val="center"/>
          </w:tcPr>
          <w:p w14:paraId="08991534" w14:textId="5A4D2BF1" w:rsidR="003028DC" w:rsidRPr="003028DC" w:rsidRDefault="003028DC" w:rsidP="003028DC">
            <w:pPr>
              <w:jc w:val="center"/>
              <w:rPr>
                <w:rFonts w:ascii="Times New Roman" w:eastAsia="Times New Roman" w:hAnsi="Times New Roman" w:cs="Times New Roman"/>
                <w:b/>
                <w:bCs/>
                <w:sz w:val="20"/>
                <w:szCs w:val="20"/>
                <w:lang w:val="es-ES_tradnl" w:eastAsia="es-ES_tradnl"/>
              </w:rPr>
            </w:pPr>
            <w:r w:rsidRPr="003028DC">
              <w:rPr>
                <w:rFonts w:ascii="Times New Roman" w:eastAsia="Times New Roman" w:hAnsi="Times New Roman" w:cs="Times New Roman"/>
                <w:b/>
                <w:bCs/>
                <w:sz w:val="20"/>
                <w:szCs w:val="20"/>
                <w:lang w:val="es-ES_tradnl" w:eastAsia="es-ES_tradnl"/>
              </w:rPr>
              <w:t>Variables</w:t>
            </w:r>
          </w:p>
        </w:tc>
        <w:tc>
          <w:tcPr>
            <w:tcW w:w="1881" w:type="dxa"/>
            <w:shd w:val="clear" w:color="auto" w:fill="FFD966" w:themeFill="accent4" w:themeFillTint="99"/>
            <w:noWrap/>
            <w:vAlign w:val="center"/>
          </w:tcPr>
          <w:p w14:paraId="73CF2881" w14:textId="18E6BAB4" w:rsidR="003028DC" w:rsidRPr="003028DC" w:rsidRDefault="003028DC" w:rsidP="003028DC">
            <w:pPr>
              <w:jc w:val="center"/>
              <w:rPr>
                <w:rFonts w:ascii="Times New Roman" w:eastAsia="Times New Roman" w:hAnsi="Times New Roman" w:cs="Times New Roman"/>
                <w:b/>
                <w:bCs/>
                <w:sz w:val="20"/>
                <w:szCs w:val="20"/>
                <w:lang w:val="es-ES_tradnl" w:eastAsia="es-ES_tradnl"/>
              </w:rPr>
            </w:pPr>
            <w:r w:rsidRPr="003028DC">
              <w:rPr>
                <w:rFonts w:ascii="Times New Roman" w:eastAsia="Times New Roman" w:hAnsi="Times New Roman" w:cs="Times New Roman"/>
                <w:b/>
                <w:bCs/>
                <w:sz w:val="20"/>
                <w:szCs w:val="20"/>
                <w:lang w:val="es-ES_tradnl" w:eastAsia="es-ES_tradnl"/>
              </w:rPr>
              <w:t>Media</w:t>
            </w:r>
          </w:p>
        </w:tc>
        <w:tc>
          <w:tcPr>
            <w:tcW w:w="1984" w:type="dxa"/>
            <w:shd w:val="clear" w:color="auto" w:fill="FFD966" w:themeFill="accent4" w:themeFillTint="99"/>
            <w:noWrap/>
            <w:vAlign w:val="center"/>
          </w:tcPr>
          <w:p w14:paraId="6D51DB0A" w14:textId="122AF1BF" w:rsidR="003028DC" w:rsidRPr="003028DC" w:rsidRDefault="003028DC" w:rsidP="003028DC">
            <w:pPr>
              <w:jc w:val="center"/>
              <w:rPr>
                <w:rFonts w:ascii="Times New Roman" w:eastAsia="Times New Roman" w:hAnsi="Times New Roman" w:cs="Times New Roman"/>
                <w:b/>
                <w:bCs/>
                <w:sz w:val="20"/>
                <w:szCs w:val="20"/>
                <w:lang w:val="es-ES_tradnl" w:eastAsia="es-ES_tradnl"/>
              </w:rPr>
            </w:pPr>
            <w:r w:rsidRPr="003028DC">
              <w:rPr>
                <w:rFonts w:ascii="Times New Roman" w:eastAsia="Times New Roman" w:hAnsi="Times New Roman" w:cs="Times New Roman"/>
                <w:b/>
                <w:bCs/>
                <w:sz w:val="20"/>
                <w:szCs w:val="20"/>
                <w:lang w:val="es-ES_tradnl" w:eastAsia="es-ES_tradnl"/>
              </w:rPr>
              <w:t>Desviación típica</w:t>
            </w:r>
          </w:p>
        </w:tc>
        <w:tc>
          <w:tcPr>
            <w:tcW w:w="1701" w:type="dxa"/>
            <w:shd w:val="clear" w:color="auto" w:fill="FFD966" w:themeFill="accent4" w:themeFillTint="99"/>
            <w:noWrap/>
            <w:vAlign w:val="center"/>
          </w:tcPr>
          <w:p w14:paraId="784D0A56" w14:textId="64C13EC6" w:rsidR="003028DC" w:rsidRPr="003028DC" w:rsidRDefault="003028DC" w:rsidP="003028DC">
            <w:pPr>
              <w:jc w:val="center"/>
              <w:rPr>
                <w:rFonts w:ascii="Times New Roman" w:eastAsia="Times New Roman" w:hAnsi="Times New Roman" w:cs="Times New Roman"/>
                <w:b/>
                <w:bCs/>
                <w:sz w:val="20"/>
                <w:szCs w:val="20"/>
                <w:lang w:val="es-ES_tradnl" w:eastAsia="es-ES_tradnl"/>
              </w:rPr>
            </w:pPr>
            <w:r w:rsidRPr="003028DC">
              <w:rPr>
                <w:rFonts w:ascii="Times New Roman" w:eastAsia="Times New Roman" w:hAnsi="Times New Roman" w:cs="Times New Roman"/>
                <w:b/>
                <w:bCs/>
                <w:sz w:val="20"/>
                <w:szCs w:val="20"/>
                <w:lang w:val="es-ES_tradnl" w:eastAsia="es-ES_tradnl"/>
              </w:rPr>
              <w:t>Min</w:t>
            </w:r>
          </w:p>
        </w:tc>
        <w:tc>
          <w:tcPr>
            <w:tcW w:w="1630" w:type="dxa"/>
            <w:shd w:val="clear" w:color="auto" w:fill="FFD966" w:themeFill="accent4" w:themeFillTint="99"/>
            <w:noWrap/>
            <w:vAlign w:val="center"/>
          </w:tcPr>
          <w:p w14:paraId="3E928140" w14:textId="522682C6" w:rsidR="003028DC" w:rsidRPr="003028DC" w:rsidRDefault="003028DC" w:rsidP="003028DC">
            <w:pPr>
              <w:jc w:val="center"/>
              <w:rPr>
                <w:rFonts w:ascii="Times New Roman" w:eastAsia="Times New Roman" w:hAnsi="Times New Roman" w:cs="Times New Roman"/>
                <w:b/>
                <w:bCs/>
                <w:sz w:val="20"/>
                <w:szCs w:val="20"/>
                <w:lang w:val="es-ES_tradnl" w:eastAsia="es-ES_tradnl"/>
              </w:rPr>
            </w:pPr>
            <w:r w:rsidRPr="003028DC">
              <w:rPr>
                <w:rFonts w:ascii="Times New Roman" w:eastAsia="Times New Roman" w:hAnsi="Times New Roman" w:cs="Times New Roman"/>
                <w:b/>
                <w:bCs/>
                <w:sz w:val="20"/>
                <w:szCs w:val="20"/>
                <w:lang w:val="es-ES_tradnl" w:eastAsia="es-ES_tradnl"/>
              </w:rPr>
              <w:t>Max</w:t>
            </w:r>
          </w:p>
        </w:tc>
      </w:tr>
      <w:tr w:rsidR="003028DC" w:rsidRPr="003028DC" w14:paraId="79EBCC24" w14:textId="77777777" w:rsidTr="00940DD4">
        <w:trPr>
          <w:trHeight w:val="20"/>
        </w:trPr>
        <w:tc>
          <w:tcPr>
            <w:tcW w:w="1800" w:type="dxa"/>
            <w:shd w:val="clear" w:color="auto" w:fill="DEEAF6" w:themeFill="accent5" w:themeFillTint="33"/>
            <w:noWrap/>
            <w:hideMark/>
          </w:tcPr>
          <w:p w14:paraId="34731649" w14:textId="77777777" w:rsidR="003028DC" w:rsidRPr="003028DC" w:rsidRDefault="003028DC" w:rsidP="003028DC">
            <w:pPr>
              <w:jc w:val="center"/>
              <w:rPr>
                <w:rFonts w:ascii="Times New Roman" w:eastAsia="Times New Roman" w:hAnsi="Times New Roman" w:cs="Times New Roman"/>
                <w:b/>
                <w:bCs/>
                <w:color w:val="000000"/>
                <w:sz w:val="20"/>
                <w:szCs w:val="20"/>
                <w:lang w:val="es-ES_tradnl" w:eastAsia="es-ES_tradnl"/>
              </w:rPr>
            </w:pPr>
            <w:r w:rsidRPr="003028DC">
              <w:rPr>
                <w:rFonts w:ascii="Times New Roman" w:eastAsia="Times New Roman" w:hAnsi="Times New Roman" w:cs="Times New Roman"/>
                <w:b/>
                <w:bCs/>
                <w:color w:val="000000"/>
                <w:sz w:val="20"/>
                <w:szCs w:val="20"/>
                <w:lang w:val="es-ES_tradnl" w:eastAsia="es-ES_tradnl"/>
              </w:rPr>
              <w:t>r_end1</w:t>
            </w:r>
          </w:p>
        </w:tc>
        <w:tc>
          <w:tcPr>
            <w:tcW w:w="1881" w:type="dxa"/>
            <w:noWrap/>
            <w:hideMark/>
          </w:tcPr>
          <w:p w14:paraId="3E2AAFDC"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1,06</w:t>
            </w:r>
          </w:p>
        </w:tc>
        <w:tc>
          <w:tcPr>
            <w:tcW w:w="1984" w:type="dxa"/>
            <w:noWrap/>
            <w:hideMark/>
          </w:tcPr>
          <w:p w14:paraId="06A94D63"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1,09</w:t>
            </w:r>
          </w:p>
        </w:tc>
        <w:tc>
          <w:tcPr>
            <w:tcW w:w="1701" w:type="dxa"/>
            <w:noWrap/>
            <w:hideMark/>
          </w:tcPr>
          <w:p w14:paraId="280A86DD"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0,01</w:t>
            </w:r>
          </w:p>
        </w:tc>
        <w:tc>
          <w:tcPr>
            <w:tcW w:w="1630" w:type="dxa"/>
            <w:noWrap/>
            <w:hideMark/>
          </w:tcPr>
          <w:p w14:paraId="36E49318"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11,93</w:t>
            </w:r>
          </w:p>
        </w:tc>
      </w:tr>
      <w:tr w:rsidR="003028DC" w:rsidRPr="003028DC" w14:paraId="2708F2EF" w14:textId="77777777" w:rsidTr="00940DD4">
        <w:trPr>
          <w:trHeight w:val="20"/>
        </w:trPr>
        <w:tc>
          <w:tcPr>
            <w:tcW w:w="1800" w:type="dxa"/>
            <w:shd w:val="clear" w:color="auto" w:fill="DEEAF6" w:themeFill="accent5" w:themeFillTint="33"/>
            <w:noWrap/>
            <w:hideMark/>
          </w:tcPr>
          <w:p w14:paraId="66038BC5" w14:textId="77777777" w:rsidR="003028DC" w:rsidRPr="003028DC" w:rsidRDefault="003028DC" w:rsidP="003028DC">
            <w:pPr>
              <w:jc w:val="center"/>
              <w:rPr>
                <w:rFonts w:ascii="Times New Roman" w:eastAsia="Times New Roman" w:hAnsi="Times New Roman" w:cs="Times New Roman"/>
                <w:b/>
                <w:bCs/>
                <w:color w:val="000000"/>
                <w:sz w:val="20"/>
                <w:szCs w:val="20"/>
                <w:lang w:val="es-ES_tradnl" w:eastAsia="es-ES_tradnl"/>
              </w:rPr>
            </w:pPr>
            <w:r w:rsidRPr="003028DC">
              <w:rPr>
                <w:rFonts w:ascii="Times New Roman" w:eastAsia="Times New Roman" w:hAnsi="Times New Roman" w:cs="Times New Roman"/>
                <w:b/>
                <w:bCs/>
                <w:color w:val="000000"/>
                <w:sz w:val="20"/>
                <w:szCs w:val="20"/>
                <w:lang w:val="es-ES_tradnl" w:eastAsia="es-ES_tradnl"/>
              </w:rPr>
              <w:t>r_end2</w:t>
            </w:r>
          </w:p>
        </w:tc>
        <w:tc>
          <w:tcPr>
            <w:tcW w:w="1881" w:type="dxa"/>
            <w:noWrap/>
            <w:hideMark/>
          </w:tcPr>
          <w:p w14:paraId="3115E6CC"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0,82</w:t>
            </w:r>
          </w:p>
        </w:tc>
        <w:tc>
          <w:tcPr>
            <w:tcW w:w="1984" w:type="dxa"/>
            <w:noWrap/>
            <w:hideMark/>
          </w:tcPr>
          <w:p w14:paraId="3043FEF8"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0,99</w:t>
            </w:r>
          </w:p>
        </w:tc>
        <w:tc>
          <w:tcPr>
            <w:tcW w:w="1701" w:type="dxa"/>
            <w:noWrap/>
            <w:hideMark/>
          </w:tcPr>
          <w:p w14:paraId="3B994849"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0,00</w:t>
            </w:r>
          </w:p>
        </w:tc>
        <w:tc>
          <w:tcPr>
            <w:tcW w:w="1630" w:type="dxa"/>
            <w:noWrap/>
            <w:hideMark/>
          </w:tcPr>
          <w:p w14:paraId="0276EA58"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9,88</w:t>
            </w:r>
          </w:p>
        </w:tc>
      </w:tr>
      <w:tr w:rsidR="003028DC" w:rsidRPr="003028DC" w14:paraId="41893EAD" w14:textId="77777777" w:rsidTr="00940DD4">
        <w:trPr>
          <w:trHeight w:val="20"/>
        </w:trPr>
        <w:tc>
          <w:tcPr>
            <w:tcW w:w="1800" w:type="dxa"/>
            <w:shd w:val="clear" w:color="auto" w:fill="DEEAF6" w:themeFill="accent5" w:themeFillTint="33"/>
            <w:noWrap/>
            <w:hideMark/>
          </w:tcPr>
          <w:p w14:paraId="1D5C80D0" w14:textId="77777777" w:rsidR="003028DC" w:rsidRPr="003028DC" w:rsidRDefault="003028DC" w:rsidP="003028DC">
            <w:pPr>
              <w:jc w:val="center"/>
              <w:rPr>
                <w:rFonts w:ascii="Times New Roman" w:eastAsia="Times New Roman" w:hAnsi="Times New Roman" w:cs="Times New Roman"/>
                <w:b/>
                <w:bCs/>
                <w:color w:val="000000"/>
                <w:sz w:val="20"/>
                <w:szCs w:val="20"/>
                <w:lang w:val="es-ES_tradnl" w:eastAsia="es-ES_tradnl"/>
              </w:rPr>
            </w:pPr>
            <w:r w:rsidRPr="003028DC">
              <w:rPr>
                <w:rFonts w:ascii="Times New Roman" w:eastAsia="Times New Roman" w:hAnsi="Times New Roman" w:cs="Times New Roman"/>
                <w:b/>
                <w:bCs/>
                <w:color w:val="000000"/>
                <w:sz w:val="20"/>
                <w:szCs w:val="20"/>
                <w:lang w:val="es-ES_tradnl" w:eastAsia="es-ES_tradnl"/>
              </w:rPr>
              <w:t>roa</w:t>
            </w:r>
          </w:p>
        </w:tc>
        <w:tc>
          <w:tcPr>
            <w:tcW w:w="1881" w:type="dxa"/>
            <w:noWrap/>
            <w:hideMark/>
          </w:tcPr>
          <w:p w14:paraId="00C668B5"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-0,11</w:t>
            </w:r>
          </w:p>
        </w:tc>
        <w:tc>
          <w:tcPr>
            <w:tcW w:w="1984" w:type="dxa"/>
            <w:noWrap/>
            <w:hideMark/>
          </w:tcPr>
          <w:p w14:paraId="56ABA39F"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0,26</w:t>
            </w:r>
          </w:p>
        </w:tc>
        <w:tc>
          <w:tcPr>
            <w:tcW w:w="1701" w:type="dxa"/>
            <w:noWrap/>
            <w:hideMark/>
          </w:tcPr>
          <w:p w14:paraId="11B0E9A0"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-4,08</w:t>
            </w:r>
          </w:p>
        </w:tc>
        <w:tc>
          <w:tcPr>
            <w:tcW w:w="1630" w:type="dxa"/>
            <w:noWrap/>
            <w:hideMark/>
          </w:tcPr>
          <w:p w14:paraId="4AFF5C6A"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0,19</w:t>
            </w:r>
          </w:p>
        </w:tc>
      </w:tr>
      <w:tr w:rsidR="003028DC" w:rsidRPr="003028DC" w14:paraId="2B64F6F7" w14:textId="77777777" w:rsidTr="00940DD4">
        <w:trPr>
          <w:trHeight w:val="20"/>
        </w:trPr>
        <w:tc>
          <w:tcPr>
            <w:tcW w:w="1800" w:type="dxa"/>
            <w:shd w:val="clear" w:color="auto" w:fill="DEEAF6" w:themeFill="accent5" w:themeFillTint="33"/>
            <w:noWrap/>
            <w:hideMark/>
          </w:tcPr>
          <w:p w14:paraId="49364977" w14:textId="77777777" w:rsidR="003028DC" w:rsidRPr="003028DC" w:rsidRDefault="003028DC" w:rsidP="003028DC">
            <w:pPr>
              <w:jc w:val="center"/>
              <w:rPr>
                <w:rFonts w:ascii="Times New Roman" w:eastAsia="Times New Roman" w:hAnsi="Times New Roman" w:cs="Times New Roman"/>
                <w:b/>
                <w:bCs/>
                <w:color w:val="000000"/>
                <w:sz w:val="20"/>
                <w:szCs w:val="20"/>
                <w:lang w:val="es-ES_tradnl" w:eastAsia="es-ES_tradnl"/>
              </w:rPr>
            </w:pPr>
            <w:r w:rsidRPr="003028DC">
              <w:rPr>
                <w:rFonts w:ascii="Times New Roman" w:eastAsia="Times New Roman" w:hAnsi="Times New Roman" w:cs="Times New Roman"/>
                <w:b/>
                <w:bCs/>
                <w:color w:val="000000"/>
                <w:sz w:val="20"/>
                <w:szCs w:val="20"/>
                <w:lang w:val="es-ES_tradnl" w:eastAsia="es-ES_tradnl"/>
              </w:rPr>
              <w:t>roa_expl</w:t>
            </w:r>
          </w:p>
        </w:tc>
        <w:tc>
          <w:tcPr>
            <w:tcW w:w="1881" w:type="dxa"/>
            <w:noWrap/>
            <w:hideMark/>
          </w:tcPr>
          <w:p w14:paraId="42AD332C"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-0,17</w:t>
            </w:r>
          </w:p>
        </w:tc>
        <w:tc>
          <w:tcPr>
            <w:tcW w:w="1984" w:type="dxa"/>
            <w:noWrap/>
            <w:hideMark/>
          </w:tcPr>
          <w:p w14:paraId="0990E9C4"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0,42</w:t>
            </w:r>
          </w:p>
        </w:tc>
        <w:tc>
          <w:tcPr>
            <w:tcW w:w="1701" w:type="dxa"/>
            <w:noWrap/>
            <w:hideMark/>
          </w:tcPr>
          <w:p w14:paraId="1764C252"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-4,05</w:t>
            </w:r>
          </w:p>
        </w:tc>
        <w:tc>
          <w:tcPr>
            <w:tcW w:w="1630" w:type="dxa"/>
            <w:noWrap/>
            <w:hideMark/>
          </w:tcPr>
          <w:p w14:paraId="0F7F8D86"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0,27</w:t>
            </w:r>
          </w:p>
        </w:tc>
      </w:tr>
      <w:tr w:rsidR="003028DC" w:rsidRPr="003028DC" w14:paraId="10629026" w14:textId="77777777" w:rsidTr="00940DD4">
        <w:trPr>
          <w:trHeight w:val="20"/>
        </w:trPr>
        <w:tc>
          <w:tcPr>
            <w:tcW w:w="1800" w:type="dxa"/>
            <w:shd w:val="clear" w:color="auto" w:fill="DEEAF6" w:themeFill="accent5" w:themeFillTint="33"/>
            <w:noWrap/>
            <w:hideMark/>
          </w:tcPr>
          <w:p w14:paraId="5B633ECA" w14:textId="77777777" w:rsidR="003028DC" w:rsidRPr="003028DC" w:rsidRDefault="003028DC" w:rsidP="003028DC">
            <w:pPr>
              <w:jc w:val="center"/>
              <w:rPr>
                <w:rFonts w:ascii="Times New Roman" w:eastAsia="Times New Roman" w:hAnsi="Times New Roman" w:cs="Times New Roman"/>
                <w:b/>
                <w:bCs/>
                <w:color w:val="000000"/>
                <w:sz w:val="20"/>
                <w:szCs w:val="20"/>
                <w:lang w:val="es-ES_tradnl" w:eastAsia="es-ES_tradnl"/>
              </w:rPr>
            </w:pPr>
            <w:r w:rsidRPr="003028DC">
              <w:rPr>
                <w:rFonts w:ascii="Times New Roman" w:eastAsia="Times New Roman" w:hAnsi="Times New Roman" w:cs="Times New Roman"/>
                <w:b/>
                <w:bCs/>
                <w:color w:val="000000"/>
                <w:sz w:val="20"/>
                <w:szCs w:val="20"/>
                <w:lang w:val="es-ES_tradnl" w:eastAsia="es-ES_tradnl"/>
              </w:rPr>
              <w:t>r_rent_negc</w:t>
            </w:r>
          </w:p>
        </w:tc>
        <w:tc>
          <w:tcPr>
            <w:tcW w:w="1881" w:type="dxa"/>
            <w:noWrap/>
            <w:hideMark/>
          </w:tcPr>
          <w:p w14:paraId="096CBC27"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-0,05</w:t>
            </w:r>
          </w:p>
        </w:tc>
        <w:tc>
          <w:tcPr>
            <w:tcW w:w="1984" w:type="dxa"/>
            <w:noWrap/>
            <w:hideMark/>
          </w:tcPr>
          <w:p w14:paraId="2B7AE5CF"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0,26</w:t>
            </w:r>
          </w:p>
        </w:tc>
        <w:tc>
          <w:tcPr>
            <w:tcW w:w="1701" w:type="dxa"/>
            <w:noWrap/>
            <w:hideMark/>
          </w:tcPr>
          <w:p w14:paraId="24CEEE2C"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-3,98</w:t>
            </w:r>
          </w:p>
        </w:tc>
        <w:tc>
          <w:tcPr>
            <w:tcW w:w="1630" w:type="dxa"/>
            <w:noWrap/>
            <w:hideMark/>
          </w:tcPr>
          <w:p w14:paraId="3193DBC3"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0,32</w:t>
            </w:r>
          </w:p>
        </w:tc>
      </w:tr>
      <w:tr w:rsidR="003028DC" w:rsidRPr="003028DC" w14:paraId="0F408E19" w14:textId="77777777" w:rsidTr="00940DD4">
        <w:trPr>
          <w:trHeight w:val="20"/>
        </w:trPr>
        <w:tc>
          <w:tcPr>
            <w:tcW w:w="1800" w:type="dxa"/>
            <w:shd w:val="clear" w:color="auto" w:fill="DEEAF6" w:themeFill="accent5" w:themeFillTint="33"/>
            <w:noWrap/>
            <w:hideMark/>
          </w:tcPr>
          <w:p w14:paraId="3040C025" w14:textId="77777777" w:rsidR="003028DC" w:rsidRPr="003028DC" w:rsidRDefault="003028DC" w:rsidP="003028DC">
            <w:pPr>
              <w:jc w:val="center"/>
              <w:rPr>
                <w:rFonts w:ascii="Times New Roman" w:eastAsia="Times New Roman" w:hAnsi="Times New Roman" w:cs="Times New Roman"/>
                <w:b/>
                <w:bCs/>
                <w:color w:val="000000"/>
                <w:sz w:val="20"/>
                <w:szCs w:val="20"/>
                <w:lang w:val="es-ES_tradnl" w:eastAsia="es-ES_tradnl"/>
              </w:rPr>
            </w:pPr>
            <w:r w:rsidRPr="003028DC">
              <w:rPr>
                <w:rFonts w:ascii="Times New Roman" w:eastAsia="Times New Roman" w:hAnsi="Times New Roman" w:cs="Times New Roman"/>
                <w:b/>
                <w:bCs/>
                <w:color w:val="000000"/>
                <w:sz w:val="20"/>
                <w:szCs w:val="20"/>
                <w:lang w:val="es-ES_tradnl" w:eastAsia="es-ES_tradnl"/>
              </w:rPr>
              <w:t>roe</w:t>
            </w:r>
          </w:p>
        </w:tc>
        <w:tc>
          <w:tcPr>
            <w:tcW w:w="1881" w:type="dxa"/>
            <w:noWrap/>
            <w:hideMark/>
          </w:tcPr>
          <w:p w14:paraId="3F182A14"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-0,20</w:t>
            </w:r>
          </w:p>
        </w:tc>
        <w:tc>
          <w:tcPr>
            <w:tcW w:w="1984" w:type="dxa"/>
            <w:noWrap/>
            <w:hideMark/>
          </w:tcPr>
          <w:p w14:paraId="1D13048E"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3,29</w:t>
            </w:r>
          </w:p>
        </w:tc>
        <w:tc>
          <w:tcPr>
            <w:tcW w:w="1701" w:type="dxa"/>
            <w:noWrap/>
            <w:hideMark/>
          </w:tcPr>
          <w:p w14:paraId="7DA27367"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-53,57</w:t>
            </w:r>
          </w:p>
        </w:tc>
        <w:tc>
          <w:tcPr>
            <w:tcW w:w="1630" w:type="dxa"/>
            <w:noWrap/>
            <w:hideMark/>
          </w:tcPr>
          <w:p w14:paraId="5C3242FB"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28,69</w:t>
            </w:r>
          </w:p>
        </w:tc>
      </w:tr>
      <w:tr w:rsidR="003028DC" w:rsidRPr="003028DC" w14:paraId="10842DC4" w14:textId="77777777" w:rsidTr="00940DD4">
        <w:trPr>
          <w:trHeight w:val="20"/>
        </w:trPr>
        <w:tc>
          <w:tcPr>
            <w:tcW w:w="1800" w:type="dxa"/>
            <w:shd w:val="clear" w:color="auto" w:fill="DEEAF6" w:themeFill="accent5" w:themeFillTint="33"/>
            <w:noWrap/>
            <w:hideMark/>
          </w:tcPr>
          <w:p w14:paraId="3A9812AC" w14:textId="77777777" w:rsidR="003028DC" w:rsidRPr="003028DC" w:rsidRDefault="003028DC" w:rsidP="003028DC">
            <w:pPr>
              <w:jc w:val="center"/>
              <w:rPr>
                <w:rFonts w:ascii="Times New Roman" w:eastAsia="Times New Roman" w:hAnsi="Times New Roman" w:cs="Times New Roman"/>
                <w:b/>
                <w:bCs/>
                <w:color w:val="000000"/>
                <w:sz w:val="20"/>
                <w:szCs w:val="20"/>
                <w:lang w:val="es-ES_tradnl" w:eastAsia="es-ES_tradnl"/>
              </w:rPr>
            </w:pPr>
            <w:r w:rsidRPr="003028DC">
              <w:rPr>
                <w:rFonts w:ascii="Times New Roman" w:eastAsia="Times New Roman" w:hAnsi="Times New Roman" w:cs="Times New Roman"/>
                <w:b/>
                <w:bCs/>
                <w:color w:val="000000"/>
                <w:sz w:val="20"/>
                <w:szCs w:val="20"/>
                <w:lang w:val="es-ES_tradnl" w:eastAsia="es-ES_tradnl"/>
              </w:rPr>
              <w:t>ros</w:t>
            </w:r>
          </w:p>
        </w:tc>
        <w:tc>
          <w:tcPr>
            <w:tcW w:w="1881" w:type="dxa"/>
            <w:noWrap/>
            <w:hideMark/>
          </w:tcPr>
          <w:p w14:paraId="77113629"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-1,58</w:t>
            </w:r>
          </w:p>
        </w:tc>
        <w:tc>
          <w:tcPr>
            <w:tcW w:w="1984" w:type="dxa"/>
            <w:noWrap/>
            <w:hideMark/>
          </w:tcPr>
          <w:p w14:paraId="6A57AF63"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34,49</w:t>
            </w:r>
          </w:p>
        </w:tc>
        <w:tc>
          <w:tcPr>
            <w:tcW w:w="1701" w:type="dxa"/>
            <w:noWrap/>
            <w:hideMark/>
          </w:tcPr>
          <w:p w14:paraId="40F069C4"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-877,39</w:t>
            </w:r>
          </w:p>
        </w:tc>
        <w:tc>
          <w:tcPr>
            <w:tcW w:w="1630" w:type="dxa"/>
            <w:noWrap/>
            <w:hideMark/>
          </w:tcPr>
          <w:p w14:paraId="62166742"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0,23</w:t>
            </w:r>
          </w:p>
        </w:tc>
      </w:tr>
      <w:tr w:rsidR="003028DC" w:rsidRPr="003028DC" w14:paraId="25D35EDA" w14:textId="77777777" w:rsidTr="00940DD4">
        <w:trPr>
          <w:trHeight w:val="20"/>
        </w:trPr>
        <w:tc>
          <w:tcPr>
            <w:tcW w:w="1800" w:type="dxa"/>
            <w:shd w:val="clear" w:color="auto" w:fill="DEEAF6" w:themeFill="accent5" w:themeFillTint="33"/>
            <w:noWrap/>
            <w:hideMark/>
          </w:tcPr>
          <w:p w14:paraId="39DC6310" w14:textId="77777777" w:rsidR="003028DC" w:rsidRPr="003028DC" w:rsidRDefault="003028DC" w:rsidP="003028DC">
            <w:pPr>
              <w:jc w:val="center"/>
              <w:rPr>
                <w:rFonts w:ascii="Times New Roman" w:eastAsia="Times New Roman" w:hAnsi="Times New Roman" w:cs="Times New Roman"/>
                <w:b/>
                <w:bCs/>
                <w:color w:val="000000"/>
                <w:sz w:val="20"/>
                <w:szCs w:val="20"/>
                <w:lang w:val="es-ES_tradnl" w:eastAsia="es-ES_tradnl"/>
              </w:rPr>
            </w:pPr>
            <w:r w:rsidRPr="003028DC">
              <w:rPr>
                <w:rFonts w:ascii="Times New Roman" w:eastAsia="Times New Roman" w:hAnsi="Times New Roman" w:cs="Times New Roman"/>
                <w:b/>
                <w:bCs/>
                <w:color w:val="000000"/>
                <w:sz w:val="20"/>
                <w:szCs w:val="20"/>
                <w:lang w:val="es-ES_tradnl" w:eastAsia="es-ES_tradnl"/>
              </w:rPr>
              <w:t>r_sub1</w:t>
            </w:r>
          </w:p>
        </w:tc>
        <w:tc>
          <w:tcPr>
            <w:tcW w:w="1881" w:type="dxa"/>
            <w:noWrap/>
            <w:hideMark/>
          </w:tcPr>
          <w:p w14:paraId="56D132C1"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0,04</w:t>
            </w:r>
          </w:p>
        </w:tc>
        <w:tc>
          <w:tcPr>
            <w:tcW w:w="1984" w:type="dxa"/>
            <w:noWrap/>
            <w:hideMark/>
          </w:tcPr>
          <w:p w14:paraId="3294FD11"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0,24</w:t>
            </w:r>
          </w:p>
        </w:tc>
        <w:tc>
          <w:tcPr>
            <w:tcW w:w="1701" w:type="dxa"/>
            <w:noWrap/>
            <w:hideMark/>
          </w:tcPr>
          <w:p w14:paraId="18BD3EAF"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0,00</w:t>
            </w:r>
          </w:p>
        </w:tc>
        <w:tc>
          <w:tcPr>
            <w:tcW w:w="1630" w:type="dxa"/>
            <w:noWrap/>
            <w:hideMark/>
          </w:tcPr>
          <w:p w14:paraId="2F1A7A52"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4,14</w:t>
            </w:r>
          </w:p>
        </w:tc>
      </w:tr>
      <w:tr w:rsidR="003028DC" w:rsidRPr="003028DC" w14:paraId="6D0D2603" w14:textId="77777777" w:rsidTr="00940DD4">
        <w:trPr>
          <w:trHeight w:val="20"/>
        </w:trPr>
        <w:tc>
          <w:tcPr>
            <w:tcW w:w="1800" w:type="dxa"/>
            <w:shd w:val="clear" w:color="auto" w:fill="DEEAF6" w:themeFill="accent5" w:themeFillTint="33"/>
            <w:noWrap/>
            <w:hideMark/>
          </w:tcPr>
          <w:p w14:paraId="38EA9A7A" w14:textId="77777777" w:rsidR="003028DC" w:rsidRPr="003028DC" w:rsidRDefault="003028DC" w:rsidP="003028DC">
            <w:pPr>
              <w:jc w:val="center"/>
              <w:rPr>
                <w:rFonts w:ascii="Times New Roman" w:eastAsia="Times New Roman" w:hAnsi="Times New Roman" w:cs="Times New Roman"/>
                <w:b/>
                <w:bCs/>
                <w:color w:val="000000"/>
                <w:sz w:val="20"/>
                <w:szCs w:val="20"/>
                <w:lang w:val="es-ES_tradnl" w:eastAsia="es-ES_tradnl"/>
              </w:rPr>
            </w:pPr>
            <w:r w:rsidRPr="003028DC">
              <w:rPr>
                <w:rFonts w:ascii="Times New Roman" w:eastAsia="Times New Roman" w:hAnsi="Times New Roman" w:cs="Times New Roman"/>
                <w:b/>
                <w:bCs/>
                <w:color w:val="000000"/>
                <w:sz w:val="20"/>
                <w:szCs w:val="20"/>
                <w:lang w:val="es-ES_tradnl" w:eastAsia="es-ES_tradnl"/>
              </w:rPr>
              <w:t>r_sub2</w:t>
            </w:r>
          </w:p>
        </w:tc>
        <w:tc>
          <w:tcPr>
            <w:tcW w:w="1881" w:type="dxa"/>
            <w:noWrap/>
            <w:hideMark/>
          </w:tcPr>
          <w:p w14:paraId="1B350686"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0,02</w:t>
            </w:r>
          </w:p>
        </w:tc>
        <w:tc>
          <w:tcPr>
            <w:tcW w:w="1984" w:type="dxa"/>
            <w:noWrap/>
            <w:hideMark/>
          </w:tcPr>
          <w:p w14:paraId="5C48121A"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0,06</w:t>
            </w:r>
          </w:p>
        </w:tc>
        <w:tc>
          <w:tcPr>
            <w:tcW w:w="1701" w:type="dxa"/>
            <w:noWrap/>
            <w:hideMark/>
          </w:tcPr>
          <w:p w14:paraId="53EB5DF7"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0,00</w:t>
            </w:r>
          </w:p>
        </w:tc>
        <w:tc>
          <w:tcPr>
            <w:tcW w:w="1630" w:type="dxa"/>
            <w:noWrap/>
            <w:hideMark/>
          </w:tcPr>
          <w:p w14:paraId="0780A380"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0,79</w:t>
            </w:r>
          </w:p>
        </w:tc>
      </w:tr>
      <w:tr w:rsidR="003028DC" w:rsidRPr="003028DC" w14:paraId="50623389" w14:textId="77777777" w:rsidTr="00940DD4">
        <w:trPr>
          <w:trHeight w:val="20"/>
        </w:trPr>
        <w:tc>
          <w:tcPr>
            <w:tcW w:w="1800" w:type="dxa"/>
            <w:shd w:val="clear" w:color="auto" w:fill="DEEAF6" w:themeFill="accent5" w:themeFillTint="33"/>
            <w:noWrap/>
            <w:hideMark/>
          </w:tcPr>
          <w:p w14:paraId="2C7829FE" w14:textId="77777777" w:rsidR="003028DC" w:rsidRPr="003028DC" w:rsidRDefault="003028DC" w:rsidP="003028DC">
            <w:pPr>
              <w:jc w:val="center"/>
              <w:rPr>
                <w:rFonts w:ascii="Times New Roman" w:eastAsia="Times New Roman" w:hAnsi="Times New Roman" w:cs="Times New Roman"/>
                <w:b/>
                <w:bCs/>
                <w:color w:val="000000"/>
                <w:sz w:val="20"/>
                <w:szCs w:val="20"/>
                <w:lang w:val="es-ES_tradnl" w:eastAsia="es-ES_tradnl"/>
              </w:rPr>
            </w:pPr>
            <w:r w:rsidRPr="003028DC">
              <w:rPr>
                <w:rFonts w:ascii="Times New Roman" w:eastAsia="Times New Roman" w:hAnsi="Times New Roman" w:cs="Times New Roman"/>
                <w:b/>
                <w:bCs/>
                <w:color w:val="000000"/>
                <w:sz w:val="20"/>
                <w:szCs w:val="20"/>
                <w:lang w:val="es-ES_tradnl" w:eastAsia="es-ES_tradnl"/>
              </w:rPr>
              <w:t>r_sub3</w:t>
            </w:r>
          </w:p>
        </w:tc>
        <w:tc>
          <w:tcPr>
            <w:tcW w:w="1881" w:type="dxa"/>
            <w:noWrap/>
            <w:hideMark/>
          </w:tcPr>
          <w:p w14:paraId="18EFB424"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1,15</w:t>
            </w:r>
          </w:p>
        </w:tc>
        <w:tc>
          <w:tcPr>
            <w:tcW w:w="1984" w:type="dxa"/>
            <w:noWrap/>
            <w:hideMark/>
          </w:tcPr>
          <w:p w14:paraId="3EDE8BC4"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12,41</w:t>
            </w:r>
          </w:p>
        </w:tc>
        <w:tc>
          <w:tcPr>
            <w:tcW w:w="1701" w:type="dxa"/>
            <w:noWrap/>
            <w:hideMark/>
          </w:tcPr>
          <w:p w14:paraId="7AA4AB00"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-30,68</w:t>
            </w:r>
          </w:p>
        </w:tc>
        <w:tc>
          <w:tcPr>
            <w:tcW w:w="1630" w:type="dxa"/>
            <w:noWrap/>
            <w:hideMark/>
          </w:tcPr>
          <w:p w14:paraId="1A41262C"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191,14</w:t>
            </w:r>
          </w:p>
        </w:tc>
      </w:tr>
      <w:tr w:rsidR="003028DC" w:rsidRPr="003028DC" w14:paraId="4C9A9A85" w14:textId="77777777" w:rsidTr="00940DD4">
        <w:trPr>
          <w:trHeight w:val="20"/>
        </w:trPr>
        <w:tc>
          <w:tcPr>
            <w:tcW w:w="1800" w:type="dxa"/>
            <w:shd w:val="clear" w:color="auto" w:fill="DEEAF6" w:themeFill="accent5" w:themeFillTint="33"/>
            <w:noWrap/>
            <w:hideMark/>
          </w:tcPr>
          <w:p w14:paraId="625FE888" w14:textId="77777777" w:rsidR="003028DC" w:rsidRPr="003028DC" w:rsidRDefault="003028DC" w:rsidP="003028DC">
            <w:pPr>
              <w:jc w:val="center"/>
              <w:rPr>
                <w:rFonts w:ascii="Times New Roman" w:eastAsia="Times New Roman" w:hAnsi="Times New Roman" w:cs="Times New Roman"/>
                <w:b/>
                <w:bCs/>
                <w:color w:val="000000"/>
                <w:sz w:val="20"/>
                <w:szCs w:val="20"/>
                <w:lang w:val="es-ES_tradnl" w:eastAsia="es-ES_tradnl"/>
              </w:rPr>
            </w:pPr>
            <w:r w:rsidRPr="003028DC">
              <w:rPr>
                <w:rFonts w:ascii="Times New Roman" w:eastAsia="Times New Roman" w:hAnsi="Times New Roman" w:cs="Times New Roman"/>
                <w:b/>
                <w:bCs/>
                <w:color w:val="000000"/>
                <w:sz w:val="20"/>
                <w:szCs w:val="20"/>
                <w:lang w:val="es-ES_tradnl" w:eastAsia="es-ES_tradnl"/>
              </w:rPr>
              <w:t>r_csd</w:t>
            </w:r>
          </w:p>
        </w:tc>
        <w:tc>
          <w:tcPr>
            <w:tcW w:w="1881" w:type="dxa"/>
            <w:noWrap/>
            <w:hideMark/>
          </w:tcPr>
          <w:p w14:paraId="14689A7A"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-0,44</w:t>
            </w:r>
          </w:p>
        </w:tc>
        <w:tc>
          <w:tcPr>
            <w:tcW w:w="1984" w:type="dxa"/>
            <w:noWrap/>
            <w:hideMark/>
          </w:tcPr>
          <w:p w14:paraId="0BFAF179"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5,00</w:t>
            </w:r>
          </w:p>
        </w:tc>
        <w:tc>
          <w:tcPr>
            <w:tcW w:w="1701" w:type="dxa"/>
            <w:noWrap/>
            <w:hideMark/>
          </w:tcPr>
          <w:p w14:paraId="350E5672"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-107,82</w:t>
            </w:r>
          </w:p>
        </w:tc>
        <w:tc>
          <w:tcPr>
            <w:tcW w:w="1630" w:type="dxa"/>
            <w:noWrap/>
            <w:hideMark/>
          </w:tcPr>
          <w:p w14:paraId="021722B1"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5,16</w:t>
            </w:r>
          </w:p>
        </w:tc>
      </w:tr>
      <w:tr w:rsidR="003028DC" w:rsidRPr="003028DC" w14:paraId="518DFAF0" w14:textId="77777777" w:rsidTr="00940DD4">
        <w:trPr>
          <w:trHeight w:val="20"/>
        </w:trPr>
        <w:tc>
          <w:tcPr>
            <w:tcW w:w="1800" w:type="dxa"/>
            <w:shd w:val="clear" w:color="auto" w:fill="DEEAF6" w:themeFill="accent5" w:themeFillTint="33"/>
            <w:noWrap/>
            <w:hideMark/>
          </w:tcPr>
          <w:p w14:paraId="6226BF53" w14:textId="77777777" w:rsidR="003028DC" w:rsidRPr="003028DC" w:rsidRDefault="003028DC" w:rsidP="003028DC">
            <w:pPr>
              <w:jc w:val="center"/>
              <w:rPr>
                <w:rFonts w:ascii="Times New Roman" w:eastAsia="Times New Roman" w:hAnsi="Times New Roman" w:cs="Times New Roman"/>
                <w:b/>
                <w:bCs/>
                <w:color w:val="000000"/>
                <w:sz w:val="20"/>
                <w:szCs w:val="20"/>
                <w:lang w:val="es-ES_tradnl" w:eastAsia="es-ES_tradnl"/>
              </w:rPr>
            </w:pPr>
            <w:r w:rsidRPr="003028DC">
              <w:rPr>
                <w:rFonts w:ascii="Times New Roman" w:eastAsia="Times New Roman" w:hAnsi="Times New Roman" w:cs="Times New Roman"/>
                <w:b/>
                <w:bCs/>
                <w:color w:val="000000"/>
                <w:sz w:val="20"/>
                <w:szCs w:val="20"/>
                <w:lang w:val="es-ES_tradnl" w:eastAsia="es-ES_tradnl"/>
              </w:rPr>
              <w:t>r_solv</w:t>
            </w:r>
          </w:p>
        </w:tc>
        <w:tc>
          <w:tcPr>
            <w:tcW w:w="1881" w:type="dxa"/>
            <w:noWrap/>
            <w:hideMark/>
          </w:tcPr>
          <w:p w14:paraId="0386D049"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1,92</w:t>
            </w:r>
          </w:p>
        </w:tc>
        <w:tc>
          <w:tcPr>
            <w:tcW w:w="1984" w:type="dxa"/>
            <w:noWrap/>
            <w:hideMark/>
          </w:tcPr>
          <w:p w14:paraId="65F14108"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4,23</w:t>
            </w:r>
          </w:p>
        </w:tc>
        <w:tc>
          <w:tcPr>
            <w:tcW w:w="1701" w:type="dxa"/>
            <w:noWrap/>
            <w:hideMark/>
          </w:tcPr>
          <w:p w14:paraId="7358B8CE"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0,08</w:t>
            </w:r>
          </w:p>
        </w:tc>
        <w:tc>
          <w:tcPr>
            <w:tcW w:w="1630" w:type="dxa"/>
            <w:noWrap/>
            <w:hideMark/>
          </w:tcPr>
          <w:p w14:paraId="2DB69C11"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85,56</w:t>
            </w:r>
          </w:p>
        </w:tc>
      </w:tr>
      <w:tr w:rsidR="003028DC" w:rsidRPr="003028DC" w14:paraId="0875BAF0" w14:textId="77777777" w:rsidTr="00940DD4">
        <w:trPr>
          <w:trHeight w:val="20"/>
        </w:trPr>
        <w:tc>
          <w:tcPr>
            <w:tcW w:w="1800" w:type="dxa"/>
            <w:shd w:val="clear" w:color="auto" w:fill="DEEAF6" w:themeFill="accent5" w:themeFillTint="33"/>
            <w:noWrap/>
            <w:hideMark/>
          </w:tcPr>
          <w:p w14:paraId="4EE09CF5" w14:textId="77777777" w:rsidR="003028DC" w:rsidRPr="003028DC" w:rsidRDefault="003028DC" w:rsidP="003028DC">
            <w:pPr>
              <w:jc w:val="center"/>
              <w:rPr>
                <w:rFonts w:ascii="Times New Roman" w:eastAsia="Times New Roman" w:hAnsi="Times New Roman" w:cs="Times New Roman"/>
                <w:b/>
                <w:bCs/>
                <w:color w:val="000000"/>
                <w:sz w:val="20"/>
                <w:szCs w:val="20"/>
                <w:lang w:val="es-ES_tradnl" w:eastAsia="es-ES_tradnl"/>
              </w:rPr>
            </w:pPr>
            <w:r w:rsidRPr="003028DC">
              <w:rPr>
                <w:rFonts w:ascii="Times New Roman" w:eastAsia="Times New Roman" w:hAnsi="Times New Roman" w:cs="Times New Roman"/>
                <w:b/>
                <w:bCs/>
                <w:color w:val="000000"/>
                <w:sz w:val="20"/>
                <w:szCs w:val="20"/>
                <w:lang w:val="es-ES_tradnl" w:eastAsia="es-ES_tradnl"/>
              </w:rPr>
              <w:t>icr_1</w:t>
            </w:r>
          </w:p>
        </w:tc>
        <w:tc>
          <w:tcPr>
            <w:tcW w:w="1881" w:type="dxa"/>
            <w:noWrap/>
            <w:hideMark/>
          </w:tcPr>
          <w:p w14:paraId="19F23FB1"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6,46E+02</w:t>
            </w:r>
          </w:p>
        </w:tc>
        <w:tc>
          <w:tcPr>
            <w:tcW w:w="1984" w:type="dxa"/>
            <w:noWrap/>
            <w:hideMark/>
          </w:tcPr>
          <w:p w14:paraId="7D823739"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2,09E+04</w:t>
            </w:r>
          </w:p>
        </w:tc>
        <w:tc>
          <w:tcPr>
            <w:tcW w:w="1701" w:type="dxa"/>
            <w:noWrap/>
            <w:hideMark/>
          </w:tcPr>
          <w:p w14:paraId="078D8251"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-3,90E+04</w:t>
            </w:r>
          </w:p>
        </w:tc>
        <w:tc>
          <w:tcPr>
            <w:tcW w:w="1630" w:type="dxa"/>
            <w:noWrap/>
            <w:hideMark/>
          </w:tcPr>
          <w:p w14:paraId="5ACD1399"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5,31E+05</w:t>
            </w:r>
          </w:p>
        </w:tc>
      </w:tr>
      <w:tr w:rsidR="003028DC" w:rsidRPr="003028DC" w14:paraId="15AE2A97" w14:textId="77777777" w:rsidTr="00940DD4">
        <w:trPr>
          <w:trHeight w:val="20"/>
        </w:trPr>
        <w:tc>
          <w:tcPr>
            <w:tcW w:w="1800" w:type="dxa"/>
            <w:shd w:val="clear" w:color="auto" w:fill="DEEAF6" w:themeFill="accent5" w:themeFillTint="33"/>
            <w:noWrap/>
            <w:hideMark/>
          </w:tcPr>
          <w:p w14:paraId="27914150" w14:textId="77777777" w:rsidR="003028DC" w:rsidRPr="003028DC" w:rsidRDefault="003028DC" w:rsidP="003028DC">
            <w:pPr>
              <w:jc w:val="center"/>
              <w:rPr>
                <w:rFonts w:ascii="Times New Roman" w:eastAsia="Times New Roman" w:hAnsi="Times New Roman" w:cs="Times New Roman"/>
                <w:b/>
                <w:bCs/>
                <w:color w:val="000000"/>
                <w:sz w:val="20"/>
                <w:szCs w:val="20"/>
                <w:lang w:val="es-ES_tradnl" w:eastAsia="es-ES_tradnl"/>
              </w:rPr>
            </w:pPr>
            <w:r w:rsidRPr="003028DC">
              <w:rPr>
                <w:rFonts w:ascii="Times New Roman" w:eastAsia="Times New Roman" w:hAnsi="Times New Roman" w:cs="Times New Roman"/>
                <w:b/>
                <w:bCs/>
                <w:color w:val="000000"/>
                <w:sz w:val="20"/>
                <w:szCs w:val="20"/>
                <w:lang w:val="es-ES_tradnl" w:eastAsia="es-ES_tradnl"/>
              </w:rPr>
              <w:t>icr_2</w:t>
            </w:r>
          </w:p>
        </w:tc>
        <w:tc>
          <w:tcPr>
            <w:tcW w:w="1881" w:type="dxa"/>
            <w:noWrap/>
            <w:hideMark/>
          </w:tcPr>
          <w:p w14:paraId="0A834F6A"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1,40E+03</w:t>
            </w:r>
          </w:p>
        </w:tc>
        <w:tc>
          <w:tcPr>
            <w:tcW w:w="1984" w:type="dxa"/>
            <w:noWrap/>
            <w:hideMark/>
          </w:tcPr>
          <w:p w14:paraId="6A8A5592"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3,67E+04</w:t>
            </w:r>
          </w:p>
        </w:tc>
        <w:tc>
          <w:tcPr>
            <w:tcW w:w="1701" w:type="dxa"/>
            <w:noWrap/>
            <w:hideMark/>
          </w:tcPr>
          <w:p w14:paraId="5801A77E"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-1,11E+04</w:t>
            </w:r>
          </w:p>
        </w:tc>
        <w:tc>
          <w:tcPr>
            <w:tcW w:w="1630" w:type="dxa"/>
            <w:noWrap/>
            <w:hideMark/>
          </w:tcPr>
          <w:p w14:paraId="5283645D"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9,35E+05</w:t>
            </w:r>
          </w:p>
        </w:tc>
      </w:tr>
      <w:tr w:rsidR="003028DC" w:rsidRPr="003028DC" w14:paraId="530BC797" w14:textId="77777777" w:rsidTr="00940DD4">
        <w:trPr>
          <w:trHeight w:val="20"/>
        </w:trPr>
        <w:tc>
          <w:tcPr>
            <w:tcW w:w="1800" w:type="dxa"/>
            <w:shd w:val="clear" w:color="auto" w:fill="DEEAF6" w:themeFill="accent5" w:themeFillTint="33"/>
            <w:noWrap/>
            <w:hideMark/>
          </w:tcPr>
          <w:p w14:paraId="55A49E6C" w14:textId="77777777" w:rsidR="003028DC" w:rsidRPr="003028DC" w:rsidRDefault="003028DC" w:rsidP="003028DC">
            <w:pPr>
              <w:jc w:val="center"/>
              <w:rPr>
                <w:rFonts w:ascii="Times New Roman" w:eastAsia="Times New Roman" w:hAnsi="Times New Roman" w:cs="Times New Roman"/>
                <w:b/>
                <w:bCs/>
                <w:color w:val="000000"/>
                <w:sz w:val="20"/>
                <w:szCs w:val="20"/>
                <w:lang w:val="es-ES_tradnl" w:eastAsia="es-ES_tradnl"/>
              </w:rPr>
            </w:pPr>
            <w:r w:rsidRPr="003028DC">
              <w:rPr>
                <w:rFonts w:ascii="Times New Roman" w:eastAsia="Times New Roman" w:hAnsi="Times New Roman" w:cs="Times New Roman"/>
                <w:b/>
                <w:bCs/>
                <w:color w:val="000000"/>
                <w:sz w:val="20"/>
                <w:szCs w:val="20"/>
                <w:lang w:val="es-ES_tradnl" w:eastAsia="es-ES_tradnl"/>
              </w:rPr>
              <w:t>activo_total</w:t>
            </w:r>
          </w:p>
        </w:tc>
        <w:tc>
          <w:tcPr>
            <w:tcW w:w="1881" w:type="dxa"/>
            <w:noWrap/>
            <w:hideMark/>
          </w:tcPr>
          <w:p w14:paraId="275E7E96"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4,38E+06</w:t>
            </w:r>
          </w:p>
        </w:tc>
        <w:tc>
          <w:tcPr>
            <w:tcW w:w="1984" w:type="dxa"/>
            <w:noWrap/>
            <w:hideMark/>
          </w:tcPr>
          <w:p w14:paraId="6F2B02CD"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1,41E+07</w:t>
            </w:r>
          </w:p>
        </w:tc>
        <w:tc>
          <w:tcPr>
            <w:tcW w:w="1701" w:type="dxa"/>
            <w:noWrap/>
            <w:hideMark/>
          </w:tcPr>
          <w:p w14:paraId="60176928"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1,83E+04</w:t>
            </w:r>
          </w:p>
        </w:tc>
        <w:tc>
          <w:tcPr>
            <w:tcW w:w="1630" w:type="dxa"/>
            <w:noWrap/>
            <w:hideMark/>
          </w:tcPr>
          <w:p w14:paraId="7D2A18F1"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2,36E+08</w:t>
            </w:r>
          </w:p>
        </w:tc>
      </w:tr>
      <w:tr w:rsidR="003028DC" w:rsidRPr="003028DC" w14:paraId="716760B7" w14:textId="77777777" w:rsidTr="00940DD4">
        <w:trPr>
          <w:trHeight w:val="20"/>
        </w:trPr>
        <w:tc>
          <w:tcPr>
            <w:tcW w:w="1800" w:type="dxa"/>
            <w:shd w:val="clear" w:color="auto" w:fill="DEEAF6" w:themeFill="accent5" w:themeFillTint="33"/>
            <w:noWrap/>
            <w:hideMark/>
          </w:tcPr>
          <w:p w14:paraId="05F4D762" w14:textId="77777777" w:rsidR="003028DC" w:rsidRPr="003028DC" w:rsidRDefault="003028DC" w:rsidP="003028DC">
            <w:pPr>
              <w:jc w:val="center"/>
              <w:rPr>
                <w:rFonts w:ascii="Times New Roman" w:eastAsia="Times New Roman" w:hAnsi="Times New Roman" w:cs="Times New Roman"/>
                <w:b/>
                <w:bCs/>
                <w:color w:val="000000"/>
                <w:sz w:val="20"/>
                <w:szCs w:val="20"/>
                <w:lang w:val="es-ES_tradnl" w:eastAsia="es-ES_tradnl"/>
              </w:rPr>
            </w:pPr>
            <w:r w:rsidRPr="003028DC">
              <w:rPr>
                <w:rFonts w:ascii="Times New Roman" w:eastAsia="Times New Roman" w:hAnsi="Times New Roman" w:cs="Times New Roman"/>
                <w:b/>
                <w:bCs/>
                <w:color w:val="000000"/>
                <w:sz w:val="20"/>
                <w:szCs w:val="20"/>
                <w:lang w:val="es-ES_tradnl" w:eastAsia="es-ES_tradnl"/>
              </w:rPr>
              <w:t>pasivo_total</w:t>
            </w:r>
          </w:p>
        </w:tc>
        <w:tc>
          <w:tcPr>
            <w:tcW w:w="1881" w:type="dxa"/>
            <w:noWrap/>
            <w:hideMark/>
          </w:tcPr>
          <w:p w14:paraId="1CF770D1"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3,48E+06</w:t>
            </w:r>
          </w:p>
        </w:tc>
        <w:tc>
          <w:tcPr>
            <w:tcW w:w="1984" w:type="dxa"/>
            <w:noWrap/>
            <w:hideMark/>
          </w:tcPr>
          <w:p w14:paraId="5BAFCDD4"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1,52E+07</w:t>
            </w:r>
          </w:p>
        </w:tc>
        <w:tc>
          <w:tcPr>
            <w:tcW w:w="1701" w:type="dxa"/>
            <w:noWrap/>
            <w:hideMark/>
          </w:tcPr>
          <w:p w14:paraId="027817EF"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1,17E+04</w:t>
            </w:r>
          </w:p>
        </w:tc>
        <w:tc>
          <w:tcPr>
            <w:tcW w:w="1630" w:type="dxa"/>
            <w:noWrap/>
            <w:hideMark/>
          </w:tcPr>
          <w:p w14:paraId="543ADE1A"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2,68E+08</w:t>
            </w:r>
          </w:p>
        </w:tc>
      </w:tr>
      <w:tr w:rsidR="003028DC" w:rsidRPr="003028DC" w14:paraId="67618302" w14:textId="77777777" w:rsidTr="00940DD4">
        <w:trPr>
          <w:trHeight w:val="20"/>
        </w:trPr>
        <w:tc>
          <w:tcPr>
            <w:tcW w:w="1800" w:type="dxa"/>
            <w:shd w:val="clear" w:color="auto" w:fill="DEEAF6" w:themeFill="accent5" w:themeFillTint="33"/>
            <w:noWrap/>
            <w:hideMark/>
          </w:tcPr>
          <w:p w14:paraId="25F63216" w14:textId="77777777" w:rsidR="003028DC" w:rsidRPr="003028DC" w:rsidRDefault="003028DC" w:rsidP="003028DC">
            <w:pPr>
              <w:jc w:val="center"/>
              <w:rPr>
                <w:rFonts w:ascii="Times New Roman" w:eastAsia="Times New Roman" w:hAnsi="Times New Roman" w:cs="Times New Roman"/>
                <w:b/>
                <w:bCs/>
                <w:color w:val="000000"/>
                <w:sz w:val="20"/>
                <w:szCs w:val="20"/>
                <w:lang w:val="es-ES_tradnl" w:eastAsia="es-ES_tradnl"/>
              </w:rPr>
            </w:pPr>
            <w:r w:rsidRPr="003028DC">
              <w:rPr>
                <w:rFonts w:ascii="Times New Roman" w:eastAsia="Times New Roman" w:hAnsi="Times New Roman" w:cs="Times New Roman"/>
                <w:b/>
                <w:bCs/>
                <w:color w:val="000000"/>
                <w:sz w:val="20"/>
                <w:szCs w:val="20"/>
                <w:lang w:val="es-ES_tradnl" w:eastAsia="es-ES_tradnl"/>
              </w:rPr>
              <w:t>drt</w:t>
            </w:r>
          </w:p>
        </w:tc>
        <w:tc>
          <w:tcPr>
            <w:tcW w:w="1881" w:type="dxa"/>
            <w:noWrap/>
            <w:hideMark/>
          </w:tcPr>
          <w:p w14:paraId="70EC3527"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3,10E+06</w:t>
            </w:r>
          </w:p>
        </w:tc>
        <w:tc>
          <w:tcPr>
            <w:tcW w:w="1984" w:type="dxa"/>
            <w:noWrap/>
            <w:hideMark/>
          </w:tcPr>
          <w:p w14:paraId="30C01E18"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1,47E+07</w:t>
            </w:r>
          </w:p>
        </w:tc>
        <w:tc>
          <w:tcPr>
            <w:tcW w:w="1701" w:type="dxa"/>
            <w:noWrap/>
            <w:hideMark/>
          </w:tcPr>
          <w:p w14:paraId="554F3B2F"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2,40E+02</w:t>
            </w:r>
          </w:p>
        </w:tc>
        <w:tc>
          <w:tcPr>
            <w:tcW w:w="1630" w:type="dxa"/>
            <w:noWrap/>
            <w:hideMark/>
          </w:tcPr>
          <w:p w14:paraId="5B9E6A51"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2,68E+08</w:t>
            </w:r>
          </w:p>
        </w:tc>
      </w:tr>
      <w:tr w:rsidR="003028DC" w:rsidRPr="003028DC" w14:paraId="54213D9C" w14:textId="77777777" w:rsidTr="00940DD4">
        <w:trPr>
          <w:trHeight w:val="20"/>
        </w:trPr>
        <w:tc>
          <w:tcPr>
            <w:tcW w:w="1800" w:type="dxa"/>
            <w:shd w:val="clear" w:color="auto" w:fill="DEEAF6" w:themeFill="accent5" w:themeFillTint="33"/>
            <w:noWrap/>
            <w:hideMark/>
          </w:tcPr>
          <w:p w14:paraId="22EBDEE9" w14:textId="77777777" w:rsidR="003028DC" w:rsidRPr="003028DC" w:rsidRDefault="003028DC" w:rsidP="003028DC">
            <w:pPr>
              <w:jc w:val="center"/>
              <w:rPr>
                <w:rFonts w:ascii="Times New Roman" w:eastAsia="Times New Roman" w:hAnsi="Times New Roman" w:cs="Times New Roman"/>
                <w:b/>
                <w:bCs/>
                <w:color w:val="000000"/>
                <w:sz w:val="20"/>
                <w:szCs w:val="20"/>
                <w:lang w:val="es-ES_tradnl" w:eastAsia="es-ES_tradnl"/>
              </w:rPr>
            </w:pPr>
            <w:r w:rsidRPr="003028DC">
              <w:rPr>
                <w:rFonts w:ascii="Times New Roman" w:eastAsia="Times New Roman" w:hAnsi="Times New Roman" w:cs="Times New Roman"/>
                <w:b/>
                <w:bCs/>
                <w:color w:val="000000"/>
                <w:sz w:val="20"/>
                <w:szCs w:val="20"/>
                <w:lang w:val="es-ES_tradnl" w:eastAsia="es-ES_tradnl"/>
              </w:rPr>
              <w:t>cifra_negocios</w:t>
            </w:r>
          </w:p>
        </w:tc>
        <w:tc>
          <w:tcPr>
            <w:tcW w:w="1881" w:type="dxa"/>
            <w:noWrap/>
            <w:hideMark/>
          </w:tcPr>
          <w:p w14:paraId="4DD35BCC"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1,40E+06</w:t>
            </w:r>
          </w:p>
        </w:tc>
        <w:tc>
          <w:tcPr>
            <w:tcW w:w="1984" w:type="dxa"/>
            <w:noWrap/>
            <w:hideMark/>
          </w:tcPr>
          <w:p w14:paraId="40758211"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2,05E+06</w:t>
            </w:r>
          </w:p>
        </w:tc>
        <w:tc>
          <w:tcPr>
            <w:tcW w:w="1701" w:type="dxa"/>
            <w:noWrap/>
            <w:hideMark/>
          </w:tcPr>
          <w:p w14:paraId="770BA1A9"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3,00E+02</w:t>
            </w:r>
          </w:p>
        </w:tc>
        <w:tc>
          <w:tcPr>
            <w:tcW w:w="1630" w:type="dxa"/>
            <w:noWrap/>
            <w:hideMark/>
          </w:tcPr>
          <w:p w14:paraId="1445C848"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3,30E+07</w:t>
            </w:r>
          </w:p>
        </w:tc>
      </w:tr>
      <w:tr w:rsidR="003028DC" w:rsidRPr="003028DC" w14:paraId="50BD867E" w14:textId="77777777" w:rsidTr="00940DD4">
        <w:trPr>
          <w:trHeight w:val="20"/>
        </w:trPr>
        <w:tc>
          <w:tcPr>
            <w:tcW w:w="1800" w:type="dxa"/>
            <w:shd w:val="clear" w:color="auto" w:fill="DEEAF6" w:themeFill="accent5" w:themeFillTint="33"/>
            <w:noWrap/>
            <w:hideMark/>
          </w:tcPr>
          <w:p w14:paraId="1A456024" w14:textId="77777777" w:rsidR="003028DC" w:rsidRPr="003028DC" w:rsidRDefault="003028DC" w:rsidP="003028DC">
            <w:pPr>
              <w:jc w:val="center"/>
              <w:rPr>
                <w:rFonts w:ascii="Times New Roman" w:eastAsia="Times New Roman" w:hAnsi="Times New Roman" w:cs="Times New Roman"/>
                <w:b/>
                <w:bCs/>
                <w:color w:val="000000"/>
                <w:sz w:val="20"/>
                <w:szCs w:val="20"/>
                <w:lang w:val="es-ES_tradnl" w:eastAsia="es-ES_tradnl"/>
              </w:rPr>
            </w:pPr>
            <w:r w:rsidRPr="003028DC">
              <w:rPr>
                <w:rFonts w:ascii="Times New Roman" w:eastAsia="Times New Roman" w:hAnsi="Times New Roman" w:cs="Times New Roman"/>
                <w:b/>
                <w:bCs/>
                <w:color w:val="000000"/>
                <w:sz w:val="20"/>
                <w:szCs w:val="20"/>
                <w:lang w:val="es-ES_tradnl" w:eastAsia="es-ES_tradnl"/>
              </w:rPr>
              <w:t>edad</w:t>
            </w:r>
          </w:p>
        </w:tc>
        <w:tc>
          <w:tcPr>
            <w:tcW w:w="1881" w:type="dxa"/>
            <w:noWrap/>
            <w:hideMark/>
          </w:tcPr>
          <w:p w14:paraId="72861014"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14,96</w:t>
            </w:r>
          </w:p>
        </w:tc>
        <w:tc>
          <w:tcPr>
            <w:tcW w:w="1984" w:type="dxa"/>
            <w:noWrap/>
            <w:hideMark/>
          </w:tcPr>
          <w:p w14:paraId="1C23C8A7"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11,34</w:t>
            </w:r>
          </w:p>
        </w:tc>
        <w:tc>
          <w:tcPr>
            <w:tcW w:w="1701" w:type="dxa"/>
            <w:noWrap/>
            <w:hideMark/>
          </w:tcPr>
          <w:p w14:paraId="23D56C09"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1,23</w:t>
            </w:r>
          </w:p>
        </w:tc>
        <w:tc>
          <w:tcPr>
            <w:tcW w:w="1630" w:type="dxa"/>
            <w:noWrap/>
            <w:hideMark/>
          </w:tcPr>
          <w:p w14:paraId="4D9E660B"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97,15</w:t>
            </w:r>
          </w:p>
        </w:tc>
      </w:tr>
    </w:tbl>
    <w:p w14:paraId="1A12AD8A" w14:textId="6428239B" w:rsidR="008E0710" w:rsidRPr="00CB3CE5" w:rsidRDefault="00053614" w:rsidP="00CB3CE5">
      <w:pPr>
        <w:pStyle w:val="Descripcin"/>
        <w:spacing w:after="180"/>
        <w:jc w:val="center"/>
        <w:rPr>
          <w:rFonts w:ascii="Times New Roman" w:hAnsi="Times New Roman" w:cs="Times New Roman"/>
          <w:i w:val="0"/>
          <w:iCs w:val="0"/>
          <w:color w:val="auto"/>
          <w:sz w:val="16"/>
          <w:szCs w:val="16"/>
        </w:rPr>
      </w:pPr>
      <w:bookmarkStart w:id="336" w:name="_Toc94028604"/>
      <w:r w:rsidRPr="00053614">
        <w:rPr>
          <w:rFonts w:ascii="Times New Roman" w:hAnsi="Times New Roman" w:cs="Times New Roman"/>
          <w:i w:val="0"/>
          <w:iCs w:val="0"/>
          <w:color w:val="auto"/>
          <w:sz w:val="16"/>
          <w:szCs w:val="16"/>
        </w:rPr>
        <w:t>Fuente: Elaboración propia del autor</w:t>
      </w:r>
      <w:bookmarkEnd w:id="336"/>
    </w:p>
    <w:p w14:paraId="4322BF72" w14:textId="266B7D0E" w:rsidR="00CB3CE5" w:rsidRPr="00CB3CE5" w:rsidRDefault="00CB3CE5" w:rsidP="00351399">
      <w:pPr>
        <w:pStyle w:val="Tablas"/>
        <w:rPr>
          <w:i/>
          <w:iCs/>
        </w:rPr>
      </w:pPr>
      <w:bookmarkStart w:id="337" w:name="_Ref92645732"/>
      <w:bookmarkStart w:id="338" w:name="_Toc94028605"/>
      <w:bookmarkStart w:id="339" w:name="_Toc94033220"/>
      <w:r w:rsidRPr="00CB3CE5">
        <w:t xml:space="preserve">Tabla </w:t>
      </w:r>
      <w:fldSimple w:instr=" SEQ Tabla \* ARABIC ">
        <w:r w:rsidR="00A55E47">
          <w:rPr>
            <w:noProof/>
          </w:rPr>
          <w:t>11</w:t>
        </w:r>
      </w:fldSimple>
      <w:bookmarkEnd w:id="337"/>
      <w:r w:rsidRPr="00CB3CE5">
        <w:t>: Estadística descriptiva para pymes no zombis</w:t>
      </w:r>
      <w:bookmarkEnd w:id="338"/>
      <w:bookmarkEnd w:id="339"/>
    </w:p>
    <w:tbl>
      <w:tblPr>
        <w:tblStyle w:val="Tablaconcuadrcula"/>
        <w:tblW w:w="0" w:type="auto"/>
        <w:tblLook w:val="04A0" w:firstRow="1" w:lastRow="0" w:firstColumn="1" w:lastColumn="0" w:noHBand="0" w:noVBand="1"/>
      </w:tblPr>
      <w:tblGrid>
        <w:gridCol w:w="1742"/>
        <w:gridCol w:w="1939"/>
        <w:gridCol w:w="1984"/>
        <w:gridCol w:w="1701"/>
        <w:gridCol w:w="1667"/>
      </w:tblGrid>
      <w:tr w:rsidR="00940DD4" w:rsidRPr="00940DD4" w14:paraId="047B5B3E" w14:textId="77777777" w:rsidTr="003012EF">
        <w:trPr>
          <w:trHeight w:val="20"/>
        </w:trPr>
        <w:tc>
          <w:tcPr>
            <w:tcW w:w="1742" w:type="dxa"/>
            <w:shd w:val="clear" w:color="auto" w:fill="FFD966" w:themeFill="accent4" w:themeFillTint="99"/>
            <w:noWrap/>
            <w:vAlign w:val="center"/>
          </w:tcPr>
          <w:p w14:paraId="66F877D4" w14:textId="4AC4DA83" w:rsidR="00940DD4" w:rsidRPr="00940DD4" w:rsidRDefault="00940DD4" w:rsidP="00940DD4">
            <w:pPr>
              <w:jc w:val="center"/>
              <w:rPr>
                <w:rFonts w:ascii="Times New Roman" w:eastAsia="Times New Roman" w:hAnsi="Times New Roman" w:cs="Times New Roman"/>
                <w:b/>
                <w:bCs/>
                <w:sz w:val="20"/>
                <w:szCs w:val="20"/>
                <w:lang w:val="es-ES_tradnl" w:eastAsia="es-ES_tradnl"/>
              </w:rPr>
            </w:pPr>
            <w:r w:rsidRPr="00940DD4">
              <w:rPr>
                <w:rFonts w:ascii="Times New Roman" w:eastAsia="Times New Roman" w:hAnsi="Times New Roman" w:cs="Times New Roman"/>
                <w:b/>
                <w:bCs/>
                <w:sz w:val="20"/>
                <w:szCs w:val="20"/>
                <w:lang w:val="es-ES_tradnl" w:eastAsia="es-ES_tradnl"/>
              </w:rPr>
              <w:t>Variables</w:t>
            </w:r>
          </w:p>
        </w:tc>
        <w:tc>
          <w:tcPr>
            <w:tcW w:w="1939" w:type="dxa"/>
            <w:shd w:val="clear" w:color="auto" w:fill="FFD966" w:themeFill="accent4" w:themeFillTint="99"/>
            <w:noWrap/>
            <w:vAlign w:val="center"/>
          </w:tcPr>
          <w:p w14:paraId="6519E22B" w14:textId="7CFFAFE6" w:rsidR="00940DD4" w:rsidRPr="00940DD4" w:rsidRDefault="00940DD4" w:rsidP="00940DD4">
            <w:pPr>
              <w:jc w:val="center"/>
              <w:rPr>
                <w:rFonts w:ascii="Times New Roman" w:eastAsia="Times New Roman" w:hAnsi="Times New Roman" w:cs="Times New Roman"/>
                <w:b/>
                <w:bCs/>
                <w:sz w:val="20"/>
                <w:szCs w:val="20"/>
                <w:lang w:val="es-ES_tradnl" w:eastAsia="es-ES_tradnl"/>
              </w:rPr>
            </w:pPr>
            <w:r w:rsidRPr="00940DD4">
              <w:rPr>
                <w:rFonts w:ascii="Times New Roman" w:eastAsia="Times New Roman" w:hAnsi="Times New Roman" w:cs="Times New Roman"/>
                <w:b/>
                <w:bCs/>
                <w:sz w:val="20"/>
                <w:szCs w:val="20"/>
                <w:lang w:val="es-ES_tradnl" w:eastAsia="es-ES_tradnl"/>
              </w:rPr>
              <w:t>Media</w:t>
            </w:r>
          </w:p>
        </w:tc>
        <w:tc>
          <w:tcPr>
            <w:tcW w:w="1984" w:type="dxa"/>
            <w:shd w:val="clear" w:color="auto" w:fill="FFD966" w:themeFill="accent4" w:themeFillTint="99"/>
            <w:noWrap/>
            <w:vAlign w:val="center"/>
          </w:tcPr>
          <w:p w14:paraId="2D0689E0" w14:textId="780C025D" w:rsidR="00940DD4" w:rsidRPr="00940DD4" w:rsidRDefault="00940DD4" w:rsidP="00940DD4">
            <w:pPr>
              <w:jc w:val="center"/>
              <w:rPr>
                <w:rFonts w:ascii="Times New Roman" w:eastAsia="Times New Roman" w:hAnsi="Times New Roman" w:cs="Times New Roman"/>
                <w:b/>
                <w:bCs/>
                <w:sz w:val="20"/>
                <w:szCs w:val="20"/>
                <w:lang w:val="es-ES_tradnl" w:eastAsia="es-ES_tradnl"/>
              </w:rPr>
            </w:pPr>
            <w:r w:rsidRPr="00940DD4">
              <w:rPr>
                <w:rFonts w:ascii="Times New Roman" w:eastAsia="Times New Roman" w:hAnsi="Times New Roman" w:cs="Times New Roman"/>
                <w:b/>
                <w:bCs/>
                <w:sz w:val="20"/>
                <w:szCs w:val="20"/>
                <w:lang w:val="es-ES_tradnl" w:eastAsia="es-ES_tradnl"/>
              </w:rPr>
              <w:t>Desviación típica</w:t>
            </w:r>
          </w:p>
        </w:tc>
        <w:tc>
          <w:tcPr>
            <w:tcW w:w="1701" w:type="dxa"/>
            <w:shd w:val="clear" w:color="auto" w:fill="FFD966" w:themeFill="accent4" w:themeFillTint="99"/>
            <w:noWrap/>
            <w:vAlign w:val="center"/>
          </w:tcPr>
          <w:p w14:paraId="6EE432AF" w14:textId="7FC394B4" w:rsidR="00940DD4" w:rsidRPr="00940DD4" w:rsidRDefault="00940DD4" w:rsidP="00940DD4">
            <w:pPr>
              <w:jc w:val="center"/>
              <w:rPr>
                <w:rFonts w:ascii="Times New Roman" w:eastAsia="Times New Roman" w:hAnsi="Times New Roman" w:cs="Times New Roman"/>
                <w:b/>
                <w:bCs/>
                <w:sz w:val="20"/>
                <w:szCs w:val="20"/>
                <w:lang w:val="es-ES_tradnl" w:eastAsia="es-ES_tradnl"/>
              </w:rPr>
            </w:pPr>
            <w:r w:rsidRPr="00940DD4">
              <w:rPr>
                <w:rFonts w:ascii="Times New Roman" w:eastAsia="Times New Roman" w:hAnsi="Times New Roman" w:cs="Times New Roman"/>
                <w:b/>
                <w:bCs/>
                <w:sz w:val="20"/>
                <w:szCs w:val="20"/>
                <w:lang w:val="es-ES_tradnl" w:eastAsia="es-ES_tradnl"/>
              </w:rPr>
              <w:t>Min</w:t>
            </w:r>
          </w:p>
        </w:tc>
        <w:tc>
          <w:tcPr>
            <w:tcW w:w="1667" w:type="dxa"/>
            <w:shd w:val="clear" w:color="auto" w:fill="FFD966" w:themeFill="accent4" w:themeFillTint="99"/>
            <w:noWrap/>
            <w:vAlign w:val="center"/>
          </w:tcPr>
          <w:p w14:paraId="43795B62" w14:textId="0D2CC564" w:rsidR="00940DD4" w:rsidRPr="00940DD4" w:rsidRDefault="00940DD4" w:rsidP="00940DD4">
            <w:pPr>
              <w:jc w:val="center"/>
              <w:rPr>
                <w:rFonts w:ascii="Times New Roman" w:eastAsia="Times New Roman" w:hAnsi="Times New Roman" w:cs="Times New Roman"/>
                <w:b/>
                <w:bCs/>
                <w:sz w:val="20"/>
                <w:szCs w:val="20"/>
                <w:lang w:val="es-ES_tradnl" w:eastAsia="es-ES_tradnl"/>
              </w:rPr>
            </w:pPr>
            <w:r w:rsidRPr="00940DD4">
              <w:rPr>
                <w:rFonts w:ascii="Times New Roman" w:eastAsia="Times New Roman" w:hAnsi="Times New Roman" w:cs="Times New Roman"/>
                <w:b/>
                <w:bCs/>
                <w:sz w:val="20"/>
                <w:szCs w:val="20"/>
                <w:lang w:val="es-ES_tradnl" w:eastAsia="es-ES_tradnl"/>
              </w:rPr>
              <w:t>Max</w:t>
            </w:r>
          </w:p>
        </w:tc>
      </w:tr>
      <w:tr w:rsidR="003012EF" w:rsidRPr="00940DD4" w14:paraId="63F6702A" w14:textId="77777777" w:rsidTr="003012EF">
        <w:trPr>
          <w:trHeight w:val="20"/>
        </w:trPr>
        <w:tc>
          <w:tcPr>
            <w:tcW w:w="1742" w:type="dxa"/>
            <w:shd w:val="clear" w:color="auto" w:fill="DEEAF6" w:themeFill="accent5" w:themeFillTint="33"/>
            <w:noWrap/>
            <w:hideMark/>
          </w:tcPr>
          <w:p w14:paraId="1F686DE1" w14:textId="77777777" w:rsidR="00940DD4" w:rsidRPr="00940DD4" w:rsidRDefault="00940DD4" w:rsidP="00940DD4">
            <w:pPr>
              <w:jc w:val="center"/>
              <w:rPr>
                <w:rFonts w:ascii="Times New Roman" w:eastAsia="Times New Roman" w:hAnsi="Times New Roman" w:cs="Times New Roman"/>
                <w:b/>
                <w:bCs/>
                <w:color w:val="000000"/>
                <w:sz w:val="20"/>
                <w:szCs w:val="20"/>
                <w:lang w:val="es-ES_tradnl" w:eastAsia="es-ES_tradnl"/>
              </w:rPr>
            </w:pPr>
            <w:r w:rsidRPr="00940DD4">
              <w:rPr>
                <w:rFonts w:ascii="Times New Roman" w:eastAsia="Times New Roman" w:hAnsi="Times New Roman" w:cs="Times New Roman"/>
                <w:b/>
                <w:bCs/>
                <w:color w:val="000000"/>
                <w:sz w:val="20"/>
                <w:szCs w:val="20"/>
                <w:lang w:val="es-ES_tradnl" w:eastAsia="es-ES_tradnl"/>
              </w:rPr>
              <w:t>r_end1</w:t>
            </w:r>
          </w:p>
        </w:tc>
        <w:tc>
          <w:tcPr>
            <w:tcW w:w="1939" w:type="dxa"/>
            <w:noWrap/>
            <w:hideMark/>
          </w:tcPr>
          <w:p w14:paraId="044C1DEB"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0,70</w:t>
            </w:r>
          </w:p>
        </w:tc>
        <w:tc>
          <w:tcPr>
            <w:tcW w:w="1984" w:type="dxa"/>
            <w:noWrap/>
            <w:hideMark/>
          </w:tcPr>
          <w:p w14:paraId="7724774A"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2,34</w:t>
            </w:r>
          </w:p>
        </w:tc>
        <w:tc>
          <w:tcPr>
            <w:tcW w:w="1701" w:type="dxa"/>
            <w:noWrap/>
            <w:hideMark/>
          </w:tcPr>
          <w:p w14:paraId="4D01578E"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0,00</w:t>
            </w:r>
          </w:p>
        </w:tc>
        <w:tc>
          <w:tcPr>
            <w:tcW w:w="1667" w:type="dxa"/>
            <w:noWrap/>
            <w:hideMark/>
          </w:tcPr>
          <w:p w14:paraId="4788BE39"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195,94</w:t>
            </w:r>
          </w:p>
        </w:tc>
      </w:tr>
      <w:tr w:rsidR="003012EF" w:rsidRPr="00940DD4" w14:paraId="5414E682" w14:textId="77777777" w:rsidTr="003012EF">
        <w:trPr>
          <w:trHeight w:val="20"/>
        </w:trPr>
        <w:tc>
          <w:tcPr>
            <w:tcW w:w="1742" w:type="dxa"/>
            <w:shd w:val="clear" w:color="auto" w:fill="DEEAF6" w:themeFill="accent5" w:themeFillTint="33"/>
            <w:noWrap/>
            <w:hideMark/>
          </w:tcPr>
          <w:p w14:paraId="0039E4D6" w14:textId="77777777" w:rsidR="00940DD4" w:rsidRPr="00940DD4" w:rsidRDefault="00940DD4" w:rsidP="00940DD4">
            <w:pPr>
              <w:jc w:val="center"/>
              <w:rPr>
                <w:rFonts w:ascii="Times New Roman" w:eastAsia="Times New Roman" w:hAnsi="Times New Roman" w:cs="Times New Roman"/>
                <w:b/>
                <w:bCs/>
                <w:color w:val="000000"/>
                <w:sz w:val="20"/>
                <w:szCs w:val="20"/>
                <w:lang w:val="es-ES_tradnl" w:eastAsia="es-ES_tradnl"/>
              </w:rPr>
            </w:pPr>
            <w:r w:rsidRPr="00940DD4">
              <w:rPr>
                <w:rFonts w:ascii="Times New Roman" w:eastAsia="Times New Roman" w:hAnsi="Times New Roman" w:cs="Times New Roman"/>
                <w:b/>
                <w:bCs/>
                <w:color w:val="000000"/>
                <w:sz w:val="20"/>
                <w:szCs w:val="20"/>
                <w:lang w:val="es-ES_tradnl" w:eastAsia="es-ES_tradnl"/>
              </w:rPr>
              <w:t>r_end2</w:t>
            </w:r>
          </w:p>
        </w:tc>
        <w:tc>
          <w:tcPr>
            <w:tcW w:w="1939" w:type="dxa"/>
            <w:noWrap/>
            <w:hideMark/>
          </w:tcPr>
          <w:p w14:paraId="480C9698"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0,43</w:t>
            </w:r>
          </w:p>
        </w:tc>
        <w:tc>
          <w:tcPr>
            <w:tcW w:w="1984" w:type="dxa"/>
            <w:noWrap/>
            <w:hideMark/>
          </w:tcPr>
          <w:p w14:paraId="25FA2F8C"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2,08</w:t>
            </w:r>
          </w:p>
        </w:tc>
        <w:tc>
          <w:tcPr>
            <w:tcW w:w="1701" w:type="dxa"/>
            <w:noWrap/>
            <w:hideMark/>
          </w:tcPr>
          <w:p w14:paraId="09FEC60F"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0,00</w:t>
            </w:r>
          </w:p>
        </w:tc>
        <w:tc>
          <w:tcPr>
            <w:tcW w:w="1667" w:type="dxa"/>
            <w:noWrap/>
            <w:hideMark/>
          </w:tcPr>
          <w:p w14:paraId="0E00E9C5"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173,65</w:t>
            </w:r>
          </w:p>
        </w:tc>
      </w:tr>
      <w:tr w:rsidR="003012EF" w:rsidRPr="00940DD4" w14:paraId="4A2578C6" w14:textId="77777777" w:rsidTr="003012EF">
        <w:trPr>
          <w:trHeight w:val="20"/>
        </w:trPr>
        <w:tc>
          <w:tcPr>
            <w:tcW w:w="1742" w:type="dxa"/>
            <w:shd w:val="clear" w:color="auto" w:fill="DEEAF6" w:themeFill="accent5" w:themeFillTint="33"/>
            <w:noWrap/>
            <w:hideMark/>
          </w:tcPr>
          <w:p w14:paraId="40DBEF0E" w14:textId="77777777" w:rsidR="00940DD4" w:rsidRPr="00940DD4" w:rsidRDefault="00940DD4" w:rsidP="00940DD4">
            <w:pPr>
              <w:jc w:val="center"/>
              <w:rPr>
                <w:rFonts w:ascii="Times New Roman" w:eastAsia="Times New Roman" w:hAnsi="Times New Roman" w:cs="Times New Roman"/>
                <w:b/>
                <w:bCs/>
                <w:color w:val="000000"/>
                <w:sz w:val="20"/>
                <w:szCs w:val="20"/>
                <w:lang w:val="es-ES_tradnl" w:eastAsia="es-ES_tradnl"/>
              </w:rPr>
            </w:pPr>
            <w:r w:rsidRPr="00940DD4">
              <w:rPr>
                <w:rFonts w:ascii="Times New Roman" w:eastAsia="Times New Roman" w:hAnsi="Times New Roman" w:cs="Times New Roman"/>
                <w:b/>
                <w:bCs/>
                <w:color w:val="000000"/>
                <w:sz w:val="20"/>
                <w:szCs w:val="20"/>
                <w:lang w:val="es-ES_tradnl" w:eastAsia="es-ES_tradnl"/>
              </w:rPr>
              <w:t>roa</w:t>
            </w:r>
          </w:p>
        </w:tc>
        <w:tc>
          <w:tcPr>
            <w:tcW w:w="1939" w:type="dxa"/>
            <w:noWrap/>
            <w:hideMark/>
          </w:tcPr>
          <w:p w14:paraId="506EC028"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0,09</w:t>
            </w:r>
          </w:p>
        </w:tc>
        <w:tc>
          <w:tcPr>
            <w:tcW w:w="1984" w:type="dxa"/>
            <w:noWrap/>
            <w:hideMark/>
          </w:tcPr>
          <w:p w14:paraId="43CE90BA"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0,30</w:t>
            </w:r>
          </w:p>
        </w:tc>
        <w:tc>
          <w:tcPr>
            <w:tcW w:w="1701" w:type="dxa"/>
            <w:noWrap/>
            <w:hideMark/>
          </w:tcPr>
          <w:p w14:paraId="6693135F"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-3,06</w:t>
            </w:r>
          </w:p>
        </w:tc>
        <w:tc>
          <w:tcPr>
            <w:tcW w:w="1667" w:type="dxa"/>
            <w:noWrap/>
            <w:hideMark/>
          </w:tcPr>
          <w:p w14:paraId="335B219E"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21,65</w:t>
            </w:r>
          </w:p>
        </w:tc>
      </w:tr>
      <w:tr w:rsidR="003012EF" w:rsidRPr="00940DD4" w14:paraId="253E6A50" w14:textId="77777777" w:rsidTr="003012EF">
        <w:trPr>
          <w:trHeight w:val="20"/>
        </w:trPr>
        <w:tc>
          <w:tcPr>
            <w:tcW w:w="1742" w:type="dxa"/>
            <w:shd w:val="clear" w:color="auto" w:fill="DEEAF6" w:themeFill="accent5" w:themeFillTint="33"/>
            <w:noWrap/>
            <w:hideMark/>
          </w:tcPr>
          <w:p w14:paraId="1A971D9F" w14:textId="77777777" w:rsidR="00940DD4" w:rsidRPr="00940DD4" w:rsidRDefault="00940DD4" w:rsidP="00940DD4">
            <w:pPr>
              <w:jc w:val="center"/>
              <w:rPr>
                <w:rFonts w:ascii="Times New Roman" w:eastAsia="Times New Roman" w:hAnsi="Times New Roman" w:cs="Times New Roman"/>
                <w:b/>
                <w:bCs/>
                <w:color w:val="000000"/>
                <w:sz w:val="20"/>
                <w:szCs w:val="20"/>
                <w:lang w:val="es-ES_tradnl" w:eastAsia="es-ES_tradnl"/>
              </w:rPr>
            </w:pPr>
            <w:r w:rsidRPr="00940DD4">
              <w:rPr>
                <w:rFonts w:ascii="Times New Roman" w:eastAsia="Times New Roman" w:hAnsi="Times New Roman" w:cs="Times New Roman"/>
                <w:b/>
                <w:bCs/>
                <w:color w:val="000000"/>
                <w:sz w:val="20"/>
                <w:szCs w:val="20"/>
                <w:lang w:val="es-ES_tradnl" w:eastAsia="es-ES_tradnl"/>
              </w:rPr>
              <w:t>roa_expl</w:t>
            </w:r>
          </w:p>
        </w:tc>
        <w:tc>
          <w:tcPr>
            <w:tcW w:w="1939" w:type="dxa"/>
            <w:noWrap/>
            <w:hideMark/>
          </w:tcPr>
          <w:p w14:paraId="32582080"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0,14</w:t>
            </w:r>
          </w:p>
        </w:tc>
        <w:tc>
          <w:tcPr>
            <w:tcW w:w="1984" w:type="dxa"/>
            <w:noWrap/>
            <w:hideMark/>
          </w:tcPr>
          <w:p w14:paraId="79E389C4"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0,58</w:t>
            </w:r>
          </w:p>
        </w:tc>
        <w:tc>
          <w:tcPr>
            <w:tcW w:w="1701" w:type="dxa"/>
            <w:noWrap/>
            <w:hideMark/>
          </w:tcPr>
          <w:p w14:paraId="2929180B"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-24,08</w:t>
            </w:r>
          </w:p>
        </w:tc>
        <w:tc>
          <w:tcPr>
            <w:tcW w:w="1667" w:type="dxa"/>
            <w:noWrap/>
            <w:hideMark/>
          </w:tcPr>
          <w:p w14:paraId="288C30F2"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24,07</w:t>
            </w:r>
          </w:p>
        </w:tc>
      </w:tr>
      <w:tr w:rsidR="003012EF" w:rsidRPr="00940DD4" w14:paraId="2A09A709" w14:textId="77777777" w:rsidTr="003012EF">
        <w:trPr>
          <w:trHeight w:val="20"/>
        </w:trPr>
        <w:tc>
          <w:tcPr>
            <w:tcW w:w="1742" w:type="dxa"/>
            <w:shd w:val="clear" w:color="auto" w:fill="DEEAF6" w:themeFill="accent5" w:themeFillTint="33"/>
            <w:noWrap/>
            <w:hideMark/>
          </w:tcPr>
          <w:p w14:paraId="668153F4" w14:textId="77777777" w:rsidR="00940DD4" w:rsidRPr="00940DD4" w:rsidRDefault="00940DD4" w:rsidP="00940DD4">
            <w:pPr>
              <w:jc w:val="center"/>
              <w:rPr>
                <w:rFonts w:ascii="Times New Roman" w:eastAsia="Times New Roman" w:hAnsi="Times New Roman" w:cs="Times New Roman"/>
                <w:b/>
                <w:bCs/>
                <w:color w:val="000000"/>
                <w:sz w:val="20"/>
                <w:szCs w:val="20"/>
                <w:lang w:val="es-ES_tradnl" w:eastAsia="es-ES_tradnl"/>
              </w:rPr>
            </w:pPr>
            <w:r w:rsidRPr="00940DD4">
              <w:rPr>
                <w:rFonts w:ascii="Times New Roman" w:eastAsia="Times New Roman" w:hAnsi="Times New Roman" w:cs="Times New Roman"/>
                <w:b/>
                <w:bCs/>
                <w:color w:val="000000"/>
                <w:sz w:val="20"/>
                <w:szCs w:val="20"/>
                <w:lang w:val="es-ES_tradnl" w:eastAsia="es-ES_tradnl"/>
              </w:rPr>
              <w:t>r_rent_negc</w:t>
            </w:r>
          </w:p>
        </w:tc>
        <w:tc>
          <w:tcPr>
            <w:tcW w:w="1939" w:type="dxa"/>
            <w:noWrap/>
            <w:hideMark/>
          </w:tcPr>
          <w:p w14:paraId="0A7EB021"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0,14</w:t>
            </w:r>
          </w:p>
        </w:tc>
        <w:tc>
          <w:tcPr>
            <w:tcW w:w="1984" w:type="dxa"/>
            <w:noWrap/>
            <w:hideMark/>
          </w:tcPr>
          <w:p w14:paraId="39379876"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0,31</w:t>
            </w:r>
          </w:p>
        </w:tc>
        <w:tc>
          <w:tcPr>
            <w:tcW w:w="1701" w:type="dxa"/>
            <w:noWrap/>
            <w:hideMark/>
          </w:tcPr>
          <w:p w14:paraId="24E0C2BB"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-3,04</w:t>
            </w:r>
          </w:p>
        </w:tc>
        <w:tc>
          <w:tcPr>
            <w:tcW w:w="1667" w:type="dxa"/>
            <w:noWrap/>
            <w:hideMark/>
          </w:tcPr>
          <w:p w14:paraId="5D9B4DEF"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21,76</w:t>
            </w:r>
          </w:p>
        </w:tc>
      </w:tr>
      <w:tr w:rsidR="003012EF" w:rsidRPr="00940DD4" w14:paraId="3DB5EACC" w14:textId="77777777" w:rsidTr="003012EF">
        <w:trPr>
          <w:trHeight w:val="20"/>
        </w:trPr>
        <w:tc>
          <w:tcPr>
            <w:tcW w:w="1742" w:type="dxa"/>
            <w:shd w:val="clear" w:color="auto" w:fill="DEEAF6" w:themeFill="accent5" w:themeFillTint="33"/>
            <w:noWrap/>
            <w:hideMark/>
          </w:tcPr>
          <w:p w14:paraId="4F59DC9C" w14:textId="77777777" w:rsidR="00940DD4" w:rsidRPr="00940DD4" w:rsidRDefault="00940DD4" w:rsidP="00940DD4">
            <w:pPr>
              <w:jc w:val="center"/>
              <w:rPr>
                <w:rFonts w:ascii="Times New Roman" w:eastAsia="Times New Roman" w:hAnsi="Times New Roman" w:cs="Times New Roman"/>
                <w:b/>
                <w:bCs/>
                <w:color w:val="000000"/>
                <w:sz w:val="20"/>
                <w:szCs w:val="20"/>
                <w:lang w:val="es-ES_tradnl" w:eastAsia="es-ES_tradnl"/>
              </w:rPr>
            </w:pPr>
            <w:r w:rsidRPr="00940DD4">
              <w:rPr>
                <w:rFonts w:ascii="Times New Roman" w:eastAsia="Times New Roman" w:hAnsi="Times New Roman" w:cs="Times New Roman"/>
                <w:b/>
                <w:bCs/>
                <w:color w:val="000000"/>
                <w:sz w:val="20"/>
                <w:szCs w:val="20"/>
                <w:lang w:val="es-ES_tradnl" w:eastAsia="es-ES_tradnl"/>
              </w:rPr>
              <w:t>roe</w:t>
            </w:r>
          </w:p>
        </w:tc>
        <w:tc>
          <w:tcPr>
            <w:tcW w:w="1939" w:type="dxa"/>
            <w:noWrap/>
            <w:hideMark/>
          </w:tcPr>
          <w:p w14:paraId="45712C6E"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1,70</w:t>
            </w:r>
          </w:p>
        </w:tc>
        <w:tc>
          <w:tcPr>
            <w:tcW w:w="1984" w:type="dxa"/>
            <w:noWrap/>
            <w:hideMark/>
          </w:tcPr>
          <w:p w14:paraId="21C2570C"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112,18</w:t>
            </w:r>
          </w:p>
        </w:tc>
        <w:tc>
          <w:tcPr>
            <w:tcW w:w="1701" w:type="dxa"/>
            <w:noWrap/>
            <w:hideMark/>
          </w:tcPr>
          <w:p w14:paraId="37922E18"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-217,48</w:t>
            </w:r>
          </w:p>
        </w:tc>
        <w:tc>
          <w:tcPr>
            <w:tcW w:w="1667" w:type="dxa"/>
            <w:noWrap/>
            <w:hideMark/>
          </w:tcPr>
          <w:p w14:paraId="7DFF142C"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9.515,47</w:t>
            </w:r>
          </w:p>
        </w:tc>
      </w:tr>
      <w:tr w:rsidR="003012EF" w:rsidRPr="00940DD4" w14:paraId="6C076CDD" w14:textId="77777777" w:rsidTr="003012EF">
        <w:trPr>
          <w:trHeight w:val="20"/>
        </w:trPr>
        <w:tc>
          <w:tcPr>
            <w:tcW w:w="1742" w:type="dxa"/>
            <w:shd w:val="clear" w:color="auto" w:fill="DEEAF6" w:themeFill="accent5" w:themeFillTint="33"/>
            <w:noWrap/>
            <w:hideMark/>
          </w:tcPr>
          <w:p w14:paraId="06FD760B" w14:textId="77777777" w:rsidR="00940DD4" w:rsidRPr="00940DD4" w:rsidRDefault="00940DD4" w:rsidP="00940DD4">
            <w:pPr>
              <w:jc w:val="center"/>
              <w:rPr>
                <w:rFonts w:ascii="Times New Roman" w:eastAsia="Times New Roman" w:hAnsi="Times New Roman" w:cs="Times New Roman"/>
                <w:b/>
                <w:bCs/>
                <w:color w:val="000000"/>
                <w:sz w:val="20"/>
                <w:szCs w:val="20"/>
                <w:lang w:val="es-ES_tradnl" w:eastAsia="es-ES_tradnl"/>
              </w:rPr>
            </w:pPr>
            <w:r w:rsidRPr="00940DD4">
              <w:rPr>
                <w:rFonts w:ascii="Times New Roman" w:eastAsia="Times New Roman" w:hAnsi="Times New Roman" w:cs="Times New Roman"/>
                <w:b/>
                <w:bCs/>
                <w:color w:val="000000"/>
                <w:sz w:val="20"/>
                <w:szCs w:val="20"/>
                <w:lang w:val="es-ES_tradnl" w:eastAsia="es-ES_tradnl"/>
              </w:rPr>
              <w:t>ros</w:t>
            </w:r>
          </w:p>
        </w:tc>
        <w:tc>
          <w:tcPr>
            <w:tcW w:w="1939" w:type="dxa"/>
            <w:noWrap/>
            <w:hideMark/>
          </w:tcPr>
          <w:p w14:paraId="44A646FB"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0,08</w:t>
            </w:r>
          </w:p>
        </w:tc>
        <w:tc>
          <w:tcPr>
            <w:tcW w:w="1984" w:type="dxa"/>
            <w:noWrap/>
            <w:hideMark/>
          </w:tcPr>
          <w:p w14:paraId="39FDF3DC"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1,18</w:t>
            </w:r>
          </w:p>
        </w:tc>
        <w:tc>
          <w:tcPr>
            <w:tcW w:w="1701" w:type="dxa"/>
            <w:noWrap/>
            <w:hideMark/>
          </w:tcPr>
          <w:p w14:paraId="5E810F3E"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-43,35</w:t>
            </w:r>
          </w:p>
        </w:tc>
        <w:tc>
          <w:tcPr>
            <w:tcW w:w="1667" w:type="dxa"/>
            <w:noWrap/>
            <w:hideMark/>
          </w:tcPr>
          <w:p w14:paraId="1832B2F0"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68,43</w:t>
            </w:r>
          </w:p>
        </w:tc>
      </w:tr>
      <w:tr w:rsidR="003012EF" w:rsidRPr="00940DD4" w14:paraId="76C20661" w14:textId="77777777" w:rsidTr="003012EF">
        <w:trPr>
          <w:trHeight w:val="20"/>
        </w:trPr>
        <w:tc>
          <w:tcPr>
            <w:tcW w:w="1742" w:type="dxa"/>
            <w:shd w:val="clear" w:color="auto" w:fill="DEEAF6" w:themeFill="accent5" w:themeFillTint="33"/>
            <w:noWrap/>
            <w:hideMark/>
          </w:tcPr>
          <w:p w14:paraId="73E845A8" w14:textId="77777777" w:rsidR="00940DD4" w:rsidRPr="00940DD4" w:rsidRDefault="00940DD4" w:rsidP="00940DD4">
            <w:pPr>
              <w:jc w:val="center"/>
              <w:rPr>
                <w:rFonts w:ascii="Times New Roman" w:eastAsia="Times New Roman" w:hAnsi="Times New Roman" w:cs="Times New Roman"/>
                <w:b/>
                <w:bCs/>
                <w:color w:val="000000"/>
                <w:sz w:val="20"/>
                <w:szCs w:val="20"/>
                <w:lang w:val="es-ES_tradnl" w:eastAsia="es-ES_tradnl"/>
              </w:rPr>
            </w:pPr>
            <w:r w:rsidRPr="00940DD4">
              <w:rPr>
                <w:rFonts w:ascii="Times New Roman" w:eastAsia="Times New Roman" w:hAnsi="Times New Roman" w:cs="Times New Roman"/>
                <w:b/>
                <w:bCs/>
                <w:color w:val="000000"/>
                <w:sz w:val="20"/>
                <w:szCs w:val="20"/>
                <w:lang w:val="es-ES_tradnl" w:eastAsia="es-ES_tradnl"/>
              </w:rPr>
              <w:t>r_sub1</w:t>
            </w:r>
          </w:p>
        </w:tc>
        <w:tc>
          <w:tcPr>
            <w:tcW w:w="1939" w:type="dxa"/>
            <w:noWrap/>
            <w:hideMark/>
          </w:tcPr>
          <w:p w14:paraId="30C5231C"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0,12</w:t>
            </w:r>
          </w:p>
        </w:tc>
        <w:tc>
          <w:tcPr>
            <w:tcW w:w="1984" w:type="dxa"/>
            <w:noWrap/>
            <w:hideMark/>
          </w:tcPr>
          <w:p w14:paraId="15E0C45D"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4,37</w:t>
            </w:r>
          </w:p>
        </w:tc>
        <w:tc>
          <w:tcPr>
            <w:tcW w:w="1701" w:type="dxa"/>
            <w:noWrap/>
            <w:hideMark/>
          </w:tcPr>
          <w:p w14:paraId="6AD9D96E"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0,00</w:t>
            </w:r>
          </w:p>
        </w:tc>
        <w:tc>
          <w:tcPr>
            <w:tcW w:w="1667" w:type="dxa"/>
            <w:noWrap/>
            <w:hideMark/>
          </w:tcPr>
          <w:p w14:paraId="42775343"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311,36</w:t>
            </w:r>
          </w:p>
        </w:tc>
      </w:tr>
      <w:tr w:rsidR="003012EF" w:rsidRPr="00940DD4" w14:paraId="30459CE4" w14:textId="77777777" w:rsidTr="003012EF">
        <w:trPr>
          <w:trHeight w:val="20"/>
        </w:trPr>
        <w:tc>
          <w:tcPr>
            <w:tcW w:w="1742" w:type="dxa"/>
            <w:shd w:val="clear" w:color="auto" w:fill="DEEAF6" w:themeFill="accent5" w:themeFillTint="33"/>
            <w:noWrap/>
            <w:hideMark/>
          </w:tcPr>
          <w:p w14:paraId="0C7BBDAA" w14:textId="77777777" w:rsidR="00940DD4" w:rsidRPr="00940DD4" w:rsidRDefault="00940DD4" w:rsidP="00940DD4">
            <w:pPr>
              <w:jc w:val="center"/>
              <w:rPr>
                <w:rFonts w:ascii="Times New Roman" w:eastAsia="Times New Roman" w:hAnsi="Times New Roman" w:cs="Times New Roman"/>
                <w:b/>
                <w:bCs/>
                <w:color w:val="000000"/>
                <w:sz w:val="20"/>
                <w:szCs w:val="20"/>
                <w:lang w:val="es-ES_tradnl" w:eastAsia="es-ES_tradnl"/>
              </w:rPr>
            </w:pPr>
            <w:r w:rsidRPr="00940DD4">
              <w:rPr>
                <w:rFonts w:ascii="Times New Roman" w:eastAsia="Times New Roman" w:hAnsi="Times New Roman" w:cs="Times New Roman"/>
                <w:b/>
                <w:bCs/>
                <w:color w:val="000000"/>
                <w:sz w:val="20"/>
                <w:szCs w:val="20"/>
                <w:lang w:val="es-ES_tradnl" w:eastAsia="es-ES_tradnl"/>
              </w:rPr>
              <w:t>r_sub2</w:t>
            </w:r>
          </w:p>
        </w:tc>
        <w:tc>
          <w:tcPr>
            <w:tcW w:w="1939" w:type="dxa"/>
            <w:noWrap/>
            <w:hideMark/>
          </w:tcPr>
          <w:p w14:paraId="0227D124"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0,02</w:t>
            </w:r>
          </w:p>
        </w:tc>
        <w:tc>
          <w:tcPr>
            <w:tcW w:w="1984" w:type="dxa"/>
            <w:noWrap/>
            <w:hideMark/>
          </w:tcPr>
          <w:p w14:paraId="4C8F1643"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0,09</w:t>
            </w:r>
          </w:p>
        </w:tc>
        <w:tc>
          <w:tcPr>
            <w:tcW w:w="1701" w:type="dxa"/>
            <w:noWrap/>
            <w:hideMark/>
          </w:tcPr>
          <w:p w14:paraId="2855ED6C"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0,00</w:t>
            </w:r>
          </w:p>
        </w:tc>
        <w:tc>
          <w:tcPr>
            <w:tcW w:w="1667" w:type="dxa"/>
            <w:noWrap/>
            <w:hideMark/>
          </w:tcPr>
          <w:p w14:paraId="038213FE"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3,30</w:t>
            </w:r>
          </w:p>
        </w:tc>
      </w:tr>
      <w:tr w:rsidR="003012EF" w:rsidRPr="00940DD4" w14:paraId="411DD87F" w14:textId="77777777" w:rsidTr="003012EF">
        <w:trPr>
          <w:trHeight w:val="20"/>
        </w:trPr>
        <w:tc>
          <w:tcPr>
            <w:tcW w:w="1742" w:type="dxa"/>
            <w:shd w:val="clear" w:color="auto" w:fill="DEEAF6" w:themeFill="accent5" w:themeFillTint="33"/>
            <w:noWrap/>
            <w:hideMark/>
          </w:tcPr>
          <w:p w14:paraId="79A09158" w14:textId="77777777" w:rsidR="00940DD4" w:rsidRPr="00940DD4" w:rsidRDefault="00940DD4" w:rsidP="00940DD4">
            <w:pPr>
              <w:jc w:val="center"/>
              <w:rPr>
                <w:rFonts w:ascii="Times New Roman" w:eastAsia="Times New Roman" w:hAnsi="Times New Roman" w:cs="Times New Roman"/>
                <w:b/>
                <w:bCs/>
                <w:color w:val="000000"/>
                <w:sz w:val="20"/>
                <w:szCs w:val="20"/>
                <w:lang w:val="es-ES_tradnl" w:eastAsia="es-ES_tradnl"/>
              </w:rPr>
            </w:pPr>
            <w:r w:rsidRPr="00940DD4">
              <w:rPr>
                <w:rFonts w:ascii="Times New Roman" w:eastAsia="Times New Roman" w:hAnsi="Times New Roman" w:cs="Times New Roman"/>
                <w:b/>
                <w:bCs/>
                <w:color w:val="000000"/>
                <w:sz w:val="20"/>
                <w:szCs w:val="20"/>
                <w:lang w:val="es-ES_tradnl" w:eastAsia="es-ES_tradnl"/>
              </w:rPr>
              <w:t>r_sub3</w:t>
            </w:r>
          </w:p>
        </w:tc>
        <w:tc>
          <w:tcPr>
            <w:tcW w:w="1939" w:type="dxa"/>
            <w:noWrap/>
            <w:hideMark/>
          </w:tcPr>
          <w:p w14:paraId="1FF4D7DA"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27,14</w:t>
            </w:r>
          </w:p>
        </w:tc>
        <w:tc>
          <w:tcPr>
            <w:tcW w:w="1984" w:type="dxa"/>
            <w:noWrap/>
            <w:hideMark/>
          </w:tcPr>
          <w:p w14:paraId="0F099BD7"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2.327,78</w:t>
            </w:r>
          </w:p>
        </w:tc>
        <w:tc>
          <w:tcPr>
            <w:tcW w:w="1701" w:type="dxa"/>
            <w:noWrap/>
            <w:hideMark/>
          </w:tcPr>
          <w:p w14:paraId="7EAC522E"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-4.193,20</w:t>
            </w:r>
          </w:p>
        </w:tc>
        <w:tc>
          <w:tcPr>
            <w:tcW w:w="1667" w:type="dxa"/>
            <w:noWrap/>
            <w:hideMark/>
          </w:tcPr>
          <w:p w14:paraId="33D9AF10"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199.569,40</w:t>
            </w:r>
          </w:p>
        </w:tc>
      </w:tr>
      <w:tr w:rsidR="003012EF" w:rsidRPr="00940DD4" w14:paraId="4B6C4EE6" w14:textId="77777777" w:rsidTr="003012EF">
        <w:trPr>
          <w:trHeight w:val="20"/>
        </w:trPr>
        <w:tc>
          <w:tcPr>
            <w:tcW w:w="1742" w:type="dxa"/>
            <w:shd w:val="clear" w:color="auto" w:fill="DEEAF6" w:themeFill="accent5" w:themeFillTint="33"/>
            <w:noWrap/>
            <w:hideMark/>
          </w:tcPr>
          <w:p w14:paraId="31075841" w14:textId="77777777" w:rsidR="00940DD4" w:rsidRPr="00940DD4" w:rsidRDefault="00940DD4" w:rsidP="00940DD4">
            <w:pPr>
              <w:jc w:val="center"/>
              <w:rPr>
                <w:rFonts w:ascii="Times New Roman" w:eastAsia="Times New Roman" w:hAnsi="Times New Roman" w:cs="Times New Roman"/>
                <w:b/>
                <w:bCs/>
                <w:color w:val="000000"/>
                <w:sz w:val="20"/>
                <w:szCs w:val="20"/>
                <w:lang w:val="es-ES_tradnl" w:eastAsia="es-ES_tradnl"/>
              </w:rPr>
            </w:pPr>
            <w:r w:rsidRPr="00940DD4">
              <w:rPr>
                <w:rFonts w:ascii="Times New Roman" w:eastAsia="Times New Roman" w:hAnsi="Times New Roman" w:cs="Times New Roman"/>
                <w:b/>
                <w:bCs/>
                <w:color w:val="000000"/>
                <w:sz w:val="20"/>
                <w:szCs w:val="20"/>
                <w:lang w:val="es-ES_tradnl" w:eastAsia="es-ES_tradnl"/>
              </w:rPr>
              <w:t>r_csd</w:t>
            </w:r>
          </w:p>
        </w:tc>
        <w:tc>
          <w:tcPr>
            <w:tcW w:w="1939" w:type="dxa"/>
            <w:noWrap/>
            <w:hideMark/>
          </w:tcPr>
          <w:p w14:paraId="01D18079"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744,99</w:t>
            </w:r>
          </w:p>
        </w:tc>
        <w:tc>
          <w:tcPr>
            <w:tcW w:w="1984" w:type="dxa"/>
            <w:noWrap/>
            <w:hideMark/>
          </w:tcPr>
          <w:p w14:paraId="5D3A40AD"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60.508,59</w:t>
            </w:r>
          </w:p>
        </w:tc>
        <w:tc>
          <w:tcPr>
            <w:tcW w:w="1701" w:type="dxa"/>
            <w:noWrap/>
            <w:hideMark/>
          </w:tcPr>
          <w:p w14:paraId="1ED018D3"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-4.676,50</w:t>
            </w:r>
          </w:p>
        </w:tc>
        <w:tc>
          <w:tcPr>
            <w:tcW w:w="1667" w:type="dxa"/>
            <w:noWrap/>
            <w:hideMark/>
          </w:tcPr>
          <w:p w14:paraId="30551751"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5.188.168,00</w:t>
            </w:r>
          </w:p>
        </w:tc>
      </w:tr>
      <w:tr w:rsidR="003012EF" w:rsidRPr="00940DD4" w14:paraId="03511395" w14:textId="77777777" w:rsidTr="003012EF">
        <w:trPr>
          <w:trHeight w:val="20"/>
        </w:trPr>
        <w:tc>
          <w:tcPr>
            <w:tcW w:w="1742" w:type="dxa"/>
            <w:shd w:val="clear" w:color="auto" w:fill="DEEAF6" w:themeFill="accent5" w:themeFillTint="33"/>
            <w:noWrap/>
            <w:hideMark/>
          </w:tcPr>
          <w:p w14:paraId="151BAA8B" w14:textId="77777777" w:rsidR="00940DD4" w:rsidRPr="00940DD4" w:rsidRDefault="00940DD4" w:rsidP="00940DD4">
            <w:pPr>
              <w:jc w:val="center"/>
              <w:rPr>
                <w:rFonts w:ascii="Times New Roman" w:eastAsia="Times New Roman" w:hAnsi="Times New Roman" w:cs="Times New Roman"/>
                <w:b/>
                <w:bCs/>
                <w:color w:val="000000"/>
                <w:sz w:val="20"/>
                <w:szCs w:val="20"/>
                <w:lang w:val="es-ES_tradnl" w:eastAsia="es-ES_tradnl"/>
              </w:rPr>
            </w:pPr>
            <w:r w:rsidRPr="00940DD4">
              <w:rPr>
                <w:rFonts w:ascii="Times New Roman" w:eastAsia="Times New Roman" w:hAnsi="Times New Roman" w:cs="Times New Roman"/>
                <w:b/>
                <w:bCs/>
                <w:color w:val="000000"/>
                <w:sz w:val="20"/>
                <w:szCs w:val="20"/>
                <w:lang w:val="es-ES_tradnl" w:eastAsia="es-ES_tradnl"/>
              </w:rPr>
              <w:t>r_solv</w:t>
            </w:r>
          </w:p>
        </w:tc>
        <w:tc>
          <w:tcPr>
            <w:tcW w:w="1939" w:type="dxa"/>
            <w:noWrap/>
            <w:hideMark/>
          </w:tcPr>
          <w:p w14:paraId="616A59EE"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7,69</w:t>
            </w:r>
          </w:p>
        </w:tc>
        <w:tc>
          <w:tcPr>
            <w:tcW w:w="1984" w:type="dxa"/>
            <w:noWrap/>
            <w:hideMark/>
          </w:tcPr>
          <w:p w14:paraId="4808EB95"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434,00</w:t>
            </w:r>
          </w:p>
        </w:tc>
        <w:tc>
          <w:tcPr>
            <w:tcW w:w="1701" w:type="dxa"/>
            <w:noWrap/>
            <w:hideMark/>
          </w:tcPr>
          <w:p w14:paraId="19429117"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0,01</w:t>
            </w:r>
          </w:p>
        </w:tc>
        <w:tc>
          <w:tcPr>
            <w:tcW w:w="1667" w:type="dxa"/>
            <w:noWrap/>
            <w:hideMark/>
          </w:tcPr>
          <w:p w14:paraId="29C4F0A8"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37.217,66</w:t>
            </w:r>
          </w:p>
        </w:tc>
      </w:tr>
      <w:tr w:rsidR="003012EF" w:rsidRPr="00940DD4" w14:paraId="328B1965" w14:textId="77777777" w:rsidTr="003012EF">
        <w:trPr>
          <w:trHeight w:val="20"/>
        </w:trPr>
        <w:tc>
          <w:tcPr>
            <w:tcW w:w="1742" w:type="dxa"/>
            <w:shd w:val="clear" w:color="auto" w:fill="DEEAF6" w:themeFill="accent5" w:themeFillTint="33"/>
            <w:noWrap/>
            <w:hideMark/>
          </w:tcPr>
          <w:p w14:paraId="5868F798" w14:textId="77777777" w:rsidR="00940DD4" w:rsidRPr="00940DD4" w:rsidRDefault="00940DD4" w:rsidP="00940DD4">
            <w:pPr>
              <w:jc w:val="center"/>
              <w:rPr>
                <w:rFonts w:ascii="Times New Roman" w:eastAsia="Times New Roman" w:hAnsi="Times New Roman" w:cs="Times New Roman"/>
                <w:b/>
                <w:bCs/>
                <w:color w:val="000000"/>
                <w:sz w:val="20"/>
                <w:szCs w:val="20"/>
                <w:lang w:val="es-ES_tradnl" w:eastAsia="es-ES_tradnl"/>
              </w:rPr>
            </w:pPr>
            <w:r w:rsidRPr="00940DD4">
              <w:rPr>
                <w:rFonts w:ascii="Times New Roman" w:eastAsia="Times New Roman" w:hAnsi="Times New Roman" w:cs="Times New Roman"/>
                <w:b/>
                <w:bCs/>
                <w:color w:val="000000"/>
                <w:sz w:val="20"/>
                <w:szCs w:val="20"/>
                <w:lang w:val="es-ES_tradnl" w:eastAsia="es-ES_tradnl"/>
              </w:rPr>
              <w:t>icr_1</w:t>
            </w:r>
          </w:p>
        </w:tc>
        <w:tc>
          <w:tcPr>
            <w:tcW w:w="1939" w:type="dxa"/>
            <w:noWrap/>
            <w:hideMark/>
          </w:tcPr>
          <w:p w14:paraId="4DEF7277"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2,86E+04</w:t>
            </w:r>
          </w:p>
        </w:tc>
        <w:tc>
          <w:tcPr>
            <w:tcW w:w="1984" w:type="dxa"/>
            <w:noWrap/>
            <w:hideMark/>
          </w:tcPr>
          <w:p w14:paraId="76070D74"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1,88E+06</w:t>
            </w:r>
          </w:p>
        </w:tc>
        <w:tc>
          <w:tcPr>
            <w:tcW w:w="1701" w:type="dxa"/>
            <w:noWrap/>
            <w:hideMark/>
          </w:tcPr>
          <w:p w14:paraId="079C0D43"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-2,92E+06</w:t>
            </w:r>
          </w:p>
        </w:tc>
        <w:tc>
          <w:tcPr>
            <w:tcW w:w="1667" w:type="dxa"/>
            <w:noWrap/>
            <w:hideMark/>
          </w:tcPr>
          <w:p w14:paraId="08B56908"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1,60E+08</w:t>
            </w:r>
          </w:p>
        </w:tc>
      </w:tr>
      <w:tr w:rsidR="003012EF" w:rsidRPr="00940DD4" w14:paraId="7EB921C5" w14:textId="77777777" w:rsidTr="003012EF">
        <w:trPr>
          <w:trHeight w:val="20"/>
        </w:trPr>
        <w:tc>
          <w:tcPr>
            <w:tcW w:w="1742" w:type="dxa"/>
            <w:shd w:val="clear" w:color="auto" w:fill="DEEAF6" w:themeFill="accent5" w:themeFillTint="33"/>
            <w:noWrap/>
            <w:hideMark/>
          </w:tcPr>
          <w:p w14:paraId="1D5A0818" w14:textId="77777777" w:rsidR="00940DD4" w:rsidRPr="00940DD4" w:rsidRDefault="00940DD4" w:rsidP="00940DD4">
            <w:pPr>
              <w:jc w:val="center"/>
              <w:rPr>
                <w:rFonts w:ascii="Times New Roman" w:eastAsia="Times New Roman" w:hAnsi="Times New Roman" w:cs="Times New Roman"/>
                <w:b/>
                <w:bCs/>
                <w:color w:val="000000"/>
                <w:sz w:val="20"/>
                <w:szCs w:val="20"/>
                <w:lang w:val="es-ES_tradnl" w:eastAsia="es-ES_tradnl"/>
              </w:rPr>
            </w:pPr>
            <w:r w:rsidRPr="00940DD4">
              <w:rPr>
                <w:rFonts w:ascii="Times New Roman" w:eastAsia="Times New Roman" w:hAnsi="Times New Roman" w:cs="Times New Roman"/>
                <w:b/>
                <w:bCs/>
                <w:color w:val="000000"/>
                <w:sz w:val="20"/>
                <w:szCs w:val="20"/>
                <w:lang w:val="es-ES_tradnl" w:eastAsia="es-ES_tradnl"/>
              </w:rPr>
              <w:t>icr_2</w:t>
            </w:r>
          </w:p>
        </w:tc>
        <w:tc>
          <w:tcPr>
            <w:tcW w:w="1939" w:type="dxa"/>
            <w:noWrap/>
            <w:hideMark/>
          </w:tcPr>
          <w:p w14:paraId="21F53060"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3,04E+04</w:t>
            </w:r>
          </w:p>
        </w:tc>
        <w:tc>
          <w:tcPr>
            <w:tcW w:w="1984" w:type="dxa"/>
            <w:noWrap/>
            <w:hideMark/>
          </w:tcPr>
          <w:p w14:paraId="564D9A6E"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1,89E+06</w:t>
            </w:r>
          </w:p>
        </w:tc>
        <w:tc>
          <w:tcPr>
            <w:tcW w:w="1701" w:type="dxa"/>
            <w:noWrap/>
            <w:hideMark/>
          </w:tcPr>
          <w:p w14:paraId="7A2A59B4"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-1,78E+06</w:t>
            </w:r>
          </w:p>
        </w:tc>
        <w:tc>
          <w:tcPr>
            <w:tcW w:w="1667" w:type="dxa"/>
            <w:noWrap/>
            <w:hideMark/>
          </w:tcPr>
          <w:p w14:paraId="45C0563C"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1,60E+08</w:t>
            </w:r>
          </w:p>
        </w:tc>
      </w:tr>
      <w:tr w:rsidR="003012EF" w:rsidRPr="00940DD4" w14:paraId="724E0E0E" w14:textId="77777777" w:rsidTr="003012EF">
        <w:trPr>
          <w:trHeight w:val="20"/>
        </w:trPr>
        <w:tc>
          <w:tcPr>
            <w:tcW w:w="1742" w:type="dxa"/>
            <w:shd w:val="clear" w:color="auto" w:fill="DEEAF6" w:themeFill="accent5" w:themeFillTint="33"/>
            <w:noWrap/>
            <w:hideMark/>
          </w:tcPr>
          <w:p w14:paraId="1F518AF0" w14:textId="77777777" w:rsidR="00940DD4" w:rsidRPr="00940DD4" w:rsidRDefault="00940DD4" w:rsidP="00940DD4">
            <w:pPr>
              <w:jc w:val="center"/>
              <w:rPr>
                <w:rFonts w:ascii="Times New Roman" w:eastAsia="Times New Roman" w:hAnsi="Times New Roman" w:cs="Times New Roman"/>
                <w:b/>
                <w:bCs/>
                <w:color w:val="000000"/>
                <w:sz w:val="20"/>
                <w:szCs w:val="20"/>
                <w:lang w:val="es-ES_tradnl" w:eastAsia="es-ES_tradnl"/>
              </w:rPr>
            </w:pPr>
            <w:r w:rsidRPr="00940DD4">
              <w:rPr>
                <w:rFonts w:ascii="Times New Roman" w:eastAsia="Times New Roman" w:hAnsi="Times New Roman" w:cs="Times New Roman"/>
                <w:b/>
                <w:bCs/>
                <w:color w:val="000000"/>
                <w:sz w:val="20"/>
                <w:szCs w:val="20"/>
                <w:lang w:val="es-ES_tradnl" w:eastAsia="es-ES_tradnl"/>
              </w:rPr>
              <w:t>activo_total</w:t>
            </w:r>
          </w:p>
        </w:tc>
        <w:tc>
          <w:tcPr>
            <w:tcW w:w="1939" w:type="dxa"/>
            <w:noWrap/>
            <w:hideMark/>
          </w:tcPr>
          <w:p w14:paraId="164BE325"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3,98E+06</w:t>
            </w:r>
          </w:p>
        </w:tc>
        <w:tc>
          <w:tcPr>
            <w:tcW w:w="1984" w:type="dxa"/>
            <w:noWrap/>
            <w:hideMark/>
          </w:tcPr>
          <w:p w14:paraId="7855C0A1"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1,78E+07</w:t>
            </w:r>
          </w:p>
        </w:tc>
        <w:tc>
          <w:tcPr>
            <w:tcW w:w="1701" w:type="dxa"/>
            <w:noWrap/>
            <w:hideMark/>
          </w:tcPr>
          <w:p w14:paraId="0CCBD78E"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7,90E+02</w:t>
            </w:r>
          </w:p>
        </w:tc>
        <w:tc>
          <w:tcPr>
            <w:tcW w:w="1667" w:type="dxa"/>
            <w:noWrap/>
            <w:hideMark/>
          </w:tcPr>
          <w:p w14:paraId="031907D4"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9,76E+08</w:t>
            </w:r>
          </w:p>
        </w:tc>
      </w:tr>
      <w:tr w:rsidR="003012EF" w:rsidRPr="00940DD4" w14:paraId="2E0DDB9D" w14:textId="77777777" w:rsidTr="003012EF">
        <w:trPr>
          <w:trHeight w:val="20"/>
        </w:trPr>
        <w:tc>
          <w:tcPr>
            <w:tcW w:w="1742" w:type="dxa"/>
            <w:shd w:val="clear" w:color="auto" w:fill="DEEAF6" w:themeFill="accent5" w:themeFillTint="33"/>
            <w:noWrap/>
            <w:hideMark/>
          </w:tcPr>
          <w:p w14:paraId="377E1837" w14:textId="77777777" w:rsidR="00940DD4" w:rsidRPr="00940DD4" w:rsidRDefault="00940DD4" w:rsidP="00940DD4">
            <w:pPr>
              <w:jc w:val="center"/>
              <w:rPr>
                <w:rFonts w:ascii="Times New Roman" w:eastAsia="Times New Roman" w:hAnsi="Times New Roman" w:cs="Times New Roman"/>
                <w:b/>
                <w:bCs/>
                <w:color w:val="000000"/>
                <w:sz w:val="20"/>
                <w:szCs w:val="20"/>
                <w:lang w:val="es-ES_tradnl" w:eastAsia="es-ES_tradnl"/>
              </w:rPr>
            </w:pPr>
            <w:r w:rsidRPr="00940DD4">
              <w:rPr>
                <w:rFonts w:ascii="Times New Roman" w:eastAsia="Times New Roman" w:hAnsi="Times New Roman" w:cs="Times New Roman"/>
                <w:b/>
                <w:bCs/>
                <w:color w:val="000000"/>
                <w:sz w:val="20"/>
                <w:szCs w:val="20"/>
                <w:lang w:val="es-ES_tradnl" w:eastAsia="es-ES_tradnl"/>
              </w:rPr>
              <w:t>pasivo_total</w:t>
            </w:r>
          </w:p>
        </w:tc>
        <w:tc>
          <w:tcPr>
            <w:tcW w:w="1939" w:type="dxa"/>
            <w:noWrap/>
            <w:hideMark/>
          </w:tcPr>
          <w:p w14:paraId="7B73BA63"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1,92E+06</w:t>
            </w:r>
          </w:p>
        </w:tc>
        <w:tc>
          <w:tcPr>
            <w:tcW w:w="1984" w:type="dxa"/>
            <w:noWrap/>
            <w:hideMark/>
          </w:tcPr>
          <w:p w14:paraId="21C261F3"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7,34E+06</w:t>
            </w:r>
          </w:p>
        </w:tc>
        <w:tc>
          <w:tcPr>
            <w:tcW w:w="1701" w:type="dxa"/>
            <w:noWrap/>
            <w:hideMark/>
          </w:tcPr>
          <w:p w14:paraId="39347607"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1,01E+00</w:t>
            </w:r>
          </w:p>
        </w:tc>
        <w:tc>
          <w:tcPr>
            <w:tcW w:w="1667" w:type="dxa"/>
            <w:noWrap/>
            <w:hideMark/>
          </w:tcPr>
          <w:p w14:paraId="2CA0C0B6"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2,81E+08</w:t>
            </w:r>
          </w:p>
        </w:tc>
      </w:tr>
      <w:tr w:rsidR="003012EF" w:rsidRPr="00940DD4" w14:paraId="24BA6E37" w14:textId="77777777" w:rsidTr="003012EF">
        <w:trPr>
          <w:trHeight w:val="20"/>
        </w:trPr>
        <w:tc>
          <w:tcPr>
            <w:tcW w:w="1742" w:type="dxa"/>
            <w:shd w:val="clear" w:color="auto" w:fill="DEEAF6" w:themeFill="accent5" w:themeFillTint="33"/>
            <w:noWrap/>
            <w:hideMark/>
          </w:tcPr>
          <w:p w14:paraId="64AED32D" w14:textId="77777777" w:rsidR="00940DD4" w:rsidRPr="00940DD4" w:rsidRDefault="00940DD4" w:rsidP="00940DD4">
            <w:pPr>
              <w:jc w:val="center"/>
              <w:rPr>
                <w:rFonts w:ascii="Times New Roman" w:eastAsia="Times New Roman" w:hAnsi="Times New Roman" w:cs="Times New Roman"/>
                <w:b/>
                <w:bCs/>
                <w:color w:val="000000"/>
                <w:sz w:val="20"/>
                <w:szCs w:val="20"/>
                <w:lang w:val="es-ES_tradnl" w:eastAsia="es-ES_tradnl"/>
              </w:rPr>
            </w:pPr>
            <w:r w:rsidRPr="00940DD4">
              <w:rPr>
                <w:rFonts w:ascii="Times New Roman" w:eastAsia="Times New Roman" w:hAnsi="Times New Roman" w:cs="Times New Roman"/>
                <w:b/>
                <w:bCs/>
                <w:color w:val="000000"/>
                <w:sz w:val="20"/>
                <w:szCs w:val="20"/>
                <w:lang w:val="es-ES_tradnl" w:eastAsia="es-ES_tradnl"/>
              </w:rPr>
              <w:t>drt</w:t>
            </w:r>
          </w:p>
        </w:tc>
        <w:tc>
          <w:tcPr>
            <w:tcW w:w="1939" w:type="dxa"/>
            <w:noWrap/>
            <w:hideMark/>
          </w:tcPr>
          <w:p w14:paraId="21E84795"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1,52E+06</w:t>
            </w:r>
          </w:p>
        </w:tc>
        <w:tc>
          <w:tcPr>
            <w:tcW w:w="1984" w:type="dxa"/>
            <w:noWrap/>
            <w:hideMark/>
          </w:tcPr>
          <w:p w14:paraId="670ED79F"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6,93E+06</w:t>
            </w:r>
          </w:p>
        </w:tc>
        <w:tc>
          <w:tcPr>
            <w:tcW w:w="1701" w:type="dxa"/>
            <w:noWrap/>
            <w:hideMark/>
          </w:tcPr>
          <w:p w14:paraId="3F72ED51"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2,00E-02</w:t>
            </w:r>
          </w:p>
        </w:tc>
        <w:tc>
          <w:tcPr>
            <w:tcW w:w="1667" w:type="dxa"/>
            <w:noWrap/>
            <w:hideMark/>
          </w:tcPr>
          <w:p w14:paraId="37070E40"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2,75E+08</w:t>
            </w:r>
          </w:p>
        </w:tc>
      </w:tr>
      <w:tr w:rsidR="003012EF" w:rsidRPr="00940DD4" w14:paraId="33D99615" w14:textId="77777777" w:rsidTr="003012EF">
        <w:trPr>
          <w:trHeight w:val="20"/>
        </w:trPr>
        <w:tc>
          <w:tcPr>
            <w:tcW w:w="1742" w:type="dxa"/>
            <w:shd w:val="clear" w:color="auto" w:fill="DEEAF6" w:themeFill="accent5" w:themeFillTint="33"/>
            <w:noWrap/>
            <w:hideMark/>
          </w:tcPr>
          <w:p w14:paraId="1F22F9F7" w14:textId="77777777" w:rsidR="00940DD4" w:rsidRPr="00940DD4" w:rsidRDefault="00940DD4" w:rsidP="00940DD4">
            <w:pPr>
              <w:jc w:val="center"/>
              <w:rPr>
                <w:rFonts w:ascii="Times New Roman" w:eastAsia="Times New Roman" w:hAnsi="Times New Roman" w:cs="Times New Roman"/>
                <w:b/>
                <w:bCs/>
                <w:color w:val="000000"/>
                <w:sz w:val="20"/>
                <w:szCs w:val="20"/>
                <w:lang w:val="es-ES_tradnl" w:eastAsia="es-ES_tradnl"/>
              </w:rPr>
            </w:pPr>
            <w:r w:rsidRPr="00940DD4">
              <w:rPr>
                <w:rFonts w:ascii="Times New Roman" w:eastAsia="Times New Roman" w:hAnsi="Times New Roman" w:cs="Times New Roman"/>
                <w:b/>
                <w:bCs/>
                <w:color w:val="000000"/>
                <w:sz w:val="20"/>
                <w:szCs w:val="20"/>
                <w:lang w:val="es-ES_tradnl" w:eastAsia="es-ES_tradnl"/>
              </w:rPr>
              <w:t>cifra_negocios</w:t>
            </w:r>
          </w:p>
        </w:tc>
        <w:tc>
          <w:tcPr>
            <w:tcW w:w="1939" w:type="dxa"/>
            <w:noWrap/>
            <w:hideMark/>
          </w:tcPr>
          <w:p w14:paraId="1BDC453C"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2,28E+06</w:t>
            </w:r>
          </w:p>
        </w:tc>
        <w:tc>
          <w:tcPr>
            <w:tcW w:w="1984" w:type="dxa"/>
            <w:noWrap/>
            <w:hideMark/>
          </w:tcPr>
          <w:p w14:paraId="6C58D3BB"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3,76E+06</w:t>
            </w:r>
          </w:p>
        </w:tc>
        <w:tc>
          <w:tcPr>
            <w:tcW w:w="1701" w:type="dxa"/>
            <w:noWrap/>
            <w:hideMark/>
          </w:tcPr>
          <w:p w14:paraId="26BF8AF8"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1,70E+03</w:t>
            </w:r>
          </w:p>
        </w:tc>
        <w:tc>
          <w:tcPr>
            <w:tcW w:w="1667" w:type="dxa"/>
            <w:noWrap/>
            <w:hideMark/>
          </w:tcPr>
          <w:p w14:paraId="1D432470"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1,35E+08</w:t>
            </w:r>
          </w:p>
        </w:tc>
      </w:tr>
      <w:tr w:rsidR="003012EF" w:rsidRPr="00940DD4" w14:paraId="5A6D888C" w14:textId="77777777" w:rsidTr="003012EF">
        <w:trPr>
          <w:trHeight w:val="20"/>
        </w:trPr>
        <w:tc>
          <w:tcPr>
            <w:tcW w:w="1742" w:type="dxa"/>
            <w:shd w:val="clear" w:color="auto" w:fill="DEEAF6" w:themeFill="accent5" w:themeFillTint="33"/>
            <w:noWrap/>
            <w:hideMark/>
          </w:tcPr>
          <w:p w14:paraId="3D5F82B7" w14:textId="77777777" w:rsidR="00940DD4" w:rsidRPr="00940DD4" w:rsidRDefault="00940DD4" w:rsidP="00940DD4">
            <w:pPr>
              <w:jc w:val="center"/>
              <w:rPr>
                <w:rFonts w:ascii="Times New Roman" w:eastAsia="Times New Roman" w:hAnsi="Times New Roman" w:cs="Times New Roman"/>
                <w:b/>
                <w:bCs/>
                <w:color w:val="000000"/>
                <w:sz w:val="20"/>
                <w:szCs w:val="20"/>
                <w:lang w:val="es-ES_tradnl" w:eastAsia="es-ES_tradnl"/>
              </w:rPr>
            </w:pPr>
            <w:r w:rsidRPr="00940DD4">
              <w:rPr>
                <w:rFonts w:ascii="Times New Roman" w:eastAsia="Times New Roman" w:hAnsi="Times New Roman" w:cs="Times New Roman"/>
                <w:b/>
                <w:bCs/>
                <w:color w:val="000000"/>
                <w:sz w:val="20"/>
                <w:szCs w:val="20"/>
                <w:lang w:val="es-ES_tradnl" w:eastAsia="es-ES_tradnl"/>
              </w:rPr>
              <w:t>edad</w:t>
            </w:r>
          </w:p>
        </w:tc>
        <w:tc>
          <w:tcPr>
            <w:tcW w:w="1939" w:type="dxa"/>
            <w:noWrap/>
            <w:hideMark/>
          </w:tcPr>
          <w:p w14:paraId="14266D37"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16,51</w:t>
            </w:r>
          </w:p>
        </w:tc>
        <w:tc>
          <w:tcPr>
            <w:tcW w:w="1984" w:type="dxa"/>
            <w:noWrap/>
            <w:hideMark/>
          </w:tcPr>
          <w:p w14:paraId="21389C71"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12,54</w:t>
            </w:r>
          </w:p>
        </w:tc>
        <w:tc>
          <w:tcPr>
            <w:tcW w:w="1701" w:type="dxa"/>
            <w:noWrap/>
            <w:hideMark/>
          </w:tcPr>
          <w:p w14:paraId="13D65D24"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1,22</w:t>
            </w:r>
          </w:p>
        </w:tc>
        <w:tc>
          <w:tcPr>
            <w:tcW w:w="1667" w:type="dxa"/>
            <w:noWrap/>
            <w:hideMark/>
          </w:tcPr>
          <w:p w14:paraId="21BFE980"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129,34</w:t>
            </w:r>
          </w:p>
        </w:tc>
      </w:tr>
    </w:tbl>
    <w:p w14:paraId="62111526" w14:textId="1DB8BE67" w:rsidR="00CB3CE5" w:rsidRPr="00CB3CE5" w:rsidRDefault="00CB3CE5" w:rsidP="00CB3CE5">
      <w:pPr>
        <w:pStyle w:val="Descripcin"/>
        <w:spacing w:after="180"/>
        <w:jc w:val="center"/>
        <w:rPr>
          <w:rFonts w:ascii="Times New Roman" w:hAnsi="Times New Roman" w:cs="Times New Roman"/>
          <w:i w:val="0"/>
          <w:iCs w:val="0"/>
          <w:color w:val="auto"/>
          <w:sz w:val="16"/>
          <w:szCs w:val="16"/>
        </w:rPr>
      </w:pPr>
      <w:bookmarkStart w:id="340" w:name="_Toc94028606"/>
      <w:r w:rsidRPr="00CB3CE5">
        <w:rPr>
          <w:rFonts w:ascii="Times New Roman" w:hAnsi="Times New Roman" w:cs="Times New Roman"/>
          <w:i w:val="0"/>
          <w:iCs w:val="0"/>
          <w:color w:val="auto"/>
          <w:sz w:val="16"/>
          <w:szCs w:val="16"/>
        </w:rPr>
        <w:t>Fuente: Elaboración propia del autor</w:t>
      </w:r>
      <w:bookmarkEnd w:id="340"/>
    </w:p>
    <w:p w14:paraId="1520A891" w14:textId="65AA0A61" w:rsidR="005168E1" w:rsidRDefault="000C75DB" w:rsidP="005168E1">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De </w:t>
      </w:r>
      <w:r w:rsidR="000417F0">
        <w:rPr>
          <w:rFonts w:ascii="Times New Roman" w:hAnsi="Times New Roman" w:cs="Times New Roman"/>
          <w:sz w:val="24"/>
          <w:szCs w:val="24"/>
          <w:lang w:val="es-ES_tradnl"/>
        </w:rPr>
        <w:t>este modo</w:t>
      </w:r>
      <w:r w:rsidR="005168E1">
        <w:rPr>
          <w:rFonts w:ascii="Times New Roman" w:hAnsi="Times New Roman" w:cs="Times New Roman"/>
          <w:sz w:val="24"/>
          <w:szCs w:val="24"/>
          <w:lang w:val="es-ES_tradnl"/>
        </w:rPr>
        <w:t>,</w:t>
      </w:r>
      <w:r>
        <w:rPr>
          <w:rFonts w:ascii="Times New Roman" w:hAnsi="Times New Roman" w:cs="Times New Roman"/>
          <w:sz w:val="24"/>
          <w:szCs w:val="24"/>
          <w:lang w:val="es-ES_tradnl"/>
        </w:rPr>
        <w:t xml:space="preserve"> </w:t>
      </w:r>
      <w:r w:rsidR="005168E1">
        <w:rPr>
          <w:rFonts w:ascii="Times New Roman" w:hAnsi="Times New Roman" w:cs="Times New Roman"/>
          <w:sz w:val="24"/>
          <w:szCs w:val="24"/>
          <w:lang w:val="es-ES_tradnl"/>
        </w:rPr>
        <w:t xml:space="preserve">se puede observar que las pymes zombis poseen </w:t>
      </w:r>
      <w:r w:rsidR="00FF5281">
        <w:rPr>
          <w:rFonts w:ascii="Times New Roman" w:hAnsi="Times New Roman" w:cs="Times New Roman"/>
          <w:sz w:val="24"/>
          <w:szCs w:val="24"/>
          <w:lang w:val="es-ES_tradnl"/>
        </w:rPr>
        <w:t>una mayor cantidad media de deudas</w:t>
      </w:r>
      <w:r w:rsidR="005168E1">
        <w:rPr>
          <w:rFonts w:ascii="Times New Roman" w:hAnsi="Times New Roman" w:cs="Times New Roman"/>
          <w:sz w:val="24"/>
          <w:szCs w:val="24"/>
          <w:lang w:val="es-ES_tradnl"/>
        </w:rPr>
        <w:t>, ya sea</w:t>
      </w:r>
      <w:r w:rsidR="00FF5281">
        <w:rPr>
          <w:rFonts w:ascii="Times New Roman" w:hAnsi="Times New Roman" w:cs="Times New Roman"/>
          <w:sz w:val="24"/>
          <w:szCs w:val="24"/>
          <w:lang w:val="es-ES_tradnl"/>
        </w:rPr>
        <w:t>n</w:t>
      </w:r>
      <w:r w:rsidR="005168E1">
        <w:rPr>
          <w:rFonts w:ascii="Times New Roman" w:hAnsi="Times New Roman" w:cs="Times New Roman"/>
          <w:sz w:val="24"/>
          <w:szCs w:val="24"/>
          <w:lang w:val="es-ES_tradnl"/>
        </w:rPr>
        <w:t xml:space="preserve"> remunerad</w:t>
      </w:r>
      <w:r w:rsidR="00FF5281">
        <w:rPr>
          <w:rFonts w:ascii="Times New Roman" w:hAnsi="Times New Roman" w:cs="Times New Roman"/>
          <w:sz w:val="24"/>
          <w:szCs w:val="24"/>
          <w:lang w:val="es-ES_tradnl"/>
        </w:rPr>
        <w:t>as</w:t>
      </w:r>
      <w:r w:rsidR="005168E1">
        <w:rPr>
          <w:rFonts w:ascii="Times New Roman" w:hAnsi="Times New Roman" w:cs="Times New Roman"/>
          <w:sz w:val="24"/>
          <w:szCs w:val="24"/>
          <w:lang w:val="es-ES_tradnl"/>
        </w:rPr>
        <w:t xml:space="preserve"> o total, con respecto a las no zombis, característica que se había advertido en la sección </w:t>
      </w:r>
      <w:hyperlink w:anchor="_Características" w:history="1">
        <w:r w:rsidR="005168E1" w:rsidRPr="009A7614">
          <w:rPr>
            <w:rStyle w:val="Hipervnculo"/>
            <w:rFonts w:ascii="Times New Roman" w:hAnsi="Times New Roman" w:cs="Times New Roman"/>
            <w:sz w:val="24"/>
            <w:szCs w:val="24"/>
            <w:lang w:val="es-ES_tradnl"/>
          </w:rPr>
          <w:t>4.1.2</w:t>
        </w:r>
      </w:hyperlink>
      <w:r w:rsidR="005168E1" w:rsidRPr="009A7614">
        <w:rPr>
          <w:rFonts w:ascii="Times New Roman" w:hAnsi="Times New Roman" w:cs="Times New Roman"/>
          <w:sz w:val="24"/>
          <w:szCs w:val="24"/>
          <w:u w:val="single"/>
          <w:lang w:val="es-ES_tradnl"/>
        </w:rPr>
        <w:t>.</w:t>
      </w:r>
      <w:r w:rsidR="005168E1">
        <w:rPr>
          <w:rFonts w:ascii="Times New Roman" w:hAnsi="Times New Roman" w:cs="Times New Roman"/>
          <w:sz w:val="24"/>
          <w:szCs w:val="24"/>
          <w:lang w:val="es-ES_tradnl"/>
        </w:rPr>
        <w:t xml:space="preserve"> </w:t>
      </w:r>
      <w:r w:rsidR="00FF5281">
        <w:rPr>
          <w:rFonts w:ascii="Times New Roman" w:hAnsi="Times New Roman" w:cs="Times New Roman"/>
          <w:sz w:val="24"/>
          <w:szCs w:val="24"/>
          <w:lang w:val="es-ES_tradnl"/>
        </w:rPr>
        <w:t xml:space="preserve">Así, </w:t>
      </w:r>
      <w:r w:rsidR="003708F0">
        <w:rPr>
          <w:rFonts w:ascii="Times New Roman" w:hAnsi="Times New Roman" w:cs="Times New Roman"/>
          <w:sz w:val="24"/>
          <w:szCs w:val="24"/>
          <w:lang w:val="es-ES_tradnl"/>
        </w:rPr>
        <w:t>dichas</w:t>
      </w:r>
      <w:r w:rsidR="00FF5281">
        <w:rPr>
          <w:rFonts w:ascii="Times New Roman" w:hAnsi="Times New Roman" w:cs="Times New Roman"/>
          <w:sz w:val="24"/>
          <w:szCs w:val="24"/>
          <w:lang w:val="es-ES_tradnl"/>
        </w:rPr>
        <w:t xml:space="preserve"> deudas </w:t>
      </w:r>
      <w:r w:rsidR="005168E1">
        <w:rPr>
          <w:rFonts w:ascii="Times New Roman" w:hAnsi="Times New Roman" w:cs="Times New Roman"/>
          <w:sz w:val="24"/>
          <w:szCs w:val="24"/>
          <w:lang w:val="es-ES_tradnl"/>
        </w:rPr>
        <w:t>supone</w:t>
      </w:r>
      <w:r w:rsidR="00FF5281">
        <w:rPr>
          <w:rFonts w:ascii="Times New Roman" w:hAnsi="Times New Roman" w:cs="Times New Roman"/>
          <w:sz w:val="24"/>
          <w:szCs w:val="24"/>
          <w:lang w:val="es-ES_tradnl"/>
        </w:rPr>
        <w:t>n</w:t>
      </w:r>
      <w:r w:rsidR="005168E1">
        <w:rPr>
          <w:rFonts w:ascii="Times New Roman" w:hAnsi="Times New Roman" w:cs="Times New Roman"/>
          <w:sz w:val="24"/>
          <w:szCs w:val="24"/>
          <w:lang w:val="es-ES_tradnl"/>
        </w:rPr>
        <w:t xml:space="preserve"> que sus ratios de endeudamiento (1,</w:t>
      </w:r>
      <w:r>
        <w:rPr>
          <w:rFonts w:ascii="Times New Roman" w:hAnsi="Times New Roman" w:cs="Times New Roman"/>
          <w:sz w:val="24"/>
          <w:szCs w:val="24"/>
          <w:lang w:val="es-ES_tradnl"/>
        </w:rPr>
        <w:t>0</w:t>
      </w:r>
      <w:r w:rsidR="005168E1">
        <w:rPr>
          <w:rFonts w:ascii="Times New Roman" w:hAnsi="Times New Roman" w:cs="Times New Roman"/>
          <w:sz w:val="24"/>
          <w:szCs w:val="24"/>
          <w:lang w:val="es-ES_tradnl"/>
        </w:rPr>
        <w:t>6; 0,8</w:t>
      </w:r>
      <w:r>
        <w:rPr>
          <w:rFonts w:ascii="Times New Roman" w:hAnsi="Times New Roman" w:cs="Times New Roman"/>
          <w:sz w:val="24"/>
          <w:szCs w:val="24"/>
          <w:lang w:val="es-ES_tradnl"/>
        </w:rPr>
        <w:t>2</w:t>
      </w:r>
      <w:r w:rsidR="005168E1">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también sean superiores</w:t>
      </w:r>
      <w:r w:rsidR="005168E1">
        <w:rPr>
          <w:rFonts w:ascii="Times New Roman" w:hAnsi="Times New Roman" w:cs="Times New Roman"/>
          <w:sz w:val="24"/>
          <w:szCs w:val="24"/>
          <w:lang w:val="es-ES_tradnl"/>
        </w:rPr>
        <w:t xml:space="preserve"> a las de no zombis</w:t>
      </w:r>
      <w:r w:rsidR="00FF5281">
        <w:rPr>
          <w:rFonts w:ascii="Times New Roman" w:hAnsi="Times New Roman" w:cs="Times New Roman"/>
          <w:sz w:val="24"/>
          <w:szCs w:val="24"/>
          <w:lang w:val="es-ES_tradnl"/>
        </w:rPr>
        <w:t xml:space="preserve"> (0,</w:t>
      </w:r>
      <w:r>
        <w:rPr>
          <w:rFonts w:ascii="Times New Roman" w:hAnsi="Times New Roman" w:cs="Times New Roman"/>
          <w:sz w:val="24"/>
          <w:szCs w:val="24"/>
          <w:lang w:val="es-ES_tradnl"/>
        </w:rPr>
        <w:t>70</w:t>
      </w:r>
      <w:r w:rsidR="00FF5281">
        <w:rPr>
          <w:rFonts w:ascii="Times New Roman" w:hAnsi="Times New Roman" w:cs="Times New Roman"/>
          <w:sz w:val="24"/>
          <w:szCs w:val="24"/>
          <w:lang w:val="es-ES_tradnl"/>
        </w:rPr>
        <w:t>; 0,4</w:t>
      </w:r>
      <w:r>
        <w:rPr>
          <w:rFonts w:ascii="Times New Roman" w:hAnsi="Times New Roman" w:cs="Times New Roman"/>
          <w:sz w:val="24"/>
          <w:szCs w:val="24"/>
          <w:lang w:val="es-ES_tradnl"/>
        </w:rPr>
        <w:t>3</w:t>
      </w:r>
      <w:r w:rsidR="00FF5281">
        <w:rPr>
          <w:rFonts w:ascii="Times New Roman" w:hAnsi="Times New Roman" w:cs="Times New Roman"/>
          <w:sz w:val="24"/>
          <w:szCs w:val="24"/>
          <w:lang w:val="es-ES_tradnl"/>
        </w:rPr>
        <w:t>)</w:t>
      </w:r>
      <w:r w:rsidR="005168E1">
        <w:rPr>
          <w:rFonts w:ascii="Times New Roman" w:hAnsi="Times New Roman" w:cs="Times New Roman"/>
          <w:sz w:val="24"/>
          <w:szCs w:val="24"/>
          <w:lang w:val="es-ES_tradnl"/>
        </w:rPr>
        <w:t>, en valores medios.</w:t>
      </w:r>
    </w:p>
    <w:p w14:paraId="20EF71A8" w14:textId="040BAA34" w:rsidR="005168E1" w:rsidRDefault="005168E1" w:rsidP="005168E1">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Otra característica citada en la sección </w:t>
      </w:r>
      <w:hyperlink w:anchor="_Características" w:history="1">
        <w:r w:rsidRPr="00524BDC">
          <w:rPr>
            <w:rStyle w:val="Hipervnculo"/>
            <w:rFonts w:ascii="Times New Roman" w:hAnsi="Times New Roman" w:cs="Times New Roman"/>
            <w:sz w:val="24"/>
            <w:szCs w:val="24"/>
            <w:lang w:val="es-ES_tradnl"/>
          </w:rPr>
          <w:t>4.1.2</w:t>
        </w:r>
      </w:hyperlink>
      <w:r>
        <w:rPr>
          <w:rFonts w:ascii="Times New Roman" w:hAnsi="Times New Roman" w:cs="Times New Roman"/>
          <w:sz w:val="24"/>
          <w:szCs w:val="24"/>
          <w:lang w:val="es-ES_tradnl"/>
        </w:rPr>
        <w:t xml:space="preserve"> y que se cumple en este análisis inicial de las variables, es la baja rentabilidad económica de estas empresas frente a las no zombis. </w:t>
      </w:r>
      <w:r w:rsidR="00176E63">
        <w:rPr>
          <w:rFonts w:ascii="Times New Roman" w:hAnsi="Times New Roman" w:cs="Times New Roman"/>
          <w:sz w:val="24"/>
          <w:szCs w:val="24"/>
          <w:lang w:val="es-ES_tradnl"/>
        </w:rPr>
        <w:t xml:space="preserve">En este </w:t>
      </w:r>
      <w:r w:rsidR="00176E63">
        <w:rPr>
          <w:rFonts w:ascii="Times New Roman" w:hAnsi="Times New Roman" w:cs="Times New Roman"/>
          <w:sz w:val="24"/>
          <w:szCs w:val="24"/>
          <w:lang w:val="es-ES_tradnl"/>
        </w:rPr>
        <w:lastRenderedPageBreak/>
        <w:t>sentido</w:t>
      </w:r>
      <w:r>
        <w:rPr>
          <w:rFonts w:ascii="Times New Roman" w:hAnsi="Times New Roman" w:cs="Times New Roman"/>
          <w:sz w:val="24"/>
          <w:szCs w:val="24"/>
          <w:lang w:val="es-ES_tradnl"/>
        </w:rPr>
        <w:t>, las zombis presentan un valor medio de ROA (-0,1</w:t>
      </w:r>
      <w:r w:rsidR="000C75DB">
        <w:rPr>
          <w:rFonts w:ascii="Times New Roman" w:hAnsi="Times New Roman" w:cs="Times New Roman"/>
          <w:sz w:val="24"/>
          <w:szCs w:val="24"/>
          <w:lang w:val="es-ES_tradnl"/>
        </w:rPr>
        <w:t>1</w:t>
      </w:r>
      <w:r>
        <w:rPr>
          <w:rFonts w:ascii="Times New Roman" w:hAnsi="Times New Roman" w:cs="Times New Roman"/>
          <w:sz w:val="24"/>
          <w:szCs w:val="24"/>
          <w:lang w:val="es-ES_tradnl"/>
        </w:rPr>
        <w:t>) inferior a las no zombis (0,</w:t>
      </w:r>
      <w:r w:rsidR="000C75DB">
        <w:rPr>
          <w:rFonts w:ascii="Times New Roman" w:hAnsi="Times New Roman" w:cs="Times New Roman"/>
          <w:sz w:val="24"/>
          <w:szCs w:val="24"/>
          <w:lang w:val="es-ES_tradnl"/>
        </w:rPr>
        <w:t>09</w:t>
      </w:r>
      <w:r>
        <w:rPr>
          <w:rFonts w:ascii="Times New Roman" w:hAnsi="Times New Roman" w:cs="Times New Roman"/>
          <w:sz w:val="24"/>
          <w:szCs w:val="24"/>
          <w:lang w:val="es-ES_tradnl"/>
        </w:rPr>
        <w:t xml:space="preserve">), lo cual </w:t>
      </w:r>
      <w:r w:rsidR="00F40F15">
        <w:rPr>
          <w:rFonts w:ascii="Times New Roman" w:hAnsi="Times New Roman" w:cs="Times New Roman"/>
          <w:sz w:val="24"/>
          <w:szCs w:val="24"/>
          <w:lang w:val="es-ES_tradnl"/>
        </w:rPr>
        <w:t xml:space="preserve">aparentemente </w:t>
      </w:r>
      <w:r>
        <w:rPr>
          <w:rFonts w:ascii="Times New Roman" w:hAnsi="Times New Roman" w:cs="Times New Roman"/>
          <w:sz w:val="24"/>
          <w:szCs w:val="24"/>
          <w:lang w:val="es-ES_tradnl"/>
        </w:rPr>
        <w:t xml:space="preserve">demuestra la ineficiencia de estas empresas en la gestión de sus recursos económicos. Además, dicha ineficiencia también </w:t>
      </w:r>
      <w:r w:rsidR="000B1C5C">
        <w:rPr>
          <w:rFonts w:ascii="Times New Roman" w:hAnsi="Times New Roman" w:cs="Times New Roman"/>
          <w:sz w:val="24"/>
          <w:szCs w:val="24"/>
          <w:lang w:val="es-ES_tradnl"/>
        </w:rPr>
        <w:t xml:space="preserve">se </w:t>
      </w:r>
      <w:r w:rsidR="0026490E">
        <w:rPr>
          <w:rFonts w:ascii="Times New Roman" w:hAnsi="Times New Roman" w:cs="Times New Roman"/>
          <w:sz w:val="24"/>
          <w:szCs w:val="24"/>
          <w:lang w:val="es-ES_tradnl"/>
        </w:rPr>
        <w:t>refleja</w:t>
      </w:r>
      <w:r w:rsidR="000B1C5C">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 xml:space="preserve">en la forma en la que </w:t>
      </w:r>
      <w:r w:rsidR="00176E63">
        <w:rPr>
          <w:rFonts w:ascii="Times New Roman" w:hAnsi="Times New Roman" w:cs="Times New Roman"/>
          <w:sz w:val="24"/>
          <w:szCs w:val="24"/>
          <w:lang w:val="es-ES_tradnl"/>
        </w:rPr>
        <w:t xml:space="preserve">estas </w:t>
      </w:r>
      <w:r>
        <w:rPr>
          <w:rFonts w:ascii="Times New Roman" w:hAnsi="Times New Roman" w:cs="Times New Roman"/>
          <w:sz w:val="24"/>
          <w:szCs w:val="24"/>
          <w:lang w:val="es-ES_tradnl"/>
        </w:rPr>
        <w:t>gestiona</w:t>
      </w:r>
      <w:r w:rsidR="00176E63">
        <w:rPr>
          <w:rFonts w:ascii="Times New Roman" w:hAnsi="Times New Roman" w:cs="Times New Roman"/>
          <w:sz w:val="24"/>
          <w:szCs w:val="24"/>
          <w:lang w:val="es-ES_tradnl"/>
        </w:rPr>
        <w:t>n</w:t>
      </w:r>
      <w:r>
        <w:rPr>
          <w:rFonts w:ascii="Times New Roman" w:hAnsi="Times New Roman" w:cs="Times New Roman"/>
          <w:sz w:val="24"/>
          <w:szCs w:val="24"/>
          <w:lang w:val="es-ES_tradnl"/>
        </w:rPr>
        <w:t xml:space="preserve"> su actividad principal</w:t>
      </w:r>
      <w:r w:rsidR="00484CD3">
        <w:rPr>
          <w:rFonts w:ascii="Times New Roman" w:hAnsi="Times New Roman" w:cs="Times New Roman"/>
          <w:sz w:val="24"/>
          <w:szCs w:val="24"/>
          <w:lang w:val="es-ES_tradnl"/>
        </w:rPr>
        <w:t xml:space="preserve"> y </w:t>
      </w:r>
      <w:r w:rsidR="002541FB">
        <w:rPr>
          <w:rFonts w:ascii="Times New Roman" w:hAnsi="Times New Roman" w:cs="Times New Roman"/>
          <w:sz w:val="24"/>
          <w:szCs w:val="24"/>
          <w:lang w:val="es-ES_tradnl"/>
        </w:rPr>
        <w:t xml:space="preserve">sus </w:t>
      </w:r>
      <w:r w:rsidR="00484CD3">
        <w:rPr>
          <w:rFonts w:ascii="Times New Roman" w:hAnsi="Times New Roman" w:cs="Times New Roman"/>
          <w:sz w:val="24"/>
          <w:szCs w:val="24"/>
          <w:lang w:val="es-ES_tradnl"/>
        </w:rPr>
        <w:t>recursos financieros</w:t>
      </w:r>
      <w:r>
        <w:rPr>
          <w:rFonts w:ascii="Times New Roman" w:hAnsi="Times New Roman" w:cs="Times New Roman"/>
          <w:sz w:val="24"/>
          <w:szCs w:val="24"/>
          <w:lang w:val="es-ES_tradnl"/>
        </w:rPr>
        <w:t xml:space="preserve">, obteniendo </w:t>
      </w:r>
      <w:r w:rsidR="002541FB">
        <w:rPr>
          <w:rFonts w:ascii="Times New Roman" w:hAnsi="Times New Roman" w:cs="Times New Roman"/>
          <w:sz w:val="24"/>
          <w:szCs w:val="24"/>
          <w:lang w:val="es-ES_tradnl"/>
        </w:rPr>
        <w:t xml:space="preserve">así una </w:t>
      </w:r>
      <w:r>
        <w:rPr>
          <w:rFonts w:ascii="Times New Roman" w:hAnsi="Times New Roman" w:cs="Times New Roman"/>
          <w:sz w:val="24"/>
          <w:szCs w:val="24"/>
          <w:lang w:val="es-ES_tradnl"/>
        </w:rPr>
        <w:t>rentabilidad</w:t>
      </w:r>
      <w:r w:rsidR="002541FB">
        <w:rPr>
          <w:rFonts w:ascii="Times New Roman" w:hAnsi="Times New Roman" w:cs="Times New Roman"/>
          <w:sz w:val="24"/>
          <w:szCs w:val="24"/>
          <w:lang w:val="es-ES_tradnl"/>
        </w:rPr>
        <w:t xml:space="preserve"> económica de explotación (-0,17) y financiera</w:t>
      </w:r>
      <w:r>
        <w:rPr>
          <w:rFonts w:ascii="Times New Roman" w:hAnsi="Times New Roman" w:cs="Times New Roman"/>
          <w:sz w:val="24"/>
          <w:szCs w:val="24"/>
          <w:lang w:val="es-ES_tradnl"/>
        </w:rPr>
        <w:t xml:space="preserve"> </w:t>
      </w:r>
      <w:r w:rsidR="00484CD3">
        <w:rPr>
          <w:rFonts w:ascii="Times New Roman" w:hAnsi="Times New Roman" w:cs="Times New Roman"/>
          <w:sz w:val="24"/>
          <w:szCs w:val="24"/>
          <w:lang w:val="es-ES_tradnl"/>
        </w:rPr>
        <w:t>(-0,</w:t>
      </w:r>
      <w:r w:rsidR="002541FB">
        <w:rPr>
          <w:rFonts w:ascii="Times New Roman" w:hAnsi="Times New Roman" w:cs="Times New Roman"/>
          <w:sz w:val="24"/>
          <w:szCs w:val="24"/>
          <w:lang w:val="es-ES_tradnl"/>
        </w:rPr>
        <w:t>20</w:t>
      </w:r>
      <w:r w:rsidR="00484CD3">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negativa</w:t>
      </w:r>
      <w:r w:rsidR="002541FB">
        <w:rPr>
          <w:rFonts w:ascii="Times New Roman" w:hAnsi="Times New Roman" w:cs="Times New Roman"/>
          <w:sz w:val="24"/>
          <w:szCs w:val="24"/>
          <w:lang w:val="es-ES_tradnl"/>
        </w:rPr>
        <w:t>s</w:t>
      </w:r>
      <w:r>
        <w:rPr>
          <w:rFonts w:ascii="Times New Roman" w:hAnsi="Times New Roman" w:cs="Times New Roman"/>
          <w:sz w:val="24"/>
          <w:szCs w:val="24"/>
          <w:lang w:val="es-ES_tradnl"/>
        </w:rPr>
        <w:t>.</w:t>
      </w:r>
      <w:r w:rsidR="00A12CD4">
        <w:rPr>
          <w:rFonts w:ascii="Times New Roman" w:hAnsi="Times New Roman" w:cs="Times New Roman"/>
          <w:sz w:val="24"/>
          <w:szCs w:val="24"/>
          <w:lang w:val="es-ES_tradnl"/>
        </w:rPr>
        <w:t xml:space="preserve"> </w:t>
      </w:r>
      <w:r w:rsidR="002541FB">
        <w:rPr>
          <w:rFonts w:ascii="Times New Roman" w:hAnsi="Times New Roman" w:cs="Times New Roman"/>
          <w:sz w:val="24"/>
          <w:szCs w:val="24"/>
          <w:lang w:val="es-ES_tradnl"/>
        </w:rPr>
        <w:t xml:space="preserve">La </w:t>
      </w:r>
      <w:r w:rsidR="00E937EF">
        <w:rPr>
          <w:rFonts w:ascii="Times New Roman" w:hAnsi="Times New Roman" w:cs="Times New Roman"/>
          <w:sz w:val="24"/>
          <w:szCs w:val="24"/>
          <w:lang w:val="es-ES_tradnl"/>
        </w:rPr>
        <w:t>misma</w:t>
      </w:r>
      <w:r w:rsidR="00D06D77">
        <w:rPr>
          <w:rFonts w:ascii="Times New Roman" w:hAnsi="Times New Roman" w:cs="Times New Roman"/>
          <w:sz w:val="24"/>
          <w:szCs w:val="24"/>
          <w:lang w:val="es-ES_tradnl"/>
        </w:rPr>
        <w:t xml:space="preserve"> situación se </w:t>
      </w:r>
      <w:r w:rsidR="0026490E">
        <w:rPr>
          <w:rFonts w:ascii="Times New Roman" w:hAnsi="Times New Roman" w:cs="Times New Roman"/>
          <w:sz w:val="24"/>
          <w:szCs w:val="24"/>
          <w:lang w:val="es-ES_tradnl"/>
        </w:rPr>
        <w:t xml:space="preserve">da </w:t>
      </w:r>
      <w:r w:rsidR="004D57F8">
        <w:rPr>
          <w:rFonts w:ascii="Times New Roman" w:hAnsi="Times New Roman" w:cs="Times New Roman"/>
          <w:sz w:val="24"/>
          <w:szCs w:val="24"/>
          <w:lang w:val="es-ES_tradnl"/>
        </w:rPr>
        <w:t>en</w:t>
      </w:r>
      <w:r w:rsidR="00D06D77">
        <w:rPr>
          <w:rFonts w:ascii="Times New Roman" w:hAnsi="Times New Roman" w:cs="Times New Roman"/>
          <w:sz w:val="24"/>
          <w:szCs w:val="24"/>
          <w:lang w:val="es-ES_tradnl"/>
        </w:rPr>
        <w:t xml:space="preserve"> las rentabilidades de negocio</w:t>
      </w:r>
      <w:r w:rsidR="004D57F8">
        <w:rPr>
          <w:rFonts w:ascii="Times New Roman" w:hAnsi="Times New Roman" w:cs="Times New Roman"/>
          <w:sz w:val="24"/>
          <w:szCs w:val="24"/>
          <w:lang w:val="es-ES_tradnl"/>
        </w:rPr>
        <w:t xml:space="preserve"> (</w:t>
      </w:r>
      <w:r w:rsidR="004D57F8" w:rsidRPr="004D57F8">
        <w:rPr>
          <w:rFonts w:ascii="Times New Roman" w:hAnsi="Times New Roman" w:cs="Times New Roman"/>
          <w:i/>
          <w:iCs/>
          <w:sz w:val="24"/>
          <w:szCs w:val="24"/>
          <w:lang w:val="es-ES_tradnl"/>
        </w:rPr>
        <w:t>r_rent_negc</w:t>
      </w:r>
      <w:r w:rsidR="004D57F8">
        <w:rPr>
          <w:rFonts w:ascii="Times New Roman" w:hAnsi="Times New Roman" w:cs="Times New Roman"/>
          <w:sz w:val="24"/>
          <w:szCs w:val="24"/>
          <w:lang w:val="es-ES_tradnl"/>
        </w:rPr>
        <w:t>)</w:t>
      </w:r>
      <w:r w:rsidR="00D06D77">
        <w:rPr>
          <w:rFonts w:ascii="Times New Roman" w:hAnsi="Times New Roman" w:cs="Times New Roman"/>
          <w:sz w:val="24"/>
          <w:szCs w:val="24"/>
          <w:lang w:val="es-ES_tradnl"/>
        </w:rPr>
        <w:t xml:space="preserve"> y </w:t>
      </w:r>
      <w:r w:rsidR="004D57F8">
        <w:rPr>
          <w:rFonts w:ascii="Times New Roman" w:hAnsi="Times New Roman" w:cs="Times New Roman"/>
          <w:sz w:val="24"/>
          <w:szCs w:val="24"/>
          <w:lang w:val="es-ES_tradnl"/>
        </w:rPr>
        <w:t>de</w:t>
      </w:r>
      <w:r w:rsidR="00D06D77">
        <w:rPr>
          <w:rFonts w:ascii="Times New Roman" w:hAnsi="Times New Roman" w:cs="Times New Roman"/>
          <w:sz w:val="24"/>
          <w:szCs w:val="24"/>
          <w:lang w:val="es-ES_tradnl"/>
        </w:rPr>
        <w:t xml:space="preserve"> las ventas</w:t>
      </w:r>
      <w:r w:rsidR="004D57F8">
        <w:rPr>
          <w:rFonts w:ascii="Times New Roman" w:hAnsi="Times New Roman" w:cs="Times New Roman"/>
          <w:sz w:val="24"/>
          <w:szCs w:val="24"/>
          <w:lang w:val="es-ES_tradnl"/>
        </w:rPr>
        <w:t xml:space="preserve"> (</w:t>
      </w:r>
      <w:r w:rsidR="004D57F8" w:rsidRPr="004D57F8">
        <w:rPr>
          <w:rFonts w:ascii="Times New Roman" w:hAnsi="Times New Roman" w:cs="Times New Roman"/>
          <w:i/>
          <w:iCs/>
          <w:sz w:val="24"/>
          <w:szCs w:val="24"/>
          <w:lang w:val="es-ES_tradnl"/>
        </w:rPr>
        <w:t>ros</w:t>
      </w:r>
      <w:r w:rsidR="004D57F8">
        <w:rPr>
          <w:rFonts w:ascii="Times New Roman" w:hAnsi="Times New Roman" w:cs="Times New Roman"/>
          <w:sz w:val="24"/>
          <w:szCs w:val="24"/>
          <w:lang w:val="es-ES_tradnl"/>
        </w:rPr>
        <w:t>)</w:t>
      </w:r>
      <w:r w:rsidR="00D06D77">
        <w:rPr>
          <w:rFonts w:ascii="Times New Roman" w:hAnsi="Times New Roman" w:cs="Times New Roman"/>
          <w:sz w:val="24"/>
          <w:szCs w:val="24"/>
          <w:lang w:val="es-ES_tradnl"/>
        </w:rPr>
        <w:t xml:space="preserve">, donde </w:t>
      </w:r>
      <w:r w:rsidR="003708F0">
        <w:rPr>
          <w:rFonts w:ascii="Times New Roman" w:hAnsi="Times New Roman" w:cs="Times New Roman"/>
          <w:sz w:val="24"/>
          <w:szCs w:val="24"/>
          <w:lang w:val="es-ES_tradnl"/>
        </w:rPr>
        <w:t>la</w:t>
      </w:r>
      <w:r w:rsidR="00D06D77">
        <w:rPr>
          <w:rFonts w:ascii="Times New Roman" w:hAnsi="Times New Roman" w:cs="Times New Roman"/>
          <w:sz w:val="24"/>
          <w:szCs w:val="24"/>
          <w:lang w:val="es-ES_tradnl"/>
        </w:rPr>
        <w:t xml:space="preserve"> última</w:t>
      </w:r>
      <w:r w:rsidR="004D57F8">
        <w:rPr>
          <w:rFonts w:ascii="Times New Roman" w:hAnsi="Times New Roman" w:cs="Times New Roman"/>
          <w:sz w:val="24"/>
          <w:szCs w:val="24"/>
          <w:lang w:val="es-ES_tradnl"/>
        </w:rPr>
        <w:t xml:space="preserve"> </w:t>
      </w:r>
      <w:r w:rsidR="00D06D77">
        <w:rPr>
          <w:rFonts w:ascii="Times New Roman" w:hAnsi="Times New Roman" w:cs="Times New Roman"/>
          <w:sz w:val="24"/>
          <w:szCs w:val="24"/>
          <w:lang w:val="es-ES_tradnl"/>
        </w:rPr>
        <w:t xml:space="preserve">refleja que </w:t>
      </w:r>
      <w:r w:rsidR="00E937EF">
        <w:rPr>
          <w:rFonts w:ascii="Times New Roman" w:hAnsi="Times New Roman" w:cs="Times New Roman"/>
          <w:sz w:val="24"/>
          <w:szCs w:val="24"/>
          <w:lang w:val="es-ES_tradnl"/>
        </w:rPr>
        <w:t>los beneficios medios</w:t>
      </w:r>
      <w:r w:rsidR="004D57F8">
        <w:rPr>
          <w:rFonts w:ascii="Times New Roman" w:hAnsi="Times New Roman" w:cs="Times New Roman"/>
          <w:sz w:val="24"/>
          <w:szCs w:val="24"/>
          <w:lang w:val="es-ES_tradnl"/>
        </w:rPr>
        <w:t xml:space="preserve"> de la</w:t>
      </w:r>
      <w:r w:rsidR="003708F0">
        <w:rPr>
          <w:rFonts w:ascii="Times New Roman" w:hAnsi="Times New Roman" w:cs="Times New Roman"/>
          <w:sz w:val="24"/>
          <w:szCs w:val="24"/>
          <w:lang w:val="es-ES_tradnl"/>
        </w:rPr>
        <w:t xml:space="preserve">s pymes zombis </w:t>
      </w:r>
      <w:r w:rsidR="00D06D77">
        <w:rPr>
          <w:rFonts w:ascii="Times New Roman" w:hAnsi="Times New Roman" w:cs="Times New Roman"/>
          <w:sz w:val="24"/>
          <w:szCs w:val="24"/>
          <w:lang w:val="es-ES_tradnl"/>
        </w:rPr>
        <w:t>por cada euro de</w:t>
      </w:r>
      <w:r w:rsidR="004D57F8">
        <w:rPr>
          <w:rFonts w:ascii="Times New Roman" w:hAnsi="Times New Roman" w:cs="Times New Roman"/>
          <w:sz w:val="24"/>
          <w:szCs w:val="24"/>
          <w:lang w:val="es-ES_tradnl"/>
        </w:rPr>
        <w:t xml:space="preserve"> sus</w:t>
      </w:r>
      <w:r w:rsidR="00D06D77">
        <w:rPr>
          <w:rFonts w:ascii="Times New Roman" w:hAnsi="Times New Roman" w:cs="Times New Roman"/>
          <w:sz w:val="24"/>
          <w:szCs w:val="24"/>
          <w:lang w:val="es-ES_tradnl"/>
        </w:rPr>
        <w:t xml:space="preserve"> venta</w:t>
      </w:r>
      <w:r w:rsidR="004D57F8">
        <w:rPr>
          <w:rFonts w:ascii="Times New Roman" w:hAnsi="Times New Roman" w:cs="Times New Roman"/>
          <w:sz w:val="24"/>
          <w:szCs w:val="24"/>
          <w:lang w:val="es-ES_tradnl"/>
        </w:rPr>
        <w:t>s</w:t>
      </w:r>
      <w:r w:rsidR="003708F0">
        <w:rPr>
          <w:rFonts w:ascii="Times New Roman" w:hAnsi="Times New Roman" w:cs="Times New Roman"/>
          <w:sz w:val="24"/>
          <w:szCs w:val="24"/>
          <w:lang w:val="es-ES_tradnl"/>
        </w:rPr>
        <w:t>,</w:t>
      </w:r>
      <w:r w:rsidR="00D06D77">
        <w:rPr>
          <w:rFonts w:ascii="Times New Roman" w:hAnsi="Times New Roman" w:cs="Times New Roman"/>
          <w:sz w:val="24"/>
          <w:szCs w:val="24"/>
          <w:lang w:val="es-ES_tradnl"/>
        </w:rPr>
        <w:t xml:space="preserve"> son </w:t>
      </w:r>
      <w:r w:rsidR="00E937EF">
        <w:rPr>
          <w:rFonts w:ascii="Times New Roman" w:hAnsi="Times New Roman" w:cs="Times New Roman"/>
          <w:sz w:val="24"/>
          <w:szCs w:val="24"/>
          <w:lang w:val="es-ES_tradnl"/>
        </w:rPr>
        <w:t>negativos</w:t>
      </w:r>
      <w:r w:rsidR="003708F0">
        <w:rPr>
          <w:rFonts w:ascii="Times New Roman" w:hAnsi="Times New Roman" w:cs="Times New Roman"/>
          <w:sz w:val="24"/>
          <w:szCs w:val="24"/>
          <w:lang w:val="es-ES_tradnl"/>
        </w:rPr>
        <w:t xml:space="preserve"> (</w:t>
      </w:r>
      <w:r w:rsidR="004D57F8">
        <w:rPr>
          <w:rFonts w:ascii="Times New Roman" w:hAnsi="Times New Roman" w:cs="Times New Roman"/>
          <w:sz w:val="24"/>
          <w:szCs w:val="24"/>
          <w:lang w:val="es-ES_tradnl"/>
        </w:rPr>
        <w:t>-1,</w:t>
      </w:r>
      <w:r w:rsidR="002541FB">
        <w:rPr>
          <w:rFonts w:ascii="Times New Roman" w:hAnsi="Times New Roman" w:cs="Times New Roman"/>
          <w:sz w:val="24"/>
          <w:szCs w:val="24"/>
          <w:lang w:val="es-ES_tradnl"/>
        </w:rPr>
        <w:t>58</w:t>
      </w:r>
      <w:r w:rsidR="003708F0">
        <w:rPr>
          <w:rFonts w:ascii="Times New Roman" w:hAnsi="Times New Roman" w:cs="Times New Roman"/>
          <w:sz w:val="24"/>
          <w:szCs w:val="24"/>
          <w:lang w:val="es-ES_tradnl"/>
        </w:rPr>
        <w:t>)</w:t>
      </w:r>
      <w:r w:rsidR="004D57F8">
        <w:rPr>
          <w:rFonts w:ascii="Times New Roman" w:hAnsi="Times New Roman" w:cs="Times New Roman"/>
          <w:sz w:val="24"/>
          <w:szCs w:val="24"/>
          <w:lang w:val="es-ES_tradnl"/>
        </w:rPr>
        <w:t>.</w:t>
      </w:r>
    </w:p>
    <w:p w14:paraId="1D3A01F4" w14:textId="475D0B85" w:rsidR="005B38C9" w:rsidRDefault="00956A5B" w:rsidP="005168E1">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C</w:t>
      </w:r>
      <w:r w:rsidR="00517E0F">
        <w:rPr>
          <w:rFonts w:ascii="Times New Roman" w:hAnsi="Times New Roman" w:cs="Times New Roman"/>
          <w:sz w:val="24"/>
          <w:szCs w:val="24"/>
          <w:lang w:val="es-ES_tradnl"/>
        </w:rPr>
        <w:t xml:space="preserve">on respecto a la capacidad de </w:t>
      </w:r>
      <w:r w:rsidR="0026490E">
        <w:rPr>
          <w:rFonts w:ascii="Times New Roman" w:hAnsi="Times New Roman" w:cs="Times New Roman"/>
          <w:sz w:val="24"/>
          <w:szCs w:val="24"/>
          <w:lang w:val="es-ES_tradnl"/>
        </w:rPr>
        <w:t xml:space="preserve">estas </w:t>
      </w:r>
      <w:r w:rsidR="00517E0F">
        <w:rPr>
          <w:rFonts w:ascii="Times New Roman" w:hAnsi="Times New Roman" w:cs="Times New Roman"/>
          <w:sz w:val="24"/>
          <w:szCs w:val="24"/>
          <w:lang w:val="es-ES_tradnl"/>
        </w:rPr>
        <w:t xml:space="preserve">para hacer frente a </w:t>
      </w:r>
      <w:r w:rsidR="00C519F6">
        <w:rPr>
          <w:rFonts w:ascii="Times New Roman" w:hAnsi="Times New Roman" w:cs="Times New Roman"/>
          <w:sz w:val="24"/>
          <w:szCs w:val="24"/>
          <w:lang w:val="es-ES_tradnl"/>
        </w:rPr>
        <w:t>los</w:t>
      </w:r>
      <w:r w:rsidR="00517E0F">
        <w:rPr>
          <w:rFonts w:ascii="Times New Roman" w:hAnsi="Times New Roman" w:cs="Times New Roman"/>
          <w:sz w:val="24"/>
          <w:szCs w:val="24"/>
          <w:lang w:val="es-ES_tradnl"/>
        </w:rPr>
        <w:t xml:space="preserve"> gastos </w:t>
      </w:r>
      <w:r>
        <w:rPr>
          <w:rFonts w:ascii="Times New Roman" w:hAnsi="Times New Roman" w:cs="Times New Roman"/>
          <w:sz w:val="24"/>
          <w:szCs w:val="24"/>
          <w:lang w:val="es-ES_tradnl"/>
        </w:rPr>
        <w:t>financieros</w:t>
      </w:r>
      <w:r w:rsidR="00C519F6">
        <w:rPr>
          <w:rFonts w:ascii="Times New Roman" w:hAnsi="Times New Roman" w:cs="Times New Roman"/>
          <w:sz w:val="24"/>
          <w:szCs w:val="24"/>
          <w:lang w:val="es-ES_tradnl"/>
        </w:rPr>
        <w:t xml:space="preserve"> generados</w:t>
      </w:r>
      <w:r>
        <w:rPr>
          <w:rFonts w:ascii="Times New Roman" w:hAnsi="Times New Roman" w:cs="Times New Roman"/>
          <w:sz w:val="24"/>
          <w:szCs w:val="24"/>
          <w:lang w:val="es-ES_tradnl"/>
        </w:rPr>
        <w:t xml:space="preserve">, se observa que </w:t>
      </w:r>
      <w:r w:rsidR="0026490E">
        <w:rPr>
          <w:rFonts w:ascii="Times New Roman" w:hAnsi="Times New Roman" w:cs="Times New Roman"/>
          <w:sz w:val="24"/>
          <w:szCs w:val="24"/>
          <w:lang w:val="es-ES_tradnl"/>
        </w:rPr>
        <w:t>las zombis</w:t>
      </w:r>
      <w:r w:rsidR="00D349AD">
        <w:rPr>
          <w:rFonts w:ascii="Times New Roman" w:hAnsi="Times New Roman" w:cs="Times New Roman"/>
          <w:sz w:val="24"/>
          <w:szCs w:val="24"/>
          <w:lang w:val="es-ES_tradnl"/>
        </w:rPr>
        <w:t xml:space="preserve"> </w:t>
      </w:r>
      <w:r w:rsidR="009214DA">
        <w:rPr>
          <w:rFonts w:ascii="Times New Roman" w:hAnsi="Times New Roman" w:cs="Times New Roman"/>
          <w:sz w:val="24"/>
          <w:szCs w:val="24"/>
          <w:lang w:val="es-ES_tradnl"/>
        </w:rPr>
        <w:t xml:space="preserve">son capaces de </w:t>
      </w:r>
      <w:r w:rsidR="00EB00E3">
        <w:rPr>
          <w:rFonts w:ascii="Times New Roman" w:hAnsi="Times New Roman" w:cs="Times New Roman"/>
          <w:sz w:val="24"/>
          <w:szCs w:val="24"/>
          <w:lang w:val="es-ES_tradnl"/>
        </w:rPr>
        <w:t xml:space="preserve">soportar </w:t>
      </w:r>
      <w:r w:rsidR="00376C08">
        <w:rPr>
          <w:rFonts w:ascii="Times New Roman" w:hAnsi="Times New Roman" w:cs="Times New Roman"/>
          <w:sz w:val="24"/>
          <w:szCs w:val="24"/>
          <w:lang w:val="es-ES_tradnl"/>
        </w:rPr>
        <w:t>tales</w:t>
      </w:r>
      <w:r>
        <w:rPr>
          <w:rFonts w:ascii="Times New Roman" w:hAnsi="Times New Roman" w:cs="Times New Roman"/>
          <w:sz w:val="24"/>
          <w:szCs w:val="24"/>
          <w:lang w:val="es-ES_tradnl"/>
        </w:rPr>
        <w:t xml:space="preserve"> gastos, </w:t>
      </w:r>
      <w:r w:rsidR="00EB00E3">
        <w:rPr>
          <w:rFonts w:ascii="Times New Roman" w:hAnsi="Times New Roman" w:cs="Times New Roman"/>
          <w:sz w:val="24"/>
          <w:szCs w:val="24"/>
          <w:lang w:val="es-ES_tradnl"/>
        </w:rPr>
        <w:t xml:space="preserve">sin embargo, </w:t>
      </w:r>
      <w:r w:rsidR="00376C08">
        <w:rPr>
          <w:rFonts w:ascii="Times New Roman" w:hAnsi="Times New Roman" w:cs="Times New Roman"/>
          <w:sz w:val="24"/>
          <w:szCs w:val="24"/>
          <w:lang w:val="es-ES_tradnl"/>
        </w:rPr>
        <w:t xml:space="preserve">sus </w:t>
      </w:r>
      <w:r w:rsidR="00EB00E3">
        <w:rPr>
          <w:rFonts w:ascii="Times New Roman" w:hAnsi="Times New Roman" w:cs="Times New Roman"/>
          <w:sz w:val="24"/>
          <w:szCs w:val="24"/>
          <w:lang w:val="es-ES_tradnl"/>
        </w:rPr>
        <w:t>ratios</w:t>
      </w:r>
      <w:r w:rsidR="005B38C9">
        <w:rPr>
          <w:rFonts w:ascii="Times New Roman" w:hAnsi="Times New Roman" w:cs="Times New Roman"/>
          <w:sz w:val="24"/>
          <w:szCs w:val="24"/>
          <w:lang w:val="es-ES_tradnl"/>
        </w:rPr>
        <w:t xml:space="preserve"> de cobertura</w:t>
      </w:r>
      <w:r w:rsidR="000B1C5C">
        <w:rPr>
          <w:rFonts w:ascii="Times New Roman" w:hAnsi="Times New Roman" w:cs="Times New Roman"/>
          <w:sz w:val="24"/>
          <w:szCs w:val="24"/>
          <w:lang w:val="es-ES_tradnl"/>
        </w:rPr>
        <w:t>s</w:t>
      </w:r>
      <w:r w:rsidR="00EB00E3">
        <w:rPr>
          <w:rFonts w:ascii="Times New Roman" w:hAnsi="Times New Roman" w:cs="Times New Roman"/>
          <w:sz w:val="24"/>
          <w:szCs w:val="24"/>
          <w:lang w:val="es-ES_tradnl"/>
        </w:rPr>
        <w:t xml:space="preserve">, son significativamente </w:t>
      </w:r>
      <w:r w:rsidR="00376C08">
        <w:rPr>
          <w:rFonts w:ascii="Times New Roman" w:hAnsi="Times New Roman" w:cs="Times New Roman"/>
          <w:sz w:val="24"/>
          <w:szCs w:val="24"/>
          <w:lang w:val="es-ES_tradnl"/>
        </w:rPr>
        <w:t xml:space="preserve">inferiores </w:t>
      </w:r>
      <w:r w:rsidR="00EB00E3">
        <w:rPr>
          <w:rFonts w:ascii="Times New Roman" w:hAnsi="Times New Roman" w:cs="Times New Roman"/>
          <w:sz w:val="24"/>
          <w:szCs w:val="24"/>
          <w:lang w:val="es-ES_tradnl"/>
        </w:rPr>
        <w:t>que las no zombis</w:t>
      </w:r>
      <w:r w:rsidR="00D349AD">
        <w:rPr>
          <w:rFonts w:ascii="Times New Roman" w:hAnsi="Times New Roman" w:cs="Times New Roman"/>
          <w:sz w:val="24"/>
          <w:szCs w:val="24"/>
          <w:lang w:val="es-ES_tradnl"/>
        </w:rPr>
        <w:t xml:space="preserve"> (646; 1.399)</w:t>
      </w:r>
      <w:r w:rsidR="00EB00E3">
        <w:rPr>
          <w:rFonts w:ascii="Times New Roman" w:hAnsi="Times New Roman" w:cs="Times New Roman"/>
          <w:sz w:val="24"/>
          <w:szCs w:val="24"/>
          <w:lang w:val="es-ES_tradnl"/>
        </w:rPr>
        <w:t>.</w:t>
      </w:r>
      <w:r w:rsidR="009214DA">
        <w:rPr>
          <w:rFonts w:ascii="Times New Roman" w:hAnsi="Times New Roman" w:cs="Times New Roman"/>
          <w:sz w:val="24"/>
          <w:szCs w:val="24"/>
          <w:lang w:val="es-ES_tradnl"/>
        </w:rPr>
        <w:t xml:space="preserve"> Algo similar ocurre con </w:t>
      </w:r>
      <w:r w:rsidR="00376C08">
        <w:rPr>
          <w:rFonts w:ascii="Times New Roman" w:hAnsi="Times New Roman" w:cs="Times New Roman"/>
          <w:sz w:val="24"/>
          <w:szCs w:val="24"/>
          <w:lang w:val="es-ES_tradnl"/>
        </w:rPr>
        <w:t xml:space="preserve">su </w:t>
      </w:r>
      <w:r w:rsidR="005B38C9">
        <w:rPr>
          <w:rFonts w:ascii="Times New Roman" w:hAnsi="Times New Roman" w:cs="Times New Roman"/>
          <w:sz w:val="24"/>
          <w:szCs w:val="24"/>
          <w:lang w:val="es-ES_tradnl"/>
        </w:rPr>
        <w:t>capacidad</w:t>
      </w:r>
      <w:r w:rsidR="00F7058B">
        <w:rPr>
          <w:rFonts w:ascii="Times New Roman" w:hAnsi="Times New Roman" w:cs="Times New Roman"/>
          <w:sz w:val="24"/>
          <w:szCs w:val="24"/>
          <w:lang w:val="es-ES_tradnl"/>
        </w:rPr>
        <w:t xml:space="preserve"> de servicio de la deuda</w:t>
      </w:r>
      <w:r w:rsidR="00376C08">
        <w:rPr>
          <w:rFonts w:ascii="Times New Roman" w:hAnsi="Times New Roman" w:cs="Times New Roman"/>
          <w:sz w:val="24"/>
          <w:szCs w:val="24"/>
          <w:lang w:val="es-ES_tradnl"/>
        </w:rPr>
        <w:t xml:space="preserve">, </w:t>
      </w:r>
      <w:r w:rsidR="00F7058B">
        <w:rPr>
          <w:rFonts w:ascii="Times New Roman" w:hAnsi="Times New Roman" w:cs="Times New Roman"/>
          <w:sz w:val="24"/>
          <w:szCs w:val="24"/>
          <w:lang w:val="es-ES_tradnl"/>
        </w:rPr>
        <w:t xml:space="preserve">que refleja que </w:t>
      </w:r>
      <w:r w:rsidR="002D359C">
        <w:rPr>
          <w:rFonts w:ascii="Times New Roman" w:hAnsi="Times New Roman" w:cs="Times New Roman"/>
          <w:sz w:val="24"/>
          <w:szCs w:val="24"/>
          <w:lang w:val="es-ES_tradnl"/>
        </w:rPr>
        <w:t>estas</w:t>
      </w:r>
      <w:r w:rsidR="00376C08">
        <w:rPr>
          <w:rFonts w:ascii="Times New Roman" w:hAnsi="Times New Roman" w:cs="Times New Roman"/>
          <w:sz w:val="24"/>
          <w:szCs w:val="24"/>
          <w:lang w:val="es-ES_tradnl"/>
        </w:rPr>
        <w:t xml:space="preserve"> empresas</w:t>
      </w:r>
      <w:r w:rsidR="000B1C5C">
        <w:rPr>
          <w:rFonts w:ascii="Times New Roman" w:hAnsi="Times New Roman" w:cs="Times New Roman"/>
          <w:sz w:val="24"/>
          <w:szCs w:val="24"/>
          <w:lang w:val="es-ES_tradnl"/>
        </w:rPr>
        <w:t xml:space="preserve"> </w:t>
      </w:r>
      <w:r w:rsidR="00F7058B">
        <w:rPr>
          <w:rFonts w:ascii="Times New Roman" w:hAnsi="Times New Roman" w:cs="Times New Roman"/>
          <w:sz w:val="24"/>
          <w:szCs w:val="24"/>
          <w:lang w:val="es-ES_tradnl"/>
        </w:rPr>
        <w:t>no son capaces de cubrir con sus resultados brutos de explotación la deuda remunerada total que poseen.</w:t>
      </w:r>
    </w:p>
    <w:p w14:paraId="30DE5320" w14:textId="77777777" w:rsidR="00CA2B54" w:rsidRDefault="002D359C" w:rsidP="00F82F60">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Por otra parte</w:t>
      </w:r>
      <w:r w:rsidR="005B38C9">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 xml:space="preserve">si se observa el valor </w:t>
      </w:r>
      <w:r w:rsidR="00F82F60">
        <w:rPr>
          <w:rFonts w:ascii="Times New Roman" w:hAnsi="Times New Roman" w:cs="Times New Roman"/>
          <w:sz w:val="24"/>
          <w:szCs w:val="24"/>
          <w:lang w:val="es-ES_tradnl"/>
        </w:rPr>
        <w:t xml:space="preserve">de las </w:t>
      </w:r>
      <w:r>
        <w:rPr>
          <w:rFonts w:ascii="Times New Roman" w:hAnsi="Times New Roman" w:cs="Times New Roman"/>
          <w:sz w:val="24"/>
          <w:szCs w:val="24"/>
          <w:lang w:val="es-ES_tradnl"/>
        </w:rPr>
        <w:t xml:space="preserve">diferentes </w:t>
      </w:r>
      <w:r w:rsidR="005B38C9">
        <w:rPr>
          <w:rFonts w:ascii="Times New Roman" w:hAnsi="Times New Roman" w:cs="Times New Roman"/>
          <w:sz w:val="24"/>
          <w:szCs w:val="24"/>
          <w:lang w:val="es-ES_tradnl"/>
        </w:rPr>
        <w:t>ratios de subvenciones propuestas</w:t>
      </w:r>
      <w:r w:rsidR="00F82F60">
        <w:rPr>
          <w:rFonts w:ascii="Times New Roman" w:hAnsi="Times New Roman" w:cs="Times New Roman"/>
          <w:sz w:val="24"/>
          <w:szCs w:val="24"/>
          <w:lang w:val="es-ES_tradnl"/>
        </w:rPr>
        <w:t xml:space="preserve"> no parece, al menos en </w:t>
      </w:r>
      <w:r w:rsidR="00D349AD">
        <w:rPr>
          <w:rFonts w:ascii="Times New Roman" w:hAnsi="Times New Roman" w:cs="Times New Roman"/>
          <w:sz w:val="24"/>
          <w:szCs w:val="24"/>
          <w:lang w:val="es-ES_tradnl"/>
        </w:rPr>
        <w:t>esta exploración inicial</w:t>
      </w:r>
      <w:r w:rsidR="00F82F60">
        <w:rPr>
          <w:rFonts w:ascii="Times New Roman" w:hAnsi="Times New Roman" w:cs="Times New Roman"/>
          <w:sz w:val="24"/>
          <w:szCs w:val="24"/>
          <w:lang w:val="es-ES_tradnl"/>
        </w:rPr>
        <w:t xml:space="preserve">, que las pymes zombis dependan exclusivamente de </w:t>
      </w:r>
      <w:r w:rsidR="00AE1543">
        <w:rPr>
          <w:rFonts w:ascii="Times New Roman" w:hAnsi="Times New Roman" w:cs="Times New Roman"/>
          <w:sz w:val="24"/>
          <w:szCs w:val="24"/>
          <w:lang w:val="es-ES_tradnl"/>
        </w:rPr>
        <w:t xml:space="preserve">las </w:t>
      </w:r>
      <w:r w:rsidR="00F82F60">
        <w:rPr>
          <w:rFonts w:ascii="Times New Roman" w:hAnsi="Times New Roman" w:cs="Times New Roman"/>
          <w:sz w:val="24"/>
          <w:szCs w:val="24"/>
          <w:lang w:val="es-ES_tradnl"/>
        </w:rPr>
        <w:t xml:space="preserve">subvenciones. </w:t>
      </w:r>
      <w:r w:rsidR="008641B2">
        <w:rPr>
          <w:rFonts w:ascii="Times New Roman" w:hAnsi="Times New Roman" w:cs="Times New Roman"/>
          <w:sz w:val="24"/>
          <w:szCs w:val="24"/>
          <w:lang w:val="es-ES_tradnl"/>
        </w:rPr>
        <w:t>En este sentido</w:t>
      </w:r>
      <w:r w:rsidR="00F82F60">
        <w:rPr>
          <w:rFonts w:ascii="Times New Roman" w:hAnsi="Times New Roman" w:cs="Times New Roman"/>
          <w:sz w:val="24"/>
          <w:szCs w:val="24"/>
          <w:lang w:val="es-ES_tradnl"/>
        </w:rPr>
        <w:t xml:space="preserve">, sus cifras son relativamente inferiores que las no zombis, las cuales si parecen tener una alta </w:t>
      </w:r>
      <w:r w:rsidR="00AA2CED">
        <w:rPr>
          <w:rFonts w:ascii="Times New Roman" w:hAnsi="Times New Roman" w:cs="Times New Roman"/>
          <w:sz w:val="24"/>
          <w:szCs w:val="24"/>
          <w:lang w:val="es-ES_tradnl"/>
        </w:rPr>
        <w:t>participación</w:t>
      </w:r>
      <w:r w:rsidR="008641B2">
        <w:rPr>
          <w:rFonts w:ascii="Times New Roman" w:hAnsi="Times New Roman" w:cs="Times New Roman"/>
          <w:sz w:val="24"/>
          <w:szCs w:val="24"/>
          <w:lang w:val="es-ES_tradnl"/>
        </w:rPr>
        <w:t xml:space="preserve"> </w:t>
      </w:r>
      <w:r w:rsidR="00F82F60">
        <w:rPr>
          <w:rFonts w:ascii="Times New Roman" w:hAnsi="Times New Roman" w:cs="Times New Roman"/>
          <w:sz w:val="24"/>
          <w:szCs w:val="24"/>
          <w:lang w:val="es-ES_tradnl"/>
        </w:rPr>
        <w:t>de subvenciones en su estructura</w:t>
      </w:r>
      <w:r w:rsidR="00F25DA9">
        <w:rPr>
          <w:rFonts w:ascii="Times New Roman" w:hAnsi="Times New Roman" w:cs="Times New Roman"/>
          <w:sz w:val="24"/>
          <w:szCs w:val="24"/>
          <w:lang w:val="es-ES_tradnl"/>
        </w:rPr>
        <w:t xml:space="preserve"> financiera</w:t>
      </w:r>
      <w:r w:rsidR="00F82F60">
        <w:rPr>
          <w:rFonts w:ascii="Times New Roman" w:hAnsi="Times New Roman" w:cs="Times New Roman"/>
          <w:sz w:val="24"/>
          <w:szCs w:val="24"/>
          <w:lang w:val="es-ES_tradnl"/>
        </w:rPr>
        <w:t>.</w:t>
      </w:r>
      <w:r w:rsidR="00FB3133">
        <w:rPr>
          <w:rFonts w:ascii="Times New Roman" w:hAnsi="Times New Roman" w:cs="Times New Roman"/>
          <w:sz w:val="24"/>
          <w:szCs w:val="24"/>
          <w:lang w:val="es-ES_tradnl"/>
        </w:rPr>
        <w:t xml:space="preserve"> </w:t>
      </w:r>
    </w:p>
    <w:p w14:paraId="7199A593" w14:textId="020046EE" w:rsidR="00517E0F" w:rsidRDefault="000417F0" w:rsidP="00F82F60">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Por último</w:t>
      </w:r>
      <w:r w:rsidR="00FB3133">
        <w:rPr>
          <w:rFonts w:ascii="Times New Roman" w:hAnsi="Times New Roman" w:cs="Times New Roman"/>
          <w:sz w:val="24"/>
          <w:szCs w:val="24"/>
          <w:lang w:val="es-ES_tradnl"/>
        </w:rPr>
        <w:t xml:space="preserve">, </w:t>
      </w:r>
      <w:r w:rsidR="00CA2B54">
        <w:rPr>
          <w:rFonts w:ascii="Times New Roman" w:hAnsi="Times New Roman" w:cs="Times New Roman"/>
          <w:sz w:val="24"/>
          <w:szCs w:val="24"/>
          <w:lang w:val="es-ES_tradnl"/>
        </w:rPr>
        <w:t>como era de esperar, las pymes no zombis (7,69) son cuatro veces más solventes que las zombis (1,92).</w:t>
      </w:r>
      <w:r w:rsidR="009F0358">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Además</w:t>
      </w:r>
      <w:r w:rsidR="00CA2B54">
        <w:rPr>
          <w:rFonts w:ascii="Times New Roman" w:hAnsi="Times New Roman" w:cs="Times New Roman"/>
          <w:sz w:val="24"/>
          <w:szCs w:val="24"/>
          <w:lang w:val="es-ES_tradnl"/>
        </w:rPr>
        <w:t xml:space="preserve">, </w:t>
      </w:r>
      <w:r w:rsidR="00AA2CED">
        <w:rPr>
          <w:rFonts w:ascii="Times New Roman" w:hAnsi="Times New Roman" w:cs="Times New Roman"/>
          <w:sz w:val="24"/>
          <w:szCs w:val="24"/>
          <w:lang w:val="es-ES_tradnl"/>
        </w:rPr>
        <w:t xml:space="preserve">destacar que </w:t>
      </w:r>
      <w:r w:rsidR="00CA2B54">
        <w:rPr>
          <w:rFonts w:ascii="Times New Roman" w:hAnsi="Times New Roman" w:cs="Times New Roman"/>
          <w:sz w:val="24"/>
          <w:szCs w:val="24"/>
          <w:lang w:val="es-ES_tradnl"/>
        </w:rPr>
        <w:t xml:space="preserve">las zombis poseen una edad media (15 años aproximadamente) menor que las no zombis (16,5 años) y </w:t>
      </w:r>
      <w:r w:rsidR="006E625E">
        <w:rPr>
          <w:rFonts w:ascii="Times New Roman" w:hAnsi="Times New Roman" w:cs="Times New Roman"/>
          <w:sz w:val="24"/>
          <w:szCs w:val="24"/>
          <w:lang w:val="es-ES_tradnl"/>
        </w:rPr>
        <w:t xml:space="preserve">que </w:t>
      </w:r>
      <w:r w:rsidR="00AA2CED">
        <w:rPr>
          <w:rFonts w:ascii="Times New Roman" w:hAnsi="Times New Roman" w:cs="Times New Roman"/>
          <w:sz w:val="24"/>
          <w:szCs w:val="24"/>
          <w:lang w:val="es-ES_tradnl"/>
        </w:rPr>
        <w:t xml:space="preserve">no se han </w:t>
      </w:r>
      <w:r w:rsidR="00FB3133">
        <w:rPr>
          <w:rFonts w:ascii="Times New Roman" w:hAnsi="Times New Roman" w:cs="Times New Roman"/>
          <w:sz w:val="24"/>
          <w:szCs w:val="24"/>
          <w:lang w:val="es-ES_tradnl"/>
        </w:rPr>
        <w:t xml:space="preserve">observado diferencias significativas en </w:t>
      </w:r>
      <w:r w:rsidR="00AA2CED">
        <w:rPr>
          <w:rFonts w:ascii="Times New Roman" w:hAnsi="Times New Roman" w:cs="Times New Roman"/>
          <w:sz w:val="24"/>
          <w:szCs w:val="24"/>
          <w:lang w:val="es-ES_tradnl"/>
        </w:rPr>
        <w:t xml:space="preserve">el valor de los </w:t>
      </w:r>
      <w:r w:rsidR="00FB3133">
        <w:rPr>
          <w:rFonts w:ascii="Times New Roman" w:hAnsi="Times New Roman" w:cs="Times New Roman"/>
          <w:sz w:val="24"/>
          <w:szCs w:val="24"/>
          <w:lang w:val="es-ES_tradnl"/>
        </w:rPr>
        <w:t xml:space="preserve">activos </w:t>
      </w:r>
      <w:r w:rsidR="00277C73">
        <w:rPr>
          <w:rFonts w:ascii="Times New Roman" w:hAnsi="Times New Roman" w:cs="Times New Roman"/>
          <w:sz w:val="24"/>
          <w:szCs w:val="24"/>
          <w:lang w:val="es-ES_tradnl"/>
        </w:rPr>
        <w:t xml:space="preserve">ya </w:t>
      </w:r>
      <w:r w:rsidR="00AA2CED">
        <w:rPr>
          <w:rFonts w:ascii="Times New Roman" w:hAnsi="Times New Roman" w:cs="Times New Roman"/>
          <w:sz w:val="24"/>
          <w:szCs w:val="24"/>
          <w:lang w:val="es-ES_tradnl"/>
        </w:rPr>
        <w:t>que se tratan de pymes pertenecientes al mismo sector</w:t>
      </w:r>
      <w:r w:rsidR="00FB3133">
        <w:rPr>
          <w:rFonts w:ascii="Times New Roman" w:hAnsi="Times New Roman" w:cs="Times New Roman"/>
          <w:sz w:val="24"/>
          <w:szCs w:val="24"/>
          <w:lang w:val="es-ES_tradnl"/>
        </w:rPr>
        <w:t>.</w:t>
      </w:r>
    </w:p>
    <w:p w14:paraId="439603A3" w14:textId="066017A5" w:rsidR="003D464F" w:rsidRDefault="007C6584" w:rsidP="003D464F">
      <w:pPr>
        <w:pStyle w:val="Ttulo2"/>
        <w:numPr>
          <w:ilvl w:val="2"/>
          <w:numId w:val="5"/>
        </w:numPr>
        <w:spacing w:before="0" w:after="180" w:line="360" w:lineRule="auto"/>
        <w:ind w:left="504"/>
        <w:jc w:val="both"/>
        <w:rPr>
          <w:rFonts w:ascii="Times New Roman" w:hAnsi="Times New Roman" w:cs="Times New Roman"/>
          <w:b/>
          <w:bCs/>
          <w:color w:val="auto"/>
          <w:sz w:val="24"/>
          <w:szCs w:val="24"/>
        </w:rPr>
      </w:pPr>
      <w:bookmarkStart w:id="341" w:name="_Generación_de_las"/>
      <w:bookmarkStart w:id="342" w:name="_Toc94027296"/>
      <w:bookmarkEnd w:id="341"/>
      <w:r>
        <w:rPr>
          <w:rFonts w:ascii="Times New Roman" w:hAnsi="Times New Roman" w:cs="Times New Roman"/>
          <w:b/>
          <w:bCs/>
          <w:color w:val="auto"/>
          <w:sz w:val="24"/>
          <w:szCs w:val="24"/>
        </w:rPr>
        <w:t>Generación</w:t>
      </w:r>
      <w:r w:rsidR="003D464F">
        <w:rPr>
          <w:rFonts w:ascii="Times New Roman" w:hAnsi="Times New Roman" w:cs="Times New Roman"/>
          <w:b/>
          <w:bCs/>
          <w:color w:val="auto"/>
          <w:sz w:val="24"/>
          <w:szCs w:val="24"/>
        </w:rPr>
        <w:t xml:space="preserve"> de las imágenes </w:t>
      </w:r>
      <w:r w:rsidR="005D6A03">
        <w:rPr>
          <w:rFonts w:ascii="Times New Roman" w:hAnsi="Times New Roman" w:cs="Times New Roman"/>
          <w:b/>
          <w:bCs/>
          <w:color w:val="auto"/>
          <w:sz w:val="24"/>
          <w:szCs w:val="24"/>
        </w:rPr>
        <w:t>en escala de grises</w:t>
      </w:r>
      <w:bookmarkEnd w:id="342"/>
    </w:p>
    <w:p w14:paraId="7030D163" w14:textId="11A93D8E" w:rsidR="008D2C00" w:rsidRDefault="00D92913" w:rsidP="00F82F60">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Tras calcular </w:t>
      </w:r>
      <w:r w:rsidR="007C6584">
        <w:rPr>
          <w:rFonts w:ascii="Times New Roman" w:hAnsi="Times New Roman" w:cs="Times New Roman"/>
          <w:sz w:val="24"/>
          <w:szCs w:val="24"/>
          <w:lang w:val="es-ES_tradnl"/>
        </w:rPr>
        <w:t xml:space="preserve">las variables de la </w:t>
      </w:r>
      <w:r w:rsidR="00543353" w:rsidRPr="00406E87">
        <w:rPr>
          <w:rFonts w:ascii="Times New Roman" w:hAnsi="Times New Roman" w:cs="Times New Roman"/>
          <w:color w:val="2E74B5" w:themeColor="accent5" w:themeShade="BF"/>
          <w:sz w:val="24"/>
          <w:szCs w:val="24"/>
          <w:u w:val="single"/>
          <w:lang w:val="es-ES_tradnl"/>
        </w:rPr>
        <w:fldChar w:fldCharType="begin"/>
      </w:r>
      <w:r w:rsidR="00543353" w:rsidRPr="00406E87">
        <w:rPr>
          <w:rFonts w:ascii="Times New Roman" w:hAnsi="Times New Roman" w:cs="Times New Roman"/>
          <w:color w:val="2E74B5" w:themeColor="accent5" w:themeShade="BF"/>
          <w:sz w:val="24"/>
          <w:szCs w:val="24"/>
          <w:u w:val="single"/>
          <w:lang w:val="es-ES_tradnl"/>
        </w:rPr>
        <w:instrText xml:space="preserve"> REF _Ref93960443 \h  \* MERGEFORMAT </w:instrText>
      </w:r>
      <w:r w:rsidR="00543353" w:rsidRPr="00406E87">
        <w:rPr>
          <w:rFonts w:ascii="Times New Roman" w:hAnsi="Times New Roman" w:cs="Times New Roman"/>
          <w:color w:val="2E74B5" w:themeColor="accent5" w:themeShade="BF"/>
          <w:sz w:val="24"/>
          <w:szCs w:val="24"/>
          <w:u w:val="single"/>
          <w:lang w:val="es-ES_tradnl"/>
        </w:rPr>
      </w:r>
      <w:r w:rsidR="00543353" w:rsidRPr="00406E87">
        <w:rPr>
          <w:rFonts w:ascii="Times New Roman" w:hAnsi="Times New Roman" w:cs="Times New Roman"/>
          <w:color w:val="2E74B5" w:themeColor="accent5" w:themeShade="BF"/>
          <w:sz w:val="24"/>
          <w:szCs w:val="24"/>
          <w:u w:val="single"/>
          <w:lang w:val="es-ES_tradnl"/>
        </w:rPr>
        <w:fldChar w:fldCharType="separate"/>
      </w:r>
      <w:ins w:id="343" w:author="sumit kumar" w:date="2022-01-28T00:52:00Z">
        <w:r w:rsidR="00A55E47" w:rsidRPr="00A55E47">
          <w:rPr>
            <w:rFonts w:ascii="Times New Roman" w:hAnsi="Times New Roman" w:cs="Times New Roman"/>
            <w:color w:val="2E74B5" w:themeColor="accent5" w:themeShade="BF"/>
            <w:sz w:val="24"/>
            <w:szCs w:val="24"/>
            <w:u w:val="single"/>
            <w:rPrChange w:id="344" w:author="sumit kumar" w:date="2022-01-28T00:52:00Z">
              <w:rPr/>
            </w:rPrChange>
          </w:rPr>
          <w:t xml:space="preserve">Tabla </w:t>
        </w:r>
        <w:r w:rsidR="00A55E47" w:rsidRPr="00A55E47">
          <w:rPr>
            <w:rFonts w:ascii="Times New Roman" w:hAnsi="Times New Roman" w:cs="Times New Roman"/>
            <w:noProof/>
            <w:color w:val="2E74B5" w:themeColor="accent5" w:themeShade="BF"/>
            <w:sz w:val="24"/>
            <w:szCs w:val="24"/>
            <w:u w:val="single"/>
            <w:rPrChange w:id="345" w:author="sumit kumar" w:date="2022-01-28T00:52:00Z">
              <w:rPr>
                <w:noProof/>
              </w:rPr>
            </w:rPrChange>
          </w:rPr>
          <w:t>9</w:t>
        </w:r>
      </w:ins>
      <w:del w:id="346"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Tabla </w:delText>
        </w:r>
        <w:r w:rsidR="00614ADD" w:rsidRPr="00614ADD" w:rsidDel="00A55E47">
          <w:rPr>
            <w:rFonts w:ascii="Times New Roman" w:hAnsi="Times New Roman" w:cs="Times New Roman"/>
            <w:noProof/>
            <w:color w:val="2E74B5" w:themeColor="accent5" w:themeShade="BF"/>
            <w:sz w:val="24"/>
            <w:szCs w:val="24"/>
            <w:u w:val="single"/>
          </w:rPr>
          <w:delText>9</w:delText>
        </w:r>
      </w:del>
      <w:r w:rsidR="00543353" w:rsidRPr="00406E87">
        <w:rPr>
          <w:rFonts w:ascii="Times New Roman" w:hAnsi="Times New Roman" w:cs="Times New Roman"/>
          <w:color w:val="2E74B5" w:themeColor="accent5" w:themeShade="BF"/>
          <w:sz w:val="24"/>
          <w:szCs w:val="24"/>
          <w:u w:val="single"/>
          <w:lang w:val="es-ES_tradnl"/>
        </w:rPr>
        <w:fldChar w:fldCharType="end"/>
      </w:r>
      <w:r w:rsidR="007C6584">
        <w:rPr>
          <w:rFonts w:ascii="Times New Roman" w:hAnsi="Times New Roman" w:cs="Times New Roman"/>
          <w:sz w:val="24"/>
          <w:szCs w:val="24"/>
          <w:lang w:val="es-ES_tradnl"/>
        </w:rPr>
        <w:t xml:space="preserve"> para todas las </w:t>
      </w:r>
      <w:r>
        <w:rPr>
          <w:rFonts w:ascii="Times New Roman" w:hAnsi="Times New Roman" w:cs="Times New Roman"/>
          <w:sz w:val="24"/>
          <w:szCs w:val="24"/>
          <w:lang w:val="es-ES_tradnl"/>
        </w:rPr>
        <w:t>pymes</w:t>
      </w:r>
      <w:r w:rsidR="00C31F0B">
        <w:rPr>
          <w:rFonts w:ascii="Times New Roman" w:hAnsi="Times New Roman" w:cs="Times New Roman"/>
          <w:sz w:val="24"/>
          <w:szCs w:val="24"/>
          <w:lang w:val="es-ES_tradnl"/>
        </w:rPr>
        <w:t xml:space="preserve"> de la muestra, es el momento de generar las imágenes en escala de grises que se le suministrarán como entrada a la CNN</w:t>
      </w:r>
      <w:r w:rsidR="00E90C92">
        <w:rPr>
          <w:rFonts w:ascii="Times New Roman" w:hAnsi="Times New Roman" w:cs="Times New Roman"/>
          <w:sz w:val="24"/>
          <w:szCs w:val="24"/>
          <w:lang w:val="es-ES_tradnl"/>
        </w:rPr>
        <w:t xml:space="preserve"> en la fase del modelado</w:t>
      </w:r>
      <w:r w:rsidR="00C31F0B">
        <w:rPr>
          <w:rFonts w:ascii="Times New Roman" w:hAnsi="Times New Roman" w:cs="Times New Roman"/>
          <w:sz w:val="24"/>
          <w:szCs w:val="24"/>
          <w:lang w:val="es-ES_tradnl"/>
        </w:rPr>
        <w:t xml:space="preserve">. </w:t>
      </w:r>
    </w:p>
    <w:p w14:paraId="3360562B" w14:textId="2E79B48A" w:rsidR="003D464F" w:rsidRDefault="008D2C00" w:rsidP="00F42AEE">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Así</w:t>
      </w:r>
      <w:r w:rsidR="00E90C92">
        <w:rPr>
          <w:rFonts w:ascii="Times New Roman" w:hAnsi="Times New Roman" w:cs="Times New Roman"/>
          <w:sz w:val="24"/>
          <w:szCs w:val="24"/>
          <w:lang w:val="es-ES_tradnl"/>
        </w:rPr>
        <w:t>,</w:t>
      </w:r>
      <w:r>
        <w:rPr>
          <w:rFonts w:ascii="Times New Roman" w:hAnsi="Times New Roman" w:cs="Times New Roman"/>
          <w:sz w:val="24"/>
          <w:szCs w:val="24"/>
          <w:lang w:val="es-ES_tradnl"/>
        </w:rPr>
        <w:t xml:space="preserve"> </w:t>
      </w:r>
      <w:r w:rsidR="00E90C92">
        <w:rPr>
          <w:rFonts w:ascii="Times New Roman" w:hAnsi="Times New Roman" w:cs="Times New Roman"/>
          <w:sz w:val="24"/>
          <w:szCs w:val="24"/>
          <w:lang w:val="es-ES_tradnl"/>
        </w:rPr>
        <w:t>para cada pyme</w:t>
      </w:r>
      <w:r w:rsidR="00F42AEE">
        <w:rPr>
          <w:rFonts w:ascii="Times New Roman" w:hAnsi="Times New Roman" w:cs="Times New Roman"/>
          <w:sz w:val="24"/>
          <w:szCs w:val="24"/>
          <w:lang w:val="es-ES_tradnl"/>
        </w:rPr>
        <w:t xml:space="preserve"> de la muestra</w:t>
      </w:r>
      <w:r w:rsidR="00E90C92">
        <w:rPr>
          <w:rFonts w:ascii="Times New Roman" w:hAnsi="Times New Roman" w:cs="Times New Roman"/>
          <w:sz w:val="24"/>
          <w:szCs w:val="24"/>
          <w:lang w:val="es-ES_tradnl"/>
        </w:rPr>
        <w:t xml:space="preserve"> se </w:t>
      </w:r>
      <w:r w:rsidR="00D92913">
        <w:rPr>
          <w:rFonts w:ascii="Times New Roman" w:hAnsi="Times New Roman" w:cs="Times New Roman"/>
          <w:sz w:val="24"/>
          <w:szCs w:val="24"/>
          <w:lang w:val="es-ES_tradnl"/>
        </w:rPr>
        <w:t>genera</w:t>
      </w:r>
      <w:r>
        <w:rPr>
          <w:rFonts w:ascii="Times New Roman" w:hAnsi="Times New Roman" w:cs="Times New Roman"/>
          <w:sz w:val="24"/>
          <w:szCs w:val="24"/>
          <w:lang w:val="es-ES_tradnl"/>
        </w:rPr>
        <w:t xml:space="preserve"> </w:t>
      </w:r>
      <w:r w:rsidR="00E90C92">
        <w:rPr>
          <w:rFonts w:ascii="Times New Roman" w:hAnsi="Times New Roman" w:cs="Times New Roman"/>
          <w:sz w:val="24"/>
          <w:szCs w:val="24"/>
          <w:lang w:val="es-ES_tradnl"/>
        </w:rPr>
        <w:t xml:space="preserve">una imagen que </w:t>
      </w:r>
      <w:r>
        <w:rPr>
          <w:rFonts w:ascii="Times New Roman" w:hAnsi="Times New Roman" w:cs="Times New Roman"/>
          <w:sz w:val="24"/>
          <w:szCs w:val="24"/>
          <w:lang w:val="es-ES_tradnl"/>
        </w:rPr>
        <w:t>recoge</w:t>
      </w:r>
      <w:r w:rsidR="00E90C92">
        <w:rPr>
          <w:rFonts w:ascii="Times New Roman" w:hAnsi="Times New Roman" w:cs="Times New Roman"/>
          <w:sz w:val="24"/>
          <w:szCs w:val="24"/>
          <w:lang w:val="es-ES_tradnl"/>
        </w:rPr>
        <w:t xml:space="preserve"> las distintas variables calculadas </w:t>
      </w:r>
      <w:r w:rsidR="00D92913">
        <w:rPr>
          <w:rFonts w:ascii="Times New Roman" w:hAnsi="Times New Roman" w:cs="Times New Roman"/>
          <w:sz w:val="24"/>
          <w:szCs w:val="24"/>
          <w:lang w:val="es-ES_tradnl"/>
        </w:rPr>
        <w:t>previamente</w:t>
      </w:r>
      <w:r w:rsidR="00E90C92">
        <w:rPr>
          <w:rFonts w:ascii="Times New Roman" w:hAnsi="Times New Roman" w:cs="Times New Roman"/>
          <w:sz w:val="24"/>
          <w:szCs w:val="24"/>
          <w:lang w:val="es-ES_tradnl"/>
        </w:rPr>
        <w:t>.</w:t>
      </w:r>
      <w:r>
        <w:rPr>
          <w:rFonts w:ascii="Times New Roman" w:hAnsi="Times New Roman" w:cs="Times New Roman"/>
          <w:sz w:val="24"/>
          <w:szCs w:val="24"/>
          <w:lang w:val="es-ES_tradnl"/>
        </w:rPr>
        <w:t xml:space="preserve"> </w:t>
      </w:r>
      <w:r w:rsidR="00F77C00">
        <w:rPr>
          <w:rFonts w:ascii="Times New Roman" w:hAnsi="Times New Roman" w:cs="Times New Roman"/>
          <w:sz w:val="24"/>
          <w:szCs w:val="24"/>
          <w:lang w:val="es-ES_tradnl"/>
        </w:rPr>
        <w:t>A</w:t>
      </w:r>
      <w:r w:rsidR="00F42AEE">
        <w:rPr>
          <w:rFonts w:ascii="Times New Roman" w:hAnsi="Times New Roman" w:cs="Times New Roman"/>
          <w:sz w:val="24"/>
          <w:szCs w:val="24"/>
          <w:lang w:val="es-ES_tradnl"/>
        </w:rPr>
        <w:t xml:space="preserve"> cada pixel</w:t>
      </w:r>
      <w:r w:rsidR="00C31F0B">
        <w:rPr>
          <w:rFonts w:ascii="Times New Roman" w:hAnsi="Times New Roman" w:cs="Times New Roman"/>
          <w:sz w:val="24"/>
          <w:szCs w:val="24"/>
          <w:lang w:val="es-ES_tradnl"/>
        </w:rPr>
        <w:t xml:space="preserve"> </w:t>
      </w:r>
      <w:r w:rsidR="00F77C00">
        <w:rPr>
          <w:rFonts w:ascii="Times New Roman" w:hAnsi="Times New Roman" w:cs="Times New Roman"/>
          <w:sz w:val="24"/>
          <w:szCs w:val="24"/>
          <w:lang w:val="es-ES_tradnl"/>
        </w:rPr>
        <w:t xml:space="preserve">de esta imagen </w:t>
      </w:r>
      <w:r w:rsidR="00755A74">
        <w:rPr>
          <w:rFonts w:ascii="Times New Roman" w:hAnsi="Times New Roman" w:cs="Times New Roman"/>
          <w:sz w:val="24"/>
          <w:szCs w:val="24"/>
          <w:lang w:val="es-ES_tradnl"/>
        </w:rPr>
        <w:t xml:space="preserve">se le </w:t>
      </w:r>
      <w:r>
        <w:rPr>
          <w:rFonts w:ascii="Times New Roman" w:hAnsi="Times New Roman" w:cs="Times New Roman"/>
          <w:sz w:val="24"/>
          <w:szCs w:val="24"/>
          <w:lang w:val="es-ES_tradnl"/>
        </w:rPr>
        <w:t>asigna</w:t>
      </w:r>
      <w:r w:rsidR="00755A74">
        <w:rPr>
          <w:rFonts w:ascii="Times New Roman" w:hAnsi="Times New Roman" w:cs="Times New Roman"/>
          <w:sz w:val="24"/>
          <w:szCs w:val="24"/>
          <w:lang w:val="es-ES_tradnl"/>
        </w:rPr>
        <w:t xml:space="preserve"> </w:t>
      </w:r>
      <w:r w:rsidR="00F42AEE">
        <w:rPr>
          <w:rFonts w:ascii="Times New Roman" w:hAnsi="Times New Roman" w:cs="Times New Roman"/>
          <w:sz w:val="24"/>
          <w:szCs w:val="24"/>
          <w:lang w:val="es-ES_tradnl"/>
        </w:rPr>
        <w:t xml:space="preserve">el valor de </w:t>
      </w:r>
      <w:r w:rsidR="00C31F0B">
        <w:rPr>
          <w:rFonts w:ascii="Times New Roman" w:hAnsi="Times New Roman" w:cs="Times New Roman"/>
          <w:sz w:val="24"/>
          <w:szCs w:val="24"/>
          <w:lang w:val="es-ES_tradnl"/>
        </w:rPr>
        <w:t xml:space="preserve">una de las variables </w:t>
      </w:r>
      <w:r w:rsidR="00E90C92">
        <w:rPr>
          <w:rFonts w:ascii="Times New Roman" w:hAnsi="Times New Roman" w:cs="Times New Roman"/>
          <w:sz w:val="24"/>
          <w:szCs w:val="24"/>
          <w:lang w:val="es-ES_tradnl"/>
        </w:rPr>
        <w:t>de la empresa y cuy</w:t>
      </w:r>
      <w:r w:rsidR="00755A74">
        <w:rPr>
          <w:rFonts w:ascii="Times New Roman" w:hAnsi="Times New Roman" w:cs="Times New Roman"/>
          <w:sz w:val="24"/>
          <w:szCs w:val="24"/>
          <w:lang w:val="es-ES_tradnl"/>
        </w:rPr>
        <w:t>o</w:t>
      </w:r>
      <w:r w:rsidR="00E90C92">
        <w:rPr>
          <w:rFonts w:ascii="Times New Roman" w:hAnsi="Times New Roman" w:cs="Times New Roman"/>
          <w:sz w:val="24"/>
          <w:szCs w:val="24"/>
          <w:lang w:val="es-ES_tradnl"/>
        </w:rPr>
        <w:t xml:space="preserve"> </w:t>
      </w:r>
      <w:r w:rsidR="00755A74">
        <w:rPr>
          <w:rFonts w:ascii="Times New Roman" w:hAnsi="Times New Roman" w:cs="Times New Roman"/>
          <w:sz w:val="24"/>
          <w:szCs w:val="24"/>
          <w:lang w:val="es-ES_tradnl"/>
        </w:rPr>
        <w:t>brillo</w:t>
      </w:r>
      <w:r w:rsidR="00E90C92">
        <w:rPr>
          <w:rFonts w:ascii="Times New Roman" w:hAnsi="Times New Roman" w:cs="Times New Roman"/>
          <w:sz w:val="24"/>
          <w:szCs w:val="24"/>
          <w:lang w:val="es-ES_tradnl"/>
        </w:rPr>
        <w:t xml:space="preserve"> </w:t>
      </w:r>
      <w:r w:rsidR="00F42AEE">
        <w:rPr>
          <w:rFonts w:ascii="Times New Roman" w:hAnsi="Times New Roman" w:cs="Times New Roman"/>
          <w:sz w:val="24"/>
          <w:szCs w:val="24"/>
          <w:lang w:val="es-ES_tradnl"/>
        </w:rPr>
        <w:t>viene</w:t>
      </w:r>
      <w:r w:rsidR="00E90C92">
        <w:rPr>
          <w:rFonts w:ascii="Times New Roman" w:hAnsi="Times New Roman" w:cs="Times New Roman"/>
          <w:sz w:val="24"/>
          <w:szCs w:val="24"/>
          <w:lang w:val="es-ES_tradnl"/>
        </w:rPr>
        <w:t xml:space="preserve"> </w:t>
      </w:r>
      <w:r w:rsidR="00755A74">
        <w:rPr>
          <w:rFonts w:ascii="Times New Roman" w:hAnsi="Times New Roman" w:cs="Times New Roman"/>
          <w:sz w:val="24"/>
          <w:szCs w:val="24"/>
          <w:lang w:val="es-ES_tradnl"/>
        </w:rPr>
        <w:t xml:space="preserve">determinado </w:t>
      </w:r>
      <w:r w:rsidR="00E90C92">
        <w:rPr>
          <w:rFonts w:ascii="Times New Roman" w:hAnsi="Times New Roman" w:cs="Times New Roman"/>
          <w:sz w:val="24"/>
          <w:szCs w:val="24"/>
          <w:lang w:val="es-ES_tradnl"/>
        </w:rPr>
        <w:t xml:space="preserve">por la </w:t>
      </w:r>
      <w:r w:rsidR="00755A74">
        <w:rPr>
          <w:rFonts w:ascii="Times New Roman" w:hAnsi="Times New Roman" w:cs="Times New Roman"/>
          <w:sz w:val="24"/>
          <w:szCs w:val="24"/>
          <w:lang w:val="es-ES_tradnl"/>
        </w:rPr>
        <w:t xml:space="preserve">siguiente </w:t>
      </w:r>
      <w:r w:rsidR="00E90C92">
        <w:rPr>
          <w:rFonts w:ascii="Times New Roman" w:hAnsi="Times New Roman" w:cs="Times New Roman"/>
          <w:sz w:val="24"/>
          <w:szCs w:val="24"/>
          <w:lang w:val="es-ES_tradnl"/>
        </w:rPr>
        <w:t>ecuació</w:t>
      </w:r>
      <w:r w:rsidR="00755A74">
        <w:rPr>
          <w:rFonts w:ascii="Times New Roman" w:hAnsi="Times New Roman" w:cs="Times New Roman"/>
          <w:sz w:val="24"/>
          <w:szCs w:val="24"/>
          <w:lang w:val="es-ES_tradnl"/>
        </w:rPr>
        <w:t xml:space="preserve">n extraída del estudio de </w:t>
      </w:r>
      <w:r w:rsidR="00755A74">
        <w:rPr>
          <w:rFonts w:ascii="Times New Roman" w:hAnsi="Times New Roman" w:cs="Times New Roman"/>
          <w:sz w:val="24"/>
          <w:szCs w:val="24"/>
          <w:lang w:val="es-ES_tradnl"/>
        </w:rPr>
        <w:fldChar w:fldCharType="begin" w:fldLock="1"/>
      </w:r>
      <w:r w:rsidR="00036142">
        <w:rPr>
          <w:rFonts w:ascii="Times New Roman" w:hAnsi="Times New Roman" w:cs="Times New Roman"/>
          <w:sz w:val="24"/>
          <w:szCs w:val="24"/>
          <w:lang w:val="es-ES_tradnl"/>
        </w:rPr>
        <w:instrText>ADDIN CSL_CITATION {"citationItems":[{"id":"ITEM-1","itemData":{"DOI":"10.1016/j.eswa.2018.09.039","ISSN":"09574174","abstract":"Convolutional neural networks are being applied to identification problems in a variety of fields, and in some areas are showing higher discrimination accuracies than conventional methods. However, applications of convolutional neural networks to financial analyses have only been reported in a small number of studies on the prediction of stock price movements. The reason for this seems to be that convolutional neural networks are more suitable for application to images and less suitable for general numerical data including financial statements. Hence, in this research, an attempt is made to apply a convolutional neural network to the prediction of corporate bankruptcy, which in most cases is treated as a two-class classification problem. We use the financial statements (balance sheets and profit-and-loss statements) of 102 companies that have been delisted from the Japanese stock market due to de facto bankruptcy as well as the financial statements of 2062 currently listed companies over four financial periods. In our proposed method, a set of financial ratios are derived from the financial statements and represented as a grayscale image. The image generated by this process is utilized for training and testing a convolutional neural network. Moreover, the size of the dataset is increased using the weighted averages to create synthetic data points. A total of 7520 images for the bankrupt and continuing enterprises classes are used for training the convolutional neural network based on GoogLeNet. Bankruptcy predictions through the trained network are shown to have a higher performance compared to methods using decision trees, linear discriminant analysis, support vector machines, multi-layer perceptron, AdaBoost, or Altman's Z′′-score.","author":[{"dropping-particle":"","family":"Hosaka","given":"Tadaaki","non-dropping-particle":"","parse-names":false,"suffix":""}],"container-title":"Expert Systems with Applications","id":"ITEM-1","issued":{"date-parts":[["2019"]]},"page":"287-299","publisher":"Elsevier Ltd","title":"Bankruptcy prediction using imaged financial ratios and convolutional neural networks","type":"article-journal","volume":"117"},"uris":["http://www.mendeley.com/documents/?uuid=3a05fa39-344c-4085-8362-e47ed40a89bd"]}],"mendeley":{"formattedCitation":"(Hosaka, 2019)","manualFormatting":"Hosaka (2019)","plainTextFormattedCitation":"(Hosaka, 2019)","previouslyFormattedCitation":"(Hosaka, 2019)"},"properties":{"noteIndex":0},"schema":"https://github.com/citation-style-language/schema/raw/master/csl-citation.json"}</w:instrText>
      </w:r>
      <w:r w:rsidR="00755A74">
        <w:rPr>
          <w:rFonts w:ascii="Times New Roman" w:hAnsi="Times New Roman" w:cs="Times New Roman"/>
          <w:sz w:val="24"/>
          <w:szCs w:val="24"/>
          <w:lang w:val="es-ES_tradnl"/>
        </w:rPr>
        <w:fldChar w:fldCharType="separate"/>
      </w:r>
      <w:r w:rsidR="00755A74" w:rsidRPr="00755A74">
        <w:rPr>
          <w:rFonts w:ascii="Times New Roman" w:hAnsi="Times New Roman" w:cs="Times New Roman"/>
          <w:noProof/>
          <w:sz w:val="24"/>
          <w:szCs w:val="24"/>
          <w:lang w:val="es-ES_tradnl"/>
        </w:rPr>
        <w:t>Hosaka</w:t>
      </w:r>
      <w:r w:rsidR="00755A74">
        <w:rPr>
          <w:rFonts w:ascii="Times New Roman" w:hAnsi="Times New Roman" w:cs="Times New Roman"/>
          <w:noProof/>
          <w:sz w:val="24"/>
          <w:szCs w:val="24"/>
          <w:lang w:val="es-ES_tradnl"/>
        </w:rPr>
        <w:t xml:space="preserve"> (</w:t>
      </w:r>
      <w:r w:rsidR="00755A74" w:rsidRPr="00755A74">
        <w:rPr>
          <w:rFonts w:ascii="Times New Roman" w:hAnsi="Times New Roman" w:cs="Times New Roman"/>
          <w:noProof/>
          <w:sz w:val="24"/>
          <w:szCs w:val="24"/>
          <w:lang w:val="es-ES_tradnl"/>
        </w:rPr>
        <w:t>2019)</w:t>
      </w:r>
      <w:r w:rsidR="00755A74">
        <w:rPr>
          <w:rFonts w:ascii="Times New Roman" w:hAnsi="Times New Roman" w:cs="Times New Roman"/>
          <w:sz w:val="24"/>
          <w:szCs w:val="24"/>
          <w:lang w:val="es-ES_tradnl"/>
        </w:rPr>
        <w:fldChar w:fldCharType="end"/>
      </w:r>
      <w:r w:rsidR="00755A74">
        <w:rPr>
          <w:rFonts w:ascii="Times New Roman" w:hAnsi="Times New Roman" w:cs="Times New Roman"/>
          <w:sz w:val="24"/>
          <w:szCs w:val="24"/>
          <w:lang w:val="es-ES_tradnl"/>
        </w:rPr>
        <w:t>:</w:t>
      </w:r>
    </w:p>
    <w:p w14:paraId="18578C04" w14:textId="07FECC12" w:rsidR="00755A74" w:rsidRDefault="006F3EB7" w:rsidP="006F3EB7">
      <w:pPr>
        <w:spacing w:after="180" w:line="360" w:lineRule="auto"/>
        <w:jc w:val="center"/>
        <w:rPr>
          <w:rFonts w:ascii="Times New Roman" w:hAnsi="Times New Roman" w:cs="Times New Roman"/>
          <w:sz w:val="24"/>
          <w:szCs w:val="24"/>
          <w:lang w:val="es-ES_tradnl"/>
        </w:rPr>
      </w:pPr>
      <w:r>
        <w:rPr>
          <w:rFonts w:ascii="Times New Roman" w:eastAsiaTheme="minorEastAsia" w:hAnsi="Times New Roman" w:cs="Times New Roman"/>
          <w:sz w:val="24"/>
          <w:szCs w:val="24"/>
          <w:lang w:val="es-ES_tradnl"/>
        </w:rPr>
        <w:tab/>
      </w:r>
      <w:r>
        <w:rPr>
          <w:rFonts w:ascii="Times New Roman" w:eastAsiaTheme="minorEastAsia" w:hAnsi="Times New Roman" w:cs="Times New Roman"/>
          <w:sz w:val="24"/>
          <w:szCs w:val="24"/>
          <w:lang w:val="es-ES_tradnl"/>
        </w:rPr>
        <w:tab/>
      </w:r>
      <w:r>
        <w:rPr>
          <w:rFonts w:ascii="Times New Roman" w:eastAsiaTheme="minorEastAsia" w:hAnsi="Times New Roman" w:cs="Times New Roman"/>
          <w:sz w:val="24"/>
          <w:szCs w:val="24"/>
          <w:lang w:val="es-ES_tradnl"/>
        </w:rPr>
        <w:tab/>
      </w:r>
      <w:r>
        <w:rPr>
          <w:rFonts w:ascii="Times New Roman" w:eastAsiaTheme="minorEastAsia" w:hAnsi="Times New Roman" w:cs="Times New Roman"/>
          <w:sz w:val="24"/>
          <w:szCs w:val="24"/>
          <w:lang w:val="es-ES_tradnl"/>
        </w:rPr>
        <w:tab/>
      </w:r>
      <m:oMath>
        <m:f>
          <m:fPr>
            <m:ctrlPr>
              <w:rPr>
                <w:rFonts w:ascii="Cambria Math" w:hAnsi="Cambria Math" w:cs="Times New Roman"/>
                <w:iCs/>
                <w:sz w:val="24"/>
                <w:szCs w:val="24"/>
                <w:lang w:val="es-ES_tradnl"/>
              </w:rPr>
            </m:ctrlPr>
          </m:fPr>
          <m:num>
            <m:r>
              <m:rPr>
                <m:sty m:val="p"/>
              </m:rPr>
              <w:rPr>
                <w:rFonts w:ascii="Cambria Math" w:hAnsi="Cambria Math" w:cs="Times New Roman"/>
                <w:sz w:val="24"/>
                <w:szCs w:val="24"/>
                <w:lang w:val="es-ES_tradnl"/>
              </w:rPr>
              <m:t>v[R</m:t>
            </m:r>
            <m:d>
              <m:dPr>
                <m:ctrlPr>
                  <w:rPr>
                    <w:rFonts w:ascii="Cambria Math" w:hAnsi="Cambria Math" w:cs="Times New Roman"/>
                    <w:iCs/>
                    <w:sz w:val="24"/>
                    <w:szCs w:val="24"/>
                    <w:lang w:val="es-ES_tradnl"/>
                  </w:rPr>
                </m:ctrlPr>
              </m:dPr>
              <m:e>
                <m:r>
                  <m:rPr>
                    <m:sty m:val="p"/>
                  </m:rPr>
                  <w:rPr>
                    <w:rFonts w:ascii="Cambria Math" w:hAnsi="Cambria Math" w:cs="Times New Roman"/>
                    <w:sz w:val="24"/>
                    <w:szCs w:val="24"/>
                    <w:lang w:val="es-ES_tradnl"/>
                  </w:rPr>
                  <m:t>i</m:t>
                </m:r>
              </m:e>
            </m:d>
            <m:r>
              <m:rPr>
                <m:sty m:val="p"/>
              </m:rPr>
              <w:rPr>
                <w:rFonts w:ascii="Cambria Math" w:hAnsi="Cambria Math" w:cs="Times New Roman"/>
                <w:sz w:val="24"/>
                <w:szCs w:val="24"/>
                <w:lang w:val="es-ES_tradnl"/>
              </w:rPr>
              <m:t>]-m[R(i)]</m:t>
            </m:r>
          </m:num>
          <m:den>
            <m:r>
              <m:rPr>
                <m:sty m:val="p"/>
              </m:rPr>
              <w:rPr>
                <w:rFonts w:ascii="Cambria Math" w:hAnsi="Cambria Math" w:cs="Times New Roman"/>
                <w:sz w:val="24"/>
                <w:szCs w:val="24"/>
                <w:lang w:val="es-ES_tradnl"/>
              </w:rPr>
              <m:t>σ[R(i)]</m:t>
            </m:r>
          </m:den>
        </m:f>
        <m:r>
          <m:rPr>
            <m:sty m:val="p"/>
          </m:rPr>
          <w:rPr>
            <w:rFonts w:ascii="Cambria Math" w:eastAsiaTheme="minorEastAsia" w:hAnsi="Cambria Math" w:cs="Times New Roman"/>
            <w:sz w:val="24"/>
            <w:szCs w:val="24"/>
            <w:lang w:val="es-ES_tradnl"/>
          </w:rPr>
          <m:t>x 100+128</m:t>
        </m:r>
      </m:oMath>
      <w:r>
        <w:rPr>
          <w:rFonts w:ascii="Times New Roman" w:eastAsiaTheme="minorEastAsia" w:hAnsi="Times New Roman" w:cs="Times New Roman"/>
          <w:sz w:val="24"/>
          <w:szCs w:val="24"/>
          <w:lang w:val="es-ES_tradnl"/>
        </w:rPr>
        <w:tab/>
      </w:r>
      <w:r>
        <w:rPr>
          <w:rFonts w:ascii="Times New Roman" w:eastAsiaTheme="minorEastAsia" w:hAnsi="Times New Roman" w:cs="Times New Roman"/>
          <w:sz w:val="24"/>
          <w:szCs w:val="24"/>
          <w:lang w:val="es-ES_tradnl"/>
        </w:rPr>
        <w:tab/>
      </w:r>
      <w:r>
        <w:rPr>
          <w:rFonts w:ascii="Times New Roman" w:eastAsiaTheme="minorEastAsia" w:hAnsi="Times New Roman" w:cs="Times New Roman"/>
          <w:sz w:val="24"/>
          <w:szCs w:val="24"/>
          <w:lang w:val="es-ES_tradnl"/>
        </w:rPr>
        <w:tab/>
      </w:r>
      <w:r>
        <w:rPr>
          <w:rFonts w:ascii="Times New Roman" w:eastAsiaTheme="minorEastAsia" w:hAnsi="Times New Roman" w:cs="Times New Roman"/>
          <w:sz w:val="24"/>
          <w:szCs w:val="24"/>
          <w:lang w:val="es-ES_tradnl"/>
        </w:rPr>
        <w:tab/>
      </w:r>
      <w:r>
        <w:rPr>
          <w:rFonts w:ascii="Times New Roman" w:eastAsiaTheme="minorEastAsia" w:hAnsi="Times New Roman" w:cs="Times New Roman"/>
          <w:sz w:val="24"/>
          <w:szCs w:val="24"/>
          <w:lang w:val="es-ES_tradnl"/>
        </w:rPr>
        <w:tab/>
        <w:t xml:space="preserve">  </w:t>
      </w:r>
      <w:bookmarkStart w:id="347" w:name="ecuación_10"/>
      <w:r>
        <w:rPr>
          <w:rFonts w:ascii="Times New Roman" w:eastAsiaTheme="minorEastAsia" w:hAnsi="Times New Roman" w:cs="Times New Roman"/>
          <w:sz w:val="24"/>
          <w:szCs w:val="24"/>
          <w:lang w:val="es-ES_tradnl"/>
        </w:rPr>
        <w:t>(10)</w:t>
      </w:r>
      <w:bookmarkEnd w:id="347"/>
    </w:p>
    <w:p w14:paraId="0458AC0B" w14:textId="4C63A4D3" w:rsidR="00755A74" w:rsidRDefault="006F3EB7" w:rsidP="00F82F60">
      <w:pPr>
        <w:spacing w:after="180" w:line="360" w:lineRule="auto"/>
        <w:jc w:val="both"/>
        <w:rPr>
          <w:rFonts w:ascii="Times New Roman" w:eastAsiaTheme="minorEastAsia" w:hAnsi="Times New Roman" w:cs="Times New Roman"/>
          <w:iCs/>
          <w:sz w:val="24"/>
          <w:szCs w:val="24"/>
          <w:lang w:val="es-ES_tradnl"/>
        </w:rPr>
      </w:pPr>
      <w:r>
        <w:rPr>
          <w:rFonts w:ascii="Times New Roman" w:hAnsi="Times New Roman" w:cs="Times New Roman"/>
          <w:sz w:val="24"/>
          <w:szCs w:val="24"/>
          <w:lang w:val="es-ES_tradnl"/>
        </w:rPr>
        <w:lastRenderedPageBreak/>
        <w:t xml:space="preserve">Donde </w:t>
      </w:r>
      <m:oMath>
        <m:r>
          <m:rPr>
            <m:sty m:val="p"/>
          </m:rPr>
          <w:rPr>
            <w:rFonts w:ascii="Cambria Math" w:hAnsi="Cambria Math" w:cs="Times New Roman"/>
            <w:sz w:val="24"/>
            <w:szCs w:val="24"/>
            <w:lang w:val="es-ES_tradnl"/>
          </w:rPr>
          <m:t>v[R</m:t>
        </m:r>
        <m:d>
          <m:dPr>
            <m:ctrlPr>
              <w:rPr>
                <w:rFonts w:ascii="Cambria Math" w:hAnsi="Cambria Math" w:cs="Times New Roman"/>
                <w:iCs/>
                <w:sz w:val="24"/>
                <w:szCs w:val="24"/>
                <w:lang w:val="es-ES_tradnl"/>
              </w:rPr>
            </m:ctrlPr>
          </m:dPr>
          <m:e>
            <m:r>
              <m:rPr>
                <m:sty m:val="p"/>
              </m:rPr>
              <w:rPr>
                <w:rFonts w:ascii="Cambria Math" w:hAnsi="Cambria Math" w:cs="Times New Roman"/>
                <w:sz w:val="24"/>
                <w:szCs w:val="24"/>
                <w:lang w:val="es-ES_tradnl"/>
              </w:rPr>
              <m:t>i</m:t>
            </m:r>
          </m:e>
        </m:d>
        <m:r>
          <m:rPr>
            <m:sty m:val="p"/>
          </m:rPr>
          <w:rPr>
            <w:rFonts w:ascii="Cambria Math" w:hAnsi="Cambria Math" w:cs="Times New Roman"/>
            <w:sz w:val="24"/>
            <w:szCs w:val="24"/>
            <w:lang w:val="es-ES_tradnl"/>
          </w:rPr>
          <m:t>]</m:t>
        </m:r>
      </m:oMath>
      <w:r>
        <w:rPr>
          <w:rFonts w:ascii="Times New Roman" w:eastAsiaTheme="minorEastAsia" w:hAnsi="Times New Roman" w:cs="Times New Roman"/>
          <w:sz w:val="24"/>
          <w:szCs w:val="24"/>
          <w:lang w:val="es-ES_tradnl"/>
        </w:rPr>
        <w:t xml:space="preserve"> representa el valor de la variable, </w:t>
      </w:r>
      <w:r w:rsidR="00036142">
        <w:rPr>
          <w:rFonts w:ascii="Times New Roman" w:eastAsiaTheme="minorEastAsia" w:hAnsi="Times New Roman" w:cs="Times New Roman"/>
          <w:sz w:val="24"/>
          <w:szCs w:val="24"/>
          <w:lang w:val="es-ES_tradnl"/>
        </w:rPr>
        <w:t>y donde</w:t>
      </w:r>
      <w:r>
        <w:rPr>
          <w:rFonts w:ascii="Times New Roman" w:eastAsiaTheme="minorEastAsia" w:hAnsi="Times New Roman" w:cs="Times New Roman"/>
          <w:sz w:val="24"/>
          <w:szCs w:val="24"/>
          <w:lang w:val="es-ES_tradnl"/>
        </w:rPr>
        <w:t xml:space="preserve"> </w:t>
      </w:r>
      <m:oMath>
        <m:r>
          <m:rPr>
            <m:sty m:val="p"/>
          </m:rPr>
          <w:rPr>
            <w:rFonts w:ascii="Cambria Math" w:hAnsi="Cambria Math" w:cs="Times New Roman"/>
            <w:sz w:val="24"/>
            <w:szCs w:val="24"/>
            <w:lang w:val="es-ES_tradnl"/>
          </w:rPr>
          <m:t>m</m:t>
        </m:r>
        <m:d>
          <m:dPr>
            <m:begChr m:val="["/>
            <m:endChr m:val="]"/>
            <m:ctrlPr>
              <w:rPr>
                <w:rFonts w:ascii="Cambria Math" w:hAnsi="Cambria Math" w:cs="Times New Roman"/>
                <w:iCs/>
                <w:sz w:val="24"/>
                <w:szCs w:val="24"/>
                <w:lang w:val="es-ES_tradnl"/>
              </w:rPr>
            </m:ctrlPr>
          </m:dPr>
          <m:e>
            <m:r>
              <m:rPr>
                <m:sty m:val="p"/>
              </m:rPr>
              <w:rPr>
                <w:rFonts w:ascii="Cambria Math" w:hAnsi="Cambria Math" w:cs="Times New Roman"/>
                <w:sz w:val="24"/>
                <w:szCs w:val="24"/>
                <w:lang w:val="es-ES_tradnl"/>
              </w:rPr>
              <m:t>R</m:t>
            </m:r>
            <m:d>
              <m:dPr>
                <m:ctrlPr>
                  <w:rPr>
                    <w:rFonts w:ascii="Cambria Math" w:hAnsi="Cambria Math" w:cs="Times New Roman"/>
                    <w:iCs/>
                    <w:sz w:val="24"/>
                    <w:szCs w:val="24"/>
                    <w:lang w:val="es-ES_tradnl"/>
                  </w:rPr>
                </m:ctrlPr>
              </m:dPr>
              <m:e>
                <m:r>
                  <m:rPr>
                    <m:sty m:val="p"/>
                  </m:rPr>
                  <w:rPr>
                    <w:rFonts w:ascii="Cambria Math" w:hAnsi="Cambria Math" w:cs="Times New Roman"/>
                    <w:sz w:val="24"/>
                    <w:szCs w:val="24"/>
                    <w:lang w:val="es-ES_tradnl"/>
                  </w:rPr>
                  <m:t>i</m:t>
                </m:r>
              </m:e>
            </m:d>
          </m:e>
        </m:d>
      </m:oMath>
      <w:r>
        <w:rPr>
          <w:rFonts w:ascii="Times New Roman" w:eastAsiaTheme="minorEastAsia" w:hAnsi="Times New Roman" w:cs="Times New Roman"/>
          <w:iCs/>
          <w:sz w:val="24"/>
          <w:szCs w:val="24"/>
          <w:lang w:val="es-ES_tradnl"/>
        </w:rPr>
        <w:t xml:space="preserve"> y </w:t>
      </w:r>
      <m:oMath>
        <m:r>
          <m:rPr>
            <m:sty m:val="p"/>
          </m:rPr>
          <w:rPr>
            <w:rFonts w:ascii="Cambria Math" w:hAnsi="Cambria Math" w:cs="Times New Roman"/>
            <w:sz w:val="24"/>
            <w:szCs w:val="24"/>
            <w:lang w:val="es-ES_tradnl"/>
          </w:rPr>
          <m:t>σ[R(i)]</m:t>
        </m:r>
      </m:oMath>
      <w:r>
        <w:rPr>
          <w:rFonts w:ascii="Times New Roman" w:eastAsiaTheme="minorEastAsia" w:hAnsi="Times New Roman" w:cs="Times New Roman"/>
          <w:iCs/>
          <w:sz w:val="24"/>
          <w:szCs w:val="24"/>
          <w:lang w:val="es-ES_tradnl"/>
        </w:rPr>
        <w:t xml:space="preserve"> son</w:t>
      </w:r>
      <w:r w:rsidR="009F609E">
        <w:rPr>
          <w:rFonts w:ascii="Times New Roman" w:eastAsiaTheme="minorEastAsia" w:hAnsi="Times New Roman" w:cs="Times New Roman"/>
          <w:iCs/>
          <w:sz w:val="24"/>
          <w:szCs w:val="24"/>
          <w:lang w:val="es-ES_tradnl"/>
        </w:rPr>
        <w:t xml:space="preserve"> la media y desviación típica de dicha variable, respectivamente.</w:t>
      </w:r>
      <w:r w:rsidR="00333163">
        <w:rPr>
          <w:rFonts w:ascii="Times New Roman" w:eastAsiaTheme="minorEastAsia" w:hAnsi="Times New Roman" w:cs="Times New Roman"/>
          <w:iCs/>
          <w:sz w:val="24"/>
          <w:szCs w:val="24"/>
          <w:lang w:val="es-ES_tradnl"/>
        </w:rPr>
        <w:t xml:space="preserve"> Además, cuando el valor de la </w:t>
      </w:r>
      <w:hyperlink w:anchor="ecuación_10" w:history="1">
        <w:r w:rsidR="00572625" w:rsidRPr="00572625">
          <w:rPr>
            <w:rStyle w:val="Hipervnculo"/>
            <w:rFonts w:ascii="Times New Roman" w:eastAsiaTheme="minorEastAsia" w:hAnsi="Times New Roman" w:cs="Times New Roman"/>
            <w:iCs/>
            <w:sz w:val="24"/>
            <w:szCs w:val="24"/>
            <w:lang w:val="es-ES_tradnl"/>
          </w:rPr>
          <w:t>ecuación 10</w:t>
        </w:r>
      </w:hyperlink>
      <w:r w:rsidR="00572625">
        <w:rPr>
          <w:rFonts w:ascii="Times New Roman" w:eastAsiaTheme="minorEastAsia" w:hAnsi="Times New Roman" w:cs="Times New Roman"/>
          <w:iCs/>
          <w:sz w:val="24"/>
          <w:szCs w:val="24"/>
          <w:lang w:val="es-ES_tradnl"/>
        </w:rPr>
        <w:t xml:space="preserve"> </w:t>
      </w:r>
      <w:r w:rsidR="00002461">
        <w:rPr>
          <w:rFonts w:ascii="Times New Roman" w:eastAsiaTheme="minorEastAsia" w:hAnsi="Times New Roman" w:cs="Times New Roman"/>
          <w:iCs/>
          <w:sz w:val="24"/>
          <w:szCs w:val="24"/>
          <w:lang w:val="es-ES_tradnl"/>
        </w:rPr>
        <w:t>es</w:t>
      </w:r>
      <w:r w:rsidR="008D2C00">
        <w:rPr>
          <w:rFonts w:ascii="Times New Roman" w:eastAsiaTheme="minorEastAsia" w:hAnsi="Times New Roman" w:cs="Times New Roman"/>
          <w:iCs/>
          <w:sz w:val="24"/>
          <w:szCs w:val="24"/>
          <w:lang w:val="es-ES_tradnl"/>
        </w:rPr>
        <w:t xml:space="preserve"> </w:t>
      </w:r>
      <w:r w:rsidR="00333163">
        <w:rPr>
          <w:rFonts w:ascii="Times New Roman" w:eastAsiaTheme="minorEastAsia" w:hAnsi="Times New Roman" w:cs="Times New Roman"/>
          <w:iCs/>
          <w:sz w:val="24"/>
          <w:szCs w:val="24"/>
          <w:lang w:val="es-ES_tradnl"/>
        </w:rPr>
        <w:t>mayor que el límite superior del brillo de un pixel: 255 o menor que el límite inferior: 0, se toma como 255 o 0, respectivamente</w:t>
      </w:r>
      <w:r w:rsidR="00036142">
        <w:rPr>
          <w:rFonts w:ascii="Times New Roman" w:eastAsiaTheme="minorEastAsia" w:hAnsi="Times New Roman" w:cs="Times New Roman"/>
          <w:iCs/>
          <w:sz w:val="24"/>
          <w:szCs w:val="24"/>
          <w:lang w:val="es-ES_tradnl"/>
        </w:rPr>
        <w:t xml:space="preserve"> </w:t>
      </w:r>
      <w:r w:rsidR="00036142">
        <w:rPr>
          <w:rFonts w:ascii="Times New Roman" w:eastAsiaTheme="minorEastAsia" w:hAnsi="Times New Roman" w:cs="Times New Roman"/>
          <w:iCs/>
          <w:sz w:val="24"/>
          <w:szCs w:val="24"/>
          <w:lang w:val="es-ES_tradnl"/>
        </w:rPr>
        <w:fldChar w:fldCharType="begin" w:fldLock="1"/>
      </w:r>
      <w:r w:rsidR="00AF6CDC">
        <w:rPr>
          <w:rFonts w:ascii="Times New Roman" w:eastAsiaTheme="minorEastAsia" w:hAnsi="Times New Roman" w:cs="Times New Roman"/>
          <w:iCs/>
          <w:sz w:val="24"/>
          <w:szCs w:val="24"/>
          <w:lang w:val="es-ES_tradnl"/>
        </w:rPr>
        <w:instrText>ADDIN CSL_CITATION {"citationItems":[{"id":"ITEM-1","itemData":{"DOI":"10.1016/j.eswa.2018.09.039","ISSN":"09574174","abstract":"Convolutional neural networks are being applied to identification problems in a variety of fields, and in some areas are showing higher discrimination accuracies than conventional methods. However, applications of convolutional neural networks to financial analyses have only been reported in a small number of studies on the prediction of stock price movements. The reason for this seems to be that convolutional neural networks are more suitable for application to images and less suitable for general numerical data including financial statements. Hence, in this research, an attempt is made to apply a convolutional neural network to the prediction of corporate bankruptcy, which in most cases is treated as a two-class classification problem. We use the financial statements (balance sheets and profit-and-loss statements) of 102 companies that have been delisted from the Japanese stock market due to de facto bankruptcy as well as the financial statements of 2062 currently listed companies over four financial periods. In our proposed method, a set of financial ratios are derived from the financial statements and represented as a grayscale image. The image generated by this process is utilized for training and testing a convolutional neural network. Moreover, the size of the dataset is increased using the weighted averages to create synthetic data points. A total of 7520 images for the bankrupt and continuing enterprises classes are used for training the convolutional neural network based on GoogLeNet. Bankruptcy predictions through the trained network are shown to have a higher performance compared to methods using decision trees, linear discriminant analysis, support vector machines, multi-layer perceptron, AdaBoost, or Altman's Z′′-score.","author":[{"dropping-particle":"","family":"Hosaka","given":"Tadaaki","non-dropping-particle":"","parse-names":false,"suffix":""}],"container-title":"Expert Systems with Applications","id":"ITEM-1","issued":{"date-parts":[["2019"]]},"page":"287-299","publisher":"Elsevier Ltd","title":"Bankruptcy prediction using imaged financial ratios and convolutional neural networks","type":"article-journal","volume":"117"},"uris":["http://www.mendeley.com/documents/?uuid=3a05fa39-344c-4085-8362-e47ed40a89bd"]}],"mendeley":{"formattedCitation":"(Hosaka, 2019)","plainTextFormattedCitation":"(Hosaka, 2019)","previouslyFormattedCitation":"(Hosaka, 2019)"},"properties":{"noteIndex":0},"schema":"https://github.com/citation-style-language/schema/raw/master/csl-citation.json"}</w:instrText>
      </w:r>
      <w:r w:rsidR="00036142">
        <w:rPr>
          <w:rFonts w:ascii="Times New Roman" w:eastAsiaTheme="minorEastAsia" w:hAnsi="Times New Roman" w:cs="Times New Roman"/>
          <w:iCs/>
          <w:sz w:val="24"/>
          <w:szCs w:val="24"/>
          <w:lang w:val="es-ES_tradnl"/>
        </w:rPr>
        <w:fldChar w:fldCharType="separate"/>
      </w:r>
      <w:r w:rsidR="00036142" w:rsidRPr="00036142">
        <w:rPr>
          <w:rFonts w:ascii="Times New Roman" w:eastAsiaTheme="minorEastAsia" w:hAnsi="Times New Roman" w:cs="Times New Roman"/>
          <w:iCs/>
          <w:noProof/>
          <w:sz w:val="24"/>
          <w:szCs w:val="24"/>
          <w:lang w:val="es-ES_tradnl"/>
        </w:rPr>
        <w:t>(Hosaka, 2019)</w:t>
      </w:r>
      <w:r w:rsidR="00036142">
        <w:rPr>
          <w:rFonts w:ascii="Times New Roman" w:eastAsiaTheme="minorEastAsia" w:hAnsi="Times New Roman" w:cs="Times New Roman"/>
          <w:iCs/>
          <w:sz w:val="24"/>
          <w:szCs w:val="24"/>
          <w:lang w:val="es-ES_tradnl"/>
        </w:rPr>
        <w:fldChar w:fldCharType="end"/>
      </w:r>
      <w:r w:rsidR="00333163">
        <w:rPr>
          <w:rFonts w:ascii="Times New Roman" w:eastAsiaTheme="minorEastAsia" w:hAnsi="Times New Roman" w:cs="Times New Roman"/>
          <w:iCs/>
          <w:sz w:val="24"/>
          <w:szCs w:val="24"/>
          <w:lang w:val="es-ES_tradnl"/>
        </w:rPr>
        <w:t>.</w:t>
      </w:r>
      <w:r w:rsidR="009C2513">
        <w:rPr>
          <w:rFonts w:ascii="Times New Roman" w:eastAsiaTheme="minorEastAsia" w:hAnsi="Times New Roman" w:cs="Times New Roman"/>
          <w:iCs/>
          <w:sz w:val="24"/>
          <w:szCs w:val="24"/>
          <w:lang w:val="es-ES_tradnl"/>
        </w:rPr>
        <w:t xml:space="preserve"> De es</w:t>
      </w:r>
      <w:r w:rsidR="000B0910">
        <w:rPr>
          <w:rFonts w:ascii="Times New Roman" w:eastAsiaTheme="minorEastAsia" w:hAnsi="Times New Roman" w:cs="Times New Roman"/>
          <w:iCs/>
          <w:sz w:val="24"/>
          <w:szCs w:val="24"/>
          <w:lang w:val="es-ES_tradnl"/>
        </w:rPr>
        <w:t>te modo</w:t>
      </w:r>
      <w:r w:rsidR="009C2513">
        <w:rPr>
          <w:rFonts w:ascii="Times New Roman" w:eastAsiaTheme="minorEastAsia" w:hAnsi="Times New Roman" w:cs="Times New Roman"/>
          <w:iCs/>
          <w:sz w:val="24"/>
          <w:szCs w:val="24"/>
          <w:lang w:val="es-ES_tradnl"/>
        </w:rPr>
        <w:t xml:space="preserve">, si una variable financiera es mayor que la media del </w:t>
      </w:r>
      <w:r w:rsidR="000F17CC" w:rsidRPr="000F17CC">
        <w:rPr>
          <w:rFonts w:ascii="Times New Roman" w:eastAsiaTheme="minorEastAsia" w:hAnsi="Times New Roman" w:cs="Times New Roman"/>
          <w:i/>
          <w:iCs/>
          <w:sz w:val="24"/>
          <w:szCs w:val="24"/>
          <w:lang w:val="es-ES_tradnl"/>
        </w:rPr>
        <w:t>dataset</w:t>
      </w:r>
      <w:r w:rsidR="009C2513">
        <w:rPr>
          <w:rFonts w:ascii="Times New Roman" w:eastAsiaTheme="minorEastAsia" w:hAnsi="Times New Roman" w:cs="Times New Roman"/>
          <w:iCs/>
          <w:sz w:val="24"/>
          <w:szCs w:val="24"/>
          <w:lang w:val="es-ES_tradnl"/>
        </w:rPr>
        <w:t>, se le asigna al pixel correspondiente un color más cercano al blanco</w:t>
      </w:r>
      <w:r w:rsidR="009D7963">
        <w:rPr>
          <w:rFonts w:ascii="Times New Roman" w:eastAsiaTheme="minorEastAsia" w:hAnsi="Times New Roman" w:cs="Times New Roman"/>
          <w:iCs/>
          <w:sz w:val="24"/>
          <w:szCs w:val="24"/>
          <w:lang w:val="es-ES_tradnl"/>
        </w:rPr>
        <w:t xml:space="preserve"> (255)</w:t>
      </w:r>
      <w:r w:rsidR="009C2513">
        <w:rPr>
          <w:rFonts w:ascii="Times New Roman" w:eastAsiaTheme="minorEastAsia" w:hAnsi="Times New Roman" w:cs="Times New Roman"/>
          <w:iCs/>
          <w:sz w:val="24"/>
          <w:szCs w:val="24"/>
          <w:lang w:val="es-ES_tradnl"/>
        </w:rPr>
        <w:t>, y si es menor</w:t>
      </w:r>
      <w:r w:rsidR="00A055E4">
        <w:rPr>
          <w:rFonts w:ascii="Times New Roman" w:eastAsiaTheme="minorEastAsia" w:hAnsi="Times New Roman" w:cs="Times New Roman"/>
          <w:iCs/>
          <w:sz w:val="24"/>
          <w:szCs w:val="24"/>
          <w:lang w:val="es-ES_tradnl"/>
        </w:rPr>
        <w:t>,</w:t>
      </w:r>
      <w:r w:rsidR="009C2513">
        <w:rPr>
          <w:rFonts w:ascii="Times New Roman" w:eastAsiaTheme="minorEastAsia" w:hAnsi="Times New Roman" w:cs="Times New Roman"/>
          <w:iCs/>
          <w:sz w:val="24"/>
          <w:szCs w:val="24"/>
          <w:lang w:val="es-ES_tradnl"/>
        </w:rPr>
        <w:t xml:space="preserve"> pues un color </w:t>
      </w:r>
      <w:r w:rsidR="009D7963">
        <w:rPr>
          <w:rFonts w:ascii="Times New Roman" w:eastAsiaTheme="minorEastAsia" w:hAnsi="Times New Roman" w:cs="Times New Roman"/>
          <w:iCs/>
          <w:sz w:val="24"/>
          <w:szCs w:val="24"/>
          <w:lang w:val="es-ES_tradnl"/>
        </w:rPr>
        <w:t xml:space="preserve">más </w:t>
      </w:r>
      <w:r w:rsidR="009C2513">
        <w:rPr>
          <w:rFonts w:ascii="Times New Roman" w:eastAsiaTheme="minorEastAsia" w:hAnsi="Times New Roman" w:cs="Times New Roman"/>
          <w:iCs/>
          <w:sz w:val="24"/>
          <w:szCs w:val="24"/>
          <w:lang w:val="es-ES_tradnl"/>
        </w:rPr>
        <w:t>cercano al negro</w:t>
      </w:r>
      <w:r w:rsidR="009D7963">
        <w:rPr>
          <w:rFonts w:ascii="Times New Roman" w:eastAsiaTheme="minorEastAsia" w:hAnsi="Times New Roman" w:cs="Times New Roman"/>
          <w:iCs/>
          <w:sz w:val="24"/>
          <w:szCs w:val="24"/>
          <w:lang w:val="es-ES_tradnl"/>
        </w:rPr>
        <w:t xml:space="preserve"> (0)</w:t>
      </w:r>
      <w:r w:rsidR="009C2513">
        <w:rPr>
          <w:rFonts w:ascii="Times New Roman" w:eastAsiaTheme="minorEastAsia" w:hAnsi="Times New Roman" w:cs="Times New Roman"/>
          <w:iCs/>
          <w:sz w:val="24"/>
          <w:szCs w:val="24"/>
          <w:lang w:val="es-ES_tradnl"/>
        </w:rPr>
        <w:t>.</w:t>
      </w:r>
    </w:p>
    <w:p w14:paraId="636AEF94" w14:textId="3DF61CE2" w:rsidR="00BC233A" w:rsidRDefault="00604B43" w:rsidP="00F82F60">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Sin embargo, con las 19 variables que se han </w:t>
      </w:r>
      <w:r w:rsidR="00F77C00">
        <w:rPr>
          <w:rFonts w:ascii="Times New Roman" w:hAnsi="Times New Roman" w:cs="Times New Roman"/>
          <w:sz w:val="24"/>
          <w:szCs w:val="24"/>
          <w:lang w:val="es-ES_tradnl"/>
        </w:rPr>
        <w:t xml:space="preserve">calculado en la </w:t>
      </w:r>
      <w:r w:rsidR="00F77C00" w:rsidRPr="00406E87">
        <w:rPr>
          <w:rFonts w:ascii="Times New Roman" w:hAnsi="Times New Roman" w:cs="Times New Roman"/>
          <w:color w:val="2E74B5" w:themeColor="accent5" w:themeShade="BF"/>
          <w:sz w:val="24"/>
          <w:szCs w:val="24"/>
          <w:u w:val="single"/>
          <w:lang w:val="es-ES_tradnl"/>
        </w:rPr>
        <w:fldChar w:fldCharType="begin"/>
      </w:r>
      <w:r w:rsidR="00F77C00" w:rsidRPr="00406E87">
        <w:rPr>
          <w:rFonts w:ascii="Times New Roman" w:hAnsi="Times New Roman" w:cs="Times New Roman"/>
          <w:color w:val="2E74B5" w:themeColor="accent5" w:themeShade="BF"/>
          <w:sz w:val="24"/>
          <w:szCs w:val="24"/>
          <w:u w:val="single"/>
          <w:lang w:val="es-ES_tradnl"/>
        </w:rPr>
        <w:instrText xml:space="preserve"> REF _Ref93960443 \h  \* MERGEFORMAT </w:instrText>
      </w:r>
      <w:r w:rsidR="00F77C00" w:rsidRPr="00406E87">
        <w:rPr>
          <w:rFonts w:ascii="Times New Roman" w:hAnsi="Times New Roman" w:cs="Times New Roman"/>
          <w:color w:val="2E74B5" w:themeColor="accent5" w:themeShade="BF"/>
          <w:sz w:val="24"/>
          <w:szCs w:val="24"/>
          <w:u w:val="single"/>
          <w:lang w:val="es-ES_tradnl"/>
        </w:rPr>
      </w:r>
      <w:r w:rsidR="00F77C00" w:rsidRPr="00406E87">
        <w:rPr>
          <w:rFonts w:ascii="Times New Roman" w:hAnsi="Times New Roman" w:cs="Times New Roman"/>
          <w:color w:val="2E74B5" w:themeColor="accent5" w:themeShade="BF"/>
          <w:sz w:val="24"/>
          <w:szCs w:val="24"/>
          <w:u w:val="single"/>
          <w:lang w:val="es-ES_tradnl"/>
        </w:rPr>
        <w:fldChar w:fldCharType="separate"/>
      </w:r>
      <w:ins w:id="348" w:author="sumit kumar" w:date="2022-01-28T00:52:00Z">
        <w:r w:rsidR="00A55E47" w:rsidRPr="00A55E47">
          <w:rPr>
            <w:rFonts w:ascii="Times New Roman" w:hAnsi="Times New Roman" w:cs="Times New Roman"/>
            <w:color w:val="2E74B5" w:themeColor="accent5" w:themeShade="BF"/>
            <w:sz w:val="24"/>
            <w:szCs w:val="24"/>
            <w:u w:val="single"/>
            <w:rPrChange w:id="349" w:author="sumit kumar" w:date="2022-01-28T00:52:00Z">
              <w:rPr/>
            </w:rPrChange>
          </w:rPr>
          <w:t xml:space="preserve">Tabla </w:t>
        </w:r>
        <w:r w:rsidR="00A55E47" w:rsidRPr="00A55E47">
          <w:rPr>
            <w:rFonts w:ascii="Times New Roman" w:hAnsi="Times New Roman" w:cs="Times New Roman"/>
            <w:noProof/>
            <w:color w:val="2E74B5" w:themeColor="accent5" w:themeShade="BF"/>
            <w:sz w:val="24"/>
            <w:szCs w:val="24"/>
            <w:u w:val="single"/>
            <w:rPrChange w:id="350" w:author="sumit kumar" w:date="2022-01-28T00:52:00Z">
              <w:rPr>
                <w:noProof/>
              </w:rPr>
            </w:rPrChange>
          </w:rPr>
          <w:t>9</w:t>
        </w:r>
      </w:ins>
      <w:del w:id="351"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Tabla </w:delText>
        </w:r>
        <w:r w:rsidR="00614ADD" w:rsidRPr="00614ADD" w:rsidDel="00A55E47">
          <w:rPr>
            <w:rFonts w:ascii="Times New Roman" w:hAnsi="Times New Roman" w:cs="Times New Roman"/>
            <w:noProof/>
            <w:color w:val="2E74B5" w:themeColor="accent5" w:themeShade="BF"/>
            <w:sz w:val="24"/>
            <w:szCs w:val="24"/>
            <w:u w:val="single"/>
          </w:rPr>
          <w:delText>9</w:delText>
        </w:r>
      </w:del>
      <w:r w:rsidR="00F77C00" w:rsidRPr="00406E87">
        <w:rPr>
          <w:rFonts w:ascii="Times New Roman" w:hAnsi="Times New Roman" w:cs="Times New Roman"/>
          <w:color w:val="2E74B5" w:themeColor="accent5" w:themeShade="BF"/>
          <w:sz w:val="24"/>
          <w:szCs w:val="24"/>
          <w:u w:val="single"/>
          <w:lang w:val="es-ES_tradnl"/>
        </w:rPr>
        <w:fldChar w:fldCharType="end"/>
      </w:r>
      <w:r>
        <w:rPr>
          <w:rFonts w:ascii="Times New Roman" w:hAnsi="Times New Roman" w:cs="Times New Roman"/>
          <w:sz w:val="24"/>
          <w:szCs w:val="24"/>
          <w:lang w:val="es-ES_tradnl"/>
        </w:rPr>
        <w:t xml:space="preserve"> solo se </w:t>
      </w:r>
      <w:r w:rsidR="009A1C49">
        <w:rPr>
          <w:rFonts w:ascii="Times New Roman" w:hAnsi="Times New Roman" w:cs="Times New Roman"/>
          <w:sz w:val="24"/>
          <w:szCs w:val="24"/>
          <w:lang w:val="es-ES_tradnl"/>
        </w:rPr>
        <w:t>pueden</w:t>
      </w:r>
      <w:r w:rsidR="001B69DC">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 xml:space="preserve">obtener imágenes </w:t>
      </w:r>
      <w:r w:rsidR="001B69DC">
        <w:rPr>
          <w:rFonts w:ascii="Times New Roman" w:hAnsi="Times New Roman" w:cs="Times New Roman"/>
          <w:sz w:val="24"/>
          <w:szCs w:val="24"/>
          <w:lang w:val="es-ES_tradnl"/>
        </w:rPr>
        <w:t xml:space="preserve">cuadradas </w:t>
      </w:r>
      <w:r>
        <w:rPr>
          <w:rFonts w:ascii="Times New Roman" w:hAnsi="Times New Roman" w:cs="Times New Roman"/>
          <w:sz w:val="24"/>
          <w:szCs w:val="24"/>
          <w:lang w:val="es-ES_tradnl"/>
        </w:rPr>
        <w:t>de 5x5</w:t>
      </w:r>
      <w:r w:rsidR="00F77C00">
        <w:rPr>
          <w:rFonts w:ascii="Times New Roman" w:hAnsi="Times New Roman" w:cs="Times New Roman"/>
          <w:sz w:val="24"/>
          <w:szCs w:val="24"/>
          <w:lang w:val="es-ES_tradnl"/>
        </w:rPr>
        <w:t xml:space="preserve"> pixeles</w:t>
      </w:r>
      <w:r w:rsidR="001B69DC">
        <w:rPr>
          <w:rFonts w:ascii="Times New Roman" w:hAnsi="Times New Roman" w:cs="Times New Roman"/>
          <w:sz w:val="24"/>
          <w:szCs w:val="24"/>
          <w:lang w:val="es-ES_tradnl"/>
        </w:rPr>
        <w:t>, algo que es bastante pequeño.</w:t>
      </w:r>
      <w:r w:rsidR="00A84006">
        <w:rPr>
          <w:rFonts w:ascii="Times New Roman" w:hAnsi="Times New Roman" w:cs="Times New Roman"/>
          <w:sz w:val="24"/>
          <w:szCs w:val="24"/>
          <w:lang w:val="es-ES_tradnl"/>
        </w:rPr>
        <w:t xml:space="preserve"> </w:t>
      </w:r>
      <w:r w:rsidR="001B69DC">
        <w:rPr>
          <w:rFonts w:ascii="Times New Roman" w:hAnsi="Times New Roman" w:cs="Times New Roman"/>
          <w:sz w:val="24"/>
          <w:szCs w:val="24"/>
          <w:lang w:val="es-ES_tradnl"/>
        </w:rPr>
        <w:t>Es por ello, que empleando la técnica del vecino más cercano se aumenta</w:t>
      </w:r>
      <w:r w:rsidR="00F42AEE">
        <w:rPr>
          <w:rFonts w:ascii="Times New Roman" w:hAnsi="Times New Roman" w:cs="Times New Roman"/>
          <w:sz w:val="24"/>
          <w:szCs w:val="24"/>
          <w:lang w:val="es-ES_tradnl"/>
        </w:rPr>
        <w:t>n</w:t>
      </w:r>
      <w:r w:rsidR="001B69DC">
        <w:rPr>
          <w:rFonts w:ascii="Times New Roman" w:hAnsi="Times New Roman" w:cs="Times New Roman"/>
          <w:sz w:val="24"/>
          <w:szCs w:val="24"/>
          <w:lang w:val="es-ES_tradnl"/>
        </w:rPr>
        <w:t xml:space="preserve"> las dimensiones de </w:t>
      </w:r>
      <w:r w:rsidR="00F77C00">
        <w:rPr>
          <w:rFonts w:ascii="Times New Roman" w:hAnsi="Times New Roman" w:cs="Times New Roman"/>
          <w:sz w:val="24"/>
          <w:szCs w:val="24"/>
          <w:lang w:val="es-ES_tradnl"/>
        </w:rPr>
        <w:t>estas</w:t>
      </w:r>
      <w:r w:rsidR="009A1C49">
        <w:rPr>
          <w:rFonts w:ascii="Times New Roman" w:hAnsi="Times New Roman" w:cs="Times New Roman"/>
          <w:sz w:val="24"/>
          <w:szCs w:val="24"/>
          <w:lang w:val="es-ES_tradnl"/>
        </w:rPr>
        <w:t xml:space="preserve"> </w:t>
      </w:r>
      <w:r w:rsidR="001B69DC">
        <w:rPr>
          <w:rFonts w:ascii="Times New Roman" w:hAnsi="Times New Roman" w:cs="Times New Roman"/>
          <w:sz w:val="24"/>
          <w:szCs w:val="24"/>
          <w:lang w:val="es-ES_tradnl"/>
        </w:rPr>
        <w:t>imágenes a 224x224 pixeles.</w:t>
      </w:r>
      <w:r w:rsidR="00BF6F98">
        <w:rPr>
          <w:rFonts w:ascii="Times New Roman" w:hAnsi="Times New Roman" w:cs="Times New Roman"/>
          <w:sz w:val="24"/>
          <w:szCs w:val="24"/>
          <w:lang w:val="es-ES_tradnl"/>
        </w:rPr>
        <w:t xml:space="preserve"> </w:t>
      </w:r>
      <w:r w:rsidR="00CE343D">
        <w:rPr>
          <w:rFonts w:ascii="Times New Roman" w:hAnsi="Times New Roman" w:cs="Times New Roman"/>
          <w:sz w:val="24"/>
          <w:szCs w:val="24"/>
          <w:lang w:val="es-ES_tradnl"/>
        </w:rPr>
        <w:t xml:space="preserve">De </w:t>
      </w:r>
      <w:r w:rsidR="00BF6F98">
        <w:rPr>
          <w:rFonts w:ascii="Times New Roman" w:hAnsi="Times New Roman" w:cs="Times New Roman"/>
          <w:sz w:val="24"/>
          <w:szCs w:val="24"/>
          <w:lang w:val="es-ES_tradnl"/>
        </w:rPr>
        <w:t>este modo</w:t>
      </w:r>
      <w:r w:rsidR="001B69DC">
        <w:rPr>
          <w:rFonts w:ascii="Times New Roman" w:hAnsi="Times New Roman" w:cs="Times New Roman"/>
          <w:sz w:val="24"/>
          <w:szCs w:val="24"/>
          <w:lang w:val="es-ES_tradnl"/>
        </w:rPr>
        <w:t xml:space="preserve">, </w:t>
      </w:r>
      <w:r w:rsidR="00614769">
        <w:rPr>
          <w:rFonts w:ascii="Times New Roman" w:hAnsi="Times New Roman" w:cs="Times New Roman"/>
          <w:sz w:val="24"/>
          <w:szCs w:val="24"/>
          <w:lang w:val="es-ES_tradnl"/>
        </w:rPr>
        <w:t xml:space="preserve">en </w:t>
      </w:r>
      <w:r w:rsidR="001B69DC">
        <w:rPr>
          <w:rFonts w:ascii="Times New Roman" w:hAnsi="Times New Roman" w:cs="Times New Roman"/>
          <w:sz w:val="24"/>
          <w:szCs w:val="24"/>
          <w:lang w:val="es-ES_tradnl"/>
        </w:rPr>
        <w:t xml:space="preserve">la </w:t>
      </w:r>
      <w:r w:rsidR="00AA7525" w:rsidRPr="00AA7525">
        <w:rPr>
          <w:rFonts w:ascii="Times New Roman" w:hAnsi="Times New Roman" w:cs="Times New Roman"/>
          <w:color w:val="2E74B5" w:themeColor="accent5" w:themeShade="BF"/>
          <w:sz w:val="24"/>
          <w:szCs w:val="24"/>
          <w:u w:val="single"/>
          <w:lang w:val="es-ES_tradnl"/>
        </w:rPr>
        <w:fldChar w:fldCharType="begin"/>
      </w:r>
      <w:r w:rsidR="00AA7525" w:rsidRPr="00AA7525">
        <w:rPr>
          <w:rFonts w:ascii="Times New Roman" w:hAnsi="Times New Roman" w:cs="Times New Roman"/>
          <w:color w:val="2E74B5" w:themeColor="accent5" w:themeShade="BF"/>
          <w:sz w:val="24"/>
          <w:szCs w:val="24"/>
          <w:u w:val="single"/>
          <w:lang w:val="es-ES_tradnl"/>
        </w:rPr>
        <w:instrText xml:space="preserve"> REF _Ref94001791 \h  \* MERGEFORMAT </w:instrText>
      </w:r>
      <w:r w:rsidR="00AA7525" w:rsidRPr="00AA7525">
        <w:rPr>
          <w:rFonts w:ascii="Times New Roman" w:hAnsi="Times New Roman" w:cs="Times New Roman"/>
          <w:color w:val="2E74B5" w:themeColor="accent5" w:themeShade="BF"/>
          <w:sz w:val="24"/>
          <w:szCs w:val="24"/>
          <w:u w:val="single"/>
          <w:lang w:val="es-ES_tradnl"/>
        </w:rPr>
      </w:r>
      <w:r w:rsidR="00AA7525" w:rsidRPr="00AA7525">
        <w:rPr>
          <w:rFonts w:ascii="Times New Roman" w:hAnsi="Times New Roman" w:cs="Times New Roman"/>
          <w:color w:val="2E74B5" w:themeColor="accent5" w:themeShade="BF"/>
          <w:sz w:val="24"/>
          <w:szCs w:val="24"/>
          <w:u w:val="single"/>
          <w:lang w:val="es-ES_tradnl"/>
        </w:rPr>
        <w:fldChar w:fldCharType="separate"/>
      </w:r>
      <w:ins w:id="352" w:author="sumit kumar" w:date="2022-01-28T00:52:00Z">
        <w:r w:rsidR="00A55E47" w:rsidRPr="00A55E47">
          <w:rPr>
            <w:rFonts w:ascii="Times New Roman" w:hAnsi="Times New Roman" w:cs="Times New Roman"/>
            <w:color w:val="2E74B5" w:themeColor="accent5" w:themeShade="BF"/>
            <w:sz w:val="24"/>
            <w:szCs w:val="24"/>
            <w:u w:val="single"/>
            <w:rPrChange w:id="353" w:author="sumit kumar" w:date="2022-01-28T00:52:00Z">
              <w:rPr/>
            </w:rPrChange>
          </w:rPr>
          <w:t xml:space="preserve">Figura </w:t>
        </w:r>
        <w:r w:rsidR="00A55E47" w:rsidRPr="00A55E47">
          <w:rPr>
            <w:rFonts w:ascii="Times New Roman" w:hAnsi="Times New Roman" w:cs="Times New Roman"/>
            <w:noProof/>
            <w:color w:val="2E74B5" w:themeColor="accent5" w:themeShade="BF"/>
            <w:sz w:val="24"/>
            <w:szCs w:val="24"/>
            <w:u w:val="single"/>
            <w:rPrChange w:id="354" w:author="sumit kumar" w:date="2022-01-28T00:52:00Z">
              <w:rPr>
                <w:noProof/>
              </w:rPr>
            </w:rPrChange>
          </w:rPr>
          <w:t>16</w:t>
        </w:r>
      </w:ins>
      <w:del w:id="355"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Figura </w:delText>
        </w:r>
        <w:r w:rsidR="00614ADD" w:rsidRPr="00614ADD" w:rsidDel="00A55E47">
          <w:rPr>
            <w:rFonts w:ascii="Times New Roman" w:hAnsi="Times New Roman" w:cs="Times New Roman"/>
            <w:noProof/>
            <w:color w:val="2E74B5" w:themeColor="accent5" w:themeShade="BF"/>
            <w:sz w:val="24"/>
            <w:szCs w:val="24"/>
            <w:u w:val="single"/>
          </w:rPr>
          <w:delText>16</w:delText>
        </w:r>
      </w:del>
      <w:r w:rsidR="00AA7525" w:rsidRPr="00AA7525">
        <w:rPr>
          <w:rFonts w:ascii="Times New Roman" w:hAnsi="Times New Roman" w:cs="Times New Roman"/>
          <w:color w:val="2E74B5" w:themeColor="accent5" w:themeShade="BF"/>
          <w:sz w:val="24"/>
          <w:szCs w:val="24"/>
          <w:u w:val="single"/>
          <w:lang w:val="es-ES_tradnl"/>
        </w:rPr>
        <w:fldChar w:fldCharType="end"/>
      </w:r>
      <w:r w:rsidR="00614769">
        <w:rPr>
          <w:rFonts w:ascii="Times New Roman" w:hAnsi="Times New Roman" w:cs="Times New Roman"/>
          <w:sz w:val="24"/>
          <w:szCs w:val="24"/>
          <w:lang w:val="es-ES_tradnl"/>
        </w:rPr>
        <w:t xml:space="preserve"> se </w:t>
      </w:r>
      <w:r w:rsidR="00B466C5">
        <w:rPr>
          <w:rFonts w:ascii="Times New Roman" w:hAnsi="Times New Roman" w:cs="Times New Roman"/>
          <w:sz w:val="24"/>
          <w:szCs w:val="24"/>
          <w:lang w:val="es-ES_tradnl"/>
        </w:rPr>
        <w:t>puede</w:t>
      </w:r>
      <w:r w:rsidR="00633F28">
        <w:rPr>
          <w:rFonts w:ascii="Times New Roman" w:hAnsi="Times New Roman" w:cs="Times New Roman"/>
          <w:sz w:val="24"/>
          <w:szCs w:val="24"/>
          <w:lang w:val="es-ES_tradnl"/>
        </w:rPr>
        <w:t>n</w:t>
      </w:r>
      <w:r w:rsidR="00B434BD">
        <w:rPr>
          <w:rFonts w:ascii="Times New Roman" w:hAnsi="Times New Roman" w:cs="Times New Roman"/>
          <w:sz w:val="24"/>
          <w:szCs w:val="24"/>
          <w:lang w:val="es-ES_tradnl"/>
        </w:rPr>
        <w:t xml:space="preserve"> observar las </w:t>
      </w:r>
      <w:r w:rsidR="00C45C60">
        <w:rPr>
          <w:rFonts w:ascii="Times New Roman" w:hAnsi="Times New Roman" w:cs="Times New Roman"/>
          <w:sz w:val="24"/>
          <w:szCs w:val="24"/>
          <w:lang w:val="es-ES_tradnl"/>
        </w:rPr>
        <w:t>imágenes</w:t>
      </w:r>
      <w:r w:rsidR="00B466C5">
        <w:rPr>
          <w:rFonts w:ascii="Times New Roman" w:hAnsi="Times New Roman" w:cs="Times New Roman"/>
          <w:sz w:val="24"/>
          <w:szCs w:val="24"/>
          <w:lang w:val="es-ES_tradnl"/>
        </w:rPr>
        <w:t xml:space="preserve"> </w:t>
      </w:r>
      <w:r w:rsidR="00614769">
        <w:rPr>
          <w:rFonts w:ascii="Times New Roman" w:hAnsi="Times New Roman" w:cs="Times New Roman"/>
          <w:sz w:val="24"/>
          <w:szCs w:val="24"/>
          <w:lang w:val="es-ES_tradnl"/>
        </w:rPr>
        <w:t xml:space="preserve">en escala de grises </w:t>
      </w:r>
      <w:r w:rsidR="00BF6F98">
        <w:rPr>
          <w:rFonts w:ascii="Times New Roman" w:hAnsi="Times New Roman" w:cs="Times New Roman"/>
          <w:sz w:val="24"/>
          <w:szCs w:val="24"/>
          <w:lang w:val="es-ES_tradnl"/>
        </w:rPr>
        <w:t>para</w:t>
      </w:r>
      <w:r w:rsidR="00614769">
        <w:rPr>
          <w:rFonts w:ascii="Times New Roman" w:hAnsi="Times New Roman" w:cs="Times New Roman"/>
          <w:sz w:val="24"/>
          <w:szCs w:val="24"/>
          <w:lang w:val="es-ES_tradnl"/>
        </w:rPr>
        <w:t xml:space="preserve"> una empresa zombi</w:t>
      </w:r>
      <w:r w:rsidR="00C45C60">
        <w:rPr>
          <w:rFonts w:ascii="Times New Roman" w:hAnsi="Times New Roman" w:cs="Times New Roman"/>
          <w:sz w:val="24"/>
          <w:szCs w:val="24"/>
          <w:lang w:val="es-ES_tradnl"/>
        </w:rPr>
        <w:t xml:space="preserve"> y no zombi</w:t>
      </w:r>
      <w:r w:rsidR="00B8361E">
        <w:rPr>
          <w:rFonts w:ascii="Times New Roman" w:hAnsi="Times New Roman" w:cs="Times New Roman"/>
          <w:sz w:val="24"/>
          <w:szCs w:val="24"/>
          <w:lang w:val="es-ES_tradnl"/>
        </w:rPr>
        <w:t>, respectivamente</w:t>
      </w:r>
      <w:r w:rsidR="00614769">
        <w:rPr>
          <w:rFonts w:ascii="Times New Roman" w:hAnsi="Times New Roman" w:cs="Times New Roman"/>
          <w:sz w:val="24"/>
          <w:szCs w:val="24"/>
          <w:lang w:val="es-ES_tradnl"/>
        </w:rPr>
        <w:t>.</w:t>
      </w:r>
      <w:r w:rsidR="00BC233A">
        <w:rPr>
          <w:rFonts w:ascii="Times New Roman" w:hAnsi="Times New Roman" w:cs="Times New Roman"/>
          <w:sz w:val="24"/>
          <w:szCs w:val="24"/>
          <w:lang w:val="es-ES_tradnl"/>
        </w:rPr>
        <w:t xml:space="preserve"> </w:t>
      </w:r>
      <w:r w:rsidR="00AA7525">
        <w:rPr>
          <w:rFonts w:ascii="Times New Roman" w:hAnsi="Times New Roman" w:cs="Times New Roman"/>
          <w:sz w:val="24"/>
          <w:szCs w:val="24"/>
          <w:lang w:val="es-ES_tradnl"/>
        </w:rPr>
        <w:t>Además</w:t>
      </w:r>
      <w:r w:rsidR="00BF6F98">
        <w:rPr>
          <w:rFonts w:ascii="Times New Roman" w:hAnsi="Times New Roman" w:cs="Times New Roman"/>
          <w:sz w:val="24"/>
          <w:szCs w:val="24"/>
          <w:lang w:val="es-ES_tradnl"/>
        </w:rPr>
        <w:t xml:space="preserve">, como se puede </w:t>
      </w:r>
      <w:r w:rsidR="00F56DCE">
        <w:rPr>
          <w:rFonts w:ascii="Times New Roman" w:hAnsi="Times New Roman" w:cs="Times New Roman"/>
          <w:sz w:val="24"/>
          <w:szCs w:val="24"/>
          <w:lang w:val="es-ES_tradnl"/>
        </w:rPr>
        <w:t>apreciar</w:t>
      </w:r>
      <w:r w:rsidR="00BF6F98">
        <w:rPr>
          <w:rFonts w:ascii="Times New Roman" w:hAnsi="Times New Roman" w:cs="Times New Roman"/>
          <w:sz w:val="24"/>
          <w:szCs w:val="24"/>
          <w:lang w:val="es-ES_tradnl"/>
        </w:rPr>
        <w:t xml:space="preserve"> en la misma fi</w:t>
      </w:r>
      <w:r w:rsidR="00F56DCE">
        <w:rPr>
          <w:rFonts w:ascii="Times New Roman" w:hAnsi="Times New Roman" w:cs="Times New Roman"/>
          <w:sz w:val="24"/>
          <w:szCs w:val="24"/>
          <w:lang w:val="es-ES_tradnl"/>
        </w:rPr>
        <w:t xml:space="preserve">gura, </w:t>
      </w:r>
      <w:r w:rsidR="00BF6F98">
        <w:rPr>
          <w:rFonts w:ascii="Times New Roman" w:hAnsi="Times New Roman" w:cs="Times New Roman"/>
          <w:sz w:val="24"/>
          <w:szCs w:val="24"/>
          <w:lang w:val="es-ES_tradnl"/>
        </w:rPr>
        <w:t xml:space="preserve">los últimos 6 pixeles de </w:t>
      </w:r>
      <w:r w:rsidR="00A055E4">
        <w:rPr>
          <w:rFonts w:ascii="Times New Roman" w:hAnsi="Times New Roman" w:cs="Times New Roman"/>
          <w:sz w:val="24"/>
          <w:szCs w:val="24"/>
          <w:lang w:val="es-ES_tradnl"/>
        </w:rPr>
        <w:t xml:space="preserve">estas </w:t>
      </w:r>
      <w:r w:rsidR="00BF6F98">
        <w:rPr>
          <w:rFonts w:ascii="Times New Roman" w:hAnsi="Times New Roman" w:cs="Times New Roman"/>
          <w:sz w:val="24"/>
          <w:szCs w:val="24"/>
          <w:lang w:val="es-ES_tradnl"/>
        </w:rPr>
        <w:t xml:space="preserve">imágenes </w:t>
      </w:r>
      <w:r w:rsidR="00F56DCE">
        <w:rPr>
          <w:rFonts w:ascii="Times New Roman" w:hAnsi="Times New Roman" w:cs="Times New Roman"/>
          <w:sz w:val="24"/>
          <w:szCs w:val="24"/>
          <w:lang w:val="es-ES_tradnl"/>
        </w:rPr>
        <w:t xml:space="preserve">están a </w:t>
      </w:r>
      <w:r w:rsidR="00BF6F98">
        <w:rPr>
          <w:rFonts w:ascii="Times New Roman" w:hAnsi="Times New Roman" w:cs="Times New Roman"/>
          <w:sz w:val="24"/>
          <w:szCs w:val="24"/>
          <w:lang w:val="es-ES_tradnl"/>
        </w:rPr>
        <w:t>negro</w:t>
      </w:r>
      <w:r w:rsidR="00AA7525">
        <w:rPr>
          <w:rFonts w:ascii="Times New Roman" w:hAnsi="Times New Roman" w:cs="Times New Roman"/>
          <w:sz w:val="24"/>
          <w:szCs w:val="24"/>
          <w:lang w:val="es-ES_tradnl"/>
        </w:rPr>
        <w:t>. Esto se debe</w:t>
      </w:r>
      <w:r w:rsidR="00BF6F98">
        <w:rPr>
          <w:rFonts w:ascii="Times New Roman" w:hAnsi="Times New Roman" w:cs="Times New Roman"/>
          <w:sz w:val="24"/>
          <w:szCs w:val="24"/>
          <w:lang w:val="es-ES_tradnl"/>
        </w:rPr>
        <w:t xml:space="preserve"> a </w:t>
      </w:r>
      <w:r w:rsidR="00F56DCE">
        <w:rPr>
          <w:rFonts w:ascii="Times New Roman" w:hAnsi="Times New Roman" w:cs="Times New Roman"/>
          <w:sz w:val="24"/>
          <w:szCs w:val="24"/>
          <w:lang w:val="es-ES_tradnl"/>
        </w:rPr>
        <w:t xml:space="preserve">la no correspondencia de variable </w:t>
      </w:r>
      <w:r w:rsidR="00BF6F98">
        <w:rPr>
          <w:rFonts w:ascii="Times New Roman" w:hAnsi="Times New Roman" w:cs="Times New Roman"/>
          <w:sz w:val="24"/>
          <w:szCs w:val="24"/>
          <w:lang w:val="es-ES_tradnl"/>
        </w:rPr>
        <w:t>alguna</w:t>
      </w:r>
      <w:r w:rsidR="00AA7525">
        <w:rPr>
          <w:rFonts w:ascii="Times New Roman" w:hAnsi="Times New Roman" w:cs="Times New Roman"/>
          <w:sz w:val="24"/>
          <w:szCs w:val="24"/>
          <w:lang w:val="es-ES_tradnl"/>
        </w:rPr>
        <w:t xml:space="preserve"> a tales pixeles</w:t>
      </w:r>
      <w:r w:rsidR="00BF6F98">
        <w:rPr>
          <w:rFonts w:ascii="Times New Roman" w:hAnsi="Times New Roman" w:cs="Times New Roman"/>
          <w:sz w:val="24"/>
          <w:szCs w:val="24"/>
          <w:lang w:val="es-ES_tradnl"/>
        </w:rPr>
        <w:t>.</w:t>
      </w:r>
      <w:r w:rsidR="00F56DCE">
        <w:rPr>
          <w:rFonts w:ascii="Times New Roman" w:hAnsi="Times New Roman" w:cs="Times New Roman"/>
          <w:sz w:val="24"/>
          <w:szCs w:val="24"/>
          <w:lang w:val="es-ES_tradnl"/>
        </w:rPr>
        <w:t xml:space="preserve"> Por último</w:t>
      </w:r>
      <w:r w:rsidR="00BC233A">
        <w:rPr>
          <w:rFonts w:ascii="Times New Roman" w:hAnsi="Times New Roman" w:cs="Times New Roman"/>
          <w:sz w:val="24"/>
          <w:szCs w:val="24"/>
          <w:lang w:val="es-ES_tradnl"/>
        </w:rPr>
        <w:t xml:space="preserve">, </w:t>
      </w:r>
      <w:r w:rsidR="00AA7525">
        <w:rPr>
          <w:rFonts w:ascii="Times New Roman" w:hAnsi="Times New Roman" w:cs="Times New Roman"/>
          <w:sz w:val="24"/>
          <w:szCs w:val="24"/>
          <w:lang w:val="es-ES_tradnl"/>
        </w:rPr>
        <w:t>dichas</w:t>
      </w:r>
      <w:r w:rsidR="00BC233A">
        <w:rPr>
          <w:rFonts w:ascii="Times New Roman" w:hAnsi="Times New Roman" w:cs="Times New Roman"/>
          <w:sz w:val="24"/>
          <w:szCs w:val="24"/>
          <w:lang w:val="es-ES_tradnl"/>
        </w:rPr>
        <w:t xml:space="preserve"> imágenes que únicamente representan a las variables de la </w:t>
      </w:r>
      <w:r w:rsidR="00AA7525" w:rsidRPr="00406E87">
        <w:rPr>
          <w:rFonts w:ascii="Times New Roman" w:hAnsi="Times New Roman" w:cs="Times New Roman"/>
          <w:color w:val="2E74B5" w:themeColor="accent5" w:themeShade="BF"/>
          <w:sz w:val="24"/>
          <w:szCs w:val="24"/>
          <w:u w:val="single"/>
          <w:lang w:val="es-ES_tradnl"/>
        </w:rPr>
        <w:fldChar w:fldCharType="begin"/>
      </w:r>
      <w:r w:rsidR="00AA7525" w:rsidRPr="00406E87">
        <w:rPr>
          <w:rFonts w:ascii="Times New Roman" w:hAnsi="Times New Roman" w:cs="Times New Roman"/>
          <w:color w:val="2E74B5" w:themeColor="accent5" w:themeShade="BF"/>
          <w:sz w:val="24"/>
          <w:szCs w:val="24"/>
          <w:u w:val="single"/>
          <w:lang w:val="es-ES_tradnl"/>
        </w:rPr>
        <w:instrText xml:space="preserve"> REF _Ref93960443 \h  \* MERGEFORMAT </w:instrText>
      </w:r>
      <w:r w:rsidR="00AA7525" w:rsidRPr="00406E87">
        <w:rPr>
          <w:rFonts w:ascii="Times New Roman" w:hAnsi="Times New Roman" w:cs="Times New Roman"/>
          <w:color w:val="2E74B5" w:themeColor="accent5" w:themeShade="BF"/>
          <w:sz w:val="24"/>
          <w:szCs w:val="24"/>
          <w:u w:val="single"/>
          <w:lang w:val="es-ES_tradnl"/>
        </w:rPr>
      </w:r>
      <w:r w:rsidR="00AA7525" w:rsidRPr="00406E87">
        <w:rPr>
          <w:rFonts w:ascii="Times New Roman" w:hAnsi="Times New Roman" w:cs="Times New Roman"/>
          <w:color w:val="2E74B5" w:themeColor="accent5" w:themeShade="BF"/>
          <w:sz w:val="24"/>
          <w:szCs w:val="24"/>
          <w:u w:val="single"/>
          <w:lang w:val="es-ES_tradnl"/>
        </w:rPr>
        <w:fldChar w:fldCharType="separate"/>
      </w:r>
      <w:ins w:id="356" w:author="sumit kumar" w:date="2022-01-28T00:52:00Z">
        <w:r w:rsidR="00A55E47" w:rsidRPr="00A55E47">
          <w:rPr>
            <w:rFonts w:ascii="Times New Roman" w:hAnsi="Times New Roman" w:cs="Times New Roman"/>
            <w:color w:val="2E74B5" w:themeColor="accent5" w:themeShade="BF"/>
            <w:sz w:val="24"/>
            <w:szCs w:val="24"/>
            <w:u w:val="single"/>
            <w:rPrChange w:id="357" w:author="sumit kumar" w:date="2022-01-28T00:52:00Z">
              <w:rPr/>
            </w:rPrChange>
          </w:rPr>
          <w:t xml:space="preserve">Tabla </w:t>
        </w:r>
        <w:r w:rsidR="00A55E47" w:rsidRPr="00A55E47">
          <w:rPr>
            <w:rFonts w:ascii="Times New Roman" w:hAnsi="Times New Roman" w:cs="Times New Roman"/>
            <w:noProof/>
            <w:color w:val="2E74B5" w:themeColor="accent5" w:themeShade="BF"/>
            <w:sz w:val="24"/>
            <w:szCs w:val="24"/>
            <w:u w:val="single"/>
            <w:rPrChange w:id="358" w:author="sumit kumar" w:date="2022-01-28T00:52:00Z">
              <w:rPr>
                <w:noProof/>
              </w:rPr>
            </w:rPrChange>
          </w:rPr>
          <w:t>9</w:t>
        </w:r>
      </w:ins>
      <w:del w:id="359"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Tabla </w:delText>
        </w:r>
        <w:r w:rsidR="00614ADD" w:rsidRPr="00614ADD" w:rsidDel="00A55E47">
          <w:rPr>
            <w:rFonts w:ascii="Times New Roman" w:hAnsi="Times New Roman" w:cs="Times New Roman"/>
            <w:noProof/>
            <w:color w:val="2E74B5" w:themeColor="accent5" w:themeShade="BF"/>
            <w:sz w:val="24"/>
            <w:szCs w:val="24"/>
            <w:u w:val="single"/>
          </w:rPr>
          <w:delText>9</w:delText>
        </w:r>
      </w:del>
      <w:r w:rsidR="00AA7525" w:rsidRPr="00406E87">
        <w:rPr>
          <w:rFonts w:ascii="Times New Roman" w:hAnsi="Times New Roman" w:cs="Times New Roman"/>
          <w:color w:val="2E74B5" w:themeColor="accent5" w:themeShade="BF"/>
          <w:sz w:val="24"/>
          <w:szCs w:val="24"/>
          <w:u w:val="single"/>
          <w:lang w:val="es-ES_tradnl"/>
        </w:rPr>
        <w:fldChar w:fldCharType="end"/>
      </w:r>
      <w:r w:rsidR="00BC233A">
        <w:rPr>
          <w:rFonts w:ascii="Times New Roman" w:hAnsi="Times New Roman" w:cs="Times New Roman"/>
          <w:sz w:val="24"/>
          <w:szCs w:val="24"/>
          <w:lang w:val="es-ES_tradnl"/>
        </w:rPr>
        <w:t xml:space="preserve">, se guardan bajo dos directorios diferentes, uno para zombis y otro para no zombis, del </w:t>
      </w:r>
      <w:r w:rsidR="000F17CC" w:rsidRPr="000F17CC">
        <w:rPr>
          <w:rFonts w:ascii="Times New Roman" w:hAnsi="Times New Roman" w:cs="Times New Roman"/>
          <w:i/>
          <w:iCs/>
          <w:sz w:val="24"/>
          <w:szCs w:val="24"/>
          <w:lang w:val="es-ES_tradnl"/>
        </w:rPr>
        <w:t>dataset</w:t>
      </w:r>
      <w:r w:rsidR="00BC233A">
        <w:rPr>
          <w:rFonts w:ascii="Times New Roman" w:hAnsi="Times New Roman" w:cs="Times New Roman"/>
          <w:sz w:val="24"/>
          <w:szCs w:val="24"/>
          <w:lang w:val="es-ES_tradnl"/>
        </w:rPr>
        <w:t xml:space="preserve"> </w:t>
      </w:r>
      <w:r w:rsidR="00633F28">
        <w:rPr>
          <w:rFonts w:ascii="Times New Roman" w:hAnsi="Times New Roman" w:cs="Times New Roman"/>
          <w:sz w:val="24"/>
          <w:szCs w:val="24"/>
          <w:lang w:val="es-ES_tradnl"/>
        </w:rPr>
        <w:t xml:space="preserve">denominado como </w:t>
      </w:r>
      <w:r w:rsidR="00BC233A" w:rsidRPr="00AA7525">
        <w:rPr>
          <w:rFonts w:ascii="Times New Roman" w:hAnsi="Times New Roman" w:cs="Times New Roman"/>
          <w:b/>
          <w:bCs/>
          <w:i/>
          <w:iCs/>
          <w:sz w:val="24"/>
          <w:szCs w:val="24"/>
          <w:lang w:val="es-ES_tradnl"/>
        </w:rPr>
        <w:t>dsa1</w:t>
      </w:r>
      <w:r w:rsidR="00BC233A">
        <w:rPr>
          <w:rFonts w:ascii="Times New Roman" w:hAnsi="Times New Roman" w:cs="Times New Roman"/>
          <w:sz w:val="24"/>
          <w:szCs w:val="24"/>
          <w:lang w:val="es-ES_tradnl"/>
        </w:rPr>
        <w:t xml:space="preserve">. </w:t>
      </w:r>
    </w:p>
    <w:p w14:paraId="2F5621F8" w14:textId="658DD3FE" w:rsidR="0066608D" w:rsidRPr="0066608D" w:rsidRDefault="0066608D" w:rsidP="00351399">
      <w:pPr>
        <w:pStyle w:val="Figuras"/>
        <w:rPr>
          <w:i/>
          <w:iCs/>
        </w:rPr>
      </w:pPr>
      <w:bookmarkStart w:id="360" w:name="_Ref94001791"/>
      <w:bookmarkStart w:id="361" w:name="_Toc94028607"/>
      <w:bookmarkStart w:id="362" w:name="_Toc94033258"/>
      <w:r w:rsidRPr="0066608D">
        <w:t xml:space="preserve">Figura </w:t>
      </w:r>
      <w:fldSimple w:instr=" SEQ Figura \* ARABIC ">
        <w:r w:rsidR="00A55E47">
          <w:rPr>
            <w:noProof/>
          </w:rPr>
          <w:t>16</w:t>
        </w:r>
      </w:fldSimple>
      <w:bookmarkEnd w:id="360"/>
      <w:r w:rsidRPr="0066608D">
        <w:t>: Imágenes con variables iniciales</w:t>
      </w:r>
      <w:bookmarkEnd w:id="361"/>
      <w:bookmarkEnd w:id="362"/>
    </w:p>
    <w:p w14:paraId="3B4C9151" w14:textId="77777777" w:rsidR="0066608D" w:rsidRDefault="0066608D" w:rsidP="0066608D">
      <w:pPr>
        <w:keepNext/>
        <w:spacing w:after="0" w:line="240" w:lineRule="auto"/>
        <w:jc w:val="center"/>
      </w:pPr>
      <w:r w:rsidRPr="0066608D">
        <w:rPr>
          <w:rFonts w:ascii="Times New Roman" w:hAnsi="Times New Roman" w:cs="Times New Roman"/>
          <w:noProof/>
          <w:sz w:val="24"/>
          <w:szCs w:val="24"/>
          <w:lang w:eastAsia="es-ES"/>
        </w:rPr>
        <w:drawing>
          <wp:inline distT="0" distB="0" distL="0" distR="0" wp14:anchorId="4FF59A7D" wp14:editId="280A93A2">
            <wp:extent cx="4780773" cy="2252814"/>
            <wp:effectExtent l="0" t="0" r="1270" b="0"/>
            <wp:docPr id="18" name="Imagen 18" descr="Imagen que contiene 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Código QR&#10;&#10;Descripción generada automáticamente"/>
                    <pic:cNvPicPr/>
                  </pic:nvPicPr>
                  <pic:blipFill>
                    <a:blip r:embed="rId31"/>
                    <a:stretch>
                      <a:fillRect/>
                    </a:stretch>
                  </pic:blipFill>
                  <pic:spPr>
                    <a:xfrm>
                      <a:off x="0" y="0"/>
                      <a:ext cx="4784337" cy="2254493"/>
                    </a:xfrm>
                    <a:prstGeom prst="rect">
                      <a:avLst/>
                    </a:prstGeom>
                  </pic:spPr>
                </pic:pic>
              </a:graphicData>
            </a:graphic>
          </wp:inline>
        </w:drawing>
      </w:r>
    </w:p>
    <w:p w14:paraId="4C0946CA" w14:textId="509663EE" w:rsidR="00C45C60" w:rsidRDefault="00BD5D8F" w:rsidP="0066608D">
      <w:pPr>
        <w:pStyle w:val="Descripcin"/>
        <w:spacing w:after="180"/>
        <w:jc w:val="center"/>
        <w:rPr>
          <w:rFonts w:ascii="Times New Roman" w:hAnsi="Times New Roman" w:cs="Times New Roman"/>
          <w:i w:val="0"/>
          <w:iCs w:val="0"/>
          <w:color w:val="auto"/>
          <w:sz w:val="16"/>
          <w:szCs w:val="16"/>
        </w:rPr>
      </w:pPr>
      <w:bookmarkStart w:id="363" w:name="_Toc94028608"/>
      <w:r>
        <w:rPr>
          <w:rFonts w:ascii="Times New Roman" w:hAnsi="Times New Roman" w:cs="Times New Roman"/>
          <w:i w:val="0"/>
          <w:iCs w:val="0"/>
          <w:color w:val="auto"/>
          <w:sz w:val="16"/>
          <w:szCs w:val="16"/>
        </w:rPr>
        <w:t>El lado izquierdo representa la imagen para una zombi mientras que el derecho la imagen para una no zombi</w:t>
      </w:r>
      <w:bookmarkEnd w:id="363"/>
    </w:p>
    <w:p w14:paraId="53006809" w14:textId="57A76638" w:rsidR="00B466C5" w:rsidRPr="0066608D" w:rsidRDefault="0066608D" w:rsidP="0066608D">
      <w:pPr>
        <w:pStyle w:val="Descripcin"/>
        <w:spacing w:after="180"/>
        <w:jc w:val="center"/>
        <w:rPr>
          <w:rFonts w:ascii="Times New Roman" w:hAnsi="Times New Roman" w:cs="Times New Roman"/>
          <w:i w:val="0"/>
          <w:iCs w:val="0"/>
          <w:color w:val="auto"/>
          <w:sz w:val="16"/>
          <w:szCs w:val="16"/>
        </w:rPr>
      </w:pPr>
      <w:bookmarkStart w:id="364" w:name="_Toc94028609"/>
      <w:r w:rsidRPr="0066608D">
        <w:rPr>
          <w:rFonts w:ascii="Times New Roman" w:hAnsi="Times New Roman" w:cs="Times New Roman"/>
          <w:i w:val="0"/>
          <w:iCs w:val="0"/>
          <w:color w:val="auto"/>
          <w:sz w:val="16"/>
          <w:szCs w:val="16"/>
        </w:rPr>
        <w:t>Fuente: Elaboración propia del autor</w:t>
      </w:r>
      <w:bookmarkEnd w:id="364"/>
    </w:p>
    <w:p w14:paraId="6991EFE1" w14:textId="34B63F5B" w:rsidR="00982116" w:rsidRDefault="004623DE" w:rsidP="00982116">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Como se ha visto</w:t>
      </w:r>
      <w:r w:rsidR="00F42AEE">
        <w:rPr>
          <w:rFonts w:ascii="Times New Roman" w:hAnsi="Times New Roman" w:cs="Times New Roman"/>
          <w:sz w:val="24"/>
          <w:szCs w:val="24"/>
          <w:lang w:val="es-ES_tradnl"/>
        </w:rPr>
        <w:t>,</w:t>
      </w:r>
      <w:r>
        <w:rPr>
          <w:rFonts w:ascii="Times New Roman" w:hAnsi="Times New Roman" w:cs="Times New Roman"/>
          <w:sz w:val="24"/>
          <w:szCs w:val="24"/>
          <w:lang w:val="es-ES_tradnl"/>
        </w:rPr>
        <w:t xml:space="preserve"> las imágenes generadas para el </w:t>
      </w:r>
      <w:r w:rsidR="000F17CC" w:rsidRPr="000F17CC">
        <w:rPr>
          <w:rFonts w:ascii="Times New Roman" w:hAnsi="Times New Roman" w:cs="Times New Roman"/>
          <w:i/>
          <w:iCs/>
          <w:sz w:val="24"/>
          <w:szCs w:val="24"/>
          <w:lang w:val="es-ES_tradnl"/>
        </w:rPr>
        <w:t>dataset</w:t>
      </w:r>
      <w:r>
        <w:rPr>
          <w:rFonts w:ascii="Times New Roman" w:hAnsi="Times New Roman" w:cs="Times New Roman"/>
          <w:sz w:val="24"/>
          <w:szCs w:val="24"/>
          <w:lang w:val="es-ES_tradnl"/>
        </w:rPr>
        <w:t xml:space="preserve"> </w:t>
      </w:r>
      <w:r w:rsidRPr="00AA7525">
        <w:rPr>
          <w:rFonts w:ascii="Times New Roman" w:hAnsi="Times New Roman" w:cs="Times New Roman"/>
          <w:b/>
          <w:bCs/>
          <w:i/>
          <w:iCs/>
          <w:sz w:val="24"/>
          <w:szCs w:val="24"/>
          <w:lang w:val="es-ES_tradnl"/>
        </w:rPr>
        <w:t>dsa1</w:t>
      </w:r>
      <w:r>
        <w:rPr>
          <w:rFonts w:ascii="Times New Roman" w:hAnsi="Times New Roman" w:cs="Times New Roman"/>
          <w:sz w:val="24"/>
          <w:szCs w:val="24"/>
          <w:lang w:val="es-ES_tradnl"/>
        </w:rPr>
        <w:t xml:space="preserve"> solo recogen las variables inicialmente calculadas por el estudio. Y aunque estas han sido aumentadas en mayores dimensiones, existe cierta incertidumbre de que la CNN pueda discriminar correctamente entre las pymes zombis y no zombis. </w:t>
      </w:r>
      <w:r w:rsidR="001A6B21">
        <w:rPr>
          <w:rFonts w:ascii="Times New Roman" w:hAnsi="Times New Roman" w:cs="Times New Roman"/>
          <w:sz w:val="24"/>
          <w:szCs w:val="24"/>
          <w:lang w:val="es-ES_tradnl"/>
        </w:rPr>
        <w:t>Por tal motivo</w:t>
      </w:r>
      <w:r>
        <w:rPr>
          <w:rFonts w:ascii="Times New Roman" w:hAnsi="Times New Roman" w:cs="Times New Roman"/>
          <w:sz w:val="24"/>
          <w:szCs w:val="24"/>
          <w:lang w:val="es-ES_tradnl"/>
        </w:rPr>
        <w:t xml:space="preserve">, </w:t>
      </w:r>
      <w:r w:rsidR="001A6B21">
        <w:rPr>
          <w:rFonts w:ascii="Times New Roman" w:hAnsi="Times New Roman" w:cs="Times New Roman"/>
          <w:sz w:val="24"/>
          <w:szCs w:val="24"/>
          <w:lang w:val="es-ES_tradnl"/>
        </w:rPr>
        <w:t xml:space="preserve">y </w:t>
      </w:r>
      <w:r>
        <w:rPr>
          <w:rFonts w:ascii="Times New Roman" w:hAnsi="Times New Roman" w:cs="Times New Roman"/>
          <w:sz w:val="24"/>
          <w:szCs w:val="24"/>
          <w:lang w:val="es-ES_tradnl"/>
        </w:rPr>
        <w:t>con el fin de experimentar y obtener unas imágenes con mayores cantidades de información</w:t>
      </w:r>
      <w:r w:rsidR="001A6B21">
        <w:rPr>
          <w:rFonts w:ascii="Times New Roman" w:hAnsi="Times New Roman" w:cs="Times New Roman"/>
          <w:sz w:val="24"/>
          <w:szCs w:val="24"/>
          <w:lang w:val="es-ES_tradnl"/>
        </w:rPr>
        <w:t xml:space="preserve">, se generan dos </w:t>
      </w:r>
      <w:r w:rsidR="000F17CC" w:rsidRPr="000F17CC">
        <w:rPr>
          <w:rFonts w:ascii="Times New Roman" w:hAnsi="Times New Roman" w:cs="Times New Roman"/>
          <w:i/>
          <w:iCs/>
          <w:sz w:val="24"/>
          <w:szCs w:val="24"/>
          <w:lang w:val="es-ES_tradnl"/>
        </w:rPr>
        <w:t>datasets</w:t>
      </w:r>
      <w:r w:rsidR="001A6B21">
        <w:rPr>
          <w:rFonts w:ascii="Times New Roman" w:hAnsi="Times New Roman" w:cs="Times New Roman"/>
          <w:sz w:val="24"/>
          <w:szCs w:val="24"/>
          <w:lang w:val="es-ES_tradnl"/>
        </w:rPr>
        <w:t xml:space="preserve"> adicionales denominados como: </w:t>
      </w:r>
      <w:r w:rsidR="001A6B21" w:rsidRPr="00AA7525">
        <w:rPr>
          <w:rFonts w:ascii="Times New Roman" w:hAnsi="Times New Roman" w:cs="Times New Roman"/>
          <w:b/>
          <w:bCs/>
          <w:i/>
          <w:iCs/>
          <w:sz w:val="24"/>
          <w:szCs w:val="24"/>
          <w:lang w:val="es-ES_tradnl"/>
        </w:rPr>
        <w:t>dsa2</w:t>
      </w:r>
      <w:r w:rsidR="001A6B21">
        <w:rPr>
          <w:rFonts w:ascii="Times New Roman" w:hAnsi="Times New Roman" w:cs="Times New Roman"/>
          <w:sz w:val="24"/>
          <w:szCs w:val="24"/>
          <w:lang w:val="es-ES_tradnl"/>
        </w:rPr>
        <w:t xml:space="preserve"> y </w:t>
      </w:r>
      <w:r w:rsidR="001A6B21" w:rsidRPr="00AA7525">
        <w:rPr>
          <w:rFonts w:ascii="Times New Roman" w:hAnsi="Times New Roman" w:cs="Times New Roman"/>
          <w:b/>
          <w:bCs/>
          <w:i/>
          <w:iCs/>
          <w:sz w:val="24"/>
          <w:szCs w:val="24"/>
          <w:lang w:val="es-ES_tradnl"/>
        </w:rPr>
        <w:t>dsa3</w:t>
      </w:r>
      <w:r w:rsidR="001A6B21">
        <w:rPr>
          <w:rFonts w:ascii="Times New Roman" w:hAnsi="Times New Roman" w:cs="Times New Roman"/>
          <w:sz w:val="24"/>
          <w:szCs w:val="24"/>
          <w:lang w:val="es-ES_tradnl"/>
        </w:rPr>
        <w:t xml:space="preserve">. </w:t>
      </w:r>
      <w:r w:rsidR="0062341F">
        <w:rPr>
          <w:rFonts w:ascii="Times New Roman" w:hAnsi="Times New Roman" w:cs="Times New Roman"/>
          <w:sz w:val="24"/>
          <w:szCs w:val="24"/>
          <w:lang w:val="es-ES_tradnl"/>
        </w:rPr>
        <w:t>E</w:t>
      </w:r>
      <w:r w:rsidR="001A6B21">
        <w:rPr>
          <w:rFonts w:ascii="Times New Roman" w:hAnsi="Times New Roman" w:cs="Times New Roman"/>
          <w:sz w:val="24"/>
          <w:szCs w:val="24"/>
          <w:lang w:val="es-ES_tradnl"/>
        </w:rPr>
        <w:t xml:space="preserve">l primero de ellos </w:t>
      </w:r>
      <w:r w:rsidR="0062341F">
        <w:rPr>
          <w:rFonts w:ascii="Times New Roman" w:hAnsi="Times New Roman" w:cs="Times New Roman"/>
          <w:sz w:val="24"/>
          <w:szCs w:val="24"/>
          <w:lang w:val="es-ES_tradnl"/>
        </w:rPr>
        <w:t xml:space="preserve">contiene </w:t>
      </w:r>
      <w:r w:rsidR="001A6B21">
        <w:rPr>
          <w:rFonts w:ascii="Times New Roman" w:hAnsi="Times New Roman" w:cs="Times New Roman"/>
          <w:sz w:val="24"/>
          <w:szCs w:val="24"/>
          <w:lang w:val="es-ES_tradnl"/>
        </w:rPr>
        <w:t xml:space="preserve">imágenes que están compuestas </w:t>
      </w:r>
      <w:r w:rsidR="001A6B21">
        <w:rPr>
          <w:rFonts w:ascii="Times New Roman" w:hAnsi="Times New Roman" w:cs="Times New Roman"/>
          <w:sz w:val="24"/>
          <w:szCs w:val="24"/>
          <w:lang w:val="es-ES_tradnl"/>
        </w:rPr>
        <w:lastRenderedPageBreak/>
        <w:t>por las variables iniciales del estudio</w:t>
      </w:r>
      <w:r w:rsidR="00701BAB">
        <w:rPr>
          <w:rFonts w:ascii="Times New Roman" w:hAnsi="Times New Roman" w:cs="Times New Roman"/>
          <w:sz w:val="24"/>
          <w:szCs w:val="24"/>
          <w:lang w:val="es-ES_tradnl"/>
        </w:rPr>
        <w:t xml:space="preserve"> y sus </w:t>
      </w:r>
      <w:r w:rsidR="001A6B21">
        <w:rPr>
          <w:rFonts w:ascii="Times New Roman" w:hAnsi="Times New Roman" w:cs="Times New Roman"/>
          <w:sz w:val="24"/>
          <w:szCs w:val="24"/>
          <w:lang w:val="es-ES_tradnl"/>
        </w:rPr>
        <w:t xml:space="preserve">diferencias </w:t>
      </w:r>
      <w:r w:rsidR="00701BAB">
        <w:rPr>
          <w:rFonts w:ascii="Times New Roman" w:hAnsi="Times New Roman" w:cs="Times New Roman"/>
          <w:sz w:val="24"/>
          <w:szCs w:val="24"/>
          <w:lang w:val="es-ES_tradnl"/>
        </w:rPr>
        <w:t xml:space="preserve">con </w:t>
      </w:r>
      <w:r w:rsidR="000574F6">
        <w:rPr>
          <w:rFonts w:ascii="Times New Roman" w:hAnsi="Times New Roman" w:cs="Times New Roman"/>
          <w:sz w:val="24"/>
          <w:szCs w:val="24"/>
          <w:lang w:val="es-ES_tradnl"/>
        </w:rPr>
        <w:t>sus</w:t>
      </w:r>
      <w:r w:rsidR="0062341F">
        <w:rPr>
          <w:rFonts w:ascii="Times New Roman" w:hAnsi="Times New Roman" w:cs="Times New Roman"/>
          <w:sz w:val="24"/>
          <w:szCs w:val="24"/>
          <w:lang w:val="es-ES_tradnl"/>
        </w:rPr>
        <w:t xml:space="preserve"> </w:t>
      </w:r>
      <w:r w:rsidR="00AA7525">
        <w:rPr>
          <w:rFonts w:ascii="Times New Roman" w:hAnsi="Times New Roman" w:cs="Times New Roman"/>
          <w:sz w:val="24"/>
          <w:szCs w:val="24"/>
          <w:lang w:val="es-ES_tradnl"/>
        </w:rPr>
        <w:t xml:space="preserve">respectivas </w:t>
      </w:r>
      <w:r w:rsidR="00701BAB">
        <w:rPr>
          <w:rFonts w:ascii="Times New Roman" w:hAnsi="Times New Roman" w:cs="Times New Roman"/>
          <w:sz w:val="24"/>
          <w:szCs w:val="24"/>
          <w:lang w:val="es-ES_tradnl"/>
        </w:rPr>
        <w:t>medias</w:t>
      </w:r>
      <w:r w:rsidR="0062341F">
        <w:rPr>
          <w:rFonts w:ascii="Times New Roman" w:hAnsi="Times New Roman" w:cs="Times New Roman"/>
          <w:sz w:val="24"/>
          <w:szCs w:val="24"/>
          <w:lang w:val="es-ES_tradnl"/>
        </w:rPr>
        <w:t xml:space="preserve">. Mientras </w:t>
      </w:r>
      <w:r w:rsidR="000574F6">
        <w:rPr>
          <w:rFonts w:ascii="Times New Roman" w:hAnsi="Times New Roman" w:cs="Times New Roman"/>
          <w:sz w:val="24"/>
          <w:szCs w:val="24"/>
          <w:lang w:val="es-ES_tradnl"/>
        </w:rPr>
        <w:t>que el segundo</w:t>
      </w:r>
      <w:r w:rsidR="00AA7525">
        <w:rPr>
          <w:rFonts w:ascii="Times New Roman" w:hAnsi="Times New Roman" w:cs="Times New Roman"/>
          <w:sz w:val="24"/>
          <w:szCs w:val="24"/>
          <w:lang w:val="es-ES_tradnl"/>
        </w:rPr>
        <w:t>,</w:t>
      </w:r>
      <w:r w:rsidR="000574F6">
        <w:rPr>
          <w:rFonts w:ascii="Times New Roman" w:hAnsi="Times New Roman" w:cs="Times New Roman"/>
          <w:sz w:val="24"/>
          <w:szCs w:val="24"/>
          <w:lang w:val="es-ES_tradnl"/>
        </w:rPr>
        <w:t xml:space="preserve"> </w:t>
      </w:r>
      <w:r w:rsidR="0062341F">
        <w:rPr>
          <w:rFonts w:ascii="Times New Roman" w:hAnsi="Times New Roman" w:cs="Times New Roman"/>
          <w:sz w:val="24"/>
          <w:szCs w:val="24"/>
          <w:lang w:val="es-ES_tradnl"/>
        </w:rPr>
        <w:t xml:space="preserve">posee imágenes que representan la misma información que las del </w:t>
      </w:r>
      <w:r w:rsidR="000F17CC" w:rsidRPr="000F17CC">
        <w:rPr>
          <w:rFonts w:ascii="Times New Roman" w:hAnsi="Times New Roman" w:cs="Times New Roman"/>
          <w:i/>
          <w:iCs/>
          <w:sz w:val="24"/>
          <w:szCs w:val="24"/>
          <w:lang w:val="es-ES_tradnl"/>
        </w:rPr>
        <w:t>dataset</w:t>
      </w:r>
      <w:r w:rsidR="0062341F">
        <w:rPr>
          <w:rFonts w:ascii="Times New Roman" w:hAnsi="Times New Roman" w:cs="Times New Roman"/>
          <w:sz w:val="24"/>
          <w:szCs w:val="24"/>
          <w:lang w:val="es-ES_tradnl"/>
        </w:rPr>
        <w:t xml:space="preserve"> </w:t>
      </w:r>
      <w:r w:rsidR="0062341F" w:rsidRPr="00AA7525">
        <w:rPr>
          <w:rFonts w:ascii="Times New Roman" w:hAnsi="Times New Roman" w:cs="Times New Roman"/>
          <w:b/>
          <w:bCs/>
          <w:i/>
          <w:iCs/>
          <w:sz w:val="24"/>
          <w:szCs w:val="24"/>
          <w:lang w:val="es-ES_tradnl"/>
        </w:rPr>
        <w:t>dsa2</w:t>
      </w:r>
      <w:r w:rsidR="0062341F">
        <w:rPr>
          <w:rFonts w:ascii="Times New Roman" w:hAnsi="Times New Roman" w:cs="Times New Roman"/>
          <w:sz w:val="24"/>
          <w:szCs w:val="24"/>
          <w:lang w:val="es-ES_tradnl"/>
        </w:rPr>
        <w:t xml:space="preserve">, pero </w:t>
      </w:r>
      <w:r w:rsidR="002E01C2">
        <w:rPr>
          <w:rFonts w:ascii="Times New Roman" w:hAnsi="Times New Roman" w:cs="Times New Roman"/>
          <w:sz w:val="24"/>
          <w:szCs w:val="24"/>
          <w:lang w:val="es-ES_tradnl"/>
        </w:rPr>
        <w:t xml:space="preserve">a las cuales </w:t>
      </w:r>
      <w:r w:rsidR="0062341F">
        <w:rPr>
          <w:rFonts w:ascii="Times New Roman" w:hAnsi="Times New Roman" w:cs="Times New Roman"/>
          <w:sz w:val="24"/>
          <w:szCs w:val="24"/>
          <w:lang w:val="es-ES_tradnl"/>
        </w:rPr>
        <w:t xml:space="preserve">se </w:t>
      </w:r>
      <w:r w:rsidR="002E01C2">
        <w:rPr>
          <w:rFonts w:ascii="Times New Roman" w:hAnsi="Times New Roman" w:cs="Times New Roman"/>
          <w:sz w:val="24"/>
          <w:szCs w:val="24"/>
          <w:lang w:val="es-ES_tradnl"/>
        </w:rPr>
        <w:t xml:space="preserve">han </w:t>
      </w:r>
      <w:r w:rsidR="00AA7525">
        <w:rPr>
          <w:rFonts w:ascii="Times New Roman" w:hAnsi="Times New Roman" w:cs="Times New Roman"/>
          <w:sz w:val="24"/>
          <w:szCs w:val="24"/>
          <w:lang w:val="es-ES_tradnl"/>
        </w:rPr>
        <w:t xml:space="preserve">incorporado </w:t>
      </w:r>
      <w:r w:rsidR="0062341F">
        <w:rPr>
          <w:rFonts w:ascii="Times New Roman" w:hAnsi="Times New Roman" w:cs="Times New Roman"/>
          <w:sz w:val="24"/>
          <w:szCs w:val="24"/>
          <w:lang w:val="es-ES_tradnl"/>
        </w:rPr>
        <w:t>cada una de las variables iniciales al cuadrado.</w:t>
      </w:r>
      <w:r w:rsidR="00587BA2">
        <w:rPr>
          <w:rFonts w:ascii="Times New Roman" w:hAnsi="Times New Roman" w:cs="Times New Roman"/>
          <w:sz w:val="24"/>
          <w:szCs w:val="24"/>
          <w:lang w:val="es-ES_tradnl"/>
        </w:rPr>
        <w:t xml:space="preserve"> </w:t>
      </w:r>
      <w:r w:rsidR="00AA7525">
        <w:rPr>
          <w:rFonts w:ascii="Times New Roman" w:hAnsi="Times New Roman" w:cs="Times New Roman"/>
          <w:sz w:val="24"/>
          <w:szCs w:val="24"/>
          <w:lang w:val="es-ES_tradnl"/>
        </w:rPr>
        <w:t>De este modo</w:t>
      </w:r>
      <w:r w:rsidR="00A17AC3">
        <w:rPr>
          <w:rFonts w:ascii="Times New Roman" w:hAnsi="Times New Roman" w:cs="Times New Roman"/>
          <w:sz w:val="24"/>
          <w:szCs w:val="24"/>
          <w:lang w:val="es-ES_tradnl"/>
        </w:rPr>
        <w:t xml:space="preserve">, la </w:t>
      </w:r>
      <w:r w:rsidR="00AA7525" w:rsidRPr="00140CA8">
        <w:rPr>
          <w:rFonts w:ascii="Times New Roman" w:hAnsi="Times New Roman" w:cs="Times New Roman"/>
          <w:color w:val="2E74B5" w:themeColor="accent5" w:themeShade="BF"/>
          <w:sz w:val="24"/>
          <w:szCs w:val="24"/>
          <w:u w:val="single"/>
          <w:lang w:val="es-ES_tradnl"/>
        </w:rPr>
        <w:fldChar w:fldCharType="begin"/>
      </w:r>
      <w:r w:rsidR="00AA7525" w:rsidRPr="00140CA8">
        <w:rPr>
          <w:rFonts w:ascii="Times New Roman" w:hAnsi="Times New Roman" w:cs="Times New Roman"/>
          <w:color w:val="2E74B5" w:themeColor="accent5" w:themeShade="BF"/>
          <w:sz w:val="24"/>
          <w:szCs w:val="24"/>
          <w:u w:val="single"/>
          <w:lang w:val="es-ES_tradnl"/>
        </w:rPr>
        <w:instrText xml:space="preserve"> REF _Ref94002104 \h </w:instrText>
      </w:r>
      <w:r w:rsidR="00140CA8" w:rsidRPr="00140CA8">
        <w:rPr>
          <w:rFonts w:ascii="Times New Roman" w:hAnsi="Times New Roman" w:cs="Times New Roman"/>
          <w:color w:val="2E74B5" w:themeColor="accent5" w:themeShade="BF"/>
          <w:sz w:val="24"/>
          <w:szCs w:val="24"/>
          <w:u w:val="single"/>
          <w:lang w:val="es-ES_tradnl"/>
        </w:rPr>
        <w:instrText xml:space="preserve"> \* MERGEFORMAT </w:instrText>
      </w:r>
      <w:r w:rsidR="00AA7525" w:rsidRPr="00140CA8">
        <w:rPr>
          <w:rFonts w:ascii="Times New Roman" w:hAnsi="Times New Roman" w:cs="Times New Roman"/>
          <w:color w:val="2E74B5" w:themeColor="accent5" w:themeShade="BF"/>
          <w:sz w:val="24"/>
          <w:szCs w:val="24"/>
          <w:u w:val="single"/>
          <w:lang w:val="es-ES_tradnl"/>
        </w:rPr>
      </w:r>
      <w:r w:rsidR="00AA7525" w:rsidRPr="00140CA8">
        <w:rPr>
          <w:rFonts w:ascii="Times New Roman" w:hAnsi="Times New Roman" w:cs="Times New Roman"/>
          <w:color w:val="2E74B5" w:themeColor="accent5" w:themeShade="BF"/>
          <w:sz w:val="24"/>
          <w:szCs w:val="24"/>
          <w:u w:val="single"/>
          <w:lang w:val="es-ES_tradnl"/>
        </w:rPr>
        <w:fldChar w:fldCharType="separate"/>
      </w:r>
      <w:ins w:id="365" w:author="sumit kumar" w:date="2022-01-28T00:52:00Z">
        <w:r w:rsidR="00A55E47" w:rsidRPr="00A55E47">
          <w:rPr>
            <w:rFonts w:ascii="Times New Roman" w:hAnsi="Times New Roman" w:cs="Times New Roman"/>
            <w:color w:val="2E74B5" w:themeColor="accent5" w:themeShade="BF"/>
            <w:sz w:val="24"/>
            <w:szCs w:val="24"/>
            <w:u w:val="single"/>
            <w:rPrChange w:id="366" w:author="sumit kumar" w:date="2022-01-28T00:52:00Z">
              <w:rPr/>
            </w:rPrChange>
          </w:rPr>
          <w:t xml:space="preserve">Figura </w:t>
        </w:r>
        <w:r w:rsidR="00A55E47" w:rsidRPr="00A55E47">
          <w:rPr>
            <w:rFonts w:ascii="Times New Roman" w:hAnsi="Times New Roman" w:cs="Times New Roman"/>
            <w:noProof/>
            <w:color w:val="2E74B5" w:themeColor="accent5" w:themeShade="BF"/>
            <w:sz w:val="24"/>
            <w:szCs w:val="24"/>
            <w:u w:val="single"/>
            <w:rPrChange w:id="367" w:author="sumit kumar" w:date="2022-01-28T00:52:00Z">
              <w:rPr>
                <w:noProof/>
              </w:rPr>
            </w:rPrChange>
          </w:rPr>
          <w:t>17</w:t>
        </w:r>
      </w:ins>
      <w:del w:id="368"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Figura </w:delText>
        </w:r>
        <w:r w:rsidR="00614ADD" w:rsidRPr="00614ADD" w:rsidDel="00A55E47">
          <w:rPr>
            <w:rFonts w:ascii="Times New Roman" w:hAnsi="Times New Roman" w:cs="Times New Roman"/>
            <w:noProof/>
            <w:color w:val="2E74B5" w:themeColor="accent5" w:themeShade="BF"/>
            <w:sz w:val="24"/>
            <w:szCs w:val="24"/>
            <w:u w:val="single"/>
          </w:rPr>
          <w:delText>17</w:delText>
        </w:r>
      </w:del>
      <w:r w:rsidR="00AA7525" w:rsidRPr="00140CA8">
        <w:rPr>
          <w:rFonts w:ascii="Times New Roman" w:hAnsi="Times New Roman" w:cs="Times New Roman"/>
          <w:color w:val="2E74B5" w:themeColor="accent5" w:themeShade="BF"/>
          <w:sz w:val="24"/>
          <w:szCs w:val="24"/>
          <w:u w:val="single"/>
          <w:lang w:val="es-ES_tradnl"/>
        </w:rPr>
        <w:fldChar w:fldCharType="end"/>
      </w:r>
      <w:r w:rsidR="00A17AC3">
        <w:rPr>
          <w:rFonts w:ascii="Times New Roman" w:hAnsi="Times New Roman" w:cs="Times New Roman"/>
          <w:sz w:val="24"/>
          <w:szCs w:val="24"/>
          <w:lang w:val="es-ES_tradnl"/>
        </w:rPr>
        <w:t xml:space="preserve"> muestra como serían estas </w:t>
      </w:r>
      <w:r w:rsidR="00F42AEE">
        <w:rPr>
          <w:rFonts w:ascii="Times New Roman" w:hAnsi="Times New Roman" w:cs="Times New Roman"/>
          <w:sz w:val="24"/>
          <w:szCs w:val="24"/>
          <w:lang w:val="es-ES_tradnl"/>
        </w:rPr>
        <w:t xml:space="preserve">nuevas </w:t>
      </w:r>
      <w:r w:rsidR="00A17AC3">
        <w:rPr>
          <w:rFonts w:ascii="Times New Roman" w:hAnsi="Times New Roman" w:cs="Times New Roman"/>
          <w:sz w:val="24"/>
          <w:szCs w:val="24"/>
          <w:lang w:val="es-ES_tradnl"/>
        </w:rPr>
        <w:t xml:space="preserve">imágenes </w:t>
      </w:r>
      <w:r w:rsidR="00982116">
        <w:rPr>
          <w:rFonts w:ascii="Times New Roman" w:hAnsi="Times New Roman" w:cs="Times New Roman"/>
          <w:sz w:val="24"/>
          <w:szCs w:val="24"/>
          <w:lang w:val="es-ES_tradnl"/>
        </w:rPr>
        <w:t xml:space="preserve">para la misma empresa zombi de la </w:t>
      </w:r>
      <w:r w:rsidR="00AA7525" w:rsidRPr="00AA7525">
        <w:rPr>
          <w:rFonts w:ascii="Times New Roman" w:hAnsi="Times New Roman" w:cs="Times New Roman"/>
          <w:color w:val="2E74B5" w:themeColor="accent5" w:themeShade="BF"/>
          <w:sz w:val="24"/>
          <w:szCs w:val="24"/>
          <w:u w:val="single"/>
          <w:lang w:val="es-ES_tradnl"/>
        </w:rPr>
        <w:fldChar w:fldCharType="begin"/>
      </w:r>
      <w:r w:rsidR="00AA7525" w:rsidRPr="00AA7525">
        <w:rPr>
          <w:rFonts w:ascii="Times New Roman" w:hAnsi="Times New Roman" w:cs="Times New Roman"/>
          <w:color w:val="2E74B5" w:themeColor="accent5" w:themeShade="BF"/>
          <w:sz w:val="24"/>
          <w:szCs w:val="24"/>
          <w:u w:val="single"/>
          <w:lang w:val="es-ES_tradnl"/>
        </w:rPr>
        <w:instrText xml:space="preserve"> REF _Ref94001791 \h  \* MERGEFORMAT </w:instrText>
      </w:r>
      <w:r w:rsidR="00AA7525" w:rsidRPr="00AA7525">
        <w:rPr>
          <w:rFonts w:ascii="Times New Roman" w:hAnsi="Times New Roman" w:cs="Times New Roman"/>
          <w:color w:val="2E74B5" w:themeColor="accent5" w:themeShade="BF"/>
          <w:sz w:val="24"/>
          <w:szCs w:val="24"/>
          <w:u w:val="single"/>
          <w:lang w:val="es-ES_tradnl"/>
        </w:rPr>
      </w:r>
      <w:r w:rsidR="00AA7525" w:rsidRPr="00AA7525">
        <w:rPr>
          <w:rFonts w:ascii="Times New Roman" w:hAnsi="Times New Roman" w:cs="Times New Roman"/>
          <w:color w:val="2E74B5" w:themeColor="accent5" w:themeShade="BF"/>
          <w:sz w:val="24"/>
          <w:szCs w:val="24"/>
          <w:u w:val="single"/>
          <w:lang w:val="es-ES_tradnl"/>
        </w:rPr>
        <w:fldChar w:fldCharType="separate"/>
      </w:r>
      <w:ins w:id="369" w:author="sumit kumar" w:date="2022-01-28T00:52:00Z">
        <w:r w:rsidR="00A55E47" w:rsidRPr="00A55E47">
          <w:rPr>
            <w:rFonts w:ascii="Times New Roman" w:hAnsi="Times New Roman" w:cs="Times New Roman"/>
            <w:color w:val="2E74B5" w:themeColor="accent5" w:themeShade="BF"/>
            <w:sz w:val="24"/>
            <w:szCs w:val="24"/>
            <w:u w:val="single"/>
            <w:rPrChange w:id="370" w:author="sumit kumar" w:date="2022-01-28T00:52:00Z">
              <w:rPr/>
            </w:rPrChange>
          </w:rPr>
          <w:t xml:space="preserve">Figura </w:t>
        </w:r>
        <w:r w:rsidR="00A55E47" w:rsidRPr="00A55E47">
          <w:rPr>
            <w:rFonts w:ascii="Times New Roman" w:hAnsi="Times New Roman" w:cs="Times New Roman"/>
            <w:noProof/>
            <w:color w:val="2E74B5" w:themeColor="accent5" w:themeShade="BF"/>
            <w:sz w:val="24"/>
            <w:szCs w:val="24"/>
            <w:u w:val="single"/>
            <w:rPrChange w:id="371" w:author="sumit kumar" w:date="2022-01-28T00:52:00Z">
              <w:rPr>
                <w:noProof/>
              </w:rPr>
            </w:rPrChange>
          </w:rPr>
          <w:t>16</w:t>
        </w:r>
      </w:ins>
      <w:del w:id="372"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Figura </w:delText>
        </w:r>
        <w:r w:rsidR="00614ADD" w:rsidRPr="00614ADD" w:rsidDel="00A55E47">
          <w:rPr>
            <w:rFonts w:ascii="Times New Roman" w:hAnsi="Times New Roman" w:cs="Times New Roman"/>
            <w:noProof/>
            <w:color w:val="2E74B5" w:themeColor="accent5" w:themeShade="BF"/>
            <w:sz w:val="24"/>
            <w:szCs w:val="24"/>
            <w:u w:val="single"/>
          </w:rPr>
          <w:delText>16</w:delText>
        </w:r>
      </w:del>
      <w:r w:rsidR="00AA7525" w:rsidRPr="00AA7525">
        <w:rPr>
          <w:rFonts w:ascii="Times New Roman" w:hAnsi="Times New Roman" w:cs="Times New Roman"/>
          <w:color w:val="2E74B5" w:themeColor="accent5" w:themeShade="BF"/>
          <w:sz w:val="24"/>
          <w:szCs w:val="24"/>
          <w:u w:val="single"/>
          <w:lang w:val="es-ES_tradnl"/>
        </w:rPr>
        <w:fldChar w:fldCharType="end"/>
      </w:r>
      <w:r w:rsidR="00982116">
        <w:rPr>
          <w:rFonts w:ascii="Times New Roman" w:hAnsi="Times New Roman" w:cs="Times New Roman"/>
          <w:sz w:val="24"/>
          <w:szCs w:val="24"/>
          <w:lang w:val="es-ES_tradnl"/>
        </w:rPr>
        <w:t>.</w:t>
      </w:r>
    </w:p>
    <w:p w14:paraId="3FC5529A" w14:textId="21F50375" w:rsidR="005C6AF0" w:rsidRPr="005C6AF0" w:rsidRDefault="005C6AF0" w:rsidP="00351399">
      <w:pPr>
        <w:pStyle w:val="Figuras"/>
        <w:rPr>
          <w:i/>
          <w:iCs/>
        </w:rPr>
      </w:pPr>
      <w:bookmarkStart w:id="373" w:name="_Ref94002104"/>
      <w:bookmarkStart w:id="374" w:name="_Toc94028610"/>
      <w:bookmarkStart w:id="375" w:name="_Toc94033259"/>
      <w:r w:rsidRPr="005C6AF0">
        <w:t xml:space="preserve">Figura </w:t>
      </w:r>
      <w:fldSimple w:instr=" SEQ Figura \* ARABIC ">
        <w:r w:rsidR="00A55E47">
          <w:rPr>
            <w:noProof/>
          </w:rPr>
          <w:t>17</w:t>
        </w:r>
      </w:fldSimple>
      <w:bookmarkEnd w:id="373"/>
      <w:r w:rsidRPr="005C6AF0">
        <w:t>: Imágenes con nuevas variables</w:t>
      </w:r>
      <w:bookmarkEnd w:id="374"/>
      <w:bookmarkEnd w:id="375"/>
    </w:p>
    <w:p w14:paraId="5B4D9E56" w14:textId="77777777" w:rsidR="005C6AF0" w:rsidRDefault="004E48C0" w:rsidP="005C6AF0">
      <w:pPr>
        <w:keepNext/>
        <w:spacing w:after="0" w:line="240" w:lineRule="auto"/>
        <w:jc w:val="center"/>
      </w:pPr>
      <w:r w:rsidRPr="005C6AF0">
        <w:rPr>
          <w:rFonts w:ascii="Times New Roman" w:hAnsi="Times New Roman" w:cs="Times New Roman"/>
          <w:noProof/>
          <w:sz w:val="24"/>
          <w:szCs w:val="24"/>
          <w:lang w:eastAsia="es-ES"/>
        </w:rPr>
        <w:drawing>
          <wp:inline distT="0" distB="0" distL="0" distR="0" wp14:anchorId="4D46F805" wp14:editId="38CE82E5">
            <wp:extent cx="4646604" cy="2203935"/>
            <wp:effectExtent l="0" t="0" r="1905" b="6350"/>
            <wp:docPr id="21" name="Imagen 21" descr="Forma, 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Forma, Código QR&#10;&#10;Descripción generada automáticamente"/>
                    <pic:cNvPicPr/>
                  </pic:nvPicPr>
                  <pic:blipFill>
                    <a:blip r:embed="rId32"/>
                    <a:stretch>
                      <a:fillRect/>
                    </a:stretch>
                  </pic:blipFill>
                  <pic:spPr>
                    <a:xfrm>
                      <a:off x="0" y="0"/>
                      <a:ext cx="4664815" cy="2212573"/>
                    </a:xfrm>
                    <a:prstGeom prst="rect">
                      <a:avLst/>
                    </a:prstGeom>
                  </pic:spPr>
                </pic:pic>
              </a:graphicData>
            </a:graphic>
          </wp:inline>
        </w:drawing>
      </w:r>
    </w:p>
    <w:p w14:paraId="79C8E424" w14:textId="656C2B3E" w:rsidR="005C6AF0" w:rsidRPr="004379B9" w:rsidRDefault="005C6AF0" w:rsidP="005C6AF0">
      <w:pPr>
        <w:pStyle w:val="Descripcin"/>
        <w:spacing w:after="180"/>
        <w:jc w:val="center"/>
        <w:rPr>
          <w:rFonts w:ascii="Times New Roman" w:hAnsi="Times New Roman" w:cs="Times New Roman"/>
          <w:i w:val="0"/>
          <w:iCs w:val="0"/>
          <w:color w:val="auto"/>
          <w:sz w:val="16"/>
          <w:szCs w:val="16"/>
        </w:rPr>
      </w:pPr>
      <w:bookmarkStart w:id="376" w:name="_Toc94028611"/>
      <w:r>
        <w:rPr>
          <w:rFonts w:ascii="Times New Roman" w:hAnsi="Times New Roman" w:cs="Times New Roman"/>
          <w:i w:val="0"/>
          <w:iCs w:val="0"/>
          <w:color w:val="auto"/>
          <w:sz w:val="16"/>
          <w:szCs w:val="16"/>
        </w:rPr>
        <w:t xml:space="preserve">La imagen </w:t>
      </w:r>
      <w:r w:rsidR="004379B9">
        <w:rPr>
          <w:rFonts w:ascii="Times New Roman" w:hAnsi="Times New Roman" w:cs="Times New Roman"/>
          <w:i w:val="0"/>
          <w:iCs w:val="0"/>
          <w:color w:val="auto"/>
          <w:sz w:val="16"/>
          <w:szCs w:val="16"/>
        </w:rPr>
        <w:t>del lado</w:t>
      </w:r>
      <w:r>
        <w:rPr>
          <w:rFonts w:ascii="Times New Roman" w:hAnsi="Times New Roman" w:cs="Times New Roman"/>
          <w:i w:val="0"/>
          <w:iCs w:val="0"/>
          <w:color w:val="auto"/>
          <w:sz w:val="16"/>
          <w:szCs w:val="16"/>
        </w:rPr>
        <w:t xml:space="preserve"> izqui</w:t>
      </w:r>
      <w:r w:rsidR="004F152B">
        <w:rPr>
          <w:rFonts w:ascii="Times New Roman" w:hAnsi="Times New Roman" w:cs="Times New Roman"/>
          <w:i w:val="0"/>
          <w:iCs w:val="0"/>
          <w:color w:val="auto"/>
          <w:sz w:val="16"/>
          <w:szCs w:val="16"/>
        </w:rPr>
        <w:t>erd</w:t>
      </w:r>
      <w:r w:rsidR="004379B9">
        <w:rPr>
          <w:rFonts w:ascii="Times New Roman" w:hAnsi="Times New Roman" w:cs="Times New Roman"/>
          <w:i w:val="0"/>
          <w:iCs w:val="0"/>
          <w:color w:val="auto"/>
          <w:sz w:val="16"/>
          <w:szCs w:val="16"/>
        </w:rPr>
        <w:t>o</w:t>
      </w:r>
      <w:r w:rsidR="004F152B">
        <w:rPr>
          <w:rFonts w:ascii="Times New Roman" w:hAnsi="Times New Roman" w:cs="Times New Roman"/>
          <w:i w:val="0"/>
          <w:iCs w:val="0"/>
          <w:color w:val="auto"/>
          <w:sz w:val="16"/>
          <w:szCs w:val="16"/>
        </w:rPr>
        <w:t xml:space="preserve"> pertenece al </w:t>
      </w:r>
      <w:r w:rsidR="000F17CC" w:rsidRPr="000F17CC">
        <w:rPr>
          <w:rFonts w:ascii="Times New Roman" w:hAnsi="Times New Roman" w:cs="Times New Roman"/>
          <w:color w:val="auto"/>
          <w:sz w:val="16"/>
          <w:szCs w:val="16"/>
        </w:rPr>
        <w:t>dataset</w:t>
      </w:r>
      <w:r w:rsidR="004F152B">
        <w:rPr>
          <w:rFonts w:ascii="Times New Roman" w:hAnsi="Times New Roman" w:cs="Times New Roman"/>
          <w:i w:val="0"/>
          <w:iCs w:val="0"/>
          <w:color w:val="auto"/>
          <w:sz w:val="16"/>
          <w:szCs w:val="16"/>
        </w:rPr>
        <w:t xml:space="preserve"> </w:t>
      </w:r>
      <w:r w:rsidR="004F152B" w:rsidRPr="004F152B">
        <w:rPr>
          <w:rFonts w:ascii="Times New Roman" w:hAnsi="Times New Roman" w:cs="Times New Roman"/>
          <w:color w:val="auto"/>
          <w:sz w:val="16"/>
          <w:szCs w:val="16"/>
        </w:rPr>
        <w:t>dsa2</w:t>
      </w:r>
      <w:r w:rsidR="004F152B">
        <w:rPr>
          <w:rFonts w:ascii="Times New Roman" w:hAnsi="Times New Roman" w:cs="Times New Roman"/>
          <w:i w:val="0"/>
          <w:iCs w:val="0"/>
          <w:color w:val="auto"/>
          <w:sz w:val="16"/>
          <w:szCs w:val="16"/>
        </w:rPr>
        <w:t xml:space="preserve"> mientras que la del lado derecho al </w:t>
      </w:r>
      <w:r w:rsidR="000F17CC" w:rsidRPr="000F17CC">
        <w:rPr>
          <w:rFonts w:ascii="Times New Roman" w:hAnsi="Times New Roman" w:cs="Times New Roman"/>
          <w:color w:val="auto"/>
          <w:sz w:val="16"/>
          <w:szCs w:val="16"/>
        </w:rPr>
        <w:t>dataset</w:t>
      </w:r>
      <w:r w:rsidR="004F152B">
        <w:rPr>
          <w:rFonts w:ascii="Times New Roman" w:hAnsi="Times New Roman" w:cs="Times New Roman"/>
          <w:i w:val="0"/>
          <w:iCs w:val="0"/>
          <w:color w:val="auto"/>
          <w:sz w:val="16"/>
          <w:szCs w:val="16"/>
        </w:rPr>
        <w:t xml:space="preserve"> </w:t>
      </w:r>
      <w:r w:rsidR="004F152B" w:rsidRPr="004F152B">
        <w:rPr>
          <w:rFonts w:ascii="Times New Roman" w:hAnsi="Times New Roman" w:cs="Times New Roman"/>
          <w:color w:val="auto"/>
          <w:sz w:val="16"/>
          <w:szCs w:val="16"/>
        </w:rPr>
        <w:t>dsa3</w:t>
      </w:r>
      <w:bookmarkEnd w:id="376"/>
    </w:p>
    <w:p w14:paraId="36D8FE83" w14:textId="63E24048" w:rsidR="00982116" w:rsidRPr="005C6AF0" w:rsidRDefault="005C6AF0" w:rsidP="005C6AF0">
      <w:pPr>
        <w:pStyle w:val="Descripcin"/>
        <w:spacing w:after="180"/>
        <w:jc w:val="center"/>
        <w:rPr>
          <w:rFonts w:ascii="Times New Roman" w:hAnsi="Times New Roman" w:cs="Times New Roman"/>
          <w:i w:val="0"/>
          <w:iCs w:val="0"/>
          <w:color w:val="auto"/>
          <w:sz w:val="16"/>
          <w:szCs w:val="16"/>
        </w:rPr>
      </w:pPr>
      <w:bookmarkStart w:id="377" w:name="_Toc94028612"/>
      <w:r w:rsidRPr="005C6AF0">
        <w:rPr>
          <w:rFonts w:ascii="Times New Roman" w:hAnsi="Times New Roman" w:cs="Times New Roman"/>
          <w:i w:val="0"/>
          <w:iCs w:val="0"/>
          <w:color w:val="auto"/>
          <w:sz w:val="16"/>
          <w:szCs w:val="16"/>
        </w:rPr>
        <w:t>Fuente: Elaboración propia del autor</w:t>
      </w:r>
      <w:bookmarkEnd w:id="377"/>
    </w:p>
    <w:p w14:paraId="3DDF3D9A" w14:textId="4E6CB57B" w:rsidR="00655B6C" w:rsidRDefault="00FA2433" w:rsidP="00140CA8">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Además, </w:t>
      </w:r>
      <w:r w:rsidR="0047349B">
        <w:rPr>
          <w:rFonts w:ascii="Times New Roman" w:hAnsi="Times New Roman" w:cs="Times New Roman"/>
          <w:sz w:val="24"/>
          <w:szCs w:val="24"/>
          <w:lang w:val="es-ES_tradnl"/>
        </w:rPr>
        <w:t xml:space="preserve">siguiendo la estrategia anterior, </w:t>
      </w:r>
      <w:r>
        <w:rPr>
          <w:rFonts w:ascii="Times New Roman" w:hAnsi="Times New Roman" w:cs="Times New Roman"/>
          <w:sz w:val="24"/>
          <w:szCs w:val="24"/>
          <w:lang w:val="es-ES_tradnl"/>
        </w:rPr>
        <w:t xml:space="preserve">se generan tres </w:t>
      </w:r>
      <w:r w:rsidR="000F17CC" w:rsidRPr="000F17CC">
        <w:rPr>
          <w:rFonts w:ascii="Times New Roman" w:hAnsi="Times New Roman" w:cs="Times New Roman"/>
          <w:i/>
          <w:iCs/>
          <w:sz w:val="24"/>
          <w:szCs w:val="24"/>
          <w:lang w:val="es-ES_tradnl"/>
        </w:rPr>
        <w:t>datasets</w:t>
      </w:r>
      <w:r>
        <w:rPr>
          <w:rFonts w:ascii="Times New Roman" w:hAnsi="Times New Roman" w:cs="Times New Roman"/>
          <w:sz w:val="24"/>
          <w:szCs w:val="24"/>
          <w:lang w:val="es-ES_tradnl"/>
        </w:rPr>
        <w:t xml:space="preserve"> adicionales</w:t>
      </w:r>
      <w:r w:rsidR="00140CA8">
        <w:rPr>
          <w:rFonts w:ascii="Times New Roman" w:hAnsi="Times New Roman" w:cs="Times New Roman"/>
          <w:sz w:val="24"/>
          <w:szCs w:val="24"/>
          <w:lang w:val="es-ES_tradnl"/>
        </w:rPr>
        <w:t xml:space="preserve">: </w:t>
      </w:r>
      <w:r w:rsidR="00B44F2D" w:rsidRPr="00140CA8">
        <w:rPr>
          <w:rFonts w:ascii="Times New Roman" w:hAnsi="Times New Roman" w:cs="Times New Roman"/>
          <w:b/>
          <w:bCs/>
          <w:i/>
          <w:iCs/>
          <w:sz w:val="24"/>
          <w:szCs w:val="24"/>
          <w:lang w:val="es-ES_tradnl"/>
        </w:rPr>
        <w:t>dsc1</w:t>
      </w:r>
      <w:r w:rsidR="00B44F2D" w:rsidRPr="00B44F2D">
        <w:rPr>
          <w:rFonts w:ascii="Times New Roman" w:hAnsi="Times New Roman" w:cs="Times New Roman"/>
          <w:i/>
          <w:iCs/>
          <w:sz w:val="24"/>
          <w:szCs w:val="24"/>
          <w:lang w:val="es-ES_tradnl"/>
        </w:rPr>
        <w:t xml:space="preserve">, </w:t>
      </w:r>
      <w:r w:rsidR="00B44F2D" w:rsidRPr="00140CA8">
        <w:rPr>
          <w:rFonts w:ascii="Times New Roman" w:hAnsi="Times New Roman" w:cs="Times New Roman"/>
          <w:b/>
          <w:bCs/>
          <w:i/>
          <w:iCs/>
          <w:sz w:val="24"/>
          <w:szCs w:val="24"/>
          <w:lang w:val="es-ES_tradnl"/>
        </w:rPr>
        <w:t>dsc2</w:t>
      </w:r>
      <w:r w:rsidR="00C470C5">
        <w:rPr>
          <w:rFonts w:ascii="Times New Roman" w:hAnsi="Times New Roman" w:cs="Times New Roman"/>
          <w:i/>
          <w:iCs/>
          <w:sz w:val="24"/>
          <w:szCs w:val="24"/>
          <w:lang w:val="es-ES_tradnl"/>
        </w:rPr>
        <w:t xml:space="preserve"> </w:t>
      </w:r>
      <w:r w:rsidR="00C470C5">
        <w:rPr>
          <w:rFonts w:ascii="Times New Roman" w:hAnsi="Times New Roman" w:cs="Times New Roman"/>
          <w:sz w:val="24"/>
          <w:szCs w:val="24"/>
          <w:lang w:val="es-ES_tradnl"/>
        </w:rPr>
        <w:t>y</w:t>
      </w:r>
      <w:r w:rsidR="00B44F2D" w:rsidRPr="00B44F2D">
        <w:rPr>
          <w:rFonts w:ascii="Times New Roman" w:hAnsi="Times New Roman" w:cs="Times New Roman"/>
          <w:i/>
          <w:iCs/>
          <w:sz w:val="24"/>
          <w:szCs w:val="24"/>
          <w:lang w:val="es-ES_tradnl"/>
        </w:rPr>
        <w:t xml:space="preserve"> </w:t>
      </w:r>
      <w:r w:rsidR="00B44F2D" w:rsidRPr="00140CA8">
        <w:rPr>
          <w:rFonts w:ascii="Times New Roman" w:hAnsi="Times New Roman" w:cs="Times New Roman"/>
          <w:b/>
          <w:bCs/>
          <w:i/>
          <w:iCs/>
          <w:sz w:val="24"/>
          <w:szCs w:val="24"/>
          <w:lang w:val="es-ES_tradnl"/>
        </w:rPr>
        <w:t>dsc3</w:t>
      </w:r>
      <w:r w:rsidR="00140CA8">
        <w:rPr>
          <w:rFonts w:ascii="Times New Roman" w:hAnsi="Times New Roman" w:cs="Times New Roman"/>
          <w:sz w:val="24"/>
          <w:szCs w:val="24"/>
          <w:lang w:val="es-ES_tradnl"/>
        </w:rPr>
        <w:t>,</w:t>
      </w:r>
      <w:r>
        <w:rPr>
          <w:rFonts w:ascii="Times New Roman" w:hAnsi="Times New Roman" w:cs="Times New Roman"/>
          <w:sz w:val="24"/>
          <w:szCs w:val="24"/>
          <w:lang w:val="es-ES_tradnl"/>
        </w:rPr>
        <w:t xml:space="preserve"> </w:t>
      </w:r>
      <w:r w:rsidR="00140CA8">
        <w:rPr>
          <w:rFonts w:ascii="Times New Roman" w:hAnsi="Times New Roman" w:cs="Times New Roman"/>
          <w:sz w:val="24"/>
          <w:szCs w:val="24"/>
          <w:lang w:val="es-ES_tradnl"/>
        </w:rPr>
        <w:t xml:space="preserve">cuyas imágenes se generan con el método correlacionado </w:t>
      </w:r>
      <w:r>
        <w:rPr>
          <w:rFonts w:ascii="Times New Roman" w:hAnsi="Times New Roman" w:cs="Times New Roman"/>
          <w:sz w:val="24"/>
          <w:szCs w:val="24"/>
          <w:lang w:val="es-ES_tradnl"/>
        </w:rPr>
        <w:t xml:space="preserve">de </w:t>
      </w:r>
      <w:r>
        <w:rPr>
          <w:rFonts w:ascii="Times New Roman" w:hAnsi="Times New Roman" w:cs="Times New Roman"/>
          <w:sz w:val="24"/>
          <w:szCs w:val="24"/>
          <w:lang w:val="es-ES_tradnl"/>
        </w:rPr>
        <w:fldChar w:fldCharType="begin" w:fldLock="1"/>
      </w:r>
      <w:r>
        <w:rPr>
          <w:rFonts w:ascii="Times New Roman" w:hAnsi="Times New Roman" w:cs="Times New Roman"/>
          <w:sz w:val="24"/>
          <w:szCs w:val="24"/>
          <w:lang w:val="es-ES_tradnl"/>
        </w:rPr>
        <w:instrText>ADDIN CSL_CITATION {"citationItems":[{"id":"ITEM-1","itemData":{"DOI":"10.1016/j.eswa.2018.09.039","ISSN":"09574174","abstract":"Convolutional neural networks are being applied to identification problems in a variety of fields, and in some areas are showing higher discrimination accuracies than conventional methods. However, applications of convolutional neural networks to financial analyses have only been reported in a small number of studies on the prediction of stock price movements. The reason for this seems to be that convolutional neural networks are more suitable for application to images and less suitable for general numerical data including financial statements. Hence, in this research, an attempt is made to apply a convolutional neural network to the prediction of corporate bankruptcy, which in most cases is treated as a two-class classification problem. We use the financial statements (balance sheets and profit-and-loss statements) of 102 companies that have been delisted from the Japanese stock market due to de facto bankruptcy as well as the financial statements of 2062 currently listed companies over four financial periods. In our proposed method, a set of financial ratios are derived from the financial statements and represented as a grayscale image. The image generated by this process is utilized for training and testing a convolutional neural network. Moreover, the size of the dataset is increased using the weighted averages to create synthetic data points. A total of 7520 images for the bankrupt and continuing enterprises classes are used for training the convolutional neural network based on GoogLeNet. Bankruptcy predictions through the trained network are shown to have a higher performance compared to methods using decision trees, linear discriminant analysis, support vector machines, multi-layer perceptron, AdaBoost, or Altman's Z′′-score.","author":[{"dropping-particle":"","family":"Hosaka","given":"Tadaaki","non-dropping-particle":"","parse-names":false,"suffix":""}],"container-title":"Expert Systems with Applications","id":"ITEM-1","issued":{"date-parts":[["2019"]]},"page":"287-299","publisher":"Elsevier Ltd","title":"Bankruptcy prediction using imaged financial ratios and convolutional neural networks","type":"article-journal","volume":"117"},"uris":["http://www.mendeley.com/documents/?uuid=3a05fa39-344c-4085-8362-e47ed40a89bd"]}],"mendeley":{"formattedCitation":"(Hosaka, 2019)","manualFormatting":"Hosaka (2019)","plainTextFormattedCitation":"(Hosaka, 2019)","previouslyFormattedCitation":"(Hosaka, 2019)"},"properties":{"noteIndex":0},"schema":"https://github.com/citation-style-language/schema/raw/master/csl-citation.json"}</w:instrText>
      </w:r>
      <w:r>
        <w:rPr>
          <w:rFonts w:ascii="Times New Roman" w:hAnsi="Times New Roman" w:cs="Times New Roman"/>
          <w:sz w:val="24"/>
          <w:szCs w:val="24"/>
          <w:lang w:val="es-ES_tradnl"/>
        </w:rPr>
        <w:fldChar w:fldCharType="separate"/>
      </w:r>
      <w:r w:rsidRPr="00AF6CDC">
        <w:rPr>
          <w:rFonts w:ascii="Times New Roman" w:hAnsi="Times New Roman" w:cs="Times New Roman"/>
          <w:noProof/>
          <w:sz w:val="24"/>
          <w:szCs w:val="24"/>
          <w:lang w:val="es-ES_tradnl"/>
        </w:rPr>
        <w:t>Hosaka</w:t>
      </w:r>
      <w:r>
        <w:rPr>
          <w:rFonts w:ascii="Times New Roman" w:hAnsi="Times New Roman" w:cs="Times New Roman"/>
          <w:noProof/>
          <w:sz w:val="24"/>
          <w:szCs w:val="24"/>
          <w:lang w:val="es-ES_tradnl"/>
        </w:rPr>
        <w:t xml:space="preserve"> (</w:t>
      </w:r>
      <w:r w:rsidRPr="00AF6CDC">
        <w:rPr>
          <w:rFonts w:ascii="Times New Roman" w:hAnsi="Times New Roman" w:cs="Times New Roman"/>
          <w:noProof/>
          <w:sz w:val="24"/>
          <w:szCs w:val="24"/>
          <w:lang w:val="es-ES_tradnl"/>
        </w:rPr>
        <w:t>2019)</w:t>
      </w:r>
      <w:r>
        <w:rPr>
          <w:rFonts w:ascii="Times New Roman" w:hAnsi="Times New Roman" w:cs="Times New Roman"/>
          <w:sz w:val="24"/>
          <w:szCs w:val="24"/>
          <w:lang w:val="es-ES_tradnl"/>
        </w:rPr>
        <w:fldChar w:fldCharType="end"/>
      </w:r>
      <w:r>
        <w:rPr>
          <w:rFonts w:ascii="Times New Roman" w:hAnsi="Times New Roman" w:cs="Times New Roman"/>
          <w:sz w:val="24"/>
          <w:szCs w:val="24"/>
          <w:lang w:val="es-ES_tradnl"/>
        </w:rPr>
        <w:t xml:space="preserve">. En </w:t>
      </w:r>
      <w:r w:rsidR="00140CA8">
        <w:rPr>
          <w:rFonts w:ascii="Times New Roman" w:hAnsi="Times New Roman" w:cs="Times New Roman"/>
          <w:sz w:val="24"/>
          <w:szCs w:val="24"/>
          <w:lang w:val="es-ES_tradnl"/>
        </w:rPr>
        <w:t xml:space="preserve">dicho </w:t>
      </w:r>
      <w:r>
        <w:rPr>
          <w:rFonts w:ascii="Times New Roman" w:hAnsi="Times New Roman" w:cs="Times New Roman"/>
          <w:sz w:val="24"/>
          <w:szCs w:val="24"/>
          <w:lang w:val="es-ES_tradnl"/>
        </w:rPr>
        <w:t xml:space="preserve">método, </w:t>
      </w:r>
      <w:r w:rsidR="00AF6CDC">
        <w:rPr>
          <w:rFonts w:ascii="Times New Roman" w:hAnsi="Times New Roman" w:cs="Times New Roman"/>
          <w:sz w:val="24"/>
          <w:szCs w:val="24"/>
          <w:lang w:val="es-ES_tradnl"/>
        </w:rPr>
        <w:t>se determina</w:t>
      </w:r>
      <w:r>
        <w:rPr>
          <w:rFonts w:ascii="Times New Roman" w:hAnsi="Times New Roman" w:cs="Times New Roman"/>
          <w:sz w:val="24"/>
          <w:szCs w:val="24"/>
          <w:lang w:val="es-ES_tradnl"/>
        </w:rPr>
        <w:t xml:space="preserve"> </w:t>
      </w:r>
      <w:r w:rsidR="00AF6CDC">
        <w:rPr>
          <w:rFonts w:ascii="Times New Roman" w:hAnsi="Times New Roman" w:cs="Times New Roman"/>
          <w:sz w:val="24"/>
          <w:szCs w:val="24"/>
          <w:lang w:val="es-ES_tradnl"/>
        </w:rPr>
        <w:t xml:space="preserve">la </w:t>
      </w:r>
      <w:r w:rsidR="00AD0F91" w:rsidRPr="00AD0F91">
        <w:rPr>
          <w:rFonts w:ascii="Times New Roman" w:hAnsi="Times New Roman" w:cs="Times New Roman"/>
          <w:sz w:val="24"/>
          <w:szCs w:val="24"/>
          <w:lang w:val="es-ES_tradnl"/>
        </w:rPr>
        <w:t xml:space="preserve">correspondencia entre </w:t>
      </w:r>
      <w:r w:rsidR="00AD0F91">
        <w:rPr>
          <w:rFonts w:ascii="Times New Roman" w:hAnsi="Times New Roman" w:cs="Times New Roman"/>
          <w:sz w:val="24"/>
          <w:szCs w:val="24"/>
          <w:lang w:val="es-ES_tradnl"/>
        </w:rPr>
        <w:t>las</w:t>
      </w:r>
      <w:r w:rsidR="00AD0F91" w:rsidRPr="00AD0F91">
        <w:rPr>
          <w:rFonts w:ascii="Times New Roman" w:hAnsi="Times New Roman" w:cs="Times New Roman"/>
          <w:sz w:val="24"/>
          <w:szCs w:val="24"/>
          <w:lang w:val="es-ES_tradnl"/>
        </w:rPr>
        <w:t xml:space="preserve"> </w:t>
      </w:r>
      <w:r w:rsidR="00AD0F91">
        <w:rPr>
          <w:rFonts w:ascii="Times New Roman" w:hAnsi="Times New Roman" w:cs="Times New Roman"/>
          <w:sz w:val="24"/>
          <w:szCs w:val="24"/>
          <w:lang w:val="es-ES_tradnl"/>
        </w:rPr>
        <w:t xml:space="preserve">variables </w:t>
      </w:r>
      <w:r w:rsidR="00AD0F91" w:rsidRPr="00AD0F91">
        <w:rPr>
          <w:rFonts w:ascii="Times New Roman" w:hAnsi="Times New Roman" w:cs="Times New Roman"/>
          <w:sz w:val="24"/>
          <w:szCs w:val="24"/>
          <w:lang w:val="es-ES_tradnl"/>
        </w:rPr>
        <w:t>financier</w:t>
      </w:r>
      <w:r w:rsidR="00AD0F91">
        <w:rPr>
          <w:rFonts w:ascii="Times New Roman" w:hAnsi="Times New Roman" w:cs="Times New Roman"/>
          <w:sz w:val="24"/>
          <w:szCs w:val="24"/>
          <w:lang w:val="es-ES_tradnl"/>
        </w:rPr>
        <w:t>a</w:t>
      </w:r>
      <w:r w:rsidR="00AD0F91" w:rsidRPr="00AD0F91">
        <w:rPr>
          <w:rFonts w:ascii="Times New Roman" w:hAnsi="Times New Roman" w:cs="Times New Roman"/>
          <w:sz w:val="24"/>
          <w:szCs w:val="24"/>
          <w:lang w:val="es-ES_tradnl"/>
        </w:rPr>
        <w:t xml:space="preserve">s y las posiciones de los píxeles, de modo que </w:t>
      </w:r>
      <w:r w:rsidR="00AD0F91">
        <w:rPr>
          <w:rFonts w:ascii="Times New Roman" w:hAnsi="Times New Roman" w:cs="Times New Roman"/>
          <w:sz w:val="24"/>
          <w:szCs w:val="24"/>
          <w:lang w:val="es-ES_tradnl"/>
        </w:rPr>
        <w:t>las</w:t>
      </w:r>
      <w:r w:rsidR="00AD0F91" w:rsidRPr="00AD0F91">
        <w:rPr>
          <w:rFonts w:ascii="Times New Roman" w:hAnsi="Times New Roman" w:cs="Times New Roman"/>
          <w:sz w:val="24"/>
          <w:szCs w:val="24"/>
          <w:lang w:val="es-ES_tradnl"/>
        </w:rPr>
        <w:t xml:space="preserve"> </w:t>
      </w:r>
      <w:r w:rsidR="00AD0F91">
        <w:rPr>
          <w:rFonts w:ascii="Times New Roman" w:hAnsi="Times New Roman" w:cs="Times New Roman"/>
          <w:sz w:val="24"/>
          <w:szCs w:val="24"/>
          <w:lang w:val="es-ES_tradnl"/>
        </w:rPr>
        <w:t xml:space="preserve">variables </w:t>
      </w:r>
      <w:r w:rsidR="00AD0F91" w:rsidRPr="00AD0F91">
        <w:rPr>
          <w:rFonts w:ascii="Times New Roman" w:hAnsi="Times New Roman" w:cs="Times New Roman"/>
          <w:sz w:val="24"/>
          <w:szCs w:val="24"/>
          <w:lang w:val="es-ES_tradnl"/>
        </w:rPr>
        <w:t>altamente correlacionad</w:t>
      </w:r>
      <w:r w:rsidR="007D38D4">
        <w:rPr>
          <w:rFonts w:ascii="Times New Roman" w:hAnsi="Times New Roman" w:cs="Times New Roman"/>
          <w:sz w:val="24"/>
          <w:szCs w:val="24"/>
          <w:lang w:val="es-ES_tradnl"/>
        </w:rPr>
        <w:t>a</w:t>
      </w:r>
      <w:r w:rsidR="00AD0F91" w:rsidRPr="00AD0F91">
        <w:rPr>
          <w:rFonts w:ascii="Times New Roman" w:hAnsi="Times New Roman" w:cs="Times New Roman"/>
          <w:sz w:val="24"/>
          <w:szCs w:val="24"/>
          <w:lang w:val="es-ES_tradnl"/>
        </w:rPr>
        <w:t xml:space="preserve">s se </w:t>
      </w:r>
      <w:r w:rsidR="00AD0F91">
        <w:rPr>
          <w:rFonts w:ascii="Times New Roman" w:hAnsi="Times New Roman" w:cs="Times New Roman"/>
          <w:sz w:val="24"/>
          <w:szCs w:val="24"/>
          <w:lang w:val="es-ES_tradnl"/>
        </w:rPr>
        <w:t xml:space="preserve">colocan </w:t>
      </w:r>
      <w:r w:rsidR="00AD0F91" w:rsidRPr="00AD0F91">
        <w:rPr>
          <w:rFonts w:ascii="Times New Roman" w:hAnsi="Times New Roman" w:cs="Times New Roman"/>
          <w:sz w:val="24"/>
          <w:szCs w:val="24"/>
          <w:lang w:val="es-ES_tradnl"/>
        </w:rPr>
        <w:t xml:space="preserve">lo más cerca posible </w:t>
      </w:r>
      <w:r w:rsidR="00AD0F91">
        <w:rPr>
          <w:rFonts w:ascii="Times New Roman" w:hAnsi="Times New Roman" w:cs="Times New Roman"/>
          <w:sz w:val="24"/>
          <w:szCs w:val="24"/>
          <w:lang w:val="es-ES_tradnl"/>
        </w:rPr>
        <w:t>unas</w:t>
      </w:r>
      <w:r w:rsidR="00AD0F91" w:rsidRPr="00AD0F91">
        <w:rPr>
          <w:rFonts w:ascii="Times New Roman" w:hAnsi="Times New Roman" w:cs="Times New Roman"/>
          <w:sz w:val="24"/>
          <w:szCs w:val="24"/>
          <w:lang w:val="es-ES_tradnl"/>
        </w:rPr>
        <w:t xml:space="preserve"> de </w:t>
      </w:r>
      <w:r w:rsidR="00AD0F91">
        <w:rPr>
          <w:rFonts w:ascii="Times New Roman" w:hAnsi="Times New Roman" w:cs="Times New Roman"/>
          <w:sz w:val="24"/>
          <w:szCs w:val="24"/>
          <w:lang w:val="es-ES_tradnl"/>
        </w:rPr>
        <w:t xml:space="preserve">otras </w:t>
      </w:r>
      <w:r w:rsidR="00AD0F91">
        <w:rPr>
          <w:rFonts w:ascii="Times New Roman" w:hAnsi="Times New Roman" w:cs="Times New Roman"/>
          <w:sz w:val="24"/>
          <w:szCs w:val="24"/>
          <w:lang w:val="es-ES_tradnl"/>
        </w:rPr>
        <w:fldChar w:fldCharType="begin" w:fldLock="1"/>
      </w:r>
      <w:r w:rsidR="00F528ED">
        <w:rPr>
          <w:rFonts w:ascii="Times New Roman" w:hAnsi="Times New Roman" w:cs="Times New Roman"/>
          <w:sz w:val="24"/>
          <w:szCs w:val="24"/>
          <w:lang w:val="es-ES_tradnl"/>
        </w:rPr>
        <w:instrText>ADDIN CSL_CITATION {"citationItems":[{"id":"ITEM-1","itemData":{"DOI":"10.1016/j.eswa.2018.09.039","ISSN":"09574174","abstract":"Convolutional neural networks are being applied to identification problems in a variety of fields, and in some areas are showing higher discrimination accuracies than conventional methods. However, applications of convolutional neural networks to financial analyses have only been reported in a small number of studies on the prediction of stock price movements. The reason for this seems to be that convolutional neural networks are more suitable for application to images and less suitable for general numerical data including financial statements. Hence, in this research, an attempt is made to apply a convolutional neural network to the prediction of corporate bankruptcy, which in most cases is treated as a two-class classification problem. We use the financial statements (balance sheets and profit-and-loss statements) of 102 companies that have been delisted from the Japanese stock market due to de facto bankruptcy as well as the financial statements of 2062 currently listed companies over four financial periods. In our proposed method, a set of financial ratios are derived from the financial statements and represented as a grayscale image. The image generated by this process is utilized for training and testing a convolutional neural network. Moreover, the size of the dataset is increased using the weighted averages to create synthetic data points. A total of 7520 images for the bankrupt and continuing enterprises classes are used for training the convolutional neural network based on GoogLeNet. Bankruptcy predictions through the trained network are shown to have a higher performance compared to methods using decision trees, linear discriminant analysis, support vector machines, multi-layer perceptron, AdaBoost, or Altman's Z′′-score.","author":[{"dropping-particle":"","family":"Hosaka","given":"Tadaaki","non-dropping-particle":"","parse-names":false,"suffix":""}],"container-title":"Expert Systems with Applications","id":"ITEM-1","issued":{"date-parts":[["2019"]]},"page":"287-299","publisher":"Elsevier Ltd","title":"Bankruptcy prediction using imaged financial ratios and convolutional neural networks","type":"article-journal","volume":"117"},"uris":["http://www.mendeley.com/documents/?uuid=3a05fa39-344c-4085-8362-e47ed40a89bd"]}],"mendeley":{"formattedCitation":"(Hosaka, 2019)","plainTextFormattedCitation":"(Hosaka, 2019)","previouslyFormattedCitation":"(Hosaka, 2019)"},"properties":{"noteIndex":0},"schema":"https://github.com/citation-style-language/schema/raw/master/csl-citation.json"}</w:instrText>
      </w:r>
      <w:r w:rsidR="00AD0F91">
        <w:rPr>
          <w:rFonts w:ascii="Times New Roman" w:hAnsi="Times New Roman" w:cs="Times New Roman"/>
          <w:sz w:val="24"/>
          <w:szCs w:val="24"/>
          <w:lang w:val="es-ES_tradnl"/>
        </w:rPr>
        <w:fldChar w:fldCharType="separate"/>
      </w:r>
      <w:r w:rsidR="00AD0F91" w:rsidRPr="00AD0F91">
        <w:rPr>
          <w:rFonts w:ascii="Times New Roman" w:hAnsi="Times New Roman" w:cs="Times New Roman"/>
          <w:noProof/>
          <w:sz w:val="24"/>
          <w:szCs w:val="24"/>
          <w:lang w:val="es-ES_tradnl"/>
        </w:rPr>
        <w:t>(Hosaka, 2019)</w:t>
      </w:r>
      <w:r w:rsidR="00AD0F91">
        <w:rPr>
          <w:rFonts w:ascii="Times New Roman" w:hAnsi="Times New Roman" w:cs="Times New Roman"/>
          <w:sz w:val="24"/>
          <w:szCs w:val="24"/>
          <w:lang w:val="es-ES_tradnl"/>
        </w:rPr>
        <w:fldChar w:fldCharType="end"/>
      </w:r>
      <w:r w:rsidR="00AD0F91" w:rsidRPr="00AD0F91">
        <w:rPr>
          <w:rFonts w:ascii="Times New Roman" w:hAnsi="Times New Roman" w:cs="Times New Roman"/>
          <w:sz w:val="24"/>
          <w:szCs w:val="24"/>
          <w:lang w:val="es-ES_tradnl"/>
        </w:rPr>
        <w:t>.</w:t>
      </w:r>
      <w:r w:rsidR="00C470C5">
        <w:rPr>
          <w:rFonts w:ascii="Times New Roman" w:hAnsi="Times New Roman" w:cs="Times New Roman"/>
          <w:sz w:val="24"/>
          <w:szCs w:val="24"/>
          <w:lang w:val="es-ES_tradnl"/>
        </w:rPr>
        <w:t xml:space="preserve"> Así, </w:t>
      </w:r>
      <w:r w:rsidR="00140CA8">
        <w:rPr>
          <w:rFonts w:ascii="Times New Roman" w:hAnsi="Times New Roman" w:cs="Times New Roman"/>
          <w:sz w:val="24"/>
          <w:szCs w:val="24"/>
          <w:lang w:val="es-ES_tradnl"/>
        </w:rPr>
        <w:t xml:space="preserve">el fundamento </w:t>
      </w:r>
      <w:r w:rsidR="00C64D66">
        <w:rPr>
          <w:rFonts w:ascii="Times New Roman" w:hAnsi="Times New Roman" w:cs="Times New Roman"/>
          <w:sz w:val="24"/>
          <w:szCs w:val="24"/>
          <w:lang w:val="es-ES_tradnl"/>
        </w:rPr>
        <w:t xml:space="preserve">detrás de </w:t>
      </w:r>
      <w:r w:rsidR="00140CA8">
        <w:rPr>
          <w:rFonts w:ascii="Times New Roman" w:hAnsi="Times New Roman" w:cs="Times New Roman"/>
          <w:sz w:val="24"/>
          <w:szCs w:val="24"/>
          <w:lang w:val="es-ES_tradnl"/>
        </w:rPr>
        <w:t xml:space="preserve">este </w:t>
      </w:r>
      <w:r w:rsidR="00C64D66">
        <w:rPr>
          <w:rFonts w:ascii="Times New Roman" w:hAnsi="Times New Roman" w:cs="Times New Roman"/>
          <w:sz w:val="24"/>
          <w:szCs w:val="24"/>
          <w:lang w:val="es-ES_tradnl"/>
        </w:rPr>
        <w:t>método</w:t>
      </w:r>
      <w:r w:rsidR="002835F1">
        <w:rPr>
          <w:rFonts w:ascii="Times New Roman" w:hAnsi="Times New Roman" w:cs="Times New Roman"/>
          <w:sz w:val="24"/>
          <w:szCs w:val="24"/>
          <w:lang w:val="es-ES_tradnl"/>
        </w:rPr>
        <w:t>,</w:t>
      </w:r>
      <w:r w:rsidR="00C64D66">
        <w:rPr>
          <w:rFonts w:ascii="Times New Roman" w:hAnsi="Times New Roman" w:cs="Times New Roman"/>
          <w:sz w:val="24"/>
          <w:szCs w:val="24"/>
          <w:lang w:val="es-ES_tradnl"/>
        </w:rPr>
        <w:t xml:space="preserve"> es que las imágenes naturales para el reconocimiento de los objetos suelen tener correlaciones extremadamente </w:t>
      </w:r>
      <w:r w:rsidR="002835F1">
        <w:rPr>
          <w:rFonts w:ascii="Times New Roman" w:hAnsi="Times New Roman" w:cs="Times New Roman"/>
          <w:sz w:val="24"/>
          <w:szCs w:val="24"/>
          <w:lang w:val="es-ES_tradnl"/>
        </w:rPr>
        <w:t>altas</w:t>
      </w:r>
      <w:r w:rsidR="00C64D66">
        <w:rPr>
          <w:rFonts w:ascii="Times New Roman" w:hAnsi="Times New Roman" w:cs="Times New Roman"/>
          <w:sz w:val="24"/>
          <w:szCs w:val="24"/>
          <w:lang w:val="es-ES_tradnl"/>
        </w:rPr>
        <w:t xml:space="preserve"> entre </w:t>
      </w:r>
      <w:r w:rsidR="002835F1">
        <w:rPr>
          <w:rFonts w:ascii="Times New Roman" w:hAnsi="Times New Roman" w:cs="Times New Roman"/>
          <w:sz w:val="24"/>
          <w:szCs w:val="24"/>
          <w:lang w:val="es-ES_tradnl"/>
        </w:rPr>
        <w:t>sus</w:t>
      </w:r>
      <w:r w:rsidR="00C64D66">
        <w:rPr>
          <w:rFonts w:ascii="Times New Roman" w:hAnsi="Times New Roman" w:cs="Times New Roman"/>
          <w:sz w:val="24"/>
          <w:szCs w:val="24"/>
          <w:lang w:val="es-ES_tradnl"/>
        </w:rPr>
        <w:t xml:space="preserve"> pixeles vecinos</w:t>
      </w:r>
      <w:r w:rsidR="002835F1">
        <w:rPr>
          <w:rFonts w:ascii="Times New Roman" w:hAnsi="Times New Roman" w:cs="Times New Roman"/>
          <w:sz w:val="24"/>
          <w:szCs w:val="24"/>
          <w:lang w:val="es-ES_tradnl"/>
        </w:rPr>
        <w:t xml:space="preserve"> </w:t>
      </w:r>
      <w:r w:rsidR="002835F1">
        <w:rPr>
          <w:rFonts w:ascii="Times New Roman" w:hAnsi="Times New Roman" w:cs="Times New Roman"/>
          <w:sz w:val="24"/>
          <w:szCs w:val="24"/>
          <w:lang w:val="es-ES_tradnl"/>
        </w:rPr>
        <w:fldChar w:fldCharType="begin" w:fldLock="1"/>
      </w:r>
      <w:r w:rsidR="00F528ED">
        <w:rPr>
          <w:rFonts w:ascii="Times New Roman" w:hAnsi="Times New Roman" w:cs="Times New Roman"/>
          <w:sz w:val="24"/>
          <w:szCs w:val="24"/>
          <w:lang w:val="es-ES_tradnl"/>
        </w:rPr>
        <w:instrText>ADDIN CSL_CITATION {"citationItems":[{"id":"ITEM-1","itemData":{"DOI":"10.1016/j.eswa.2018.09.039","ISSN":"09574174","abstract":"Convolutional neural networks are being applied to identification problems in a variety of fields, and in some areas are showing higher discrimination accuracies than conventional methods. However, applications of convolutional neural networks to financial analyses have only been reported in a small number of studies on the prediction of stock price movements. The reason for this seems to be that convolutional neural networks are more suitable for application to images and less suitable for general numerical data including financial statements. Hence, in this research, an attempt is made to apply a convolutional neural network to the prediction of corporate bankruptcy, which in most cases is treated as a two-class classification problem. We use the financial statements (balance sheets and profit-and-loss statements) of 102 companies that have been delisted from the Japanese stock market due to de facto bankruptcy as well as the financial statements of 2062 currently listed companies over four financial periods. In our proposed method, a set of financial ratios are derived from the financial statements and represented as a grayscale image. The image generated by this process is utilized for training and testing a convolutional neural network. Moreover, the size of the dataset is increased using the weighted averages to create synthetic data points. A total of 7520 images for the bankrupt and continuing enterprises classes are used for training the convolutional neural network based on GoogLeNet. Bankruptcy predictions through the trained network are shown to have a higher performance compared to methods using decision trees, linear discriminant analysis, support vector machines, multi-layer perceptron, AdaBoost, or Altman's Z′′-score.","author":[{"dropping-particle":"","family":"Hosaka","given":"Tadaaki","non-dropping-particle":"","parse-names":false,"suffix":""}],"container-title":"Expert Systems with Applications","id":"ITEM-1","issued":{"date-parts":[["2019"]]},"page":"287-299","publisher":"Elsevier Ltd","title":"Bankruptcy prediction using imaged financial ratios and convolutional neural networks","type":"article-journal","volume":"117"},"uris":["http://www.mendeley.com/documents/?uuid=3a05fa39-344c-4085-8362-e47ed40a89bd"]}],"mendeley":{"formattedCitation":"(Hosaka, 2019)","plainTextFormattedCitation":"(Hosaka, 2019)","previouslyFormattedCitation":"(Hosaka, 2019)"},"properties":{"noteIndex":0},"schema":"https://github.com/citation-style-language/schema/raw/master/csl-citation.json"}</w:instrText>
      </w:r>
      <w:r w:rsidR="002835F1">
        <w:rPr>
          <w:rFonts w:ascii="Times New Roman" w:hAnsi="Times New Roman" w:cs="Times New Roman"/>
          <w:sz w:val="24"/>
          <w:szCs w:val="24"/>
          <w:lang w:val="es-ES_tradnl"/>
        </w:rPr>
        <w:fldChar w:fldCharType="separate"/>
      </w:r>
      <w:r w:rsidR="002835F1" w:rsidRPr="00AD0F91">
        <w:rPr>
          <w:rFonts w:ascii="Times New Roman" w:hAnsi="Times New Roman" w:cs="Times New Roman"/>
          <w:noProof/>
          <w:sz w:val="24"/>
          <w:szCs w:val="24"/>
          <w:lang w:val="es-ES_tradnl"/>
        </w:rPr>
        <w:t>(Hosaka, 2019)</w:t>
      </w:r>
      <w:r w:rsidR="002835F1">
        <w:rPr>
          <w:rFonts w:ascii="Times New Roman" w:hAnsi="Times New Roman" w:cs="Times New Roman"/>
          <w:sz w:val="24"/>
          <w:szCs w:val="24"/>
          <w:lang w:val="es-ES_tradnl"/>
        </w:rPr>
        <w:fldChar w:fldCharType="end"/>
      </w:r>
      <w:r w:rsidR="002835F1">
        <w:rPr>
          <w:rFonts w:ascii="Times New Roman" w:hAnsi="Times New Roman" w:cs="Times New Roman"/>
          <w:sz w:val="24"/>
          <w:szCs w:val="24"/>
          <w:lang w:val="es-ES_tradnl"/>
        </w:rPr>
        <w:t xml:space="preserve">, lo que facilita </w:t>
      </w:r>
      <w:r w:rsidR="0097120D">
        <w:rPr>
          <w:rFonts w:ascii="Times New Roman" w:hAnsi="Times New Roman" w:cs="Times New Roman"/>
          <w:sz w:val="24"/>
          <w:szCs w:val="24"/>
          <w:lang w:val="es-ES_tradnl"/>
        </w:rPr>
        <w:t>la detección</w:t>
      </w:r>
      <w:r w:rsidR="002835F1">
        <w:rPr>
          <w:rFonts w:ascii="Times New Roman" w:hAnsi="Times New Roman" w:cs="Times New Roman"/>
          <w:sz w:val="24"/>
          <w:szCs w:val="24"/>
          <w:lang w:val="es-ES_tradnl"/>
        </w:rPr>
        <w:t xml:space="preserve"> </w:t>
      </w:r>
      <w:r w:rsidR="0097120D">
        <w:rPr>
          <w:rFonts w:ascii="Times New Roman" w:hAnsi="Times New Roman" w:cs="Times New Roman"/>
          <w:sz w:val="24"/>
          <w:szCs w:val="24"/>
          <w:lang w:val="es-ES_tradnl"/>
        </w:rPr>
        <w:t>p</w:t>
      </w:r>
      <w:r w:rsidR="002835F1">
        <w:rPr>
          <w:rFonts w:ascii="Times New Roman" w:hAnsi="Times New Roman" w:cs="Times New Roman"/>
          <w:sz w:val="24"/>
          <w:szCs w:val="24"/>
          <w:lang w:val="es-ES_tradnl"/>
        </w:rPr>
        <w:t>a</w:t>
      </w:r>
      <w:r w:rsidR="0097120D">
        <w:rPr>
          <w:rFonts w:ascii="Times New Roman" w:hAnsi="Times New Roman" w:cs="Times New Roman"/>
          <w:sz w:val="24"/>
          <w:szCs w:val="24"/>
          <w:lang w:val="es-ES_tradnl"/>
        </w:rPr>
        <w:t>ra</w:t>
      </w:r>
      <w:r w:rsidR="002835F1">
        <w:rPr>
          <w:rFonts w:ascii="Times New Roman" w:hAnsi="Times New Roman" w:cs="Times New Roman"/>
          <w:sz w:val="24"/>
          <w:szCs w:val="24"/>
          <w:lang w:val="es-ES_tradnl"/>
        </w:rPr>
        <w:t xml:space="preserve"> la CNN</w:t>
      </w:r>
      <w:r w:rsidR="00C64D66">
        <w:rPr>
          <w:rFonts w:ascii="Times New Roman" w:hAnsi="Times New Roman" w:cs="Times New Roman"/>
          <w:sz w:val="24"/>
          <w:szCs w:val="24"/>
          <w:lang w:val="es-ES_tradnl"/>
        </w:rPr>
        <w:t>.</w:t>
      </w:r>
    </w:p>
    <w:p w14:paraId="2B81EF6D" w14:textId="2FE741AF" w:rsidR="003B6F76" w:rsidRDefault="00655B6C" w:rsidP="00982116">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De esta manera, en la </w:t>
      </w:r>
      <w:r w:rsidR="00140CA8" w:rsidRPr="00140CA8">
        <w:rPr>
          <w:rFonts w:ascii="Times New Roman" w:hAnsi="Times New Roman" w:cs="Times New Roman"/>
          <w:color w:val="2E74B5" w:themeColor="accent5" w:themeShade="BF"/>
          <w:sz w:val="24"/>
          <w:szCs w:val="24"/>
          <w:u w:val="single"/>
          <w:lang w:val="es-ES_tradnl"/>
        </w:rPr>
        <w:fldChar w:fldCharType="begin"/>
      </w:r>
      <w:r w:rsidR="00140CA8" w:rsidRPr="00140CA8">
        <w:rPr>
          <w:rFonts w:ascii="Times New Roman" w:hAnsi="Times New Roman" w:cs="Times New Roman"/>
          <w:color w:val="2E74B5" w:themeColor="accent5" w:themeShade="BF"/>
          <w:sz w:val="24"/>
          <w:szCs w:val="24"/>
          <w:u w:val="single"/>
          <w:lang w:val="es-ES_tradnl"/>
        </w:rPr>
        <w:instrText xml:space="preserve"> REF _Ref94002382 \h  \* MERGEFORMAT </w:instrText>
      </w:r>
      <w:r w:rsidR="00140CA8" w:rsidRPr="00140CA8">
        <w:rPr>
          <w:rFonts w:ascii="Times New Roman" w:hAnsi="Times New Roman" w:cs="Times New Roman"/>
          <w:color w:val="2E74B5" w:themeColor="accent5" w:themeShade="BF"/>
          <w:sz w:val="24"/>
          <w:szCs w:val="24"/>
          <w:u w:val="single"/>
          <w:lang w:val="es-ES_tradnl"/>
        </w:rPr>
      </w:r>
      <w:r w:rsidR="00140CA8" w:rsidRPr="00140CA8">
        <w:rPr>
          <w:rFonts w:ascii="Times New Roman" w:hAnsi="Times New Roman" w:cs="Times New Roman"/>
          <w:color w:val="2E74B5" w:themeColor="accent5" w:themeShade="BF"/>
          <w:sz w:val="24"/>
          <w:szCs w:val="24"/>
          <w:u w:val="single"/>
          <w:lang w:val="es-ES_tradnl"/>
        </w:rPr>
        <w:fldChar w:fldCharType="separate"/>
      </w:r>
      <w:ins w:id="378" w:author="sumit kumar" w:date="2022-01-28T00:52:00Z">
        <w:r w:rsidR="00A55E47" w:rsidRPr="00A55E47">
          <w:rPr>
            <w:rFonts w:ascii="Times New Roman" w:hAnsi="Times New Roman" w:cs="Times New Roman"/>
            <w:color w:val="2E74B5" w:themeColor="accent5" w:themeShade="BF"/>
            <w:sz w:val="24"/>
            <w:szCs w:val="24"/>
            <w:u w:val="single"/>
            <w:rPrChange w:id="379" w:author="sumit kumar" w:date="2022-01-28T00:52:00Z">
              <w:rPr/>
            </w:rPrChange>
          </w:rPr>
          <w:t xml:space="preserve">Figura </w:t>
        </w:r>
        <w:r w:rsidR="00A55E47" w:rsidRPr="00A55E47">
          <w:rPr>
            <w:rFonts w:ascii="Times New Roman" w:hAnsi="Times New Roman" w:cs="Times New Roman"/>
            <w:noProof/>
            <w:color w:val="2E74B5" w:themeColor="accent5" w:themeShade="BF"/>
            <w:sz w:val="24"/>
            <w:szCs w:val="24"/>
            <w:u w:val="single"/>
            <w:rPrChange w:id="380" w:author="sumit kumar" w:date="2022-01-28T00:52:00Z">
              <w:rPr>
                <w:noProof/>
              </w:rPr>
            </w:rPrChange>
          </w:rPr>
          <w:t>18</w:t>
        </w:r>
      </w:ins>
      <w:del w:id="381"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Figura </w:delText>
        </w:r>
        <w:r w:rsidR="00614ADD" w:rsidRPr="00614ADD" w:rsidDel="00A55E47">
          <w:rPr>
            <w:rFonts w:ascii="Times New Roman" w:hAnsi="Times New Roman" w:cs="Times New Roman"/>
            <w:noProof/>
            <w:color w:val="2E74B5" w:themeColor="accent5" w:themeShade="BF"/>
            <w:sz w:val="24"/>
            <w:szCs w:val="24"/>
            <w:u w:val="single"/>
          </w:rPr>
          <w:delText>18</w:delText>
        </w:r>
      </w:del>
      <w:r w:rsidR="00140CA8" w:rsidRPr="00140CA8">
        <w:rPr>
          <w:rFonts w:ascii="Times New Roman" w:hAnsi="Times New Roman" w:cs="Times New Roman"/>
          <w:color w:val="2E74B5" w:themeColor="accent5" w:themeShade="BF"/>
          <w:sz w:val="24"/>
          <w:szCs w:val="24"/>
          <w:u w:val="single"/>
          <w:lang w:val="es-ES_tradnl"/>
        </w:rPr>
        <w:fldChar w:fldCharType="end"/>
      </w:r>
      <w:r>
        <w:rPr>
          <w:rFonts w:ascii="Times New Roman" w:hAnsi="Times New Roman" w:cs="Times New Roman"/>
          <w:sz w:val="24"/>
          <w:szCs w:val="24"/>
          <w:lang w:val="es-ES_tradnl"/>
        </w:rPr>
        <w:t xml:space="preserve"> se </w:t>
      </w:r>
      <w:r w:rsidR="00140CA8">
        <w:rPr>
          <w:rFonts w:ascii="Times New Roman" w:hAnsi="Times New Roman" w:cs="Times New Roman"/>
          <w:sz w:val="24"/>
          <w:szCs w:val="24"/>
          <w:lang w:val="es-ES_tradnl"/>
        </w:rPr>
        <w:t>recogen</w:t>
      </w:r>
      <w:r>
        <w:rPr>
          <w:rFonts w:ascii="Times New Roman" w:hAnsi="Times New Roman" w:cs="Times New Roman"/>
          <w:sz w:val="24"/>
          <w:szCs w:val="24"/>
          <w:lang w:val="es-ES_tradnl"/>
        </w:rPr>
        <w:t xml:space="preserve"> las imágenes generadas por el método correlacionado para la misma empresa zombi </w:t>
      </w:r>
      <w:r w:rsidR="00260474">
        <w:rPr>
          <w:rFonts w:ascii="Times New Roman" w:hAnsi="Times New Roman" w:cs="Times New Roman"/>
          <w:sz w:val="24"/>
          <w:szCs w:val="24"/>
          <w:lang w:val="es-ES_tradnl"/>
        </w:rPr>
        <w:t xml:space="preserve">de la </w:t>
      </w:r>
      <w:r w:rsidR="00140CA8" w:rsidRPr="00AA7525">
        <w:rPr>
          <w:rFonts w:ascii="Times New Roman" w:hAnsi="Times New Roman" w:cs="Times New Roman"/>
          <w:color w:val="2E74B5" w:themeColor="accent5" w:themeShade="BF"/>
          <w:sz w:val="24"/>
          <w:szCs w:val="24"/>
          <w:u w:val="single"/>
          <w:lang w:val="es-ES_tradnl"/>
        </w:rPr>
        <w:fldChar w:fldCharType="begin"/>
      </w:r>
      <w:r w:rsidR="00140CA8" w:rsidRPr="00AA7525">
        <w:rPr>
          <w:rFonts w:ascii="Times New Roman" w:hAnsi="Times New Roman" w:cs="Times New Roman"/>
          <w:color w:val="2E74B5" w:themeColor="accent5" w:themeShade="BF"/>
          <w:sz w:val="24"/>
          <w:szCs w:val="24"/>
          <w:u w:val="single"/>
          <w:lang w:val="es-ES_tradnl"/>
        </w:rPr>
        <w:instrText xml:space="preserve"> REF _Ref94001791 \h  \* MERGEFORMAT </w:instrText>
      </w:r>
      <w:r w:rsidR="00140CA8" w:rsidRPr="00AA7525">
        <w:rPr>
          <w:rFonts w:ascii="Times New Roman" w:hAnsi="Times New Roman" w:cs="Times New Roman"/>
          <w:color w:val="2E74B5" w:themeColor="accent5" w:themeShade="BF"/>
          <w:sz w:val="24"/>
          <w:szCs w:val="24"/>
          <w:u w:val="single"/>
          <w:lang w:val="es-ES_tradnl"/>
        </w:rPr>
      </w:r>
      <w:r w:rsidR="00140CA8" w:rsidRPr="00AA7525">
        <w:rPr>
          <w:rFonts w:ascii="Times New Roman" w:hAnsi="Times New Roman" w:cs="Times New Roman"/>
          <w:color w:val="2E74B5" w:themeColor="accent5" w:themeShade="BF"/>
          <w:sz w:val="24"/>
          <w:szCs w:val="24"/>
          <w:u w:val="single"/>
          <w:lang w:val="es-ES_tradnl"/>
        </w:rPr>
        <w:fldChar w:fldCharType="separate"/>
      </w:r>
      <w:ins w:id="382" w:author="sumit kumar" w:date="2022-01-28T00:52:00Z">
        <w:r w:rsidR="00A55E47" w:rsidRPr="00A55E47">
          <w:rPr>
            <w:rFonts w:ascii="Times New Roman" w:hAnsi="Times New Roman" w:cs="Times New Roman"/>
            <w:color w:val="2E74B5" w:themeColor="accent5" w:themeShade="BF"/>
            <w:sz w:val="24"/>
            <w:szCs w:val="24"/>
            <w:u w:val="single"/>
            <w:rPrChange w:id="383" w:author="sumit kumar" w:date="2022-01-28T00:52:00Z">
              <w:rPr/>
            </w:rPrChange>
          </w:rPr>
          <w:t xml:space="preserve">Figura </w:t>
        </w:r>
        <w:r w:rsidR="00A55E47" w:rsidRPr="00A55E47">
          <w:rPr>
            <w:rFonts w:ascii="Times New Roman" w:hAnsi="Times New Roman" w:cs="Times New Roman"/>
            <w:noProof/>
            <w:color w:val="2E74B5" w:themeColor="accent5" w:themeShade="BF"/>
            <w:sz w:val="24"/>
            <w:szCs w:val="24"/>
            <w:u w:val="single"/>
            <w:rPrChange w:id="384" w:author="sumit kumar" w:date="2022-01-28T00:52:00Z">
              <w:rPr>
                <w:noProof/>
              </w:rPr>
            </w:rPrChange>
          </w:rPr>
          <w:t>16</w:t>
        </w:r>
      </w:ins>
      <w:del w:id="385"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Figura </w:delText>
        </w:r>
        <w:r w:rsidR="00614ADD" w:rsidRPr="00614ADD" w:rsidDel="00A55E47">
          <w:rPr>
            <w:rFonts w:ascii="Times New Roman" w:hAnsi="Times New Roman" w:cs="Times New Roman"/>
            <w:noProof/>
            <w:color w:val="2E74B5" w:themeColor="accent5" w:themeShade="BF"/>
            <w:sz w:val="24"/>
            <w:szCs w:val="24"/>
            <w:u w:val="single"/>
          </w:rPr>
          <w:delText>16</w:delText>
        </w:r>
      </w:del>
      <w:r w:rsidR="00140CA8" w:rsidRPr="00AA7525">
        <w:rPr>
          <w:rFonts w:ascii="Times New Roman" w:hAnsi="Times New Roman" w:cs="Times New Roman"/>
          <w:color w:val="2E74B5" w:themeColor="accent5" w:themeShade="BF"/>
          <w:sz w:val="24"/>
          <w:szCs w:val="24"/>
          <w:u w:val="single"/>
          <w:lang w:val="es-ES_tradnl"/>
        </w:rPr>
        <w:fldChar w:fldCharType="end"/>
      </w:r>
      <w:r w:rsidR="00260474">
        <w:rPr>
          <w:rFonts w:ascii="Times New Roman" w:hAnsi="Times New Roman" w:cs="Times New Roman"/>
          <w:sz w:val="24"/>
          <w:szCs w:val="24"/>
          <w:lang w:val="es-ES_tradnl"/>
        </w:rPr>
        <w:t xml:space="preserve"> y </w:t>
      </w:r>
      <w:r w:rsidR="000F17CC" w:rsidRPr="00140CA8">
        <w:rPr>
          <w:rFonts w:ascii="Times New Roman" w:hAnsi="Times New Roman" w:cs="Times New Roman"/>
          <w:color w:val="2E74B5" w:themeColor="accent5" w:themeShade="BF"/>
          <w:sz w:val="24"/>
          <w:szCs w:val="24"/>
          <w:u w:val="single"/>
          <w:lang w:val="es-ES_tradnl"/>
        </w:rPr>
        <w:fldChar w:fldCharType="begin"/>
      </w:r>
      <w:r w:rsidR="000F17CC" w:rsidRPr="00140CA8">
        <w:rPr>
          <w:rFonts w:ascii="Times New Roman" w:hAnsi="Times New Roman" w:cs="Times New Roman"/>
          <w:color w:val="2E74B5" w:themeColor="accent5" w:themeShade="BF"/>
          <w:sz w:val="24"/>
          <w:szCs w:val="24"/>
          <w:u w:val="single"/>
          <w:lang w:val="es-ES_tradnl"/>
        </w:rPr>
        <w:instrText xml:space="preserve"> REF _Ref94002104 \h  \* MERGEFORMAT </w:instrText>
      </w:r>
      <w:r w:rsidR="000F17CC" w:rsidRPr="00140CA8">
        <w:rPr>
          <w:rFonts w:ascii="Times New Roman" w:hAnsi="Times New Roman" w:cs="Times New Roman"/>
          <w:color w:val="2E74B5" w:themeColor="accent5" w:themeShade="BF"/>
          <w:sz w:val="24"/>
          <w:szCs w:val="24"/>
          <w:u w:val="single"/>
          <w:lang w:val="es-ES_tradnl"/>
        </w:rPr>
      </w:r>
      <w:r w:rsidR="000F17CC" w:rsidRPr="00140CA8">
        <w:rPr>
          <w:rFonts w:ascii="Times New Roman" w:hAnsi="Times New Roman" w:cs="Times New Roman"/>
          <w:color w:val="2E74B5" w:themeColor="accent5" w:themeShade="BF"/>
          <w:sz w:val="24"/>
          <w:szCs w:val="24"/>
          <w:u w:val="single"/>
          <w:lang w:val="es-ES_tradnl"/>
        </w:rPr>
        <w:fldChar w:fldCharType="separate"/>
      </w:r>
      <w:ins w:id="386" w:author="sumit kumar" w:date="2022-01-28T00:52:00Z">
        <w:r w:rsidR="00A55E47" w:rsidRPr="00A55E47">
          <w:rPr>
            <w:rFonts w:ascii="Times New Roman" w:hAnsi="Times New Roman" w:cs="Times New Roman"/>
            <w:noProof/>
            <w:color w:val="2E74B5" w:themeColor="accent5" w:themeShade="BF"/>
            <w:sz w:val="24"/>
            <w:szCs w:val="24"/>
            <w:u w:val="single"/>
            <w:rPrChange w:id="387" w:author="sumit kumar" w:date="2022-01-28T00:52:00Z">
              <w:rPr/>
            </w:rPrChange>
          </w:rPr>
          <w:t>Figura</w:t>
        </w:r>
        <w:r w:rsidR="00A55E47" w:rsidRPr="005C6AF0">
          <w:t xml:space="preserve"> </w:t>
        </w:r>
        <w:r w:rsidR="00A55E47">
          <w:rPr>
            <w:noProof/>
          </w:rPr>
          <w:t>17</w:t>
        </w:r>
      </w:ins>
      <w:del w:id="388" w:author="sumit kumar" w:date="2022-01-28T00:52:00Z">
        <w:r w:rsidR="00614ADD" w:rsidRPr="00614ADD" w:rsidDel="00A55E47">
          <w:rPr>
            <w:rFonts w:ascii="Times New Roman" w:hAnsi="Times New Roman" w:cs="Times New Roman"/>
            <w:noProof/>
            <w:color w:val="2E74B5" w:themeColor="accent5" w:themeShade="BF"/>
            <w:sz w:val="24"/>
            <w:szCs w:val="24"/>
            <w:u w:val="single"/>
          </w:rPr>
          <w:delText>Figura</w:delText>
        </w:r>
        <w:r w:rsidR="00614ADD" w:rsidRPr="005C6AF0" w:rsidDel="00A55E47">
          <w:delText xml:space="preserve"> </w:delText>
        </w:r>
        <w:r w:rsidR="00614ADD" w:rsidDel="00A55E47">
          <w:rPr>
            <w:noProof/>
          </w:rPr>
          <w:delText>17</w:delText>
        </w:r>
      </w:del>
      <w:r w:rsidR="000F17CC" w:rsidRPr="00140CA8">
        <w:rPr>
          <w:rFonts w:ascii="Times New Roman" w:hAnsi="Times New Roman" w:cs="Times New Roman"/>
          <w:color w:val="2E74B5" w:themeColor="accent5" w:themeShade="BF"/>
          <w:sz w:val="24"/>
          <w:szCs w:val="24"/>
          <w:u w:val="single"/>
          <w:lang w:val="es-ES_tradnl"/>
        </w:rPr>
        <w:fldChar w:fldCharType="end"/>
      </w:r>
      <w:r w:rsidR="00260474">
        <w:rPr>
          <w:rFonts w:ascii="Times New Roman" w:hAnsi="Times New Roman" w:cs="Times New Roman"/>
          <w:sz w:val="24"/>
          <w:szCs w:val="24"/>
          <w:lang w:val="es-ES_tradnl"/>
        </w:rPr>
        <w:t xml:space="preserve">. Sin embargo, es necesario recalcar que </w:t>
      </w:r>
      <w:r w:rsidR="000F17CC">
        <w:rPr>
          <w:rFonts w:ascii="Times New Roman" w:hAnsi="Times New Roman" w:cs="Times New Roman"/>
          <w:sz w:val="24"/>
          <w:szCs w:val="24"/>
          <w:lang w:val="es-ES_tradnl"/>
        </w:rPr>
        <w:t>tales</w:t>
      </w:r>
      <w:r w:rsidR="00260474">
        <w:rPr>
          <w:rFonts w:ascii="Times New Roman" w:hAnsi="Times New Roman" w:cs="Times New Roman"/>
          <w:sz w:val="24"/>
          <w:szCs w:val="24"/>
          <w:lang w:val="es-ES_tradnl"/>
        </w:rPr>
        <w:t xml:space="preserve"> imágenes no siempre </w:t>
      </w:r>
      <w:r w:rsidR="003B6F76">
        <w:rPr>
          <w:rFonts w:ascii="Times New Roman" w:hAnsi="Times New Roman" w:cs="Times New Roman"/>
          <w:sz w:val="24"/>
          <w:szCs w:val="24"/>
          <w:lang w:val="es-ES_tradnl"/>
        </w:rPr>
        <w:t>serán</w:t>
      </w:r>
      <w:r w:rsidR="00260474">
        <w:rPr>
          <w:rFonts w:ascii="Times New Roman" w:hAnsi="Times New Roman" w:cs="Times New Roman"/>
          <w:sz w:val="24"/>
          <w:szCs w:val="24"/>
          <w:lang w:val="es-ES_tradnl"/>
        </w:rPr>
        <w:t xml:space="preserve"> idénticas debido a la naturaleza aleatoria del método </w:t>
      </w:r>
      <w:r w:rsidR="000F17CC">
        <w:rPr>
          <w:rFonts w:ascii="Times New Roman" w:hAnsi="Times New Roman" w:cs="Times New Roman"/>
          <w:sz w:val="24"/>
          <w:szCs w:val="24"/>
          <w:lang w:val="es-ES_tradnl"/>
        </w:rPr>
        <w:t xml:space="preserve">correlacionado </w:t>
      </w:r>
      <w:r w:rsidR="00260474">
        <w:rPr>
          <w:rFonts w:ascii="Times New Roman" w:hAnsi="Times New Roman" w:cs="Times New Roman"/>
          <w:sz w:val="24"/>
          <w:szCs w:val="24"/>
          <w:lang w:val="es-ES_tradnl"/>
        </w:rPr>
        <w:t xml:space="preserve">de </w:t>
      </w:r>
      <w:r w:rsidR="00260474">
        <w:rPr>
          <w:rFonts w:ascii="Times New Roman" w:hAnsi="Times New Roman" w:cs="Times New Roman"/>
          <w:sz w:val="24"/>
          <w:szCs w:val="24"/>
          <w:lang w:val="es-ES_tradnl"/>
        </w:rPr>
        <w:fldChar w:fldCharType="begin" w:fldLock="1"/>
      </w:r>
      <w:r w:rsidR="00F528ED">
        <w:rPr>
          <w:rFonts w:ascii="Times New Roman" w:hAnsi="Times New Roman" w:cs="Times New Roman"/>
          <w:sz w:val="24"/>
          <w:szCs w:val="24"/>
          <w:lang w:val="es-ES_tradnl"/>
        </w:rPr>
        <w:instrText>ADDIN CSL_CITATION {"citationItems":[{"id":"ITEM-1","itemData":{"DOI":"10.1016/j.eswa.2018.09.039","ISSN":"09574174","abstract":"Convolutional neural networks are being applied to identification problems in a variety of fields, and in some areas are showing higher discrimination accuracies than conventional methods. However, applications of convolutional neural networks to financial analyses have only been reported in a small number of studies on the prediction of stock price movements. The reason for this seems to be that convolutional neural networks are more suitable for application to images and less suitable for general numerical data including financial statements. Hence, in this research, an attempt is made to apply a convolutional neural network to the prediction of corporate bankruptcy, which in most cases is treated as a two-class classification problem. We use the financial statements (balance sheets and profit-and-loss statements) of 102 companies that have been delisted from the Japanese stock market due to de facto bankruptcy as well as the financial statements of 2062 currently listed companies over four financial periods. In our proposed method, a set of financial ratios are derived from the financial statements and represented as a grayscale image. The image generated by this process is utilized for training and testing a convolutional neural network. Moreover, the size of the dataset is increased using the weighted averages to create synthetic data points. A total of 7520 images for the bankrupt and continuing enterprises classes are used for training the convolutional neural network based on GoogLeNet. Bankruptcy predictions through the trained network are shown to have a higher performance compared to methods using decision trees, linear discriminant analysis, support vector machines, multi-layer perceptron, AdaBoost, or Altman's Z′′-score.","author":[{"dropping-particle":"","family":"Hosaka","given":"Tadaaki","non-dropping-particle":"","parse-names":false,"suffix":""}],"container-title":"Expert Systems with Applications","id":"ITEM-1","issued":{"date-parts":[["2019"]]},"page":"287-299","publisher":"Elsevier Ltd","title":"Bankruptcy prediction using imaged financial ratios and convolutional neural networks","type":"article-journal","volume":"117"},"uris":["http://www.mendeley.com/documents/?uuid=3a05fa39-344c-4085-8362-e47ed40a89bd"]}],"mendeley":{"formattedCitation":"(Hosaka, 2019)","manualFormatting":"Hosaka (2019)","plainTextFormattedCitation":"(Hosaka, 2019)","previouslyFormattedCitation":"(Hosaka, 2019)"},"properties":{"noteIndex":0},"schema":"https://github.com/citation-style-language/schema/raw/master/csl-citation.json"}</w:instrText>
      </w:r>
      <w:r w:rsidR="00260474">
        <w:rPr>
          <w:rFonts w:ascii="Times New Roman" w:hAnsi="Times New Roman" w:cs="Times New Roman"/>
          <w:sz w:val="24"/>
          <w:szCs w:val="24"/>
          <w:lang w:val="es-ES_tradnl"/>
        </w:rPr>
        <w:fldChar w:fldCharType="separate"/>
      </w:r>
      <w:r w:rsidR="00260474" w:rsidRPr="00AD0F91">
        <w:rPr>
          <w:rFonts w:ascii="Times New Roman" w:hAnsi="Times New Roman" w:cs="Times New Roman"/>
          <w:noProof/>
          <w:sz w:val="24"/>
          <w:szCs w:val="24"/>
          <w:lang w:val="es-ES_tradnl"/>
        </w:rPr>
        <w:t xml:space="preserve">Hosaka </w:t>
      </w:r>
      <w:r w:rsidR="00260474">
        <w:rPr>
          <w:rFonts w:ascii="Times New Roman" w:hAnsi="Times New Roman" w:cs="Times New Roman"/>
          <w:noProof/>
          <w:sz w:val="24"/>
          <w:szCs w:val="24"/>
          <w:lang w:val="es-ES_tradnl"/>
        </w:rPr>
        <w:t>(</w:t>
      </w:r>
      <w:r w:rsidR="00260474" w:rsidRPr="00AD0F91">
        <w:rPr>
          <w:rFonts w:ascii="Times New Roman" w:hAnsi="Times New Roman" w:cs="Times New Roman"/>
          <w:noProof/>
          <w:sz w:val="24"/>
          <w:szCs w:val="24"/>
          <w:lang w:val="es-ES_tradnl"/>
        </w:rPr>
        <w:t>2019)</w:t>
      </w:r>
      <w:r w:rsidR="00260474">
        <w:rPr>
          <w:rFonts w:ascii="Times New Roman" w:hAnsi="Times New Roman" w:cs="Times New Roman"/>
          <w:sz w:val="24"/>
          <w:szCs w:val="24"/>
          <w:lang w:val="es-ES_tradnl"/>
        </w:rPr>
        <w:fldChar w:fldCharType="end"/>
      </w:r>
      <w:r w:rsidR="00260474">
        <w:rPr>
          <w:rFonts w:ascii="Times New Roman" w:hAnsi="Times New Roman" w:cs="Times New Roman"/>
          <w:sz w:val="24"/>
          <w:szCs w:val="24"/>
          <w:lang w:val="es-ES_tradnl"/>
        </w:rPr>
        <w:t>.</w:t>
      </w:r>
      <w:r w:rsidR="003B6F76">
        <w:rPr>
          <w:rFonts w:ascii="Times New Roman" w:hAnsi="Times New Roman" w:cs="Times New Roman"/>
          <w:sz w:val="24"/>
          <w:szCs w:val="24"/>
          <w:lang w:val="es-ES_tradnl"/>
        </w:rPr>
        <w:t xml:space="preserve"> Esto se debe a que el método se centra en la reducción de una función de energía</w:t>
      </w:r>
      <w:r w:rsidR="00A30B75">
        <w:rPr>
          <w:rFonts w:ascii="Times New Roman" w:hAnsi="Times New Roman" w:cs="Times New Roman"/>
          <w:sz w:val="24"/>
          <w:szCs w:val="24"/>
          <w:lang w:val="es-ES_tradnl"/>
        </w:rPr>
        <w:t xml:space="preserve">. </w:t>
      </w:r>
      <w:r w:rsidR="00B44F2D">
        <w:rPr>
          <w:rFonts w:ascii="Times New Roman" w:hAnsi="Times New Roman" w:cs="Times New Roman"/>
          <w:sz w:val="24"/>
          <w:szCs w:val="24"/>
          <w:lang w:val="es-ES_tradnl"/>
        </w:rPr>
        <w:t>Así</w:t>
      </w:r>
      <w:r w:rsidR="00A30B75">
        <w:rPr>
          <w:rFonts w:ascii="Times New Roman" w:hAnsi="Times New Roman" w:cs="Times New Roman"/>
          <w:sz w:val="24"/>
          <w:szCs w:val="24"/>
          <w:lang w:val="es-ES_tradnl"/>
        </w:rPr>
        <w:t xml:space="preserve">, </w:t>
      </w:r>
      <w:r w:rsidR="003B6F76">
        <w:rPr>
          <w:rFonts w:ascii="Times New Roman" w:hAnsi="Times New Roman" w:cs="Times New Roman"/>
          <w:sz w:val="24"/>
          <w:szCs w:val="24"/>
          <w:lang w:val="es-ES_tradnl"/>
        </w:rPr>
        <w:t>si dicha energía puede reducirse intercambiando las</w:t>
      </w:r>
      <w:r w:rsidR="00A30B75">
        <w:rPr>
          <w:rFonts w:ascii="Times New Roman" w:hAnsi="Times New Roman" w:cs="Times New Roman"/>
          <w:sz w:val="24"/>
          <w:szCs w:val="24"/>
          <w:lang w:val="es-ES_tradnl"/>
        </w:rPr>
        <w:t xml:space="preserve"> posiciones de dos pixeles (que contienen variables) seleccionados al azar, el intercambio se lleva a cabo. Este último paso se repite hasta que no sea pueda reducir la energía en 3N veces, donde N es el número de variables en la imagen.</w:t>
      </w:r>
    </w:p>
    <w:p w14:paraId="248686FF" w14:textId="31458635" w:rsidR="00A342E8" w:rsidRPr="00A342E8" w:rsidRDefault="00A342E8" w:rsidP="00351399">
      <w:pPr>
        <w:pStyle w:val="Figuras"/>
        <w:rPr>
          <w:i/>
          <w:iCs/>
        </w:rPr>
      </w:pPr>
      <w:bookmarkStart w:id="389" w:name="_Ref94002382"/>
      <w:bookmarkStart w:id="390" w:name="_Toc94028613"/>
      <w:bookmarkStart w:id="391" w:name="_Toc94033260"/>
      <w:r w:rsidRPr="00A342E8">
        <w:lastRenderedPageBreak/>
        <w:t xml:space="preserve">Figura </w:t>
      </w:r>
      <w:fldSimple w:instr=" SEQ Figura \* ARABIC ">
        <w:r w:rsidR="00A55E47">
          <w:rPr>
            <w:noProof/>
          </w:rPr>
          <w:t>18</w:t>
        </w:r>
      </w:fldSimple>
      <w:bookmarkEnd w:id="389"/>
      <w:r w:rsidRPr="00A342E8">
        <w:t xml:space="preserve">: Imágenes </w:t>
      </w:r>
      <w:r w:rsidR="00C45BC6">
        <w:t xml:space="preserve">con el </w:t>
      </w:r>
      <w:r w:rsidRPr="00A342E8">
        <w:t>método correlacionado</w:t>
      </w:r>
      <w:bookmarkEnd w:id="390"/>
      <w:bookmarkEnd w:id="391"/>
    </w:p>
    <w:p w14:paraId="731FAD3D" w14:textId="77777777" w:rsidR="00A342E8" w:rsidRDefault="00A342E8" w:rsidP="00A342E8">
      <w:pPr>
        <w:keepNext/>
        <w:spacing w:after="0" w:line="240" w:lineRule="auto"/>
        <w:jc w:val="center"/>
      </w:pPr>
      <w:r w:rsidRPr="00A342E8">
        <w:rPr>
          <w:rFonts w:ascii="Times New Roman" w:hAnsi="Times New Roman" w:cs="Times New Roman"/>
          <w:noProof/>
          <w:sz w:val="24"/>
          <w:szCs w:val="24"/>
          <w:lang w:eastAsia="es-ES"/>
        </w:rPr>
        <w:drawing>
          <wp:inline distT="0" distB="0" distL="0" distR="0" wp14:anchorId="411E3450" wp14:editId="65806B3F">
            <wp:extent cx="3678379" cy="3739073"/>
            <wp:effectExtent l="0" t="0" r="0" b="0"/>
            <wp:docPr id="25" name="Imagen 25"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Código QR&#10;&#10;Descripción generada automáticamente"/>
                    <pic:cNvPicPr/>
                  </pic:nvPicPr>
                  <pic:blipFill rotWithShape="1">
                    <a:blip r:embed="rId33"/>
                    <a:srcRect l="2915" t="1039" r="731"/>
                    <a:stretch/>
                  </pic:blipFill>
                  <pic:spPr bwMode="auto">
                    <a:xfrm>
                      <a:off x="0" y="0"/>
                      <a:ext cx="3682486" cy="3743247"/>
                    </a:xfrm>
                    <a:prstGeom prst="rect">
                      <a:avLst/>
                    </a:prstGeom>
                    <a:ln>
                      <a:noFill/>
                    </a:ln>
                    <a:extLst>
                      <a:ext uri="{53640926-AAD7-44D8-BBD7-CCE9431645EC}">
                        <a14:shadowObscured xmlns:a14="http://schemas.microsoft.com/office/drawing/2010/main"/>
                      </a:ext>
                    </a:extLst>
                  </pic:spPr>
                </pic:pic>
              </a:graphicData>
            </a:graphic>
          </wp:inline>
        </w:drawing>
      </w:r>
    </w:p>
    <w:p w14:paraId="04D0F8E2" w14:textId="68E71D75" w:rsidR="00C45BC6" w:rsidRPr="00C45BC6" w:rsidRDefault="00C45BC6" w:rsidP="00C45BC6">
      <w:pPr>
        <w:pStyle w:val="Descripcin"/>
        <w:spacing w:after="180"/>
        <w:jc w:val="center"/>
        <w:rPr>
          <w:rFonts w:ascii="Times New Roman" w:hAnsi="Times New Roman" w:cs="Times New Roman"/>
          <w:i w:val="0"/>
          <w:iCs w:val="0"/>
          <w:color w:val="auto"/>
          <w:sz w:val="16"/>
          <w:szCs w:val="16"/>
        </w:rPr>
      </w:pPr>
      <w:bookmarkStart w:id="392" w:name="_Toc94028614"/>
      <w:r>
        <w:rPr>
          <w:rFonts w:ascii="Times New Roman" w:hAnsi="Times New Roman" w:cs="Times New Roman"/>
          <w:i w:val="0"/>
          <w:iCs w:val="0"/>
          <w:color w:val="auto"/>
          <w:sz w:val="16"/>
          <w:szCs w:val="16"/>
        </w:rPr>
        <w:t xml:space="preserve">Las imágenes de la parte superior pertenecen a los </w:t>
      </w:r>
      <w:r w:rsidR="000F17CC" w:rsidRPr="000F17CC">
        <w:rPr>
          <w:rFonts w:ascii="Times New Roman" w:hAnsi="Times New Roman" w:cs="Times New Roman"/>
          <w:color w:val="auto"/>
          <w:sz w:val="16"/>
          <w:szCs w:val="16"/>
        </w:rPr>
        <w:t>datasets</w:t>
      </w:r>
      <w:r>
        <w:rPr>
          <w:rFonts w:ascii="Times New Roman" w:hAnsi="Times New Roman" w:cs="Times New Roman"/>
          <w:i w:val="0"/>
          <w:iCs w:val="0"/>
          <w:color w:val="auto"/>
          <w:sz w:val="16"/>
          <w:szCs w:val="16"/>
        </w:rPr>
        <w:t xml:space="preserve"> </w:t>
      </w:r>
      <w:r w:rsidRPr="00C45BC6">
        <w:rPr>
          <w:rFonts w:ascii="Times New Roman" w:hAnsi="Times New Roman" w:cs="Times New Roman"/>
          <w:color w:val="auto"/>
          <w:sz w:val="16"/>
          <w:szCs w:val="16"/>
        </w:rPr>
        <w:t>dsc1</w:t>
      </w:r>
      <w:r>
        <w:rPr>
          <w:rFonts w:ascii="Times New Roman" w:hAnsi="Times New Roman" w:cs="Times New Roman"/>
          <w:i w:val="0"/>
          <w:iCs w:val="0"/>
          <w:color w:val="auto"/>
          <w:sz w:val="16"/>
          <w:szCs w:val="16"/>
        </w:rPr>
        <w:t xml:space="preserve"> y </w:t>
      </w:r>
      <w:r w:rsidRPr="00C45BC6">
        <w:rPr>
          <w:rFonts w:ascii="Times New Roman" w:hAnsi="Times New Roman" w:cs="Times New Roman"/>
          <w:color w:val="auto"/>
          <w:sz w:val="16"/>
          <w:szCs w:val="16"/>
        </w:rPr>
        <w:t>dsc2</w:t>
      </w:r>
      <w:r>
        <w:rPr>
          <w:rFonts w:ascii="Times New Roman" w:hAnsi="Times New Roman" w:cs="Times New Roman"/>
          <w:i w:val="0"/>
          <w:iCs w:val="0"/>
          <w:color w:val="auto"/>
          <w:sz w:val="16"/>
          <w:szCs w:val="16"/>
        </w:rPr>
        <w:t xml:space="preserve">, respectivamente y la imagen de la parte inferior al </w:t>
      </w:r>
      <w:r w:rsidR="000F17CC" w:rsidRPr="000F17CC">
        <w:rPr>
          <w:rFonts w:ascii="Times New Roman" w:hAnsi="Times New Roman" w:cs="Times New Roman"/>
          <w:color w:val="auto"/>
          <w:sz w:val="16"/>
          <w:szCs w:val="16"/>
        </w:rPr>
        <w:t>dataset</w:t>
      </w:r>
      <w:r>
        <w:rPr>
          <w:rFonts w:ascii="Times New Roman" w:hAnsi="Times New Roman" w:cs="Times New Roman"/>
          <w:i w:val="0"/>
          <w:iCs w:val="0"/>
          <w:color w:val="auto"/>
          <w:sz w:val="16"/>
          <w:szCs w:val="16"/>
        </w:rPr>
        <w:t xml:space="preserve"> </w:t>
      </w:r>
      <w:r w:rsidRPr="00C45BC6">
        <w:rPr>
          <w:rFonts w:ascii="Times New Roman" w:hAnsi="Times New Roman" w:cs="Times New Roman"/>
          <w:color w:val="auto"/>
          <w:sz w:val="16"/>
          <w:szCs w:val="16"/>
        </w:rPr>
        <w:t>dsc3</w:t>
      </w:r>
      <w:r>
        <w:rPr>
          <w:rFonts w:ascii="Times New Roman" w:hAnsi="Times New Roman" w:cs="Times New Roman"/>
          <w:i w:val="0"/>
          <w:iCs w:val="0"/>
          <w:color w:val="auto"/>
          <w:sz w:val="16"/>
          <w:szCs w:val="16"/>
        </w:rPr>
        <w:t>.</w:t>
      </w:r>
      <w:bookmarkEnd w:id="392"/>
    </w:p>
    <w:p w14:paraId="140F52E5" w14:textId="663BA0B8" w:rsidR="00A342E8" w:rsidRPr="00A342E8" w:rsidRDefault="00A342E8" w:rsidP="00C45BC6">
      <w:pPr>
        <w:pStyle w:val="Descripcin"/>
        <w:spacing w:after="180"/>
        <w:jc w:val="center"/>
        <w:rPr>
          <w:rFonts w:ascii="Times New Roman" w:hAnsi="Times New Roman" w:cs="Times New Roman"/>
          <w:i w:val="0"/>
          <w:iCs w:val="0"/>
          <w:color w:val="auto"/>
          <w:sz w:val="16"/>
          <w:szCs w:val="16"/>
        </w:rPr>
      </w:pPr>
      <w:bookmarkStart w:id="393" w:name="_Toc94028615"/>
      <w:r w:rsidRPr="00A342E8">
        <w:rPr>
          <w:rFonts w:ascii="Times New Roman" w:hAnsi="Times New Roman" w:cs="Times New Roman"/>
          <w:i w:val="0"/>
          <w:iCs w:val="0"/>
          <w:color w:val="auto"/>
          <w:sz w:val="16"/>
          <w:szCs w:val="16"/>
        </w:rPr>
        <w:t>Fuente: Elaboración propia del autor</w:t>
      </w:r>
      <w:bookmarkEnd w:id="393"/>
    </w:p>
    <w:p w14:paraId="485C43D6" w14:textId="3480FBF7" w:rsidR="00614769" w:rsidRDefault="00AA61FC" w:rsidP="00982116">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Por último</w:t>
      </w:r>
      <w:r w:rsidR="00982116">
        <w:rPr>
          <w:rFonts w:ascii="Times New Roman" w:hAnsi="Times New Roman" w:cs="Times New Roman"/>
          <w:sz w:val="24"/>
          <w:szCs w:val="24"/>
          <w:lang w:val="es-ES_tradnl"/>
        </w:rPr>
        <w:t xml:space="preserve">, </w:t>
      </w:r>
      <w:r w:rsidR="000F17CC">
        <w:rPr>
          <w:rFonts w:ascii="Times New Roman" w:hAnsi="Times New Roman" w:cs="Times New Roman"/>
          <w:sz w:val="24"/>
          <w:szCs w:val="24"/>
          <w:lang w:val="es-ES_tradnl"/>
        </w:rPr>
        <w:t xml:space="preserve">la </w:t>
      </w:r>
      <w:r w:rsidR="000F17CC" w:rsidRPr="000F17CC">
        <w:rPr>
          <w:rFonts w:ascii="Times New Roman" w:hAnsi="Times New Roman" w:cs="Times New Roman"/>
          <w:color w:val="2E74B5" w:themeColor="accent5" w:themeShade="BF"/>
          <w:sz w:val="24"/>
          <w:szCs w:val="24"/>
          <w:u w:val="single"/>
          <w:lang w:val="es-ES_tradnl"/>
        </w:rPr>
        <w:fldChar w:fldCharType="begin"/>
      </w:r>
      <w:r w:rsidR="000F17CC" w:rsidRPr="000F17CC">
        <w:rPr>
          <w:rFonts w:ascii="Times New Roman" w:hAnsi="Times New Roman" w:cs="Times New Roman"/>
          <w:color w:val="2E74B5" w:themeColor="accent5" w:themeShade="BF"/>
          <w:sz w:val="24"/>
          <w:szCs w:val="24"/>
          <w:u w:val="single"/>
          <w:lang w:val="es-ES_tradnl"/>
        </w:rPr>
        <w:instrText xml:space="preserve"> REF _Ref94002610 \h  \* MERGEFORMAT </w:instrText>
      </w:r>
      <w:r w:rsidR="000F17CC" w:rsidRPr="000F17CC">
        <w:rPr>
          <w:rFonts w:ascii="Times New Roman" w:hAnsi="Times New Roman" w:cs="Times New Roman"/>
          <w:color w:val="2E74B5" w:themeColor="accent5" w:themeShade="BF"/>
          <w:sz w:val="24"/>
          <w:szCs w:val="24"/>
          <w:u w:val="single"/>
          <w:lang w:val="es-ES_tradnl"/>
        </w:rPr>
      </w:r>
      <w:r w:rsidR="000F17CC" w:rsidRPr="000F17CC">
        <w:rPr>
          <w:rFonts w:ascii="Times New Roman" w:hAnsi="Times New Roman" w:cs="Times New Roman"/>
          <w:color w:val="2E74B5" w:themeColor="accent5" w:themeShade="BF"/>
          <w:sz w:val="24"/>
          <w:szCs w:val="24"/>
          <w:u w:val="single"/>
          <w:lang w:val="es-ES_tradnl"/>
        </w:rPr>
        <w:fldChar w:fldCharType="separate"/>
      </w:r>
      <w:ins w:id="394" w:author="sumit kumar" w:date="2022-01-28T00:52:00Z">
        <w:r w:rsidR="00A55E47" w:rsidRPr="00A55E47">
          <w:rPr>
            <w:rFonts w:ascii="Times New Roman" w:hAnsi="Times New Roman" w:cs="Times New Roman"/>
            <w:color w:val="2E74B5" w:themeColor="accent5" w:themeShade="BF"/>
            <w:sz w:val="24"/>
            <w:szCs w:val="24"/>
            <w:u w:val="single"/>
            <w:rPrChange w:id="395" w:author="sumit kumar" w:date="2022-01-28T00:52:00Z">
              <w:rPr/>
            </w:rPrChange>
          </w:rPr>
          <w:t xml:space="preserve">Tabla </w:t>
        </w:r>
        <w:r w:rsidR="00A55E47" w:rsidRPr="00A55E47">
          <w:rPr>
            <w:rFonts w:ascii="Times New Roman" w:hAnsi="Times New Roman" w:cs="Times New Roman"/>
            <w:noProof/>
            <w:color w:val="2E74B5" w:themeColor="accent5" w:themeShade="BF"/>
            <w:sz w:val="24"/>
            <w:szCs w:val="24"/>
            <w:u w:val="single"/>
            <w:rPrChange w:id="396" w:author="sumit kumar" w:date="2022-01-28T00:52:00Z">
              <w:rPr>
                <w:noProof/>
              </w:rPr>
            </w:rPrChange>
          </w:rPr>
          <w:t>12</w:t>
        </w:r>
      </w:ins>
      <w:del w:id="397"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Tabla </w:delText>
        </w:r>
        <w:r w:rsidR="00614ADD" w:rsidRPr="00614ADD" w:rsidDel="00A55E47">
          <w:rPr>
            <w:rFonts w:ascii="Times New Roman" w:hAnsi="Times New Roman" w:cs="Times New Roman"/>
            <w:noProof/>
            <w:color w:val="2E74B5" w:themeColor="accent5" w:themeShade="BF"/>
            <w:sz w:val="24"/>
            <w:szCs w:val="24"/>
            <w:u w:val="single"/>
          </w:rPr>
          <w:delText>12</w:delText>
        </w:r>
      </w:del>
      <w:r w:rsidR="000F17CC" w:rsidRPr="000F17CC">
        <w:rPr>
          <w:rFonts w:ascii="Times New Roman" w:hAnsi="Times New Roman" w:cs="Times New Roman"/>
          <w:color w:val="2E74B5" w:themeColor="accent5" w:themeShade="BF"/>
          <w:sz w:val="24"/>
          <w:szCs w:val="24"/>
          <w:u w:val="single"/>
          <w:lang w:val="es-ES_tradnl"/>
        </w:rPr>
        <w:fldChar w:fldCharType="end"/>
      </w:r>
      <w:r w:rsidR="00587BA2">
        <w:rPr>
          <w:rFonts w:ascii="Times New Roman" w:hAnsi="Times New Roman" w:cs="Times New Roman"/>
          <w:sz w:val="24"/>
          <w:szCs w:val="24"/>
          <w:lang w:val="es-ES_tradnl"/>
        </w:rPr>
        <w:t xml:space="preserve"> resume toda la información necesaria sobre los </w:t>
      </w:r>
      <w:r>
        <w:rPr>
          <w:rFonts w:ascii="Times New Roman" w:hAnsi="Times New Roman" w:cs="Times New Roman"/>
          <w:sz w:val="24"/>
          <w:szCs w:val="24"/>
          <w:lang w:val="es-ES_tradnl"/>
        </w:rPr>
        <w:t>seis</w:t>
      </w:r>
      <w:r w:rsidR="00587BA2">
        <w:rPr>
          <w:rFonts w:ascii="Times New Roman" w:hAnsi="Times New Roman" w:cs="Times New Roman"/>
          <w:sz w:val="24"/>
          <w:szCs w:val="24"/>
          <w:lang w:val="es-ES_tradnl"/>
        </w:rPr>
        <w:t xml:space="preserve"> </w:t>
      </w:r>
      <w:r w:rsidR="000F17CC" w:rsidRPr="000F17CC">
        <w:rPr>
          <w:rFonts w:ascii="Times New Roman" w:hAnsi="Times New Roman" w:cs="Times New Roman"/>
          <w:i/>
          <w:iCs/>
          <w:sz w:val="24"/>
          <w:szCs w:val="24"/>
          <w:lang w:val="es-ES_tradnl"/>
        </w:rPr>
        <w:t>datasets</w:t>
      </w:r>
      <w:r w:rsidR="00587BA2">
        <w:rPr>
          <w:rFonts w:ascii="Times New Roman" w:hAnsi="Times New Roman" w:cs="Times New Roman"/>
          <w:sz w:val="24"/>
          <w:szCs w:val="24"/>
          <w:lang w:val="es-ES_tradnl"/>
        </w:rPr>
        <w:t xml:space="preserve"> generados</w:t>
      </w:r>
      <w:r>
        <w:rPr>
          <w:rFonts w:ascii="Times New Roman" w:hAnsi="Times New Roman" w:cs="Times New Roman"/>
          <w:sz w:val="24"/>
          <w:szCs w:val="24"/>
          <w:lang w:val="es-ES_tradnl"/>
        </w:rPr>
        <w:t xml:space="preserve"> en esta fase final de preparación de los datos</w:t>
      </w:r>
      <w:r w:rsidR="00587BA2">
        <w:rPr>
          <w:rFonts w:ascii="Times New Roman" w:hAnsi="Times New Roman" w:cs="Times New Roman"/>
          <w:sz w:val="24"/>
          <w:szCs w:val="24"/>
          <w:lang w:val="es-ES_tradnl"/>
        </w:rPr>
        <w:t>.</w:t>
      </w:r>
    </w:p>
    <w:p w14:paraId="3035ABD2" w14:textId="22B70E9D" w:rsidR="008411FC" w:rsidRPr="008411FC" w:rsidRDefault="008411FC" w:rsidP="00351399">
      <w:pPr>
        <w:pStyle w:val="Tablas"/>
        <w:rPr>
          <w:i/>
          <w:iCs/>
        </w:rPr>
      </w:pPr>
      <w:bookmarkStart w:id="398" w:name="_Ref94002610"/>
      <w:bookmarkStart w:id="399" w:name="_Toc94028616"/>
      <w:bookmarkStart w:id="400" w:name="_Toc94033221"/>
      <w:r w:rsidRPr="008411FC">
        <w:t xml:space="preserve">Tabla </w:t>
      </w:r>
      <w:fldSimple w:instr=" SEQ Tabla \* ARABIC ">
        <w:r w:rsidR="00A55E47">
          <w:rPr>
            <w:noProof/>
          </w:rPr>
          <w:t>12</w:t>
        </w:r>
      </w:fldSimple>
      <w:bookmarkEnd w:id="398"/>
      <w:r w:rsidRPr="008411FC">
        <w:t xml:space="preserve">: Información sobre </w:t>
      </w:r>
      <w:r w:rsidR="000F17CC" w:rsidRPr="000F17CC">
        <w:rPr>
          <w:i/>
          <w:iCs/>
        </w:rPr>
        <w:t>datasets</w:t>
      </w:r>
      <w:r w:rsidR="00C470C5">
        <w:t xml:space="preserve"> generados</w:t>
      </w:r>
      <w:bookmarkEnd w:id="399"/>
      <w:bookmarkEnd w:id="400"/>
    </w:p>
    <w:tbl>
      <w:tblPr>
        <w:tblStyle w:val="Tablaconcuadrcula"/>
        <w:tblW w:w="0" w:type="auto"/>
        <w:tblLook w:val="04A0" w:firstRow="1" w:lastRow="0" w:firstColumn="1" w:lastColumn="0" w:noHBand="0" w:noVBand="1"/>
      </w:tblPr>
      <w:tblGrid>
        <w:gridCol w:w="1129"/>
        <w:gridCol w:w="2694"/>
        <w:gridCol w:w="2976"/>
        <w:gridCol w:w="2261"/>
      </w:tblGrid>
      <w:tr w:rsidR="00587BA2" w14:paraId="1E21B85F" w14:textId="77777777" w:rsidTr="00DE254E">
        <w:trPr>
          <w:trHeight w:val="20"/>
        </w:trPr>
        <w:tc>
          <w:tcPr>
            <w:tcW w:w="1129" w:type="dxa"/>
            <w:shd w:val="clear" w:color="auto" w:fill="FFD966" w:themeFill="accent4" w:themeFillTint="99"/>
            <w:vAlign w:val="center"/>
          </w:tcPr>
          <w:p w14:paraId="54778632" w14:textId="5DF39A19" w:rsidR="00587BA2" w:rsidRPr="00A33F67" w:rsidRDefault="00587BA2" w:rsidP="00A33F67">
            <w:pPr>
              <w:jc w:val="center"/>
              <w:rPr>
                <w:rFonts w:ascii="Times New Roman" w:hAnsi="Times New Roman" w:cs="Times New Roman"/>
                <w:b/>
                <w:bCs/>
                <w:sz w:val="20"/>
                <w:szCs w:val="20"/>
                <w:lang w:val="es-ES_tradnl"/>
              </w:rPr>
            </w:pPr>
            <w:r w:rsidRPr="00A33F67">
              <w:rPr>
                <w:rFonts w:ascii="Times New Roman" w:hAnsi="Times New Roman" w:cs="Times New Roman"/>
                <w:b/>
                <w:bCs/>
                <w:sz w:val="20"/>
                <w:szCs w:val="20"/>
                <w:lang w:val="es-ES_tradnl"/>
              </w:rPr>
              <w:t>Nombre</w:t>
            </w:r>
          </w:p>
        </w:tc>
        <w:tc>
          <w:tcPr>
            <w:tcW w:w="2694" w:type="dxa"/>
            <w:shd w:val="clear" w:color="auto" w:fill="FFD966" w:themeFill="accent4" w:themeFillTint="99"/>
            <w:vAlign w:val="center"/>
          </w:tcPr>
          <w:p w14:paraId="08641A3D" w14:textId="5C95242E" w:rsidR="00587BA2" w:rsidRPr="00A33F67" w:rsidRDefault="00587BA2" w:rsidP="00A33F67">
            <w:pPr>
              <w:jc w:val="center"/>
              <w:rPr>
                <w:rFonts w:ascii="Times New Roman" w:hAnsi="Times New Roman" w:cs="Times New Roman"/>
                <w:b/>
                <w:bCs/>
                <w:sz w:val="20"/>
                <w:szCs w:val="20"/>
                <w:lang w:val="es-ES_tradnl"/>
              </w:rPr>
            </w:pPr>
            <w:r w:rsidRPr="00A33F67">
              <w:rPr>
                <w:rFonts w:ascii="Times New Roman" w:hAnsi="Times New Roman" w:cs="Times New Roman"/>
                <w:b/>
                <w:bCs/>
                <w:sz w:val="20"/>
                <w:szCs w:val="20"/>
                <w:lang w:val="es-ES_tradnl"/>
              </w:rPr>
              <w:t xml:space="preserve">Nº </w:t>
            </w:r>
            <w:r w:rsidR="00A33F67" w:rsidRPr="00A33F67">
              <w:rPr>
                <w:rFonts w:ascii="Times New Roman" w:hAnsi="Times New Roman" w:cs="Times New Roman"/>
                <w:b/>
                <w:bCs/>
                <w:sz w:val="20"/>
                <w:szCs w:val="20"/>
                <w:lang w:val="es-ES_tradnl"/>
              </w:rPr>
              <w:t>de v</w:t>
            </w:r>
            <w:r w:rsidRPr="00A33F67">
              <w:rPr>
                <w:rFonts w:ascii="Times New Roman" w:hAnsi="Times New Roman" w:cs="Times New Roman"/>
                <w:b/>
                <w:bCs/>
                <w:sz w:val="20"/>
                <w:szCs w:val="20"/>
                <w:lang w:val="es-ES_tradnl"/>
              </w:rPr>
              <w:t>ariables</w:t>
            </w:r>
            <w:r w:rsidR="00A33F67" w:rsidRPr="00A33F67">
              <w:rPr>
                <w:rFonts w:ascii="Times New Roman" w:hAnsi="Times New Roman" w:cs="Times New Roman"/>
                <w:b/>
                <w:bCs/>
                <w:sz w:val="20"/>
                <w:szCs w:val="20"/>
                <w:lang w:val="es-ES_tradnl"/>
              </w:rPr>
              <w:t xml:space="preserve"> en las imágenes</w:t>
            </w:r>
          </w:p>
        </w:tc>
        <w:tc>
          <w:tcPr>
            <w:tcW w:w="2976" w:type="dxa"/>
            <w:shd w:val="clear" w:color="auto" w:fill="FFD966" w:themeFill="accent4" w:themeFillTint="99"/>
            <w:vAlign w:val="center"/>
          </w:tcPr>
          <w:p w14:paraId="22A7428F" w14:textId="77777777" w:rsidR="00A33F67" w:rsidRDefault="00587BA2" w:rsidP="00A33F67">
            <w:pPr>
              <w:jc w:val="center"/>
              <w:rPr>
                <w:rFonts w:ascii="Times New Roman" w:hAnsi="Times New Roman" w:cs="Times New Roman"/>
                <w:b/>
                <w:bCs/>
                <w:sz w:val="20"/>
                <w:szCs w:val="20"/>
                <w:lang w:val="es-ES_tradnl"/>
              </w:rPr>
            </w:pPr>
            <w:r w:rsidRPr="00A33F67">
              <w:rPr>
                <w:rFonts w:ascii="Times New Roman" w:hAnsi="Times New Roman" w:cs="Times New Roman"/>
                <w:b/>
                <w:bCs/>
                <w:sz w:val="20"/>
                <w:szCs w:val="20"/>
                <w:lang w:val="es-ES_tradnl"/>
              </w:rPr>
              <w:t>Dimensiones iniciales</w:t>
            </w:r>
          </w:p>
          <w:p w14:paraId="034F431F" w14:textId="34910B27" w:rsidR="00587BA2" w:rsidRPr="00A33F67" w:rsidRDefault="00A33F67" w:rsidP="00A33F67">
            <w:pPr>
              <w:jc w:val="center"/>
              <w:rPr>
                <w:rFonts w:ascii="Times New Roman" w:hAnsi="Times New Roman" w:cs="Times New Roman"/>
                <w:b/>
                <w:bCs/>
                <w:sz w:val="20"/>
                <w:szCs w:val="20"/>
                <w:lang w:val="es-ES_tradnl"/>
              </w:rPr>
            </w:pPr>
            <w:r>
              <w:rPr>
                <w:rFonts w:ascii="Times New Roman" w:hAnsi="Times New Roman" w:cs="Times New Roman"/>
                <w:b/>
                <w:bCs/>
                <w:sz w:val="20"/>
                <w:szCs w:val="20"/>
                <w:lang w:val="es-ES_tradnl"/>
              </w:rPr>
              <w:t>(</w:t>
            </w:r>
            <w:r w:rsidR="00DE254E">
              <w:rPr>
                <w:rFonts w:ascii="Times New Roman" w:hAnsi="Times New Roman" w:cs="Times New Roman"/>
                <w:b/>
                <w:bCs/>
                <w:sz w:val="20"/>
                <w:szCs w:val="20"/>
                <w:lang w:val="es-ES_tradnl"/>
              </w:rPr>
              <w:t>ancho x alto x canales</w:t>
            </w:r>
            <w:r>
              <w:rPr>
                <w:rFonts w:ascii="Times New Roman" w:hAnsi="Times New Roman" w:cs="Times New Roman"/>
                <w:b/>
                <w:bCs/>
                <w:sz w:val="20"/>
                <w:szCs w:val="20"/>
                <w:lang w:val="es-ES_tradnl"/>
              </w:rPr>
              <w:t>)</w:t>
            </w:r>
          </w:p>
        </w:tc>
        <w:tc>
          <w:tcPr>
            <w:tcW w:w="2261" w:type="dxa"/>
            <w:shd w:val="clear" w:color="auto" w:fill="FFD966" w:themeFill="accent4" w:themeFillTint="99"/>
            <w:vAlign w:val="center"/>
          </w:tcPr>
          <w:p w14:paraId="790BA365" w14:textId="77777777" w:rsidR="00587BA2" w:rsidRDefault="00587BA2" w:rsidP="00A33F67">
            <w:pPr>
              <w:jc w:val="center"/>
              <w:rPr>
                <w:rFonts w:ascii="Times New Roman" w:hAnsi="Times New Roman" w:cs="Times New Roman"/>
                <w:b/>
                <w:bCs/>
                <w:sz w:val="20"/>
                <w:szCs w:val="20"/>
                <w:lang w:val="es-ES_tradnl"/>
              </w:rPr>
            </w:pPr>
            <w:r w:rsidRPr="00A33F67">
              <w:rPr>
                <w:rFonts w:ascii="Times New Roman" w:hAnsi="Times New Roman" w:cs="Times New Roman"/>
                <w:b/>
                <w:bCs/>
                <w:sz w:val="20"/>
                <w:szCs w:val="20"/>
                <w:lang w:val="es-ES_tradnl"/>
              </w:rPr>
              <w:t>Dimensiones finales</w:t>
            </w:r>
          </w:p>
          <w:p w14:paraId="12CEAF24" w14:textId="2C8795C4" w:rsidR="00A33F67" w:rsidRPr="00A33F67" w:rsidRDefault="00DE254E" w:rsidP="00A33F67">
            <w:pPr>
              <w:jc w:val="center"/>
              <w:rPr>
                <w:rFonts w:ascii="Times New Roman" w:hAnsi="Times New Roman" w:cs="Times New Roman"/>
                <w:b/>
                <w:bCs/>
                <w:sz w:val="20"/>
                <w:szCs w:val="20"/>
                <w:lang w:val="es-ES_tradnl"/>
              </w:rPr>
            </w:pPr>
            <w:r>
              <w:rPr>
                <w:rFonts w:ascii="Times New Roman" w:hAnsi="Times New Roman" w:cs="Times New Roman"/>
                <w:b/>
                <w:bCs/>
                <w:sz w:val="20"/>
                <w:szCs w:val="20"/>
                <w:lang w:val="es-ES_tradnl"/>
              </w:rPr>
              <w:t>(ancho x alto x canales)</w:t>
            </w:r>
          </w:p>
        </w:tc>
      </w:tr>
      <w:tr w:rsidR="00A33F67" w14:paraId="3257FB01" w14:textId="77777777" w:rsidTr="00DE254E">
        <w:trPr>
          <w:trHeight w:val="20"/>
        </w:trPr>
        <w:tc>
          <w:tcPr>
            <w:tcW w:w="1129" w:type="dxa"/>
            <w:vAlign w:val="center"/>
          </w:tcPr>
          <w:p w14:paraId="5BD6B024" w14:textId="021F0A27" w:rsidR="00A33F67" w:rsidRDefault="00A33F67" w:rsidP="00A33F67">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dsa1</w:t>
            </w:r>
            <w:r w:rsidR="00DD4797">
              <w:rPr>
                <w:rFonts w:ascii="Times New Roman" w:hAnsi="Times New Roman" w:cs="Times New Roman"/>
                <w:sz w:val="20"/>
                <w:szCs w:val="20"/>
                <w:lang w:val="es-ES_tradnl"/>
              </w:rPr>
              <w:t>, dsc1</w:t>
            </w:r>
          </w:p>
        </w:tc>
        <w:tc>
          <w:tcPr>
            <w:tcW w:w="2694" w:type="dxa"/>
            <w:vAlign w:val="center"/>
          </w:tcPr>
          <w:p w14:paraId="56303F7A" w14:textId="68985ABA" w:rsidR="00A33F67" w:rsidRDefault="00A33F67" w:rsidP="00A33F67">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19</w:t>
            </w:r>
          </w:p>
        </w:tc>
        <w:tc>
          <w:tcPr>
            <w:tcW w:w="2976" w:type="dxa"/>
            <w:vAlign w:val="center"/>
          </w:tcPr>
          <w:p w14:paraId="14000277" w14:textId="4B249B04" w:rsidR="00A33F67" w:rsidRDefault="00A33F67" w:rsidP="00A33F67">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5x5</w:t>
            </w:r>
            <w:r w:rsidR="00DE254E">
              <w:rPr>
                <w:rFonts w:ascii="Times New Roman" w:hAnsi="Times New Roman" w:cs="Times New Roman"/>
                <w:sz w:val="20"/>
                <w:szCs w:val="20"/>
                <w:lang w:val="es-ES_tradnl"/>
              </w:rPr>
              <w:t>x1</w:t>
            </w:r>
          </w:p>
        </w:tc>
        <w:tc>
          <w:tcPr>
            <w:tcW w:w="2261" w:type="dxa"/>
            <w:vMerge w:val="restart"/>
            <w:vAlign w:val="center"/>
          </w:tcPr>
          <w:p w14:paraId="5F6B4C38" w14:textId="70A9376F" w:rsidR="00A33F67" w:rsidRDefault="00A33F67" w:rsidP="00A33F67">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224x224</w:t>
            </w:r>
            <w:r w:rsidR="00DE254E">
              <w:rPr>
                <w:rFonts w:ascii="Times New Roman" w:hAnsi="Times New Roman" w:cs="Times New Roman"/>
                <w:sz w:val="20"/>
                <w:szCs w:val="20"/>
                <w:lang w:val="es-ES_tradnl"/>
              </w:rPr>
              <w:t>x3</w:t>
            </w:r>
          </w:p>
        </w:tc>
      </w:tr>
      <w:tr w:rsidR="00A33F67" w14:paraId="51751921" w14:textId="77777777" w:rsidTr="00DE254E">
        <w:trPr>
          <w:trHeight w:val="20"/>
        </w:trPr>
        <w:tc>
          <w:tcPr>
            <w:tcW w:w="1129" w:type="dxa"/>
          </w:tcPr>
          <w:p w14:paraId="39641737" w14:textId="5687DD66" w:rsidR="00A33F67" w:rsidRDefault="00A33F67" w:rsidP="00A33F67">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dsa2</w:t>
            </w:r>
            <w:r w:rsidR="00DD4797">
              <w:rPr>
                <w:rFonts w:ascii="Times New Roman" w:hAnsi="Times New Roman" w:cs="Times New Roman"/>
                <w:sz w:val="20"/>
                <w:szCs w:val="20"/>
                <w:lang w:val="es-ES_tradnl"/>
              </w:rPr>
              <w:t>, dsc2</w:t>
            </w:r>
          </w:p>
        </w:tc>
        <w:tc>
          <w:tcPr>
            <w:tcW w:w="2694" w:type="dxa"/>
          </w:tcPr>
          <w:p w14:paraId="4FDB7E6F" w14:textId="7A8A11C0" w:rsidR="00A33F67" w:rsidRDefault="00A33F67" w:rsidP="00A33F67">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38</w:t>
            </w:r>
          </w:p>
        </w:tc>
        <w:tc>
          <w:tcPr>
            <w:tcW w:w="2976" w:type="dxa"/>
          </w:tcPr>
          <w:p w14:paraId="328E3FEB" w14:textId="174DFF09" w:rsidR="00A33F67" w:rsidRDefault="00A33F67" w:rsidP="00A33F67">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7x7</w:t>
            </w:r>
            <w:r w:rsidR="00DE254E">
              <w:rPr>
                <w:rFonts w:ascii="Times New Roman" w:hAnsi="Times New Roman" w:cs="Times New Roman"/>
                <w:sz w:val="20"/>
                <w:szCs w:val="20"/>
                <w:lang w:val="es-ES_tradnl"/>
              </w:rPr>
              <w:t>x1</w:t>
            </w:r>
          </w:p>
        </w:tc>
        <w:tc>
          <w:tcPr>
            <w:tcW w:w="2261" w:type="dxa"/>
            <w:vMerge/>
          </w:tcPr>
          <w:p w14:paraId="1636DAD0" w14:textId="52430784" w:rsidR="00A33F67" w:rsidRDefault="00A33F67" w:rsidP="00A33F67">
            <w:pPr>
              <w:jc w:val="center"/>
              <w:rPr>
                <w:rFonts w:ascii="Times New Roman" w:hAnsi="Times New Roman" w:cs="Times New Roman"/>
                <w:sz w:val="20"/>
                <w:szCs w:val="20"/>
                <w:lang w:val="es-ES_tradnl"/>
              </w:rPr>
            </w:pPr>
          </w:p>
        </w:tc>
      </w:tr>
      <w:tr w:rsidR="00A33F67" w14:paraId="11C7D8AD" w14:textId="77777777" w:rsidTr="00DE254E">
        <w:trPr>
          <w:trHeight w:val="20"/>
        </w:trPr>
        <w:tc>
          <w:tcPr>
            <w:tcW w:w="1129" w:type="dxa"/>
          </w:tcPr>
          <w:p w14:paraId="7BE7E819" w14:textId="1196BC2C" w:rsidR="00A33F67" w:rsidRDefault="00A33F67" w:rsidP="00A33F67">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dsa3</w:t>
            </w:r>
            <w:r w:rsidR="00DD4797">
              <w:rPr>
                <w:rFonts w:ascii="Times New Roman" w:hAnsi="Times New Roman" w:cs="Times New Roman"/>
                <w:sz w:val="20"/>
                <w:szCs w:val="20"/>
                <w:lang w:val="es-ES_tradnl"/>
              </w:rPr>
              <w:t>, dsc3</w:t>
            </w:r>
          </w:p>
        </w:tc>
        <w:tc>
          <w:tcPr>
            <w:tcW w:w="2694" w:type="dxa"/>
          </w:tcPr>
          <w:p w14:paraId="0AC0135A" w14:textId="2AC2203F" w:rsidR="00A33F67" w:rsidRDefault="00A33F67" w:rsidP="00A33F67">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57</w:t>
            </w:r>
          </w:p>
        </w:tc>
        <w:tc>
          <w:tcPr>
            <w:tcW w:w="2976" w:type="dxa"/>
          </w:tcPr>
          <w:p w14:paraId="05B31860" w14:textId="299A0C65" w:rsidR="00A33F67" w:rsidRDefault="00A33F67" w:rsidP="00A33F67">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8x8</w:t>
            </w:r>
            <w:r w:rsidR="00DE254E">
              <w:rPr>
                <w:rFonts w:ascii="Times New Roman" w:hAnsi="Times New Roman" w:cs="Times New Roman"/>
                <w:sz w:val="20"/>
                <w:szCs w:val="20"/>
                <w:lang w:val="es-ES_tradnl"/>
              </w:rPr>
              <w:t>x1</w:t>
            </w:r>
          </w:p>
        </w:tc>
        <w:tc>
          <w:tcPr>
            <w:tcW w:w="2261" w:type="dxa"/>
            <w:vMerge/>
          </w:tcPr>
          <w:p w14:paraId="42BAC296" w14:textId="77777777" w:rsidR="00A33F67" w:rsidRDefault="00A33F67" w:rsidP="000A723F">
            <w:pPr>
              <w:keepNext/>
              <w:jc w:val="center"/>
              <w:rPr>
                <w:rFonts w:ascii="Times New Roman" w:hAnsi="Times New Roman" w:cs="Times New Roman"/>
                <w:sz w:val="20"/>
                <w:szCs w:val="20"/>
                <w:lang w:val="es-ES_tradnl"/>
              </w:rPr>
            </w:pPr>
          </w:p>
        </w:tc>
      </w:tr>
    </w:tbl>
    <w:p w14:paraId="2CD53F9B" w14:textId="0A218923" w:rsidR="00DD4797" w:rsidRDefault="00DD4797" w:rsidP="000A723F">
      <w:pPr>
        <w:pStyle w:val="Descripcin"/>
        <w:spacing w:after="180"/>
        <w:jc w:val="center"/>
        <w:rPr>
          <w:rFonts w:ascii="Times New Roman" w:hAnsi="Times New Roman" w:cs="Times New Roman"/>
          <w:i w:val="0"/>
          <w:iCs w:val="0"/>
          <w:color w:val="auto"/>
          <w:sz w:val="16"/>
          <w:szCs w:val="16"/>
        </w:rPr>
      </w:pPr>
      <w:bookmarkStart w:id="401" w:name="_Toc94028617"/>
      <w:r>
        <w:rPr>
          <w:rFonts w:ascii="Times New Roman" w:hAnsi="Times New Roman" w:cs="Times New Roman"/>
          <w:i w:val="0"/>
          <w:iCs w:val="0"/>
          <w:color w:val="auto"/>
          <w:sz w:val="16"/>
          <w:szCs w:val="16"/>
        </w:rPr>
        <w:t>dsa (</w:t>
      </w:r>
      <w:r w:rsidR="000F17CC" w:rsidRPr="000F17CC">
        <w:rPr>
          <w:rFonts w:ascii="Times New Roman" w:hAnsi="Times New Roman" w:cs="Times New Roman"/>
          <w:color w:val="auto"/>
          <w:sz w:val="16"/>
          <w:szCs w:val="16"/>
        </w:rPr>
        <w:t>dataset</w:t>
      </w:r>
      <w:r>
        <w:rPr>
          <w:rFonts w:ascii="Times New Roman" w:hAnsi="Times New Roman" w:cs="Times New Roman"/>
          <w:i w:val="0"/>
          <w:iCs w:val="0"/>
          <w:color w:val="auto"/>
          <w:sz w:val="16"/>
          <w:szCs w:val="16"/>
        </w:rPr>
        <w:t xml:space="preserve"> normal); dsc (</w:t>
      </w:r>
      <w:r w:rsidR="000F17CC" w:rsidRPr="000F17CC">
        <w:rPr>
          <w:rFonts w:ascii="Times New Roman" w:hAnsi="Times New Roman" w:cs="Times New Roman"/>
          <w:color w:val="auto"/>
          <w:sz w:val="16"/>
          <w:szCs w:val="16"/>
        </w:rPr>
        <w:t>dataset</w:t>
      </w:r>
      <w:r>
        <w:rPr>
          <w:rFonts w:ascii="Times New Roman" w:hAnsi="Times New Roman" w:cs="Times New Roman"/>
          <w:i w:val="0"/>
          <w:iCs w:val="0"/>
          <w:color w:val="auto"/>
          <w:sz w:val="16"/>
          <w:szCs w:val="16"/>
        </w:rPr>
        <w:t xml:space="preserve"> correlacionado)</w:t>
      </w:r>
      <w:bookmarkEnd w:id="401"/>
      <w:r>
        <w:rPr>
          <w:rFonts w:ascii="Times New Roman" w:hAnsi="Times New Roman" w:cs="Times New Roman"/>
          <w:i w:val="0"/>
          <w:iCs w:val="0"/>
          <w:color w:val="auto"/>
          <w:sz w:val="16"/>
          <w:szCs w:val="16"/>
        </w:rPr>
        <w:t xml:space="preserve"> </w:t>
      </w:r>
    </w:p>
    <w:p w14:paraId="5F7BB6C4" w14:textId="196FB528" w:rsidR="00587BA2" w:rsidRDefault="000A723F" w:rsidP="000A723F">
      <w:pPr>
        <w:pStyle w:val="Descripcin"/>
        <w:spacing w:after="180"/>
        <w:jc w:val="center"/>
        <w:rPr>
          <w:rFonts w:ascii="Times New Roman" w:hAnsi="Times New Roman" w:cs="Times New Roman"/>
          <w:i w:val="0"/>
          <w:iCs w:val="0"/>
          <w:color w:val="auto"/>
          <w:sz w:val="16"/>
          <w:szCs w:val="16"/>
        </w:rPr>
      </w:pPr>
      <w:bookmarkStart w:id="402" w:name="_Toc94028618"/>
      <w:r w:rsidRPr="000A723F">
        <w:rPr>
          <w:rFonts w:ascii="Times New Roman" w:hAnsi="Times New Roman" w:cs="Times New Roman"/>
          <w:i w:val="0"/>
          <w:iCs w:val="0"/>
          <w:color w:val="auto"/>
          <w:sz w:val="16"/>
          <w:szCs w:val="16"/>
        </w:rPr>
        <w:t>Fuente: Elaboración propia del autor</w:t>
      </w:r>
      <w:bookmarkEnd w:id="402"/>
    </w:p>
    <w:p w14:paraId="6235FF11" w14:textId="583BC055" w:rsidR="00446705" w:rsidRDefault="00446705" w:rsidP="00446705">
      <w:pPr>
        <w:pStyle w:val="Ttulo2"/>
        <w:numPr>
          <w:ilvl w:val="1"/>
          <w:numId w:val="5"/>
        </w:numPr>
        <w:spacing w:before="0" w:after="180" w:line="360" w:lineRule="auto"/>
        <w:ind w:left="432"/>
        <w:jc w:val="both"/>
        <w:rPr>
          <w:rFonts w:ascii="Times New Roman" w:hAnsi="Times New Roman" w:cs="Times New Roman"/>
          <w:b/>
          <w:bCs/>
          <w:color w:val="auto"/>
          <w:sz w:val="24"/>
          <w:szCs w:val="24"/>
        </w:rPr>
      </w:pPr>
      <w:bookmarkStart w:id="403" w:name="_Toc94027297"/>
      <w:r>
        <w:rPr>
          <w:rFonts w:ascii="Times New Roman" w:hAnsi="Times New Roman" w:cs="Times New Roman"/>
          <w:b/>
          <w:bCs/>
          <w:color w:val="auto"/>
          <w:sz w:val="24"/>
          <w:szCs w:val="24"/>
        </w:rPr>
        <w:t>Modelado</w:t>
      </w:r>
      <w:bookmarkEnd w:id="403"/>
    </w:p>
    <w:p w14:paraId="29B55E4C" w14:textId="7A499552" w:rsidR="007F1B43" w:rsidRDefault="00446705" w:rsidP="001A5E64">
      <w:pPr>
        <w:spacing w:after="180" w:line="360" w:lineRule="auto"/>
        <w:jc w:val="both"/>
        <w:rPr>
          <w:rFonts w:ascii="Times New Roman" w:hAnsi="Times New Roman" w:cs="Times New Roman"/>
          <w:sz w:val="24"/>
          <w:szCs w:val="24"/>
          <w:lang w:val="es-ES_tradnl"/>
        </w:rPr>
      </w:pPr>
      <w:r w:rsidRPr="00DC671C">
        <w:rPr>
          <w:rFonts w:ascii="Times New Roman" w:hAnsi="Times New Roman" w:cs="Times New Roman"/>
          <w:sz w:val="24"/>
          <w:szCs w:val="24"/>
          <w:lang w:val="es-ES_tradnl"/>
        </w:rPr>
        <w:t xml:space="preserve">En esta fase </w:t>
      </w:r>
      <w:r>
        <w:rPr>
          <w:rFonts w:ascii="Times New Roman" w:hAnsi="Times New Roman" w:cs="Times New Roman"/>
          <w:sz w:val="24"/>
          <w:szCs w:val="24"/>
          <w:lang w:val="es-ES_tradnl"/>
        </w:rPr>
        <w:t xml:space="preserve">lo que corresponde es la aplicación de diversas técnicas de </w:t>
      </w:r>
      <w:r w:rsidR="007F1B43">
        <w:rPr>
          <w:rFonts w:ascii="Times New Roman" w:hAnsi="Times New Roman" w:cs="Times New Roman"/>
          <w:sz w:val="24"/>
          <w:szCs w:val="24"/>
          <w:lang w:val="es-ES_tradnl"/>
        </w:rPr>
        <w:t>modelado</w:t>
      </w:r>
      <w:r>
        <w:rPr>
          <w:rFonts w:ascii="Times New Roman" w:hAnsi="Times New Roman" w:cs="Times New Roman"/>
          <w:sz w:val="24"/>
          <w:szCs w:val="24"/>
          <w:lang w:val="es-ES_tradnl"/>
        </w:rPr>
        <w:t xml:space="preserve"> y la calibración de sus parámetros hasta alcanzar los valores óptimos.</w:t>
      </w:r>
      <w:r w:rsidR="001A5E64">
        <w:rPr>
          <w:rFonts w:ascii="Times New Roman" w:hAnsi="Times New Roman" w:cs="Times New Roman"/>
          <w:sz w:val="24"/>
          <w:szCs w:val="24"/>
          <w:lang w:val="es-ES_tradnl"/>
        </w:rPr>
        <w:t xml:space="preserve"> </w:t>
      </w:r>
      <w:r w:rsidR="001729F9">
        <w:rPr>
          <w:rFonts w:ascii="Times New Roman" w:hAnsi="Times New Roman" w:cs="Times New Roman"/>
          <w:sz w:val="24"/>
          <w:szCs w:val="24"/>
          <w:lang w:val="es-ES_tradnl"/>
        </w:rPr>
        <w:t>Así</w:t>
      </w:r>
      <w:r w:rsidR="001A5E64">
        <w:rPr>
          <w:rFonts w:ascii="Times New Roman" w:hAnsi="Times New Roman" w:cs="Times New Roman"/>
          <w:sz w:val="24"/>
          <w:szCs w:val="24"/>
          <w:lang w:val="es-ES_tradnl"/>
        </w:rPr>
        <w:t xml:space="preserve">, </w:t>
      </w:r>
      <w:r w:rsidR="001729F9">
        <w:rPr>
          <w:rFonts w:ascii="Times New Roman" w:hAnsi="Times New Roman" w:cs="Times New Roman"/>
          <w:sz w:val="24"/>
          <w:szCs w:val="24"/>
          <w:lang w:val="es-ES_tradnl"/>
        </w:rPr>
        <w:t xml:space="preserve">esta sección </w:t>
      </w:r>
      <w:r w:rsidR="007F1B43">
        <w:rPr>
          <w:rFonts w:ascii="Times New Roman" w:hAnsi="Times New Roman" w:cs="Times New Roman"/>
          <w:sz w:val="24"/>
          <w:szCs w:val="24"/>
          <w:lang w:val="es-ES_tradnl"/>
        </w:rPr>
        <w:t>se divide en cuatro partes bien diferenciadas. En la primera de ellas,</w:t>
      </w:r>
      <w:r w:rsidR="001B4ED2">
        <w:rPr>
          <w:rFonts w:ascii="Times New Roman" w:hAnsi="Times New Roman" w:cs="Times New Roman"/>
          <w:sz w:val="24"/>
          <w:szCs w:val="24"/>
          <w:lang w:val="es-ES_tradnl"/>
        </w:rPr>
        <w:t xml:space="preserve"> se documenta</w:t>
      </w:r>
      <w:r w:rsidR="00EA5D91">
        <w:rPr>
          <w:rFonts w:ascii="Times New Roman" w:hAnsi="Times New Roman" w:cs="Times New Roman"/>
          <w:sz w:val="24"/>
          <w:szCs w:val="24"/>
          <w:lang w:val="es-ES_tradnl"/>
        </w:rPr>
        <w:t>n</w:t>
      </w:r>
      <w:r w:rsidR="001A5E64">
        <w:rPr>
          <w:rFonts w:ascii="Times New Roman" w:hAnsi="Times New Roman" w:cs="Times New Roman"/>
          <w:sz w:val="24"/>
          <w:szCs w:val="24"/>
          <w:lang w:val="es-ES_tradnl"/>
        </w:rPr>
        <w:t xml:space="preserve"> </w:t>
      </w:r>
      <w:r w:rsidR="001B4ED2">
        <w:rPr>
          <w:rFonts w:ascii="Times New Roman" w:hAnsi="Times New Roman" w:cs="Times New Roman"/>
          <w:sz w:val="24"/>
          <w:szCs w:val="24"/>
          <w:lang w:val="es-ES_tradnl"/>
        </w:rPr>
        <w:t xml:space="preserve">las técnicas de modelado que se </w:t>
      </w:r>
      <w:r w:rsidR="00BB52D1">
        <w:rPr>
          <w:rFonts w:ascii="Times New Roman" w:hAnsi="Times New Roman" w:cs="Times New Roman"/>
          <w:sz w:val="24"/>
          <w:szCs w:val="24"/>
          <w:lang w:val="es-ES_tradnl"/>
        </w:rPr>
        <w:t>emplean</w:t>
      </w:r>
      <w:r w:rsidR="001B4ED2">
        <w:rPr>
          <w:rFonts w:ascii="Times New Roman" w:hAnsi="Times New Roman" w:cs="Times New Roman"/>
          <w:sz w:val="24"/>
          <w:szCs w:val="24"/>
          <w:lang w:val="es-ES_tradnl"/>
        </w:rPr>
        <w:t xml:space="preserve"> en </w:t>
      </w:r>
      <w:r w:rsidR="001A5E64">
        <w:rPr>
          <w:rFonts w:ascii="Times New Roman" w:hAnsi="Times New Roman" w:cs="Times New Roman"/>
          <w:sz w:val="24"/>
          <w:szCs w:val="24"/>
          <w:lang w:val="es-ES_tradnl"/>
        </w:rPr>
        <w:t xml:space="preserve">este </w:t>
      </w:r>
      <w:r w:rsidR="001B4ED2">
        <w:rPr>
          <w:rFonts w:ascii="Times New Roman" w:hAnsi="Times New Roman" w:cs="Times New Roman"/>
          <w:sz w:val="24"/>
          <w:szCs w:val="24"/>
          <w:lang w:val="es-ES_tradnl"/>
        </w:rPr>
        <w:t>estudio.</w:t>
      </w:r>
      <w:r w:rsidR="00BB52D1">
        <w:rPr>
          <w:rFonts w:ascii="Times New Roman" w:hAnsi="Times New Roman" w:cs="Times New Roman"/>
          <w:sz w:val="24"/>
          <w:szCs w:val="24"/>
          <w:lang w:val="es-ES_tradnl"/>
        </w:rPr>
        <w:t xml:space="preserve"> </w:t>
      </w:r>
      <w:r w:rsidR="001729F9">
        <w:rPr>
          <w:rFonts w:ascii="Times New Roman" w:hAnsi="Times New Roman" w:cs="Times New Roman"/>
          <w:sz w:val="24"/>
          <w:szCs w:val="24"/>
          <w:lang w:val="es-ES_tradnl"/>
        </w:rPr>
        <w:t>A continuación</w:t>
      </w:r>
      <w:r w:rsidR="00BB52D1">
        <w:rPr>
          <w:rFonts w:ascii="Times New Roman" w:hAnsi="Times New Roman" w:cs="Times New Roman"/>
          <w:sz w:val="24"/>
          <w:szCs w:val="24"/>
          <w:lang w:val="es-ES_tradnl"/>
        </w:rPr>
        <w:t xml:space="preserve">, </w:t>
      </w:r>
      <w:r w:rsidR="001B4ED2">
        <w:rPr>
          <w:rFonts w:ascii="Times New Roman" w:hAnsi="Times New Roman" w:cs="Times New Roman"/>
          <w:sz w:val="24"/>
          <w:szCs w:val="24"/>
          <w:lang w:val="es-ES_tradnl"/>
        </w:rPr>
        <w:t xml:space="preserve">se especifica el plan a seguir para la división de los </w:t>
      </w:r>
      <w:r w:rsidR="000F17CC" w:rsidRPr="000F17CC">
        <w:rPr>
          <w:rFonts w:ascii="Times New Roman" w:hAnsi="Times New Roman" w:cs="Times New Roman"/>
          <w:i/>
          <w:iCs/>
          <w:sz w:val="24"/>
          <w:szCs w:val="24"/>
          <w:lang w:val="es-ES_tradnl"/>
        </w:rPr>
        <w:t>dataset</w:t>
      </w:r>
      <w:r w:rsidR="001B4ED2">
        <w:rPr>
          <w:rFonts w:ascii="Times New Roman" w:hAnsi="Times New Roman" w:cs="Times New Roman"/>
          <w:sz w:val="24"/>
          <w:szCs w:val="24"/>
          <w:lang w:val="es-ES_tradnl"/>
        </w:rPr>
        <w:t xml:space="preserve"> generados. </w:t>
      </w:r>
      <w:r w:rsidR="001729F9">
        <w:rPr>
          <w:rFonts w:ascii="Times New Roman" w:hAnsi="Times New Roman" w:cs="Times New Roman"/>
          <w:sz w:val="24"/>
          <w:szCs w:val="24"/>
          <w:lang w:val="es-ES_tradnl"/>
        </w:rPr>
        <w:t>Posteriormente</w:t>
      </w:r>
      <w:r w:rsidR="001B4ED2">
        <w:rPr>
          <w:rFonts w:ascii="Times New Roman" w:hAnsi="Times New Roman" w:cs="Times New Roman"/>
          <w:sz w:val="24"/>
          <w:szCs w:val="24"/>
          <w:lang w:val="es-ES_tradnl"/>
        </w:rPr>
        <w:t xml:space="preserve">, se procede con la construcción de los distintos modelos para la </w:t>
      </w:r>
      <w:r w:rsidR="001729F9">
        <w:rPr>
          <w:rFonts w:ascii="Times New Roman" w:hAnsi="Times New Roman" w:cs="Times New Roman"/>
          <w:sz w:val="24"/>
          <w:szCs w:val="24"/>
          <w:lang w:val="es-ES_tradnl"/>
        </w:rPr>
        <w:t>predicción</w:t>
      </w:r>
      <w:r w:rsidR="001B4ED2">
        <w:rPr>
          <w:rFonts w:ascii="Times New Roman" w:hAnsi="Times New Roman" w:cs="Times New Roman"/>
          <w:sz w:val="24"/>
          <w:szCs w:val="24"/>
          <w:lang w:val="es-ES_tradnl"/>
        </w:rPr>
        <w:t xml:space="preserve"> de </w:t>
      </w:r>
      <w:r w:rsidR="003C093B">
        <w:rPr>
          <w:rFonts w:ascii="Times New Roman" w:hAnsi="Times New Roman" w:cs="Times New Roman"/>
          <w:sz w:val="24"/>
          <w:szCs w:val="24"/>
          <w:lang w:val="es-ES_tradnl"/>
        </w:rPr>
        <w:t xml:space="preserve">las </w:t>
      </w:r>
      <w:r w:rsidR="001B4ED2">
        <w:rPr>
          <w:rFonts w:ascii="Times New Roman" w:hAnsi="Times New Roman" w:cs="Times New Roman"/>
          <w:sz w:val="24"/>
          <w:szCs w:val="24"/>
          <w:lang w:val="es-ES_tradnl"/>
        </w:rPr>
        <w:t>pymes zombis. Y</w:t>
      </w:r>
      <w:r w:rsidR="009C1625">
        <w:rPr>
          <w:rFonts w:ascii="Times New Roman" w:hAnsi="Times New Roman" w:cs="Times New Roman"/>
          <w:sz w:val="24"/>
          <w:szCs w:val="24"/>
          <w:lang w:val="es-ES_tradnl"/>
        </w:rPr>
        <w:t>,</w:t>
      </w:r>
      <w:r w:rsidR="001B4ED2">
        <w:rPr>
          <w:rFonts w:ascii="Times New Roman" w:hAnsi="Times New Roman" w:cs="Times New Roman"/>
          <w:sz w:val="24"/>
          <w:szCs w:val="24"/>
          <w:lang w:val="es-ES_tradnl"/>
        </w:rPr>
        <w:t xml:space="preserve"> </w:t>
      </w:r>
      <w:r w:rsidR="001729F9">
        <w:rPr>
          <w:rFonts w:ascii="Times New Roman" w:hAnsi="Times New Roman" w:cs="Times New Roman"/>
          <w:sz w:val="24"/>
          <w:szCs w:val="24"/>
          <w:lang w:val="es-ES_tradnl"/>
        </w:rPr>
        <w:t>por último</w:t>
      </w:r>
      <w:r w:rsidR="001B4ED2">
        <w:rPr>
          <w:rFonts w:ascii="Times New Roman" w:hAnsi="Times New Roman" w:cs="Times New Roman"/>
          <w:sz w:val="24"/>
          <w:szCs w:val="24"/>
          <w:lang w:val="es-ES_tradnl"/>
        </w:rPr>
        <w:t xml:space="preserve">, se realiza la evaluación de </w:t>
      </w:r>
      <w:r w:rsidR="003C093B">
        <w:rPr>
          <w:rFonts w:ascii="Times New Roman" w:hAnsi="Times New Roman" w:cs="Times New Roman"/>
          <w:sz w:val="24"/>
          <w:szCs w:val="24"/>
          <w:lang w:val="es-ES_tradnl"/>
        </w:rPr>
        <w:t>los</w:t>
      </w:r>
      <w:r w:rsidR="001B4ED2">
        <w:rPr>
          <w:rFonts w:ascii="Times New Roman" w:hAnsi="Times New Roman" w:cs="Times New Roman"/>
          <w:sz w:val="24"/>
          <w:szCs w:val="24"/>
          <w:lang w:val="es-ES_tradnl"/>
        </w:rPr>
        <w:t xml:space="preserve"> modelos </w:t>
      </w:r>
      <w:r w:rsidR="003C093B">
        <w:rPr>
          <w:rFonts w:ascii="Times New Roman" w:hAnsi="Times New Roman" w:cs="Times New Roman"/>
          <w:sz w:val="24"/>
          <w:szCs w:val="24"/>
          <w:lang w:val="es-ES_tradnl"/>
        </w:rPr>
        <w:t xml:space="preserve">propuestos </w:t>
      </w:r>
      <w:r w:rsidR="001B4ED2">
        <w:rPr>
          <w:rFonts w:ascii="Times New Roman" w:hAnsi="Times New Roman" w:cs="Times New Roman"/>
          <w:sz w:val="24"/>
          <w:szCs w:val="24"/>
          <w:lang w:val="es-ES_tradnl"/>
        </w:rPr>
        <w:t>con diferentes tipos de métricas.</w:t>
      </w:r>
    </w:p>
    <w:p w14:paraId="6E002A0D" w14:textId="5DB02386" w:rsidR="00B44859" w:rsidRDefault="00B44859" w:rsidP="00B44859">
      <w:pPr>
        <w:pStyle w:val="Ttulo2"/>
        <w:numPr>
          <w:ilvl w:val="2"/>
          <w:numId w:val="5"/>
        </w:numPr>
        <w:spacing w:before="0" w:after="180" w:line="360" w:lineRule="auto"/>
        <w:ind w:left="504"/>
        <w:jc w:val="both"/>
        <w:rPr>
          <w:rFonts w:ascii="Times New Roman" w:hAnsi="Times New Roman" w:cs="Times New Roman"/>
          <w:b/>
          <w:bCs/>
          <w:color w:val="auto"/>
          <w:sz w:val="24"/>
          <w:szCs w:val="24"/>
        </w:rPr>
      </w:pPr>
      <w:bookmarkStart w:id="404" w:name="_Toc94027298"/>
      <w:r>
        <w:rPr>
          <w:rFonts w:ascii="Times New Roman" w:hAnsi="Times New Roman" w:cs="Times New Roman"/>
          <w:b/>
          <w:bCs/>
          <w:color w:val="auto"/>
          <w:sz w:val="24"/>
          <w:szCs w:val="24"/>
        </w:rPr>
        <w:lastRenderedPageBreak/>
        <w:t>Selección de las técnicas de modelado</w:t>
      </w:r>
      <w:bookmarkEnd w:id="404"/>
    </w:p>
    <w:p w14:paraId="15B28791" w14:textId="1E0DC666" w:rsidR="00BA7DD2" w:rsidRDefault="00F56E15" w:rsidP="00A87EC9">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ya se ha reiterado en </w:t>
      </w:r>
      <w:r w:rsidR="001729F9">
        <w:rPr>
          <w:rFonts w:ascii="Times New Roman" w:hAnsi="Times New Roman" w:cs="Times New Roman"/>
          <w:sz w:val="24"/>
          <w:szCs w:val="24"/>
        </w:rPr>
        <w:t>repetidas ocasiones</w:t>
      </w:r>
      <w:r>
        <w:rPr>
          <w:rFonts w:ascii="Times New Roman" w:hAnsi="Times New Roman" w:cs="Times New Roman"/>
          <w:sz w:val="24"/>
          <w:szCs w:val="24"/>
        </w:rPr>
        <w:t xml:space="preserve">, la </w:t>
      </w:r>
      <w:r w:rsidR="003C093B">
        <w:rPr>
          <w:rFonts w:ascii="Times New Roman" w:hAnsi="Times New Roman" w:cs="Times New Roman"/>
          <w:sz w:val="24"/>
          <w:szCs w:val="24"/>
        </w:rPr>
        <w:t xml:space="preserve">principal técnica </w:t>
      </w:r>
      <w:r w:rsidR="00F528ED">
        <w:rPr>
          <w:rFonts w:ascii="Times New Roman" w:hAnsi="Times New Roman" w:cs="Times New Roman"/>
          <w:sz w:val="24"/>
          <w:szCs w:val="24"/>
        </w:rPr>
        <w:t xml:space="preserve">de modelado </w:t>
      </w:r>
      <w:r w:rsidR="00A87EC9">
        <w:rPr>
          <w:rFonts w:ascii="Times New Roman" w:hAnsi="Times New Roman" w:cs="Times New Roman"/>
          <w:sz w:val="24"/>
          <w:szCs w:val="24"/>
        </w:rPr>
        <w:t xml:space="preserve">que se utiliza </w:t>
      </w:r>
      <w:r w:rsidR="001729F9">
        <w:rPr>
          <w:rFonts w:ascii="Times New Roman" w:hAnsi="Times New Roman" w:cs="Times New Roman"/>
          <w:sz w:val="24"/>
          <w:szCs w:val="24"/>
        </w:rPr>
        <w:t xml:space="preserve">para </w:t>
      </w:r>
      <w:r w:rsidR="00F42729">
        <w:rPr>
          <w:rFonts w:ascii="Times New Roman" w:hAnsi="Times New Roman" w:cs="Times New Roman"/>
          <w:sz w:val="24"/>
          <w:szCs w:val="24"/>
        </w:rPr>
        <w:t xml:space="preserve">este estudio </w:t>
      </w:r>
      <w:r w:rsidR="00AC57D0">
        <w:rPr>
          <w:rFonts w:ascii="Times New Roman" w:hAnsi="Times New Roman" w:cs="Times New Roman"/>
          <w:sz w:val="24"/>
          <w:szCs w:val="24"/>
        </w:rPr>
        <w:t xml:space="preserve">son </w:t>
      </w:r>
      <w:r w:rsidR="00F42729">
        <w:rPr>
          <w:rFonts w:ascii="Times New Roman" w:hAnsi="Times New Roman" w:cs="Times New Roman"/>
          <w:sz w:val="24"/>
          <w:szCs w:val="24"/>
        </w:rPr>
        <w:t>las CNN</w:t>
      </w:r>
      <w:r w:rsidR="00AC57D0">
        <w:rPr>
          <w:rFonts w:ascii="Times New Roman" w:hAnsi="Times New Roman" w:cs="Times New Roman"/>
          <w:sz w:val="24"/>
          <w:szCs w:val="24"/>
        </w:rPr>
        <w:t>.</w:t>
      </w:r>
      <w:r w:rsidR="00A87EC9">
        <w:rPr>
          <w:rFonts w:ascii="Times New Roman" w:hAnsi="Times New Roman" w:cs="Times New Roman"/>
          <w:sz w:val="24"/>
          <w:szCs w:val="24"/>
        </w:rPr>
        <w:t xml:space="preserve"> Así, estas redes </w:t>
      </w:r>
      <w:r w:rsidR="00AC57D0">
        <w:rPr>
          <w:rFonts w:ascii="Times New Roman" w:hAnsi="Times New Roman" w:cs="Times New Roman"/>
          <w:sz w:val="24"/>
          <w:szCs w:val="24"/>
        </w:rPr>
        <w:t xml:space="preserve">han demostrado ser muy </w:t>
      </w:r>
      <w:r w:rsidR="00F42729">
        <w:rPr>
          <w:rFonts w:ascii="Times New Roman" w:hAnsi="Times New Roman" w:cs="Times New Roman"/>
          <w:sz w:val="24"/>
          <w:szCs w:val="24"/>
        </w:rPr>
        <w:t>eficientes</w:t>
      </w:r>
      <w:r w:rsidR="00AC57D0">
        <w:rPr>
          <w:rFonts w:ascii="Times New Roman" w:hAnsi="Times New Roman" w:cs="Times New Roman"/>
          <w:sz w:val="24"/>
          <w:szCs w:val="24"/>
        </w:rPr>
        <w:t xml:space="preserve"> sobre entradas que </w:t>
      </w:r>
      <w:r w:rsidR="00D668C8">
        <w:rPr>
          <w:rFonts w:ascii="Times New Roman" w:hAnsi="Times New Roman" w:cs="Times New Roman"/>
          <w:sz w:val="24"/>
          <w:szCs w:val="24"/>
        </w:rPr>
        <w:t>consisten en</w:t>
      </w:r>
      <w:r w:rsidR="00AC57D0">
        <w:rPr>
          <w:rFonts w:ascii="Times New Roman" w:hAnsi="Times New Roman" w:cs="Times New Roman"/>
          <w:sz w:val="24"/>
          <w:szCs w:val="24"/>
        </w:rPr>
        <w:t xml:space="preserve"> imágenes, </w:t>
      </w:r>
      <w:r w:rsidR="00A87EC9">
        <w:rPr>
          <w:rFonts w:ascii="Times New Roman" w:hAnsi="Times New Roman" w:cs="Times New Roman"/>
          <w:sz w:val="24"/>
          <w:szCs w:val="24"/>
        </w:rPr>
        <w:t>ya sea para la detección de objetos en ellas o para su clasificación</w:t>
      </w:r>
      <w:r w:rsidR="00F528ED">
        <w:rPr>
          <w:rFonts w:ascii="Times New Roman" w:hAnsi="Times New Roman" w:cs="Times New Roman"/>
          <w:sz w:val="24"/>
          <w:szCs w:val="24"/>
        </w:rPr>
        <w:t xml:space="preserve"> </w:t>
      </w:r>
      <w:r w:rsidR="00F528ED">
        <w:rPr>
          <w:rFonts w:ascii="Times New Roman" w:hAnsi="Times New Roman" w:cs="Times New Roman"/>
          <w:sz w:val="24"/>
          <w:szCs w:val="24"/>
        </w:rPr>
        <w:fldChar w:fldCharType="begin" w:fldLock="1"/>
      </w:r>
      <w:r w:rsidR="00D7304D">
        <w:rPr>
          <w:rFonts w:ascii="Times New Roman" w:hAnsi="Times New Roman" w:cs="Times New Roman"/>
          <w:sz w:val="24"/>
          <w:szCs w:val="24"/>
        </w:rPr>
        <w:instrText>ADDIN CSL_CITATION {"citationItems":[{"id":"ITEM-1","itemData":{"URL":"https://medium.com/@RaghavPrabhu/understanding-of-convolutional-neural-network-cnn-deep-learning-99760835f148","accessed":{"date-parts":[["2021","11","29"]]},"author":[{"dropping-particle":"","family":"Prabhu","given":"","non-dropping-particle":"","parse-names":false,"suffix":""}],"id":"ITEM-1","issued":{"date-parts":[["2018","3","4"]]},"title":"Understanding of Convolutional Neural Network (CNN) — Deep Learning | by Prabhu | Medium","type":"webpage"},"uris":["http://www.mendeley.com/documents/?uuid=a658af77-3d57-34d6-bbfe-aae7877c56fe"]},{"id":"ITEM-2","itemData":{"URL":"https://www.apsl.net/blog/2017/11/20/use-convolutional-neural-network-image-classification/","accessed":{"date-parts":[["2022","1","18"]]},"author":[{"dropping-particle":"","family":"González","given":"Juan Carlos","non-dropping-particle":"","parse-names":false,"suffix":""}],"id":"ITEM-2","issued":{"date-parts":[["2017","11","20"]]},"title":"Use of convolutional neural network for image classification | Blog","type":"webpage"},"uris":["http://www.mendeley.com/documents/?uuid=5cc73a5d-48a8-3bab-b3f1-a92b607a77bd"]}],"mendeley":{"formattedCitation":"(González, 2017; Prabhu, 2018)","plainTextFormattedCitation":"(González, 2017; Prabhu, 2018)","previouslyFormattedCitation":"(González, 2017; Prabhu, 2018)"},"properties":{"noteIndex":0},"schema":"https://github.com/citation-style-language/schema/raw/master/csl-citation.json"}</w:instrText>
      </w:r>
      <w:r w:rsidR="00F528ED">
        <w:rPr>
          <w:rFonts w:ascii="Times New Roman" w:hAnsi="Times New Roman" w:cs="Times New Roman"/>
          <w:sz w:val="24"/>
          <w:szCs w:val="24"/>
        </w:rPr>
        <w:fldChar w:fldCharType="separate"/>
      </w:r>
      <w:r w:rsidR="00F528ED" w:rsidRPr="00F528ED">
        <w:rPr>
          <w:rFonts w:ascii="Times New Roman" w:hAnsi="Times New Roman" w:cs="Times New Roman"/>
          <w:noProof/>
          <w:sz w:val="24"/>
          <w:szCs w:val="24"/>
        </w:rPr>
        <w:t>(González, 2017; Prabhu, 2018)</w:t>
      </w:r>
      <w:r w:rsidR="00F528ED">
        <w:rPr>
          <w:rFonts w:ascii="Times New Roman" w:hAnsi="Times New Roman" w:cs="Times New Roman"/>
          <w:sz w:val="24"/>
          <w:szCs w:val="24"/>
        </w:rPr>
        <w:fldChar w:fldCharType="end"/>
      </w:r>
      <w:r w:rsidR="00AC57D0">
        <w:rPr>
          <w:rFonts w:ascii="Times New Roman" w:hAnsi="Times New Roman" w:cs="Times New Roman"/>
          <w:sz w:val="24"/>
          <w:szCs w:val="24"/>
        </w:rPr>
        <w:t>.</w:t>
      </w:r>
    </w:p>
    <w:p w14:paraId="58413AEE" w14:textId="616EC4FA" w:rsidR="00512BAF" w:rsidRDefault="00A87EC9" w:rsidP="00216D39">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Ahora bien</w:t>
      </w:r>
      <w:r w:rsidR="00F42729">
        <w:rPr>
          <w:rFonts w:ascii="Times New Roman" w:hAnsi="Times New Roman" w:cs="Times New Roman"/>
          <w:sz w:val="24"/>
          <w:szCs w:val="24"/>
        </w:rPr>
        <w:t xml:space="preserve">, </w:t>
      </w:r>
      <w:r w:rsidR="00F56E15">
        <w:rPr>
          <w:rFonts w:ascii="Times New Roman" w:hAnsi="Times New Roman" w:cs="Times New Roman"/>
          <w:sz w:val="24"/>
          <w:szCs w:val="24"/>
        </w:rPr>
        <w:t xml:space="preserve">en </w:t>
      </w:r>
      <w:r w:rsidR="00F42729">
        <w:rPr>
          <w:rFonts w:ascii="Times New Roman" w:hAnsi="Times New Roman" w:cs="Times New Roman"/>
          <w:sz w:val="24"/>
          <w:szCs w:val="24"/>
        </w:rPr>
        <w:t xml:space="preserve">el estudio no </w:t>
      </w:r>
      <w:r w:rsidR="00F56E15">
        <w:rPr>
          <w:rFonts w:ascii="Times New Roman" w:hAnsi="Times New Roman" w:cs="Times New Roman"/>
          <w:sz w:val="24"/>
          <w:szCs w:val="24"/>
        </w:rPr>
        <w:t>se</w:t>
      </w:r>
      <w:r>
        <w:rPr>
          <w:rFonts w:ascii="Times New Roman" w:hAnsi="Times New Roman" w:cs="Times New Roman"/>
          <w:sz w:val="24"/>
          <w:szCs w:val="24"/>
        </w:rPr>
        <w:t xml:space="preserve"> plantea la construcción de una CNN desde sus raíces</w:t>
      </w:r>
      <w:r w:rsidR="002B6387">
        <w:rPr>
          <w:rFonts w:ascii="Times New Roman" w:hAnsi="Times New Roman" w:cs="Times New Roman"/>
          <w:sz w:val="24"/>
          <w:szCs w:val="24"/>
        </w:rPr>
        <w:t>,</w:t>
      </w:r>
      <w:r>
        <w:rPr>
          <w:rFonts w:ascii="Times New Roman" w:hAnsi="Times New Roman" w:cs="Times New Roman"/>
          <w:sz w:val="24"/>
          <w:szCs w:val="24"/>
        </w:rPr>
        <w:t xml:space="preserve"> sino que</w:t>
      </w:r>
      <w:r w:rsidR="002B6387">
        <w:rPr>
          <w:rFonts w:ascii="Times New Roman" w:hAnsi="Times New Roman" w:cs="Times New Roman"/>
          <w:sz w:val="24"/>
          <w:szCs w:val="24"/>
        </w:rPr>
        <w:t xml:space="preserve"> se emplea la misma </w:t>
      </w:r>
      <w:r w:rsidR="001729F9">
        <w:rPr>
          <w:rFonts w:ascii="Times New Roman" w:hAnsi="Times New Roman" w:cs="Times New Roman"/>
          <w:sz w:val="24"/>
          <w:szCs w:val="24"/>
        </w:rPr>
        <w:t>CNN</w:t>
      </w:r>
      <w:r w:rsidR="002B6387">
        <w:rPr>
          <w:rFonts w:ascii="Times New Roman" w:hAnsi="Times New Roman" w:cs="Times New Roman"/>
          <w:sz w:val="24"/>
          <w:szCs w:val="24"/>
        </w:rPr>
        <w:t xml:space="preserve"> que el estudio de </w:t>
      </w:r>
      <w:r w:rsidR="002B6387">
        <w:rPr>
          <w:rFonts w:ascii="Times New Roman" w:hAnsi="Times New Roman" w:cs="Times New Roman"/>
          <w:sz w:val="24"/>
          <w:szCs w:val="24"/>
        </w:rPr>
        <w:fldChar w:fldCharType="begin" w:fldLock="1"/>
      </w:r>
      <w:r w:rsidR="002B6387">
        <w:rPr>
          <w:rFonts w:ascii="Times New Roman" w:hAnsi="Times New Roman" w:cs="Times New Roman"/>
          <w:sz w:val="24"/>
          <w:szCs w:val="24"/>
        </w:rPr>
        <w:instrText>ADDIN CSL_CITATION {"citationItems":[{"id":"ITEM-1","itemData":{"DOI":"10.1016/j.eswa.2018.09.039","ISSN":"09574174","abstract":"Convolutional neural networks are being applied to identification problems in a variety of fields, and in some areas are showing higher discrimination accuracies than conventional methods. However, applications of convolutional neural networks to financial analyses have only been reported in a small number of studies on the prediction of stock price movements. The reason for this seems to be that convolutional neural networks are more suitable for application to images and less suitable for general numerical data including financial statements. Hence, in this research, an attempt is made to apply a convolutional neural network to the prediction of corporate bankruptcy, which in most cases is treated as a two-class classification problem. We use the financial statements (balance sheets and profit-and-loss statements) of 102 companies that have been delisted from the Japanese stock market due to de facto bankruptcy as well as the financial statements of 2062 currently listed companies over four financial periods. In our proposed method, a set of financial ratios are derived from the financial statements and represented as a grayscale image. The image generated by this process is utilized for training and testing a convolutional neural network. Moreover, the size of the dataset is increased using the weighted averages to create synthetic data points. A total of 7520 images for the bankrupt and continuing enterprises classes are used for training the convolutional neural network based on GoogLeNet. Bankruptcy predictions through the trained network are shown to have a higher performance compared to methods using decision trees, linear discriminant analysis, support vector machines, multi-layer perceptron, AdaBoost, or Altman's Z′′-score.","author":[{"dropping-particle":"","family":"Hosaka","given":"Tadaaki","non-dropping-particle":"","parse-names":false,"suffix":""}],"container-title":"Expert Systems with Applications","id":"ITEM-1","issued":{"date-parts":[["2019"]]},"page":"287-299","publisher":"Elsevier Ltd","title":"Bankruptcy prediction using imaged financial ratios and convolutional neural networks","type":"article-journal","volume":"117"},"uris":["http://www.mendeley.com/documents/?uuid=3a05fa39-344c-4085-8362-e47ed40a89bd"]}],"mendeley":{"formattedCitation":"(Hosaka, 2019)","manualFormatting":"Hosaka (2019)","plainTextFormattedCitation":"(Hosaka, 2019)","previouslyFormattedCitation":"(Hosaka, 2019)"},"properties":{"noteIndex":0},"schema":"https://github.com/citation-style-language/schema/raw/master/csl-citation.json"}</w:instrText>
      </w:r>
      <w:r w:rsidR="002B6387">
        <w:rPr>
          <w:rFonts w:ascii="Times New Roman" w:hAnsi="Times New Roman" w:cs="Times New Roman"/>
          <w:sz w:val="24"/>
          <w:szCs w:val="24"/>
        </w:rPr>
        <w:fldChar w:fldCharType="separate"/>
      </w:r>
      <w:r w:rsidR="002B6387" w:rsidRPr="00166C62">
        <w:rPr>
          <w:rFonts w:ascii="Times New Roman" w:hAnsi="Times New Roman" w:cs="Times New Roman"/>
          <w:noProof/>
          <w:sz w:val="24"/>
          <w:szCs w:val="24"/>
        </w:rPr>
        <w:t xml:space="preserve">Hosaka </w:t>
      </w:r>
      <w:r w:rsidR="002B6387">
        <w:rPr>
          <w:rFonts w:ascii="Times New Roman" w:hAnsi="Times New Roman" w:cs="Times New Roman"/>
          <w:noProof/>
          <w:sz w:val="24"/>
          <w:szCs w:val="24"/>
        </w:rPr>
        <w:t>(</w:t>
      </w:r>
      <w:r w:rsidR="002B6387" w:rsidRPr="00166C62">
        <w:rPr>
          <w:rFonts w:ascii="Times New Roman" w:hAnsi="Times New Roman" w:cs="Times New Roman"/>
          <w:noProof/>
          <w:sz w:val="24"/>
          <w:szCs w:val="24"/>
        </w:rPr>
        <w:t>2019)</w:t>
      </w:r>
      <w:r w:rsidR="002B6387">
        <w:rPr>
          <w:rFonts w:ascii="Times New Roman" w:hAnsi="Times New Roman" w:cs="Times New Roman"/>
          <w:sz w:val="24"/>
          <w:szCs w:val="24"/>
        </w:rPr>
        <w:fldChar w:fldCharType="end"/>
      </w:r>
      <w:r w:rsidR="002B6387">
        <w:rPr>
          <w:rFonts w:ascii="Times New Roman" w:hAnsi="Times New Roman" w:cs="Times New Roman"/>
          <w:sz w:val="24"/>
          <w:szCs w:val="24"/>
        </w:rPr>
        <w:t xml:space="preserve"> conocida como </w:t>
      </w:r>
      <w:r w:rsidR="001729F9" w:rsidRPr="001729F9">
        <w:rPr>
          <w:rFonts w:ascii="Times New Roman" w:hAnsi="Times New Roman" w:cs="Times New Roman"/>
          <w:i/>
          <w:iCs/>
          <w:sz w:val="24"/>
          <w:szCs w:val="24"/>
        </w:rPr>
        <w:t>GoogLeNet</w:t>
      </w:r>
      <w:r w:rsidR="002B6387">
        <w:rPr>
          <w:rFonts w:ascii="Times New Roman" w:hAnsi="Times New Roman" w:cs="Times New Roman"/>
          <w:sz w:val="24"/>
          <w:szCs w:val="24"/>
        </w:rPr>
        <w:t xml:space="preserve"> </w:t>
      </w:r>
      <w:r w:rsidR="002B6387">
        <w:rPr>
          <w:rFonts w:ascii="Times New Roman" w:hAnsi="Times New Roman" w:cs="Times New Roman"/>
          <w:sz w:val="24"/>
          <w:szCs w:val="24"/>
        </w:rPr>
        <w:fldChar w:fldCharType="begin" w:fldLock="1"/>
      </w:r>
      <w:r w:rsidR="002B6387">
        <w:rPr>
          <w:rFonts w:ascii="Times New Roman" w:hAnsi="Times New Roman" w:cs="Times New Roman"/>
          <w:sz w:val="24"/>
          <w:szCs w:val="24"/>
        </w:rPr>
        <w:instrText>ADDIN CSL_CITATION {"citationItems":[{"id":"ITEM-1","itemData":{"DOI":"10.1002/jctb.4820","ISSN":"10974660","abstract":"We propose a deep convolutional neural network ar- chitecture codenamed Inception that achieves the new state of the art for classification and detection in the Im- ageNet Large-Scale Visual Recognition Challenge 2014 (ILSVRC14). The main hallmark of this architecture is the improved utilization of the computing resources inside the network. By a carefully crafted design, we increased the depth and width of the network while keeping the compu- tational budget constant. To optimize quality, the architec- tural decisions were based on the Hebbian principle and the intuition of multi-scale processing. One particular in- carnation used in our submission for ILSVRC14 is called GoogLeNet, a 22 layers deep network, the quality ofwhich is assessed in the context ofclassification and detection.","author":[{"dropping-particle":"","family":"Szegedy","given":"Christian","non-dropping-particle":"","parse-names":false,"suffix":""},{"dropping-particle":"","family":"Liu","given":"Wei","non-dropping-particle":"","parse-names":false,"suffix":""},{"dropping-particle":"","family":"Jia","given":"Yangqing","non-dropping-particle":"","parse-names":false,"suffix":""},{"dropping-particle":"","family":"Sermanet","given":"Pierre","non-dropping-particle":"","parse-names":false,"suffix":""},{"dropping-particle":"","family":"Reed","given":"Scott","non-dropping-particle":"","parse-names":false,"suffix":""},{"dropping-particle":"","family":"Anguelov","given":"Dragomir","non-dropping-particle":"","parse-names":false,"suffix":""},{"dropping-particle":"","family":"Erhan","given":"Dumitru","non-dropping-particle":"","parse-names":false,"suffix":""},{"dropping-particle":"","family":"Vanhoucke","given":"Vicent","non-dropping-particle":"","parse-names":false,"suffix":""},{"dropping-particle":"","family":"Rabinovich","given":"Andrew","non-dropping-particle":"","parse-names":false,"suffix":""}],"container-title":"Journal of Chemical Technology and Biotechnology","id":"ITEM-1","issue":"8","issued":{"date-parts":[["2016"]]},"page":"2322-2330","title":"Going Deeper with Convolutions","type":"article-journal","volume":"91"},"uris":["http://www.mendeley.com/documents/?uuid=17de11a5-91b8-4335-8584-d46fe0b7ea92"]}],"mendeley":{"formattedCitation":"(Szegedy et al., 2016)","plainTextFormattedCitation":"(Szegedy et al., 2016)","previouslyFormattedCitation":"(Szegedy et al., 2016)"},"properties":{"noteIndex":0},"schema":"https://github.com/citation-style-language/schema/raw/master/csl-citation.json"}</w:instrText>
      </w:r>
      <w:r w:rsidR="002B6387">
        <w:rPr>
          <w:rFonts w:ascii="Times New Roman" w:hAnsi="Times New Roman" w:cs="Times New Roman"/>
          <w:sz w:val="24"/>
          <w:szCs w:val="24"/>
        </w:rPr>
        <w:fldChar w:fldCharType="separate"/>
      </w:r>
      <w:r w:rsidR="002B6387" w:rsidRPr="00D7304D">
        <w:rPr>
          <w:rFonts w:ascii="Times New Roman" w:hAnsi="Times New Roman" w:cs="Times New Roman"/>
          <w:noProof/>
          <w:sz w:val="24"/>
          <w:szCs w:val="24"/>
        </w:rPr>
        <w:t xml:space="preserve">(Szegedy </w:t>
      </w:r>
      <w:r w:rsidR="00A01770" w:rsidRPr="00A01770">
        <w:rPr>
          <w:rFonts w:ascii="Times New Roman" w:hAnsi="Times New Roman" w:cs="Times New Roman"/>
          <w:i/>
          <w:iCs/>
          <w:noProof/>
          <w:sz w:val="24"/>
          <w:szCs w:val="24"/>
        </w:rPr>
        <w:t>et al</w:t>
      </w:r>
      <w:r w:rsidR="002B6387" w:rsidRPr="00D7304D">
        <w:rPr>
          <w:rFonts w:ascii="Times New Roman" w:hAnsi="Times New Roman" w:cs="Times New Roman"/>
          <w:noProof/>
          <w:sz w:val="24"/>
          <w:szCs w:val="24"/>
        </w:rPr>
        <w:t>., 2016)</w:t>
      </w:r>
      <w:r w:rsidR="002B6387">
        <w:rPr>
          <w:rFonts w:ascii="Times New Roman" w:hAnsi="Times New Roman" w:cs="Times New Roman"/>
          <w:sz w:val="24"/>
          <w:szCs w:val="24"/>
        </w:rPr>
        <w:fldChar w:fldCharType="end"/>
      </w:r>
      <w:r w:rsidR="002B6387">
        <w:rPr>
          <w:rFonts w:ascii="Times New Roman" w:hAnsi="Times New Roman" w:cs="Times New Roman"/>
          <w:sz w:val="24"/>
          <w:szCs w:val="24"/>
        </w:rPr>
        <w:t xml:space="preserve">. </w:t>
      </w:r>
      <w:r w:rsidR="00F56E15">
        <w:rPr>
          <w:rFonts w:ascii="Times New Roman" w:hAnsi="Times New Roman" w:cs="Times New Roman"/>
          <w:sz w:val="24"/>
          <w:szCs w:val="24"/>
        </w:rPr>
        <w:t>Así</w:t>
      </w:r>
      <w:r w:rsidR="00216D39">
        <w:rPr>
          <w:rFonts w:ascii="Times New Roman" w:hAnsi="Times New Roman" w:cs="Times New Roman"/>
          <w:sz w:val="24"/>
          <w:szCs w:val="24"/>
        </w:rPr>
        <w:t>, dicha red</w:t>
      </w:r>
      <w:r w:rsidR="00F42729">
        <w:rPr>
          <w:rFonts w:ascii="Times New Roman" w:hAnsi="Times New Roman" w:cs="Times New Roman"/>
          <w:sz w:val="24"/>
          <w:szCs w:val="24"/>
        </w:rPr>
        <w:t xml:space="preserve"> consta de 27 capas desde la entrada hasta la salida, y cuya configuración </w:t>
      </w:r>
      <w:r w:rsidR="00216D39">
        <w:rPr>
          <w:rFonts w:ascii="Times New Roman" w:hAnsi="Times New Roman" w:cs="Times New Roman"/>
          <w:sz w:val="24"/>
          <w:szCs w:val="24"/>
        </w:rPr>
        <w:t xml:space="preserve">ha sido propuesta </w:t>
      </w:r>
      <w:r w:rsidR="00F42729">
        <w:rPr>
          <w:rFonts w:ascii="Times New Roman" w:hAnsi="Times New Roman" w:cs="Times New Roman"/>
          <w:sz w:val="24"/>
          <w:szCs w:val="24"/>
        </w:rPr>
        <w:t xml:space="preserve">para ahorrar tiempo </w:t>
      </w:r>
      <w:r w:rsidR="00E20769">
        <w:rPr>
          <w:rFonts w:ascii="Times New Roman" w:hAnsi="Times New Roman" w:cs="Times New Roman"/>
          <w:sz w:val="24"/>
          <w:szCs w:val="24"/>
        </w:rPr>
        <w:t>de</w:t>
      </w:r>
      <w:r w:rsidR="00F42729">
        <w:rPr>
          <w:rFonts w:ascii="Times New Roman" w:hAnsi="Times New Roman" w:cs="Times New Roman"/>
          <w:sz w:val="24"/>
          <w:szCs w:val="24"/>
        </w:rPr>
        <w:t xml:space="preserve"> cálculo y mejorar la precisión </w:t>
      </w:r>
      <w:r w:rsidR="001C14F6">
        <w:rPr>
          <w:rFonts w:ascii="Times New Roman" w:hAnsi="Times New Roman" w:cs="Times New Roman"/>
          <w:sz w:val="24"/>
          <w:szCs w:val="24"/>
        </w:rPr>
        <w:t>en</w:t>
      </w:r>
      <w:r w:rsidR="00F42729">
        <w:rPr>
          <w:rFonts w:ascii="Times New Roman" w:hAnsi="Times New Roman" w:cs="Times New Roman"/>
          <w:sz w:val="24"/>
          <w:szCs w:val="24"/>
        </w:rPr>
        <w:t xml:space="preserve"> la identificación</w:t>
      </w:r>
      <w:r w:rsidR="00F56E15">
        <w:rPr>
          <w:rFonts w:ascii="Times New Roman" w:hAnsi="Times New Roman" w:cs="Times New Roman"/>
          <w:sz w:val="24"/>
          <w:szCs w:val="24"/>
        </w:rPr>
        <w:t xml:space="preserve"> </w:t>
      </w:r>
      <w:r w:rsidR="00F56E15">
        <w:rPr>
          <w:rFonts w:ascii="Times New Roman" w:hAnsi="Times New Roman" w:cs="Times New Roman"/>
          <w:sz w:val="24"/>
          <w:szCs w:val="24"/>
        </w:rPr>
        <w:fldChar w:fldCharType="begin" w:fldLock="1"/>
      </w:r>
      <w:r w:rsidR="009C417A">
        <w:rPr>
          <w:rFonts w:ascii="Times New Roman" w:hAnsi="Times New Roman" w:cs="Times New Roman"/>
          <w:sz w:val="24"/>
          <w:szCs w:val="24"/>
        </w:rPr>
        <w:instrText>ADDIN CSL_CITATION {"citationItems":[{"id":"ITEM-1","itemData":{"DOI":"10.1016/j.eswa.2018.09.039","ISSN":"09574174","abstract":"Convolutional neural networks are being applied to identification problems in a variety of fields, and in some areas are showing higher discrimination accuracies than conventional methods. However, applications of convolutional neural networks to financial analyses have only been reported in a small number of studies on the prediction of stock price movements. The reason for this seems to be that convolutional neural networks are more suitable for application to images and less suitable for general numerical data including financial statements. Hence, in this research, an attempt is made to apply a convolutional neural network to the prediction of corporate bankruptcy, which in most cases is treated as a two-class classification problem. We use the financial statements (balance sheets and profit-and-loss statements) of 102 companies that have been delisted from the Japanese stock market due to de facto bankruptcy as well as the financial statements of 2062 currently listed companies over four financial periods. In our proposed method, a set of financial ratios are derived from the financial statements and represented as a grayscale image. The image generated by this process is utilized for training and testing a convolutional neural network. Moreover, the size of the dataset is increased using the weighted averages to create synthetic data points. A total of 7520 images for the bankrupt and continuing enterprises classes are used for training the convolutional neural network based on GoogLeNet. Bankruptcy predictions through the trained network are shown to have a higher performance compared to methods using decision trees, linear discriminant analysis, support vector machines, multi-layer perceptron, AdaBoost, or Altman's Z′′-score.","author":[{"dropping-particle":"","family":"Hosaka","given":"Tadaaki","non-dropping-particle":"","parse-names":false,"suffix":""}],"container-title":"Expert Systems with Applications","id":"ITEM-1","issued":{"date-parts":[["2019"]]},"page":"287-299","publisher":"Elsevier Ltd","title":"Bankruptcy prediction using imaged financial ratios and convolutional neural networks","type":"article-journal","volume":"117"},"uris":["http://www.mendeley.com/documents/?uuid=3a05fa39-344c-4085-8362-e47ed40a89bd"]}],"mendeley":{"formattedCitation":"(Hosaka, 2019)","plainTextFormattedCitation":"(Hosaka, 2019)","previouslyFormattedCitation":"(Hosaka, 2019)"},"properties":{"noteIndex":0},"schema":"https://github.com/citation-style-language/schema/raw/master/csl-citation.json"}</w:instrText>
      </w:r>
      <w:r w:rsidR="00F56E15">
        <w:rPr>
          <w:rFonts w:ascii="Times New Roman" w:hAnsi="Times New Roman" w:cs="Times New Roman"/>
          <w:sz w:val="24"/>
          <w:szCs w:val="24"/>
        </w:rPr>
        <w:fldChar w:fldCharType="separate"/>
      </w:r>
      <w:r w:rsidR="00F56E15" w:rsidRPr="00F56E15">
        <w:rPr>
          <w:rFonts w:ascii="Times New Roman" w:hAnsi="Times New Roman" w:cs="Times New Roman"/>
          <w:noProof/>
          <w:sz w:val="24"/>
          <w:szCs w:val="24"/>
        </w:rPr>
        <w:t>(Hosaka, 2019)</w:t>
      </w:r>
      <w:r w:rsidR="00F56E15">
        <w:rPr>
          <w:rFonts w:ascii="Times New Roman" w:hAnsi="Times New Roman" w:cs="Times New Roman"/>
          <w:sz w:val="24"/>
          <w:szCs w:val="24"/>
        </w:rPr>
        <w:fldChar w:fldCharType="end"/>
      </w:r>
      <w:r w:rsidR="00F42729">
        <w:rPr>
          <w:rFonts w:ascii="Times New Roman" w:hAnsi="Times New Roman" w:cs="Times New Roman"/>
          <w:sz w:val="24"/>
          <w:szCs w:val="24"/>
        </w:rPr>
        <w:t xml:space="preserve">. </w:t>
      </w:r>
      <w:r w:rsidR="00512BAF">
        <w:rPr>
          <w:rFonts w:ascii="Times New Roman" w:hAnsi="Times New Roman" w:cs="Times New Roman"/>
          <w:sz w:val="24"/>
          <w:szCs w:val="24"/>
        </w:rPr>
        <w:t>Sin embargo</w:t>
      </w:r>
      <w:r w:rsidR="00F42729">
        <w:rPr>
          <w:rFonts w:ascii="Times New Roman" w:hAnsi="Times New Roman" w:cs="Times New Roman"/>
          <w:sz w:val="24"/>
          <w:szCs w:val="24"/>
        </w:rPr>
        <w:t xml:space="preserve">, los factores que han hecho que </w:t>
      </w:r>
      <w:r w:rsidR="001729F9" w:rsidRPr="001729F9">
        <w:rPr>
          <w:rFonts w:ascii="Times New Roman" w:hAnsi="Times New Roman" w:cs="Times New Roman"/>
          <w:i/>
          <w:iCs/>
          <w:sz w:val="24"/>
          <w:szCs w:val="24"/>
        </w:rPr>
        <w:t>GoogLeNet</w:t>
      </w:r>
      <w:r w:rsidR="00F42729">
        <w:rPr>
          <w:rFonts w:ascii="Times New Roman" w:hAnsi="Times New Roman" w:cs="Times New Roman"/>
          <w:sz w:val="24"/>
          <w:szCs w:val="24"/>
        </w:rPr>
        <w:t xml:space="preserve"> tenga éxito</w:t>
      </w:r>
      <w:r w:rsidR="00E20769">
        <w:rPr>
          <w:rFonts w:ascii="Times New Roman" w:hAnsi="Times New Roman" w:cs="Times New Roman"/>
          <w:sz w:val="24"/>
          <w:szCs w:val="24"/>
        </w:rPr>
        <w:t xml:space="preserve"> </w:t>
      </w:r>
      <w:r w:rsidR="00F42729">
        <w:rPr>
          <w:rFonts w:ascii="Times New Roman" w:hAnsi="Times New Roman" w:cs="Times New Roman"/>
          <w:sz w:val="24"/>
          <w:szCs w:val="24"/>
        </w:rPr>
        <w:t>son</w:t>
      </w:r>
      <w:r w:rsidR="00512BAF">
        <w:rPr>
          <w:rFonts w:ascii="Times New Roman" w:hAnsi="Times New Roman" w:cs="Times New Roman"/>
          <w:sz w:val="24"/>
          <w:szCs w:val="24"/>
        </w:rPr>
        <w:t>:</w:t>
      </w:r>
      <w:r w:rsidR="00F42729">
        <w:rPr>
          <w:rFonts w:ascii="Times New Roman" w:hAnsi="Times New Roman" w:cs="Times New Roman"/>
          <w:sz w:val="24"/>
          <w:szCs w:val="24"/>
        </w:rPr>
        <w:t xml:space="preserve"> </w:t>
      </w:r>
      <w:r w:rsidR="00E20769">
        <w:rPr>
          <w:rFonts w:ascii="Times New Roman" w:hAnsi="Times New Roman" w:cs="Times New Roman"/>
          <w:sz w:val="24"/>
          <w:szCs w:val="24"/>
        </w:rPr>
        <w:t xml:space="preserve">los filtros o las operaciones de convolución </w:t>
      </w:r>
      <w:r w:rsidR="00F42729">
        <w:rPr>
          <w:rFonts w:ascii="Times New Roman" w:hAnsi="Times New Roman" w:cs="Times New Roman"/>
          <w:sz w:val="24"/>
          <w:szCs w:val="24"/>
        </w:rPr>
        <w:t xml:space="preserve">1x1 y </w:t>
      </w:r>
      <w:r w:rsidR="006C275F">
        <w:rPr>
          <w:rFonts w:ascii="Times New Roman" w:hAnsi="Times New Roman" w:cs="Times New Roman"/>
          <w:sz w:val="24"/>
          <w:szCs w:val="24"/>
        </w:rPr>
        <w:t>su módulo</w:t>
      </w:r>
      <w:r w:rsidR="00F56E15">
        <w:rPr>
          <w:rFonts w:ascii="Times New Roman" w:hAnsi="Times New Roman" w:cs="Times New Roman"/>
          <w:sz w:val="24"/>
          <w:szCs w:val="24"/>
        </w:rPr>
        <w:t xml:space="preserve"> </w:t>
      </w:r>
      <w:r w:rsidR="00720E39">
        <w:rPr>
          <w:rFonts w:ascii="Times New Roman" w:hAnsi="Times New Roman" w:cs="Times New Roman"/>
          <w:sz w:val="24"/>
          <w:szCs w:val="24"/>
        </w:rPr>
        <w:t>llamado</w:t>
      </w:r>
      <w:r w:rsidR="006C275F">
        <w:rPr>
          <w:rFonts w:ascii="Times New Roman" w:hAnsi="Times New Roman" w:cs="Times New Roman"/>
          <w:sz w:val="24"/>
          <w:szCs w:val="24"/>
        </w:rPr>
        <w:t xml:space="preserve"> </w:t>
      </w:r>
      <w:r w:rsidR="001729F9" w:rsidRPr="001729F9">
        <w:rPr>
          <w:rFonts w:ascii="Times New Roman" w:hAnsi="Times New Roman" w:cs="Times New Roman"/>
          <w:i/>
          <w:iCs/>
          <w:sz w:val="24"/>
          <w:szCs w:val="24"/>
        </w:rPr>
        <w:t>Inception</w:t>
      </w:r>
      <w:r w:rsidR="00F42729">
        <w:rPr>
          <w:rFonts w:ascii="Times New Roman" w:hAnsi="Times New Roman" w:cs="Times New Roman"/>
          <w:sz w:val="24"/>
          <w:szCs w:val="24"/>
        </w:rPr>
        <w:t>.</w:t>
      </w:r>
    </w:p>
    <w:p w14:paraId="7666B8F5" w14:textId="580F3C97" w:rsidR="00F42729" w:rsidRDefault="00720E39" w:rsidP="00216D39">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Así, p</w:t>
      </w:r>
      <w:r w:rsidR="00F42729">
        <w:rPr>
          <w:rFonts w:ascii="Times New Roman" w:hAnsi="Times New Roman" w:cs="Times New Roman"/>
          <w:sz w:val="24"/>
          <w:szCs w:val="24"/>
        </w:rPr>
        <w:t xml:space="preserve">or un lado, </w:t>
      </w:r>
      <w:r>
        <w:rPr>
          <w:rFonts w:ascii="Times New Roman" w:hAnsi="Times New Roman" w:cs="Times New Roman"/>
          <w:sz w:val="24"/>
          <w:szCs w:val="24"/>
        </w:rPr>
        <w:t xml:space="preserve">dichas </w:t>
      </w:r>
      <w:r w:rsidR="001C14F6">
        <w:rPr>
          <w:rFonts w:ascii="Times New Roman" w:hAnsi="Times New Roman" w:cs="Times New Roman"/>
          <w:sz w:val="24"/>
          <w:szCs w:val="24"/>
        </w:rPr>
        <w:t xml:space="preserve">operaciones de convolución </w:t>
      </w:r>
      <w:r w:rsidR="00E71ABB">
        <w:rPr>
          <w:rFonts w:ascii="Times New Roman" w:hAnsi="Times New Roman" w:cs="Times New Roman"/>
          <w:sz w:val="24"/>
          <w:szCs w:val="24"/>
        </w:rPr>
        <w:t>(</w:t>
      </w:r>
      <w:r w:rsidR="00E71ABB" w:rsidRPr="00E71ABB">
        <w:rPr>
          <w:rFonts w:ascii="Times New Roman" w:hAnsi="Times New Roman" w:cs="Times New Roman"/>
          <w:color w:val="2E74B5" w:themeColor="accent5" w:themeShade="BF"/>
          <w:sz w:val="24"/>
          <w:szCs w:val="24"/>
          <w:u w:val="single"/>
        </w:rPr>
        <w:fldChar w:fldCharType="begin"/>
      </w:r>
      <w:r w:rsidR="00E71ABB" w:rsidRPr="00E71ABB">
        <w:rPr>
          <w:rFonts w:ascii="Times New Roman" w:hAnsi="Times New Roman" w:cs="Times New Roman"/>
          <w:color w:val="2E74B5" w:themeColor="accent5" w:themeShade="BF"/>
          <w:sz w:val="24"/>
          <w:szCs w:val="24"/>
          <w:u w:val="single"/>
        </w:rPr>
        <w:instrText xml:space="preserve"> REF _Ref94004750 \h  \* MERGEFORMAT </w:instrText>
      </w:r>
      <w:r w:rsidR="00E71ABB" w:rsidRPr="00E71ABB">
        <w:rPr>
          <w:rFonts w:ascii="Times New Roman" w:hAnsi="Times New Roman" w:cs="Times New Roman"/>
          <w:color w:val="2E74B5" w:themeColor="accent5" w:themeShade="BF"/>
          <w:sz w:val="24"/>
          <w:szCs w:val="24"/>
          <w:u w:val="single"/>
        </w:rPr>
      </w:r>
      <w:r w:rsidR="00E71ABB" w:rsidRPr="00E71ABB">
        <w:rPr>
          <w:rFonts w:ascii="Times New Roman" w:hAnsi="Times New Roman" w:cs="Times New Roman"/>
          <w:color w:val="2E74B5" w:themeColor="accent5" w:themeShade="BF"/>
          <w:sz w:val="24"/>
          <w:szCs w:val="24"/>
          <w:u w:val="single"/>
        </w:rPr>
        <w:fldChar w:fldCharType="separate"/>
      </w:r>
      <w:ins w:id="405" w:author="sumit kumar" w:date="2022-01-28T00:52:00Z">
        <w:r w:rsidR="00A55E47" w:rsidRPr="00A55E47">
          <w:rPr>
            <w:rFonts w:ascii="Times New Roman" w:hAnsi="Times New Roman" w:cs="Times New Roman"/>
            <w:color w:val="2E74B5" w:themeColor="accent5" w:themeShade="BF"/>
            <w:sz w:val="24"/>
            <w:szCs w:val="24"/>
            <w:u w:val="single"/>
            <w:rPrChange w:id="406" w:author="sumit kumar" w:date="2022-01-28T00:52:00Z">
              <w:rPr/>
            </w:rPrChange>
          </w:rPr>
          <w:t xml:space="preserve">Figura </w:t>
        </w:r>
        <w:r w:rsidR="00A55E47" w:rsidRPr="00A55E47">
          <w:rPr>
            <w:rFonts w:ascii="Times New Roman" w:hAnsi="Times New Roman" w:cs="Times New Roman"/>
            <w:noProof/>
            <w:color w:val="2E74B5" w:themeColor="accent5" w:themeShade="BF"/>
            <w:sz w:val="24"/>
            <w:szCs w:val="24"/>
            <w:u w:val="single"/>
            <w:rPrChange w:id="407" w:author="sumit kumar" w:date="2022-01-28T00:52:00Z">
              <w:rPr>
                <w:noProof/>
              </w:rPr>
            </w:rPrChange>
          </w:rPr>
          <w:t>19</w:t>
        </w:r>
      </w:ins>
      <w:del w:id="408"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Figura </w:delText>
        </w:r>
        <w:r w:rsidR="00614ADD" w:rsidRPr="00614ADD" w:rsidDel="00A55E47">
          <w:rPr>
            <w:rFonts w:ascii="Times New Roman" w:hAnsi="Times New Roman" w:cs="Times New Roman"/>
            <w:noProof/>
            <w:color w:val="2E74B5" w:themeColor="accent5" w:themeShade="BF"/>
            <w:sz w:val="24"/>
            <w:szCs w:val="24"/>
            <w:u w:val="single"/>
          </w:rPr>
          <w:delText>19</w:delText>
        </w:r>
      </w:del>
      <w:r w:rsidR="00E71ABB" w:rsidRPr="00E71ABB">
        <w:rPr>
          <w:rFonts w:ascii="Times New Roman" w:hAnsi="Times New Roman" w:cs="Times New Roman"/>
          <w:color w:val="2E74B5" w:themeColor="accent5" w:themeShade="BF"/>
          <w:sz w:val="24"/>
          <w:szCs w:val="24"/>
          <w:u w:val="single"/>
        </w:rPr>
        <w:fldChar w:fldCharType="end"/>
      </w:r>
      <w:r w:rsidR="00E71ABB" w:rsidRPr="00E71ABB">
        <w:rPr>
          <w:rFonts w:ascii="Times New Roman" w:hAnsi="Times New Roman" w:cs="Times New Roman"/>
          <w:sz w:val="24"/>
          <w:szCs w:val="24"/>
        </w:rPr>
        <w:t>)</w:t>
      </w:r>
      <w:r w:rsidR="00D668C8">
        <w:rPr>
          <w:rFonts w:ascii="Times New Roman" w:hAnsi="Times New Roman" w:cs="Times New Roman"/>
          <w:sz w:val="24"/>
          <w:szCs w:val="24"/>
        </w:rPr>
        <w:t xml:space="preserve">, </w:t>
      </w:r>
      <w:r w:rsidR="001C14F6">
        <w:rPr>
          <w:rFonts w:ascii="Times New Roman" w:hAnsi="Times New Roman" w:cs="Times New Roman"/>
          <w:sz w:val="24"/>
          <w:szCs w:val="24"/>
        </w:rPr>
        <w:t xml:space="preserve">permiten </w:t>
      </w:r>
      <w:r>
        <w:rPr>
          <w:rFonts w:ascii="Times New Roman" w:hAnsi="Times New Roman" w:cs="Times New Roman"/>
          <w:sz w:val="24"/>
          <w:szCs w:val="24"/>
        </w:rPr>
        <w:t xml:space="preserve">la reducción de </w:t>
      </w:r>
      <w:r w:rsidR="001C14F6">
        <w:rPr>
          <w:rFonts w:ascii="Times New Roman" w:hAnsi="Times New Roman" w:cs="Times New Roman"/>
          <w:sz w:val="24"/>
          <w:szCs w:val="24"/>
        </w:rPr>
        <w:t xml:space="preserve">los canales de entrada de la capa </w:t>
      </w:r>
      <w:r w:rsidR="00115C62">
        <w:rPr>
          <w:rFonts w:ascii="Times New Roman" w:hAnsi="Times New Roman" w:cs="Times New Roman"/>
          <w:sz w:val="24"/>
          <w:szCs w:val="24"/>
        </w:rPr>
        <w:t>previa</w:t>
      </w:r>
      <w:r w:rsidR="00DC42B7">
        <w:rPr>
          <w:rFonts w:ascii="Times New Roman" w:hAnsi="Times New Roman" w:cs="Times New Roman"/>
          <w:sz w:val="24"/>
          <w:szCs w:val="24"/>
        </w:rPr>
        <w:t>,</w:t>
      </w:r>
      <w:r w:rsidR="001C14F6">
        <w:rPr>
          <w:rFonts w:ascii="Times New Roman" w:hAnsi="Times New Roman" w:cs="Times New Roman"/>
          <w:sz w:val="24"/>
          <w:szCs w:val="24"/>
        </w:rPr>
        <w:t xml:space="preserve"> logrando mantener el ancho y largo de </w:t>
      </w:r>
      <w:r>
        <w:rPr>
          <w:rFonts w:ascii="Times New Roman" w:hAnsi="Times New Roman" w:cs="Times New Roman"/>
          <w:sz w:val="24"/>
          <w:szCs w:val="24"/>
        </w:rPr>
        <w:t xml:space="preserve">la misma </w:t>
      </w:r>
      <w:r w:rsidR="00A411C7">
        <w:rPr>
          <w:rFonts w:ascii="Times New Roman" w:hAnsi="Times New Roman" w:cs="Times New Roman"/>
          <w:sz w:val="24"/>
          <w:szCs w:val="24"/>
        </w:rPr>
        <w:fldChar w:fldCharType="begin" w:fldLock="1"/>
      </w:r>
      <w:r w:rsidR="00117E2B">
        <w:rPr>
          <w:rFonts w:ascii="Times New Roman" w:hAnsi="Times New Roman" w:cs="Times New Roman"/>
          <w:sz w:val="24"/>
          <w:szCs w:val="24"/>
        </w:rPr>
        <w:instrText>ADDIN CSL_CITATION {"citationItems":[{"id":"ITEM-1","itemData":{"URL":"https://towardsdatascience.com/a-comprehensive-introduction-to-different-types-of-convolutions-in-deep-learning-669281e58215","accessed":{"date-parts":[["2022","1","19"]]},"author":[{"dropping-particle":"","family":"Bai","given":"Kunlun","non-dropping-particle":"","parse-names":false,"suffix":""}],"id":"ITEM-1","issued":{"date-parts":[["2019","2","11"]]},"title":"A Comprehensive Introduction to Different Types of Convolutions in Deep Learning | by Kunlun Bai | Towards Data Science","type":"webpage"},"uris":["http://www.mendeley.com/documents/?uuid=83865e0b-6b2f-31db-95f3-13ca9433bf37"]}],"mendeley":{"formattedCitation":"(Bai, 2019)","plainTextFormattedCitation":"(Bai, 2019)","previouslyFormattedCitation":"(Bai, 2019)"},"properties":{"noteIndex":0},"schema":"https://github.com/citation-style-language/schema/raw/master/csl-citation.json"}</w:instrText>
      </w:r>
      <w:r w:rsidR="00A411C7">
        <w:rPr>
          <w:rFonts w:ascii="Times New Roman" w:hAnsi="Times New Roman" w:cs="Times New Roman"/>
          <w:sz w:val="24"/>
          <w:szCs w:val="24"/>
        </w:rPr>
        <w:fldChar w:fldCharType="separate"/>
      </w:r>
      <w:r w:rsidR="00A411C7" w:rsidRPr="00A411C7">
        <w:rPr>
          <w:rFonts w:ascii="Times New Roman" w:hAnsi="Times New Roman" w:cs="Times New Roman"/>
          <w:noProof/>
          <w:sz w:val="24"/>
          <w:szCs w:val="24"/>
        </w:rPr>
        <w:t>(Bai, 2019)</w:t>
      </w:r>
      <w:r w:rsidR="00A411C7">
        <w:rPr>
          <w:rFonts w:ascii="Times New Roman" w:hAnsi="Times New Roman" w:cs="Times New Roman"/>
          <w:sz w:val="24"/>
          <w:szCs w:val="24"/>
        </w:rPr>
        <w:fldChar w:fldCharType="end"/>
      </w:r>
      <w:r w:rsidR="001C14F6">
        <w:rPr>
          <w:rFonts w:ascii="Times New Roman" w:hAnsi="Times New Roman" w:cs="Times New Roman"/>
          <w:sz w:val="24"/>
          <w:szCs w:val="24"/>
        </w:rPr>
        <w:t>.</w:t>
      </w:r>
      <w:r w:rsidR="007E5720">
        <w:rPr>
          <w:rFonts w:ascii="Times New Roman" w:hAnsi="Times New Roman" w:cs="Times New Roman"/>
          <w:sz w:val="24"/>
          <w:szCs w:val="24"/>
        </w:rPr>
        <w:t xml:space="preserve"> </w:t>
      </w:r>
      <w:r>
        <w:rPr>
          <w:rFonts w:ascii="Times New Roman" w:hAnsi="Times New Roman" w:cs="Times New Roman"/>
          <w:sz w:val="24"/>
          <w:szCs w:val="24"/>
        </w:rPr>
        <w:t xml:space="preserve">Gracias </w:t>
      </w:r>
      <w:r w:rsidR="005C5F47">
        <w:rPr>
          <w:rFonts w:ascii="Times New Roman" w:hAnsi="Times New Roman" w:cs="Times New Roman"/>
          <w:sz w:val="24"/>
          <w:szCs w:val="24"/>
        </w:rPr>
        <w:t xml:space="preserve">a la alta aplicación </w:t>
      </w:r>
      <w:r w:rsidR="0015326B">
        <w:rPr>
          <w:rFonts w:ascii="Times New Roman" w:hAnsi="Times New Roman" w:cs="Times New Roman"/>
          <w:sz w:val="24"/>
          <w:szCs w:val="24"/>
        </w:rPr>
        <w:t xml:space="preserve">de </w:t>
      </w:r>
      <w:r w:rsidR="00A468EB">
        <w:rPr>
          <w:rFonts w:ascii="Times New Roman" w:hAnsi="Times New Roman" w:cs="Times New Roman"/>
          <w:sz w:val="24"/>
          <w:szCs w:val="24"/>
        </w:rPr>
        <w:t xml:space="preserve">estas </w:t>
      </w:r>
      <w:r w:rsidR="0015326B">
        <w:rPr>
          <w:rFonts w:ascii="Times New Roman" w:hAnsi="Times New Roman" w:cs="Times New Roman"/>
          <w:sz w:val="24"/>
          <w:szCs w:val="24"/>
        </w:rPr>
        <w:t>operaciones</w:t>
      </w:r>
      <w:r w:rsidR="007E5720">
        <w:rPr>
          <w:rFonts w:ascii="Times New Roman" w:hAnsi="Times New Roman" w:cs="Times New Roman"/>
          <w:sz w:val="24"/>
          <w:szCs w:val="24"/>
        </w:rPr>
        <w:t xml:space="preserve">, </w:t>
      </w:r>
      <w:r w:rsidR="001729F9" w:rsidRPr="001729F9">
        <w:rPr>
          <w:rFonts w:ascii="Times New Roman" w:hAnsi="Times New Roman" w:cs="Times New Roman"/>
          <w:i/>
          <w:iCs/>
          <w:sz w:val="24"/>
          <w:szCs w:val="24"/>
        </w:rPr>
        <w:t>GoogLeNet</w:t>
      </w:r>
      <w:r w:rsidR="00F42729">
        <w:rPr>
          <w:rFonts w:ascii="Times New Roman" w:hAnsi="Times New Roman" w:cs="Times New Roman"/>
          <w:sz w:val="24"/>
          <w:szCs w:val="24"/>
        </w:rPr>
        <w:t xml:space="preserve"> </w:t>
      </w:r>
      <w:r w:rsidR="00117E2B">
        <w:rPr>
          <w:rFonts w:ascii="Times New Roman" w:hAnsi="Times New Roman" w:cs="Times New Roman"/>
          <w:sz w:val="24"/>
          <w:szCs w:val="24"/>
        </w:rPr>
        <w:t xml:space="preserve">es capaz de </w:t>
      </w:r>
      <w:r w:rsidR="00F42729">
        <w:rPr>
          <w:rFonts w:ascii="Times New Roman" w:hAnsi="Times New Roman" w:cs="Times New Roman"/>
          <w:sz w:val="24"/>
          <w:szCs w:val="24"/>
        </w:rPr>
        <w:t xml:space="preserve">reducir </w:t>
      </w:r>
      <w:r w:rsidR="0015326B">
        <w:rPr>
          <w:rFonts w:ascii="Times New Roman" w:hAnsi="Times New Roman" w:cs="Times New Roman"/>
          <w:sz w:val="24"/>
          <w:szCs w:val="24"/>
        </w:rPr>
        <w:t xml:space="preserve">de manera considerable </w:t>
      </w:r>
      <w:r w:rsidR="00F42729">
        <w:rPr>
          <w:rFonts w:ascii="Times New Roman" w:hAnsi="Times New Roman" w:cs="Times New Roman"/>
          <w:sz w:val="24"/>
          <w:szCs w:val="24"/>
        </w:rPr>
        <w:t>el número de parámetros</w:t>
      </w:r>
      <w:r w:rsidR="007E5720">
        <w:rPr>
          <w:rFonts w:ascii="Times New Roman" w:hAnsi="Times New Roman" w:cs="Times New Roman"/>
          <w:sz w:val="24"/>
          <w:szCs w:val="24"/>
        </w:rPr>
        <w:t xml:space="preserve"> de la red </w:t>
      </w:r>
      <w:r w:rsidR="00F42729">
        <w:rPr>
          <w:rFonts w:ascii="Times New Roman" w:hAnsi="Times New Roman" w:cs="Times New Roman"/>
          <w:sz w:val="24"/>
          <w:szCs w:val="24"/>
        </w:rPr>
        <w:fldChar w:fldCharType="begin" w:fldLock="1"/>
      </w:r>
      <w:r w:rsidR="00A411C7">
        <w:rPr>
          <w:rFonts w:ascii="Times New Roman" w:hAnsi="Times New Roman" w:cs="Times New Roman"/>
          <w:sz w:val="24"/>
          <w:szCs w:val="24"/>
        </w:rPr>
        <w:instrText>ADDIN CSL_CITATION {"citationItems":[{"id":"ITEM-1","itemData":{"DOI":"10.1002/jctb.4820","ISSN":"10974660","abstract":"We propose a deep convolutional neural network ar- chitecture codenamed Inception that achieves the new state of the art for classification and detection in the Im- ageNet Large-Scale Visual Recognition Challenge 2014 (ILSVRC14). The main hallmark of this architecture is the improved utilization of the computing resources inside the network. By a carefully crafted design, we increased the depth and width of the network while keeping the compu- tational budget constant. To optimize quality, the architec- tural decisions were based on the Hebbian principle and the intuition of multi-scale processing. One particular in- carnation used in our submission for ILSVRC14 is called GoogLeNet, a 22 layers deep network, the quality ofwhich is assessed in the context ofclassification and detection.","author":[{"dropping-particle":"","family":"Szegedy","given":"Christian","non-dropping-particle":"","parse-names":false,"suffix":""},{"dropping-particle":"","family":"Liu","given":"Wei","non-dropping-particle":"","parse-names":false,"suffix":""},{"dropping-particle":"","family":"Jia","given":"Yangqing","non-dropping-particle":"","parse-names":false,"suffix":""},{"dropping-particle":"","family":"Sermanet","given":"Pierre","non-dropping-particle":"","parse-names":false,"suffix":""},{"dropping-particle":"","family":"Reed","given":"Scott","non-dropping-particle":"","parse-names":false,"suffix":""},{"dropping-particle":"","family":"Anguelov","given":"Dragomir","non-dropping-particle":"","parse-names":false,"suffix":""},{"dropping-particle":"","family":"Erhan","given":"Dumitru","non-dropping-particle":"","parse-names":false,"suffix":""},{"dropping-particle":"","family":"Vanhoucke","given":"Vicent","non-dropping-particle":"","parse-names":false,"suffix":""},{"dropping-particle":"","family":"Rabinovich","given":"Andrew","non-dropping-particle":"","parse-names":false,"suffix":""}],"container-title":"Journal of Chemical Technology and Biotechnology","id":"ITEM-1","issue":"8","issued":{"date-parts":[["2016"]]},"page":"2322-2330","title":"Going Deeper with Convolutions","type":"article-journal","volume":"91"},"uris":["http://www.mendeley.com/documents/?uuid=17de11a5-91b8-4335-8584-d46fe0b7ea92"]}],"mendeley":{"formattedCitation":"(Szegedy et al., 2016)","plainTextFormattedCitation":"(Szegedy et al., 2016)","previouslyFormattedCitation":"(Szegedy et al., 2016)"},"properties":{"noteIndex":0},"schema":"https://github.com/citation-style-language/schema/raw/master/csl-citation.json"}</w:instrText>
      </w:r>
      <w:r w:rsidR="00F42729">
        <w:rPr>
          <w:rFonts w:ascii="Times New Roman" w:hAnsi="Times New Roman" w:cs="Times New Roman"/>
          <w:sz w:val="24"/>
          <w:szCs w:val="24"/>
        </w:rPr>
        <w:fldChar w:fldCharType="separate"/>
      </w:r>
      <w:r w:rsidR="00F42729" w:rsidRPr="004A2DF2">
        <w:rPr>
          <w:rFonts w:ascii="Times New Roman" w:hAnsi="Times New Roman" w:cs="Times New Roman"/>
          <w:noProof/>
          <w:sz w:val="24"/>
          <w:szCs w:val="24"/>
        </w:rPr>
        <w:t xml:space="preserve">(Szegedy </w:t>
      </w:r>
      <w:r w:rsidR="00A01770" w:rsidRPr="00A01770">
        <w:rPr>
          <w:rFonts w:ascii="Times New Roman" w:hAnsi="Times New Roman" w:cs="Times New Roman"/>
          <w:i/>
          <w:iCs/>
          <w:noProof/>
          <w:sz w:val="24"/>
          <w:szCs w:val="24"/>
        </w:rPr>
        <w:t>et al</w:t>
      </w:r>
      <w:r w:rsidR="00F42729" w:rsidRPr="004A2DF2">
        <w:rPr>
          <w:rFonts w:ascii="Times New Roman" w:hAnsi="Times New Roman" w:cs="Times New Roman"/>
          <w:noProof/>
          <w:sz w:val="24"/>
          <w:szCs w:val="24"/>
        </w:rPr>
        <w:t>., 2016)</w:t>
      </w:r>
      <w:r w:rsidR="00F42729">
        <w:rPr>
          <w:rFonts w:ascii="Times New Roman" w:hAnsi="Times New Roman" w:cs="Times New Roman"/>
          <w:sz w:val="24"/>
          <w:szCs w:val="24"/>
        </w:rPr>
        <w:fldChar w:fldCharType="end"/>
      </w:r>
      <w:r w:rsidR="00F42729">
        <w:rPr>
          <w:rFonts w:ascii="Times New Roman" w:hAnsi="Times New Roman" w:cs="Times New Roman"/>
          <w:sz w:val="24"/>
          <w:szCs w:val="24"/>
        </w:rPr>
        <w:t>.</w:t>
      </w:r>
    </w:p>
    <w:p w14:paraId="19BC4B7B" w14:textId="5D2E6A02" w:rsidR="00117E2B" w:rsidRPr="00117E2B" w:rsidRDefault="00117E2B" w:rsidP="00351399">
      <w:pPr>
        <w:pStyle w:val="Figuras"/>
        <w:rPr>
          <w:i/>
          <w:iCs/>
        </w:rPr>
      </w:pPr>
      <w:bookmarkStart w:id="409" w:name="_Ref94004750"/>
      <w:bookmarkStart w:id="410" w:name="_Toc94028619"/>
      <w:bookmarkStart w:id="411" w:name="_Toc94033261"/>
      <w:r w:rsidRPr="00117E2B">
        <w:t xml:space="preserve">Figura </w:t>
      </w:r>
      <w:fldSimple w:instr=" SEQ Figura \* ARABIC ">
        <w:r w:rsidR="00A55E47">
          <w:rPr>
            <w:noProof/>
          </w:rPr>
          <w:t>19</w:t>
        </w:r>
      </w:fldSimple>
      <w:bookmarkEnd w:id="409"/>
      <w:r w:rsidRPr="00117E2B">
        <w:t>: Operación de convolución 1x1</w:t>
      </w:r>
      <w:bookmarkEnd w:id="410"/>
      <w:bookmarkEnd w:id="411"/>
    </w:p>
    <w:p w14:paraId="6DC4EF23" w14:textId="77777777" w:rsidR="00117E2B" w:rsidRDefault="00117E2B" w:rsidP="00117E2B">
      <w:pPr>
        <w:keepNext/>
        <w:spacing w:after="0" w:line="240" w:lineRule="auto"/>
        <w:jc w:val="center"/>
      </w:pPr>
      <w:r w:rsidRPr="00117E2B">
        <w:rPr>
          <w:rFonts w:ascii="Times New Roman" w:hAnsi="Times New Roman" w:cs="Times New Roman"/>
          <w:noProof/>
          <w:sz w:val="24"/>
          <w:szCs w:val="24"/>
          <w:lang w:eastAsia="es-ES"/>
        </w:rPr>
        <w:drawing>
          <wp:inline distT="0" distB="0" distL="0" distR="0" wp14:anchorId="71CF202A" wp14:editId="0A9F4AD9">
            <wp:extent cx="3460056" cy="2596377"/>
            <wp:effectExtent l="0" t="0" r="762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pic:nvPicPr>
                  <pic:blipFill>
                    <a:blip r:embed="rId34"/>
                    <a:stretch>
                      <a:fillRect/>
                    </a:stretch>
                  </pic:blipFill>
                  <pic:spPr>
                    <a:xfrm>
                      <a:off x="0" y="0"/>
                      <a:ext cx="3470803" cy="2604442"/>
                    </a:xfrm>
                    <a:prstGeom prst="rect">
                      <a:avLst/>
                    </a:prstGeom>
                  </pic:spPr>
                </pic:pic>
              </a:graphicData>
            </a:graphic>
          </wp:inline>
        </w:drawing>
      </w:r>
    </w:p>
    <w:p w14:paraId="1C6BE7ED" w14:textId="10283787" w:rsidR="00117E2B" w:rsidRPr="00117E2B" w:rsidRDefault="00117E2B" w:rsidP="00117E2B">
      <w:pPr>
        <w:pStyle w:val="Descripcin"/>
        <w:jc w:val="center"/>
        <w:rPr>
          <w:rFonts w:ascii="Times New Roman" w:hAnsi="Times New Roman" w:cs="Times New Roman"/>
          <w:i w:val="0"/>
          <w:iCs w:val="0"/>
          <w:color w:val="auto"/>
          <w:sz w:val="16"/>
          <w:szCs w:val="16"/>
        </w:rPr>
      </w:pPr>
      <w:bookmarkStart w:id="412" w:name="_Toc94028620"/>
      <w:r w:rsidRPr="00117E2B">
        <w:rPr>
          <w:rFonts w:ascii="Times New Roman" w:hAnsi="Times New Roman" w:cs="Times New Roman"/>
          <w:i w:val="0"/>
          <w:iCs w:val="0"/>
          <w:color w:val="auto"/>
          <w:sz w:val="16"/>
          <w:szCs w:val="16"/>
        </w:rPr>
        <w:t>El tamaño del filtro es 1x1xD</w:t>
      </w:r>
      <w:bookmarkEnd w:id="412"/>
    </w:p>
    <w:p w14:paraId="18E077F5" w14:textId="4E424EFF" w:rsidR="00F42729" w:rsidRPr="00983DCD" w:rsidRDefault="00117E2B" w:rsidP="00983DCD">
      <w:pPr>
        <w:pStyle w:val="Descripcin"/>
        <w:spacing w:after="180"/>
        <w:jc w:val="center"/>
        <w:rPr>
          <w:rFonts w:ascii="Times New Roman" w:hAnsi="Times New Roman" w:cs="Times New Roman"/>
          <w:i w:val="0"/>
          <w:iCs w:val="0"/>
          <w:color w:val="auto"/>
          <w:sz w:val="16"/>
          <w:szCs w:val="16"/>
        </w:rPr>
      </w:pPr>
      <w:bookmarkStart w:id="413" w:name="_Toc94028621"/>
      <w:r w:rsidRPr="00117E2B">
        <w:rPr>
          <w:rFonts w:ascii="Times New Roman" w:hAnsi="Times New Roman" w:cs="Times New Roman"/>
          <w:i w:val="0"/>
          <w:iCs w:val="0"/>
          <w:color w:val="auto"/>
          <w:sz w:val="16"/>
          <w:szCs w:val="16"/>
        </w:rPr>
        <w:t xml:space="preserve">Fuente: Extraído de </w:t>
      </w:r>
      <w:r w:rsidRPr="00117E2B">
        <w:rPr>
          <w:rFonts w:ascii="Times New Roman" w:hAnsi="Times New Roman" w:cs="Times New Roman"/>
          <w:i w:val="0"/>
          <w:iCs w:val="0"/>
          <w:color w:val="auto"/>
          <w:sz w:val="16"/>
          <w:szCs w:val="16"/>
        </w:rPr>
        <w:fldChar w:fldCharType="begin" w:fldLock="1"/>
      </w:r>
      <w:r w:rsidR="004D28A9">
        <w:rPr>
          <w:rFonts w:ascii="Times New Roman" w:hAnsi="Times New Roman" w:cs="Times New Roman"/>
          <w:i w:val="0"/>
          <w:iCs w:val="0"/>
          <w:color w:val="auto"/>
          <w:sz w:val="16"/>
          <w:szCs w:val="16"/>
        </w:rPr>
        <w:instrText>ADDIN CSL_CITATION {"citationItems":[{"id":"ITEM-1","itemData":{"URL":"https://towardsdatascience.com/a-comprehensive-introduction-to-different-types-of-convolutions-in-deep-learning-669281e58215","accessed":{"date-parts":[["2022","1","19"]]},"author":[{"dropping-particle":"","family":"Bai","given":"Kunlun","non-dropping-particle":"","parse-names":false,"suffix":""}],"id":"ITEM-1","issued":{"date-parts":[["2019","2","11"]]},"title":"A Comprehensive Introduction to Different Types of Convolutions in Deep Learning | by Kunlun Bai | Towards Data Science","type":"webpage"},"uris":["http://www.mendeley.com/documents/?uuid=83865e0b-6b2f-31db-95f3-13ca9433bf37"]}],"mendeley":{"formattedCitation":"(Bai, 2019)","manualFormatting":"Bai (2019)","plainTextFormattedCitation":"(Bai, 2019)","previouslyFormattedCitation":"(Bai, 2019)"},"properties":{"noteIndex":0},"schema":"https://github.com/citation-style-language/schema/raw/master/csl-citation.json"}</w:instrText>
      </w:r>
      <w:r w:rsidRPr="00117E2B">
        <w:rPr>
          <w:rFonts w:ascii="Times New Roman" w:hAnsi="Times New Roman" w:cs="Times New Roman"/>
          <w:i w:val="0"/>
          <w:iCs w:val="0"/>
          <w:color w:val="auto"/>
          <w:sz w:val="16"/>
          <w:szCs w:val="16"/>
        </w:rPr>
        <w:fldChar w:fldCharType="separate"/>
      </w:r>
      <w:r w:rsidRPr="00117E2B">
        <w:rPr>
          <w:rFonts w:ascii="Times New Roman" w:hAnsi="Times New Roman" w:cs="Times New Roman"/>
          <w:i w:val="0"/>
          <w:iCs w:val="0"/>
          <w:noProof/>
          <w:color w:val="auto"/>
          <w:sz w:val="16"/>
          <w:szCs w:val="16"/>
        </w:rPr>
        <w:t>Bai (2019)</w:t>
      </w:r>
      <w:bookmarkEnd w:id="413"/>
      <w:r w:rsidRPr="00117E2B">
        <w:rPr>
          <w:rFonts w:ascii="Times New Roman" w:hAnsi="Times New Roman" w:cs="Times New Roman"/>
          <w:i w:val="0"/>
          <w:iCs w:val="0"/>
          <w:color w:val="auto"/>
          <w:sz w:val="16"/>
          <w:szCs w:val="16"/>
        </w:rPr>
        <w:fldChar w:fldCharType="end"/>
      </w:r>
    </w:p>
    <w:p w14:paraId="17B1BE15" w14:textId="32857328" w:rsidR="00AB6A87" w:rsidRDefault="00983DCD" w:rsidP="0056012C">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Por otro lado, </w:t>
      </w:r>
      <w:r w:rsidR="0031094F">
        <w:rPr>
          <w:rFonts w:ascii="Times New Roman" w:hAnsi="Times New Roman" w:cs="Times New Roman"/>
          <w:sz w:val="24"/>
          <w:szCs w:val="24"/>
        </w:rPr>
        <w:t xml:space="preserve">los módulos </w:t>
      </w:r>
      <w:r w:rsidR="001729F9" w:rsidRPr="001729F9">
        <w:rPr>
          <w:rFonts w:ascii="Times New Roman" w:hAnsi="Times New Roman" w:cs="Times New Roman"/>
          <w:i/>
          <w:iCs/>
          <w:sz w:val="24"/>
          <w:szCs w:val="24"/>
        </w:rPr>
        <w:t>Inception</w:t>
      </w:r>
      <w:r w:rsidR="006C275F">
        <w:rPr>
          <w:rFonts w:ascii="Times New Roman" w:hAnsi="Times New Roman" w:cs="Times New Roman"/>
          <w:sz w:val="24"/>
          <w:szCs w:val="24"/>
        </w:rPr>
        <w:t xml:space="preserve"> </w:t>
      </w:r>
      <w:r w:rsidR="00AD1B81">
        <w:rPr>
          <w:rFonts w:ascii="Times New Roman" w:hAnsi="Times New Roman" w:cs="Times New Roman"/>
          <w:sz w:val="24"/>
          <w:szCs w:val="24"/>
        </w:rPr>
        <w:t>consisten en una unidad muy sencilla, pero a su vez potente</w:t>
      </w:r>
      <w:r w:rsidR="00E71ABB">
        <w:rPr>
          <w:rFonts w:ascii="Times New Roman" w:hAnsi="Times New Roman" w:cs="Times New Roman"/>
          <w:sz w:val="24"/>
          <w:szCs w:val="24"/>
        </w:rPr>
        <w:t xml:space="preserve"> </w:t>
      </w:r>
      <w:r w:rsidR="00E71ABB">
        <w:rPr>
          <w:rFonts w:ascii="Times New Roman" w:hAnsi="Times New Roman" w:cs="Times New Roman"/>
          <w:sz w:val="24"/>
          <w:szCs w:val="24"/>
        </w:rPr>
        <w:fldChar w:fldCharType="begin" w:fldLock="1"/>
      </w:r>
      <w:r w:rsidR="00E71ABB">
        <w:rPr>
          <w:rFonts w:ascii="Times New Roman" w:hAnsi="Times New Roman" w:cs="Times New Roman"/>
          <w:sz w:val="24"/>
          <w:szCs w:val="24"/>
        </w:rPr>
        <w:instrText>ADDIN CSL_CITATION {"citationItems":[{"id":"ITEM-1","itemData":{"URL":"https://machinelearningmastery.com/how-to-implement-major-architecture-innovations-for-convolutional-neural-networks/","accessed":{"date-parts":[["2022","1","19"]]},"author":[{"dropping-particle":"","family":"Brownlee","given":"Jason","non-dropping-particle":"","parse-names":false,"suffix":""}],"id":"ITEM-1","issued":{"date-parts":[["2019","4","26"]]},"title":"How to Develop VGG, Inception and ResNet Modules from Scratch in Keras","type":"webpage"},"uris":["http://www.mendeley.com/documents/?uuid=33059f50-504a-37d6-885f-b5ac2e533378"]}],"mendeley":{"formattedCitation":"(Brownlee, 2019)","plainTextFormattedCitation":"(Brownlee, 2019)","previouslyFormattedCitation":"(Brownlee, 2019)"},"properties":{"noteIndex":0},"schema":"https://github.com/citation-style-language/schema/raw/master/csl-citation.json"}</w:instrText>
      </w:r>
      <w:r w:rsidR="00E71ABB">
        <w:rPr>
          <w:rFonts w:ascii="Times New Roman" w:hAnsi="Times New Roman" w:cs="Times New Roman"/>
          <w:sz w:val="24"/>
          <w:szCs w:val="24"/>
        </w:rPr>
        <w:fldChar w:fldCharType="separate"/>
      </w:r>
      <w:r w:rsidR="00E71ABB" w:rsidRPr="006E6C70">
        <w:rPr>
          <w:rFonts w:ascii="Times New Roman" w:hAnsi="Times New Roman" w:cs="Times New Roman"/>
          <w:noProof/>
          <w:sz w:val="24"/>
          <w:szCs w:val="24"/>
        </w:rPr>
        <w:t>(Brownlee, 2019)</w:t>
      </w:r>
      <w:r w:rsidR="00E71ABB">
        <w:rPr>
          <w:rFonts w:ascii="Times New Roman" w:hAnsi="Times New Roman" w:cs="Times New Roman"/>
          <w:sz w:val="24"/>
          <w:szCs w:val="24"/>
        </w:rPr>
        <w:fldChar w:fldCharType="end"/>
      </w:r>
      <w:r w:rsidR="00E71ABB">
        <w:rPr>
          <w:rFonts w:ascii="Times New Roman" w:hAnsi="Times New Roman" w:cs="Times New Roman"/>
          <w:sz w:val="24"/>
          <w:szCs w:val="24"/>
        </w:rPr>
        <w:t xml:space="preserve">. Así, estos </w:t>
      </w:r>
      <w:r w:rsidR="00AD1B81">
        <w:rPr>
          <w:rFonts w:ascii="Times New Roman" w:hAnsi="Times New Roman" w:cs="Times New Roman"/>
          <w:sz w:val="24"/>
          <w:szCs w:val="24"/>
        </w:rPr>
        <w:t xml:space="preserve">permiten al modelo aprender </w:t>
      </w:r>
      <w:r w:rsidR="006C275F">
        <w:rPr>
          <w:rFonts w:ascii="Times New Roman" w:hAnsi="Times New Roman" w:cs="Times New Roman"/>
          <w:sz w:val="24"/>
          <w:szCs w:val="24"/>
        </w:rPr>
        <w:t xml:space="preserve">no solo los </w:t>
      </w:r>
      <w:r w:rsidR="00AD1B81">
        <w:rPr>
          <w:rFonts w:ascii="Times New Roman" w:hAnsi="Times New Roman" w:cs="Times New Roman"/>
          <w:sz w:val="24"/>
          <w:szCs w:val="24"/>
        </w:rPr>
        <w:t xml:space="preserve">filtros paralelos de mismo tamaño, sino </w:t>
      </w:r>
      <w:r w:rsidR="00A468EB">
        <w:rPr>
          <w:rFonts w:ascii="Times New Roman" w:hAnsi="Times New Roman" w:cs="Times New Roman"/>
          <w:sz w:val="24"/>
          <w:szCs w:val="24"/>
        </w:rPr>
        <w:t xml:space="preserve">también los </w:t>
      </w:r>
      <w:r w:rsidR="00AD1B81">
        <w:rPr>
          <w:rFonts w:ascii="Times New Roman" w:hAnsi="Times New Roman" w:cs="Times New Roman"/>
          <w:sz w:val="24"/>
          <w:szCs w:val="24"/>
        </w:rPr>
        <w:t>filtros paralelos de distinto</w:t>
      </w:r>
      <w:r w:rsidR="006C275F">
        <w:rPr>
          <w:rFonts w:ascii="Times New Roman" w:hAnsi="Times New Roman" w:cs="Times New Roman"/>
          <w:sz w:val="24"/>
          <w:szCs w:val="24"/>
        </w:rPr>
        <w:t>s</w:t>
      </w:r>
      <w:r w:rsidR="00AD1B81">
        <w:rPr>
          <w:rFonts w:ascii="Times New Roman" w:hAnsi="Times New Roman" w:cs="Times New Roman"/>
          <w:sz w:val="24"/>
          <w:szCs w:val="24"/>
        </w:rPr>
        <w:t xml:space="preserve"> tamaño</w:t>
      </w:r>
      <w:r w:rsidR="006C275F">
        <w:rPr>
          <w:rFonts w:ascii="Times New Roman" w:hAnsi="Times New Roman" w:cs="Times New Roman"/>
          <w:sz w:val="24"/>
          <w:szCs w:val="24"/>
        </w:rPr>
        <w:t>s</w:t>
      </w:r>
      <w:r w:rsidR="00DC3E25">
        <w:rPr>
          <w:rFonts w:ascii="Times New Roman" w:hAnsi="Times New Roman" w:cs="Times New Roman"/>
          <w:sz w:val="24"/>
          <w:szCs w:val="24"/>
        </w:rPr>
        <w:t>, lo</w:t>
      </w:r>
      <w:r w:rsidR="00A468EB">
        <w:rPr>
          <w:rFonts w:ascii="Times New Roman" w:hAnsi="Times New Roman" w:cs="Times New Roman"/>
          <w:sz w:val="24"/>
          <w:szCs w:val="24"/>
        </w:rPr>
        <w:t>s</w:t>
      </w:r>
      <w:r w:rsidR="00DC3E25">
        <w:rPr>
          <w:rFonts w:ascii="Times New Roman" w:hAnsi="Times New Roman" w:cs="Times New Roman"/>
          <w:sz w:val="24"/>
          <w:szCs w:val="24"/>
        </w:rPr>
        <w:t xml:space="preserve"> cual</w:t>
      </w:r>
      <w:r w:rsidR="00A468EB">
        <w:rPr>
          <w:rFonts w:ascii="Times New Roman" w:hAnsi="Times New Roman" w:cs="Times New Roman"/>
          <w:sz w:val="24"/>
          <w:szCs w:val="24"/>
        </w:rPr>
        <w:t>es</w:t>
      </w:r>
      <w:r w:rsidR="00DC3E25">
        <w:rPr>
          <w:rFonts w:ascii="Times New Roman" w:hAnsi="Times New Roman" w:cs="Times New Roman"/>
          <w:sz w:val="24"/>
          <w:szCs w:val="24"/>
        </w:rPr>
        <w:t xml:space="preserve"> </w:t>
      </w:r>
      <w:r w:rsidR="00B84C17">
        <w:rPr>
          <w:rFonts w:ascii="Times New Roman" w:hAnsi="Times New Roman" w:cs="Times New Roman"/>
          <w:sz w:val="24"/>
          <w:szCs w:val="24"/>
        </w:rPr>
        <w:t>habilitan</w:t>
      </w:r>
      <w:r w:rsidR="00AD1B81">
        <w:rPr>
          <w:rFonts w:ascii="Times New Roman" w:hAnsi="Times New Roman" w:cs="Times New Roman"/>
          <w:sz w:val="24"/>
          <w:szCs w:val="24"/>
        </w:rPr>
        <w:t xml:space="preserve"> el aprendizaje a múltiples escalas</w:t>
      </w:r>
      <w:r w:rsidR="006C275F">
        <w:rPr>
          <w:rFonts w:ascii="Times New Roman" w:hAnsi="Times New Roman" w:cs="Times New Roman"/>
          <w:sz w:val="24"/>
          <w:szCs w:val="24"/>
        </w:rPr>
        <w:t xml:space="preserve"> </w:t>
      </w:r>
      <w:r w:rsidR="006E6C70">
        <w:rPr>
          <w:rFonts w:ascii="Times New Roman" w:hAnsi="Times New Roman" w:cs="Times New Roman"/>
          <w:sz w:val="24"/>
          <w:szCs w:val="24"/>
        </w:rPr>
        <w:fldChar w:fldCharType="begin" w:fldLock="1"/>
      </w:r>
      <w:r w:rsidR="00DC3E25">
        <w:rPr>
          <w:rFonts w:ascii="Times New Roman" w:hAnsi="Times New Roman" w:cs="Times New Roman"/>
          <w:sz w:val="24"/>
          <w:szCs w:val="24"/>
        </w:rPr>
        <w:instrText>ADDIN CSL_CITATION {"citationItems":[{"id":"ITEM-1","itemData":{"URL":"https://machinelearningmastery.com/how-to-implement-major-architecture-innovations-for-convolutional-neural-networks/","accessed":{"date-parts":[["2022","1","19"]]},"author":[{"dropping-particle":"","family":"Brownlee","given":"Jason","non-dropping-particle":"","parse-names":false,"suffix":""}],"id":"ITEM-1","issued":{"date-parts":[["2019","4","26"]]},"title":"How to Develop VGG, Inception and ResNet Modules from Scratch in Keras","type":"webpage"},"uris":["http://www.mendeley.com/documents/?uuid=33059f50-504a-37d6-885f-b5ac2e533378"]}],"mendeley":{"formattedCitation":"(Brownlee, 2019)","plainTextFormattedCitation":"(Brownlee, 2019)","previouslyFormattedCitation":"(Brownlee, 2019)"},"properties":{"noteIndex":0},"schema":"https://github.com/citation-style-language/schema/raw/master/csl-citation.json"}</w:instrText>
      </w:r>
      <w:r w:rsidR="006E6C70">
        <w:rPr>
          <w:rFonts w:ascii="Times New Roman" w:hAnsi="Times New Roman" w:cs="Times New Roman"/>
          <w:sz w:val="24"/>
          <w:szCs w:val="24"/>
        </w:rPr>
        <w:fldChar w:fldCharType="separate"/>
      </w:r>
      <w:r w:rsidR="006E6C70" w:rsidRPr="006E6C70">
        <w:rPr>
          <w:rFonts w:ascii="Times New Roman" w:hAnsi="Times New Roman" w:cs="Times New Roman"/>
          <w:noProof/>
          <w:sz w:val="24"/>
          <w:szCs w:val="24"/>
        </w:rPr>
        <w:t>(Brownlee, 2019)</w:t>
      </w:r>
      <w:r w:rsidR="006E6C70">
        <w:rPr>
          <w:rFonts w:ascii="Times New Roman" w:hAnsi="Times New Roman" w:cs="Times New Roman"/>
          <w:sz w:val="24"/>
          <w:szCs w:val="24"/>
        </w:rPr>
        <w:fldChar w:fldCharType="end"/>
      </w:r>
      <w:r w:rsidR="00B84C17">
        <w:rPr>
          <w:rFonts w:ascii="Times New Roman" w:hAnsi="Times New Roman" w:cs="Times New Roman"/>
          <w:sz w:val="24"/>
          <w:szCs w:val="24"/>
        </w:rPr>
        <w:t>. De este modo</w:t>
      </w:r>
      <w:r w:rsidR="00DC3E25">
        <w:rPr>
          <w:rFonts w:ascii="Times New Roman" w:hAnsi="Times New Roman" w:cs="Times New Roman"/>
          <w:sz w:val="24"/>
          <w:szCs w:val="24"/>
        </w:rPr>
        <w:t xml:space="preserve">, las entradas procedentes de la </w:t>
      </w:r>
      <w:r w:rsidR="00DC3E25">
        <w:rPr>
          <w:rFonts w:ascii="Times New Roman" w:hAnsi="Times New Roman" w:cs="Times New Roman"/>
          <w:sz w:val="24"/>
          <w:szCs w:val="24"/>
        </w:rPr>
        <w:lastRenderedPageBreak/>
        <w:t xml:space="preserve">capa anterior se copian y </w:t>
      </w:r>
      <w:r w:rsidR="00750695">
        <w:rPr>
          <w:rFonts w:ascii="Times New Roman" w:hAnsi="Times New Roman" w:cs="Times New Roman"/>
          <w:sz w:val="24"/>
          <w:szCs w:val="24"/>
        </w:rPr>
        <w:t xml:space="preserve">se </w:t>
      </w:r>
      <w:r w:rsidR="00DC3E25">
        <w:rPr>
          <w:rFonts w:ascii="Times New Roman" w:hAnsi="Times New Roman" w:cs="Times New Roman"/>
          <w:sz w:val="24"/>
          <w:szCs w:val="24"/>
        </w:rPr>
        <w:t>pasan por cuatro rutas,</w:t>
      </w:r>
      <w:r w:rsidR="0077347F">
        <w:rPr>
          <w:rFonts w:ascii="Times New Roman" w:hAnsi="Times New Roman" w:cs="Times New Roman"/>
          <w:sz w:val="24"/>
          <w:szCs w:val="24"/>
        </w:rPr>
        <w:t xml:space="preserve"> en las que el tamaño del filtro es fijo y se </w:t>
      </w:r>
      <w:r w:rsidR="003360B4">
        <w:rPr>
          <w:rFonts w:ascii="Times New Roman" w:hAnsi="Times New Roman" w:cs="Times New Roman"/>
          <w:sz w:val="24"/>
          <w:szCs w:val="24"/>
        </w:rPr>
        <w:t xml:space="preserve">le </w:t>
      </w:r>
      <w:r w:rsidR="0077347F">
        <w:rPr>
          <w:rFonts w:ascii="Times New Roman" w:hAnsi="Times New Roman" w:cs="Times New Roman"/>
          <w:sz w:val="24"/>
          <w:szCs w:val="24"/>
        </w:rPr>
        <w:t>aplican múltiples operaciones de convolución paralelamente</w:t>
      </w:r>
      <w:r w:rsidR="00513536">
        <w:rPr>
          <w:rFonts w:ascii="Times New Roman" w:hAnsi="Times New Roman" w:cs="Times New Roman"/>
          <w:sz w:val="24"/>
          <w:szCs w:val="24"/>
        </w:rPr>
        <w:t xml:space="preserve"> </w:t>
      </w:r>
      <w:r w:rsidR="00513536">
        <w:rPr>
          <w:rFonts w:ascii="Times New Roman" w:hAnsi="Times New Roman" w:cs="Times New Roman"/>
          <w:sz w:val="24"/>
          <w:szCs w:val="24"/>
        </w:rPr>
        <w:fldChar w:fldCharType="begin" w:fldLock="1"/>
      </w:r>
      <w:r w:rsidR="00513536">
        <w:rPr>
          <w:rFonts w:ascii="Times New Roman" w:hAnsi="Times New Roman" w:cs="Times New Roman"/>
          <w:sz w:val="24"/>
          <w:szCs w:val="24"/>
        </w:rPr>
        <w:instrText>ADDIN CSL_CITATION {"citationItems":[{"id":"ITEM-1","itemData":{"DOI":"10.1016/j.eswa.2018.09.039","ISSN":"09574174","abstract":"Convolutional neural networks are being applied to identification problems in a variety of fields, and in some areas are showing higher discrimination accuracies than conventional methods. However, applications of convolutional neural networks to financial analyses have only been reported in a small number of studies on the prediction of stock price movements. The reason for this seems to be that convolutional neural networks are more suitable for application to images and less suitable for general numerical data including financial statements. Hence, in this research, an attempt is made to apply a convolutional neural network to the prediction of corporate bankruptcy, which in most cases is treated as a two-class classification problem. We use the financial statements (balance sheets and profit-and-loss statements) of 102 companies that have been delisted from the Japanese stock market due to de facto bankruptcy as well as the financial statements of 2062 currently listed companies over four financial periods. In our proposed method, a set of financial ratios are derived from the financial statements and represented as a grayscale image. The image generated by this process is utilized for training and testing a convolutional neural network. Moreover, the size of the dataset is increased using the weighted averages to create synthetic data points. A total of 7520 images for the bankrupt and continuing enterprises classes are used for training the convolutional neural network based on GoogLeNet. Bankruptcy predictions through the trained network are shown to have a higher performance compared to methods using decision trees, linear discriminant analysis, support vector machines, multi-layer perceptron, AdaBoost, or Altman's Z′′-score.","author":[{"dropping-particle":"","family":"Hosaka","given":"Tadaaki","non-dropping-particle":"","parse-names":false,"suffix":""}],"container-title":"Expert Systems with Applications","id":"ITEM-1","issued":{"date-parts":[["2019"]]},"page":"287-299","publisher":"Elsevier Ltd","title":"Bankruptcy prediction using imaged financial ratios and convolutional neural networks","type":"article-journal","volume":"117"},"uris":["http://www.mendeley.com/documents/?uuid=3a05fa39-344c-4085-8362-e47ed40a89bd"]}],"mendeley":{"formattedCitation":"(Hosaka, 2019)","plainTextFormattedCitation":"(Hosaka, 2019)","previouslyFormattedCitation":"(Hosaka, 2019)"},"properties":{"noteIndex":0},"schema":"https://github.com/citation-style-language/schema/raw/master/csl-citation.json"}</w:instrText>
      </w:r>
      <w:r w:rsidR="00513536">
        <w:rPr>
          <w:rFonts w:ascii="Times New Roman" w:hAnsi="Times New Roman" w:cs="Times New Roman"/>
          <w:sz w:val="24"/>
          <w:szCs w:val="24"/>
        </w:rPr>
        <w:fldChar w:fldCharType="separate"/>
      </w:r>
      <w:r w:rsidR="00513536" w:rsidRPr="00DC3E25">
        <w:rPr>
          <w:rFonts w:ascii="Times New Roman" w:hAnsi="Times New Roman" w:cs="Times New Roman"/>
          <w:noProof/>
          <w:sz w:val="24"/>
          <w:szCs w:val="24"/>
        </w:rPr>
        <w:t>(Hosaka, 2019)</w:t>
      </w:r>
      <w:r w:rsidR="00513536">
        <w:rPr>
          <w:rFonts w:ascii="Times New Roman" w:hAnsi="Times New Roman" w:cs="Times New Roman"/>
          <w:sz w:val="24"/>
          <w:szCs w:val="24"/>
        </w:rPr>
        <w:fldChar w:fldCharType="end"/>
      </w:r>
      <w:r w:rsidR="0077347F">
        <w:rPr>
          <w:rFonts w:ascii="Times New Roman" w:hAnsi="Times New Roman" w:cs="Times New Roman"/>
          <w:sz w:val="24"/>
          <w:szCs w:val="24"/>
        </w:rPr>
        <w:t xml:space="preserve">. Finalmente, se concatenan las salidas de </w:t>
      </w:r>
      <w:r w:rsidR="003360B4">
        <w:rPr>
          <w:rFonts w:ascii="Times New Roman" w:hAnsi="Times New Roman" w:cs="Times New Roman"/>
          <w:sz w:val="24"/>
          <w:szCs w:val="24"/>
        </w:rPr>
        <w:t>todas las</w:t>
      </w:r>
      <w:r w:rsidR="007453AD">
        <w:rPr>
          <w:rFonts w:ascii="Times New Roman" w:hAnsi="Times New Roman" w:cs="Times New Roman"/>
          <w:sz w:val="24"/>
          <w:szCs w:val="24"/>
        </w:rPr>
        <w:t xml:space="preserve"> anteriores</w:t>
      </w:r>
      <w:r w:rsidR="003360B4">
        <w:rPr>
          <w:rFonts w:ascii="Times New Roman" w:hAnsi="Times New Roman" w:cs="Times New Roman"/>
          <w:sz w:val="24"/>
          <w:szCs w:val="24"/>
        </w:rPr>
        <w:t xml:space="preserve"> rutas</w:t>
      </w:r>
      <w:r w:rsidR="00432CC8">
        <w:rPr>
          <w:rFonts w:ascii="Times New Roman" w:hAnsi="Times New Roman" w:cs="Times New Roman"/>
          <w:sz w:val="24"/>
          <w:szCs w:val="24"/>
        </w:rPr>
        <w:t xml:space="preserve">, las cuales avanzan hacia </w:t>
      </w:r>
      <w:r w:rsidR="0077347F">
        <w:rPr>
          <w:rFonts w:ascii="Times New Roman" w:hAnsi="Times New Roman" w:cs="Times New Roman"/>
          <w:sz w:val="24"/>
          <w:szCs w:val="24"/>
        </w:rPr>
        <w:t>la siguiente capa de la red</w:t>
      </w:r>
      <w:r w:rsidR="00E71ABB">
        <w:rPr>
          <w:rFonts w:ascii="Times New Roman" w:hAnsi="Times New Roman" w:cs="Times New Roman"/>
          <w:sz w:val="24"/>
          <w:szCs w:val="24"/>
        </w:rPr>
        <w:t xml:space="preserve"> (</w:t>
      </w:r>
      <w:r w:rsidR="00E71ABB" w:rsidRPr="00E71ABB">
        <w:rPr>
          <w:rFonts w:ascii="Times New Roman" w:hAnsi="Times New Roman" w:cs="Times New Roman"/>
          <w:color w:val="2E74B5" w:themeColor="accent5" w:themeShade="BF"/>
          <w:sz w:val="24"/>
          <w:szCs w:val="24"/>
          <w:u w:val="single"/>
        </w:rPr>
        <w:fldChar w:fldCharType="begin"/>
      </w:r>
      <w:r w:rsidR="00E71ABB" w:rsidRPr="00E71ABB">
        <w:rPr>
          <w:rFonts w:ascii="Times New Roman" w:hAnsi="Times New Roman" w:cs="Times New Roman"/>
          <w:color w:val="2E74B5" w:themeColor="accent5" w:themeShade="BF"/>
          <w:sz w:val="24"/>
          <w:szCs w:val="24"/>
          <w:u w:val="single"/>
        </w:rPr>
        <w:instrText xml:space="preserve"> REF _Ref94004923 \h  \* MERGEFORMAT </w:instrText>
      </w:r>
      <w:r w:rsidR="00E71ABB" w:rsidRPr="00E71ABB">
        <w:rPr>
          <w:rFonts w:ascii="Times New Roman" w:hAnsi="Times New Roman" w:cs="Times New Roman"/>
          <w:color w:val="2E74B5" w:themeColor="accent5" w:themeShade="BF"/>
          <w:sz w:val="24"/>
          <w:szCs w:val="24"/>
          <w:u w:val="single"/>
        </w:rPr>
      </w:r>
      <w:r w:rsidR="00E71ABB" w:rsidRPr="00E71ABB">
        <w:rPr>
          <w:rFonts w:ascii="Times New Roman" w:hAnsi="Times New Roman" w:cs="Times New Roman"/>
          <w:color w:val="2E74B5" w:themeColor="accent5" w:themeShade="BF"/>
          <w:sz w:val="24"/>
          <w:szCs w:val="24"/>
          <w:u w:val="single"/>
        </w:rPr>
        <w:fldChar w:fldCharType="separate"/>
      </w:r>
      <w:ins w:id="414" w:author="sumit kumar" w:date="2022-01-28T00:52:00Z">
        <w:r w:rsidR="00A55E47" w:rsidRPr="00A55E47">
          <w:rPr>
            <w:rFonts w:ascii="Times New Roman" w:hAnsi="Times New Roman" w:cs="Times New Roman"/>
            <w:color w:val="2E74B5" w:themeColor="accent5" w:themeShade="BF"/>
            <w:sz w:val="24"/>
            <w:szCs w:val="24"/>
            <w:u w:val="single"/>
            <w:rPrChange w:id="415" w:author="sumit kumar" w:date="2022-01-28T00:52:00Z">
              <w:rPr/>
            </w:rPrChange>
          </w:rPr>
          <w:t xml:space="preserve">Figura </w:t>
        </w:r>
        <w:r w:rsidR="00A55E47" w:rsidRPr="00A55E47">
          <w:rPr>
            <w:rFonts w:ascii="Times New Roman" w:hAnsi="Times New Roman" w:cs="Times New Roman"/>
            <w:noProof/>
            <w:color w:val="2E74B5" w:themeColor="accent5" w:themeShade="BF"/>
            <w:sz w:val="24"/>
            <w:szCs w:val="24"/>
            <w:u w:val="single"/>
            <w:rPrChange w:id="416" w:author="sumit kumar" w:date="2022-01-28T00:52:00Z">
              <w:rPr>
                <w:noProof/>
              </w:rPr>
            </w:rPrChange>
          </w:rPr>
          <w:t>20</w:t>
        </w:r>
      </w:ins>
      <w:del w:id="417"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Figura </w:delText>
        </w:r>
        <w:r w:rsidR="00614ADD" w:rsidRPr="00614ADD" w:rsidDel="00A55E47">
          <w:rPr>
            <w:rFonts w:ascii="Times New Roman" w:hAnsi="Times New Roman" w:cs="Times New Roman"/>
            <w:noProof/>
            <w:color w:val="2E74B5" w:themeColor="accent5" w:themeShade="BF"/>
            <w:sz w:val="24"/>
            <w:szCs w:val="24"/>
            <w:u w:val="single"/>
          </w:rPr>
          <w:delText>20</w:delText>
        </w:r>
      </w:del>
      <w:r w:rsidR="00E71ABB" w:rsidRPr="00E71ABB">
        <w:rPr>
          <w:rFonts w:ascii="Times New Roman" w:hAnsi="Times New Roman" w:cs="Times New Roman"/>
          <w:color w:val="2E74B5" w:themeColor="accent5" w:themeShade="BF"/>
          <w:sz w:val="24"/>
          <w:szCs w:val="24"/>
          <w:u w:val="single"/>
        </w:rPr>
        <w:fldChar w:fldCharType="end"/>
      </w:r>
      <w:r w:rsidR="00E71ABB" w:rsidRPr="00E71ABB">
        <w:rPr>
          <w:rFonts w:ascii="Times New Roman" w:hAnsi="Times New Roman" w:cs="Times New Roman"/>
          <w:sz w:val="24"/>
          <w:szCs w:val="24"/>
        </w:rPr>
        <w:t>)</w:t>
      </w:r>
      <w:r w:rsidR="00513536">
        <w:rPr>
          <w:rFonts w:ascii="Times New Roman" w:hAnsi="Times New Roman" w:cs="Times New Roman"/>
          <w:sz w:val="24"/>
          <w:szCs w:val="24"/>
        </w:rPr>
        <w:t>.</w:t>
      </w:r>
    </w:p>
    <w:p w14:paraId="31B70842" w14:textId="39605676" w:rsidR="00D76274" w:rsidRPr="00D76274" w:rsidRDefault="00D76274" w:rsidP="00351399">
      <w:pPr>
        <w:pStyle w:val="Figuras"/>
        <w:rPr>
          <w:i/>
          <w:iCs/>
        </w:rPr>
      </w:pPr>
      <w:bookmarkStart w:id="418" w:name="_Ref94004923"/>
      <w:bookmarkStart w:id="419" w:name="_Toc94028622"/>
      <w:bookmarkStart w:id="420" w:name="_Toc94033262"/>
      <w:r w:rsidRPr="00D76274">
        <w:t xml:space="preserve">Figura </w:t>
      </w:r>
      <w:fldSimple w:instr=" SEQ Figura \* ARABIC ">
        <w:r w:rsidR="00A55E47">
          <w:rPr>
            <w:noProof/>
          </w:rPr>
          <w:t>20</w:t>
        </w:r>
      </w:fldSimple>
      <w:bookmarkEnd w:id="418"/>
      <w:r w:rsidRPr="00D76274">
        <w:t xml:space="preserve">: Módulo </w:t>
      </w:r>
      <w:r w:rsidR="001729F9" w:rsidRPr="001729F9">
        <w:rPr>
          <w:i/>
          <w:iCs/>
        </w:rPr>
        <w:t>Inception</w:t>
      </w:r>
      <w:bookmarkEnd w:id="419"/>
      <w:bookmarkEnd w:id="420"/>
    </w:p>
    <w:p w14:paraId="4655A329" w14:textId="77777777" w:rsidR="004D28A9" w:rsidRDefault="00983DCD" w:rsidP="004D28A9">
      <w:pPr>
        <w:keepNext/>
        <w:spacing w:after="0" w:line="240" w:lineRule="auto"/>
        <w:jc w:val="center"/>
      </w:pPr>
      <w:r w:rsidRPr="004D28A9">
        <w:rPr>
          <w:rFonts w:ascii="Times New Roman" w:hAnsi="Times New Roman" w:cs="Times New Roman"/>
          <w:noProof/>
          <w:sz w:val="24"/>
          <w:szCs w:val="24"/>
          <w:lang w:eastAsia="es-ES"/>
        </w:rPr>
        <w:drawing>
          <wp:inline distT="0" distB="0" distL="0" distR="0" wp14:anchorId="58101DF0" wp14:editId="1C071D15">
            <wp:extent cx="3728090" cy="2215579"/>
            <wp:effectExtent l="0" t="0" r="5715"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rotWithShape="1">
                    <a:blip r:embed="rId35"/>
                    <a:srcRect l="1497" t="7734" r="1702"/>
                    <a:stretch/>
                  </pic:blipFill>
                  <pic:spPr bwMode="auto">
                    <a:xfrm>
                      <a:off x="0" y="0"/>
                      <a:ext cx="3742804" cy="2224323"/>
                    </a:xfrm>
                    <a:prstGeom prst="rect">
                      <a:avLst/>
                    </a:prstGeom>
                    <a:ln>
                      <a:noFill/>
                    </a:ln>
                    <a:extLst>
                      <a:ext uri="{53640926-AAD7-44D8-BBD7-CCE9431645EC}">
                        <a14:shadowObscured xmlns:a14="http://schemas.microsoft.com/office/drawing/2010/main"/>
                      </a:ext>
                    </a:extLst>
                  </pic:spPr>
                </pic:pic>
              </a:graphicData>
            </a:graphic>
          </wp:inline>
        </w:drawing>
      </w:r>
    </w:p>
    <w:p w14:paraId="0774CA42" w14:textId="5CA32E25" w:rsidR="00983DCD" w:rsidRPr="004D28A9" w:rsidRDefault="004D28A9" w:rsidP="004D28A9">
      <w:pPr>
        <w:pStyle w:val="Descripcin"/>
        <w:spacing w:after="180"/>
        <w:jc w:val="center"/>
        <w:rPr>
          <w:rFonts w:ascii="Times New Roman" w:hAnsi="Times New Roman" w:cs="Times New Roman"/>
          <w:i w:val="0"/>
          <w:iCs w:val="0"/>
          <w:color w:val="auto"/>
          <w:sz w:val="16"/>
          <w:szCs w:val="16"/>
        </w:rPr>
      </w:pPr>
      <w:bookmarkStart w:id="421" w:name="_Toc94028623"/>
      <w:r w:rsidRPr="004D28A9">
        <w:rPr>
          <w:rFonts w:ascii="Times New Roman" w:hAnsi="Times New Roman" w:cs="Times New Roman"/>
          <w:i w:val="0"/>
          <w:iCs w:val="0"/>
          <w:color w:val="auto"/>
          <w:sz w:val="16"/>
          <w:szCs w:val="16"/>
        </w:rPr>
        <w:t>Fuente: Extraído de</w:t>
      </w:r>
      <w:r>
        <w:rPr>
          <w:rFonts w:ascii="Times New Roman" w:hAnsi="Times New Roman" w:cs="Times New Roman"/>
          <w:i w:val="0"/>
          <w:iCs w:val="0"/>
          <w:color w:val="auto"/>
          <w:sz w:val="16"/>
          <w:szCs w:val="16"/>
        </w:rPr>
        <w:t xml:space="preserve"> </w:t>
      </w:r>
      <w:r>
        <w:rPr>
          <w:rFonts w:ascii="Times New Roman" w:hAnsi="Times New Roman" w:cs="Times New Roman"/>
          <w:i w:val="0"/>
          <w:iCs w:val="0"/>
          <w:color w:val="auto"/>
          <w:sz w:val="16"/>
          <w:szCs w:val="16"/>
        </w:rPr>
        <w:fldChar w:fldCharType="begin" w:fldLock="1"/>
      </w:r>
      <w:r w:rsidR="006E6C70">
        <w:rPr>
          <w:rFonts w:ascii="Times New Roman" w:hAnsi="Times New Roman" w:cs="Times New Roman"/>
          <w:i w:val="0"/>
          <w:iCs w:val="0"/>
          <w:color w:val="auto"/>
          <w:sz w:val="16"/>
          <w:szCs w:val="16"/>
        </w:rPr>
        <w:instrText>ADDIN CSL_CITATION {"citationItems":[{"id":"ITEM-1","itemData":{"DOI":"10.1016/j.eswa.2018.09.039","ISSN":"09574174","abstract":"Convolutional neural networks are being applied to identification problems in a variety of fields, and in some areas are showing higher discrimination accuracies than conventional methods. However, applications of convolutional neural networks to financial analyses have only been reported in a small number of studies on the prediction of stock price movements. The reason for this seems to be that convolutional neural networks are more suitable for application to images and less suitable for general numerical data including financial statements. Hence, in this research, an attempt is made to apply a convolutional neural network to the prediction of corporate bankruptcy, which in most cases is treated as a two-class classification problem. We use the financial statements (balance sheets and profit-and-loss statements) of 102 companies that have been delisted from the Japanese stock market due to de facto bankruptcy as well as the financial statements of 2062 currently listed companies over four financial periods. In our proposed method, a set of financial ratios are derived from the financial statements and represented as a grayscale image. The image generated by this process is utilized for training and testing a convolutional neural network. Moreover, the size of the dataset is increased using the weighted averages to create synthetic data points. A total of 7520 images for the bankrupt and continuing enterprises classes are used for training the convolutional neural network based on GoogLeNet. Bankruptcy predictions through the trained network are shown to have a higher performance compared to methods using decision trees, linear discriminant analysis, support vector machines, multi-layer perceptron, AdaBoost, or Altman's Z′′-score.","author":[{"dropping-particle":"","family":"Hosaka","given":"Tadaaki","non-dropping-particle":"","parse-names":false,"suffix":""}],"container-title":"Expert Systems with Applications","id":"ITEM-1","issued":{"date-parts":[["2019"]]},"page":"287-299","publisher":"Elsevier Ltd","title":"Bankruptcy prediction using imaged financial ratios and convolutional neural networks","type":"article-journal","volume":"117"},"uris":["http://www.mendeley.com/documents/?uuid=3a05fa39-344c-4085-8362-e47ed40a89bd"]}],"mendeley":{"formattedCitation":"(Hosaka, 2019)","manualFormatting":"Hosaka (2019)","plainTextFormattedCitation":"(Hosaka, 2019)","previouslyFormattedCitation":"(Hosaka, 2019)"},"properties":{"noteIndex":0},"schema":"https://github.com/citation-style-language/schema/raw/master/csl-citation.json"}</w:instrText>
      </w:r>
      <w:r>
        <w:rPr>
          <w:rFonts w:ascii="Times New Roman" w:hAnsi="Times New Roman" w:cs="Times New Roman"/>
          <w:i w:val="0"/>
          <w:iCs w:val="0"/>
          <w:color w:val="auto"/>
          <w:sz w:val="16"/>
          <w:szCs w:val="16"/>
        </w:rPr>
        <w:fldChar w:fldCharType="separate"/>
      </w:r>
      <w:r w:rsidRPr="004D28A9">
        <w:rPr>
          <w:rFonts w:ascii="Times New Roman" w:hAnsi="Times New Roman" w:cs="Times New Roman"/>
          <w:i w:val="0"/>
          <w:iCs w:val="0"/>
          <w:noProof/>
          <w:color w:val="auto"/>
          <w:sz w:val="16"/>
          <w:szCs w:val="16"/>
        </w:rPr>
        <w:t>Hosaka</w:t>
      </w:r>
      <w:r>
        <w:rPr>
          <w:rFonts w:ascii="Times New Roman" w:hAnsi="Times New Roman" w:cs="Times New Roman"/>
          <w:i w:val="0"/>
          <w:iCs w:val="0"/>
          <w:noProof/>
          <w:color w:val="auto"/>
          <w:sz w:val="16"/>
          <w:szCs w:val="16"/>
        </w:rPr>
        <w:t xml:space="preserve"> (</w:t>
      </w:r>
      <w:r w:rsidRPr="004D28A9">
        <w:rPr>
          <w:rFonts w:ascii="Times New Roman" w:hAnsi="Times New Roman" w:cs="Times New Roman"/>
          <w:i w:val="0"/>
          <w:iCs w:val="0"/>
          <w:noProof/>
          <w:color w:val="auto"/>
          <w:sz w:val="16"/>
          <w:szCs w:val="16"/>
        </w:rPr>
        <w:t>2019)</w:t>
      </w:r>
      <w:bookmarkEnd w:id="421"/>
      <w:r>
        <w:rPr>
          <w:rFonts w:ascii="Times New Roman" w:hAnsi="Times New Roman" w:cs="Times New Roman"/>
          <w:i w:val="0"/>
          <w:iCs w:val="0"/>
          <w:color w:val="auto"/>
          <w:sz w:val="16"/>
          <w:szCs w:val="16"/>
        </w:rPr>
        <w:fldChar w:fldCharType="end"/>
      </w:r>
    </w:p>
    <w:p w14:paraId="12192C60" w14:textId="237A2D39" w:rsidR="007B05FD" w:rsidRDefault="00515DDF" w:rsidP="00446705">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Con respecto a la arquitectura </w:t>
      </w:r>
      <w:r w:rsidR="004A07A8">
        <w:rPr>
          <w:rFonts w:ascii="Times New Roman" w:hAnsi="Times New Roman" w:cs="Times New Roman"/>
          <w:sz w:val="24"/>
          <w:szCs w:val="24"/>
          <w:lang w:val="es-ES_tradnl"/>
        </w:rPr>
        <w:t>que sigue</w:t>
      </w:r>
      <w:r>
        <w:rPr>
          <w:rFonts w:ascii="Times New Roman" w:hAnsi="Times New Roman" w:cs="Times New Roman"/>
          <w:sz w:val="24"/>
          <w:szCs w:val="24"/>
          <w:lang w:val="es-ES_tradnl"/>
        </w:rPr>
        <w:t xml:space="preserve"> </w:t>
      </w:r>
      <w:r w:rsidR="001729F9" w:rsidRPr="001729F9">
        <w:rPr>
          <w:rFonts w:ascii="Times New Roman" w:hAnsi="Times New Roman" w:cs="Times New Roman"/>
          <w:i/>
          <w:iCs/>
          <w:sz w:val="24"/>
          <w:szCs w:val="24"/>
          <w:lang w:val="es-ES_tradnl"/>
        </w:rPr>
        <w:t>GoogLeNet</w:t>
      </w:r>
      <w:r w:rsidR="007B05FD">
        <w:rPr>
          <w:rFonts w:ascii="Times New Roman" w:hAnsi="Times New Roman" w:cs="Times New Roman"/>
          <w:sz w:val="24"/>
          <w:szCs w:val="24"/>
          <w:lang w:val="es-ES_tradnl"/>
        </w:rPr>
        <w:t xml:space="preserve"> (</w:t>
      </w:r>
      <w:hyperlink w:anchor="figura_A1" w:history="1">
        <w:r w:rsidR="004A07A8" w:rsidRPr="00354D4B">
          <w:rPr>
            <w:rStyle w:val="Hipervnculo"/>
            <w:rFonts w:ascii="Times New Roman" w:hAnsi="Times New Roman" w:cs="Times New Roman"/>
            <w:sz w:val="24"/>
            <w:szCs w:val="24"/>
            <w:lang w:val="es-ES_tradnl"/>
          </w:rPr>
          <w:t>Figura A1</w:t>
        </w:r>
      </w:hyperlink>
      <w:r w:rsidR="007B05FD">
        <w:rPr>
          <w:rFonts w:ascii="Times New Roman" w:hAnsi="Times New Roman" w:cs="Times New Roman"/>
          <w:sz w:val="24"/>
          <w:szCs w:val="24"/>
          <w:lang w:val="es-ES_tradnl"/>
        </w:rPr>
        <w:t>)</w:t>
      </w:r>
      <w:r>
        <w:rPr>
          <w:rFonts w:ascii="Times New Roman" w:hAnsi="Times New Roman" w:cs="Times New Roman"/>
          <w:sz w:val="24"/>
          <w:szCs w:val="24"/>
          <w:lang w:val="es-ES_tradnl"/>
        </w:rPr>
        <w:t xml:space="preserve">, </w:t>
      </w:r>
      <w:r w:rsidR="007B05FD">
        <w:rPr>
          <w:rFonts w:ascii="Times New Roman" w:hAnsi="Times New Roman" w:cs="Times New Roman"/>
          <w:sz w:val="24"/>
          <w:szCs w:val="24"/>
          <w:lang w:val="es-ES_tradnl"/>
        </w:rPr>
        <w:t xml:space="preserve">caben destacar los siguientes aspectos </w:t>
      </w:r>
      <w:r w:rsidR="007B05FD">
        <w:rPr>
          <w:rFonts w:ascii="Times New Roman" w:hAnsi="Times New Roman" w:cs="Times New Roman"/>
          <w:sz w:val="24"/>
          <w:szCs w:val="24"/>
          <w:lang w:val="es-ES_tradnl"/>
        </w:rPr>
        <w:fldChar w:fldCharType="begin" w:fldLock="1"/>
      </w:r>
      <w:r w:rsidR="00A12EC0">
        <w:rPr>
          <w:rFonts w:ascii="Times New Roman" w:hAnsi="Times New Roman" w:cs="Times New Roman"/>
          <w:sz w:val="24"/>
          <w:szCs w:val="24"/>
          <w:lang w:val="es-ES_tradnl"/>
        </w:rPr>
        <w:instrText>ADDIN CSL_CITATION {"citationItems":[{"id":"ITEM-1","itemData":{"DOI":"10.1002/jctb.4820","ISSN":"10974660","abstract":"We propose a deep convolutional neural network ar- chitecture codenamed Inception that achieves the new state of the art for classification and detection in the Im- ageNet Large-Scale Visual Recognition Challenge 2014 (ILSVRC14). The main hallmark of this architecture is the improved utilization of the computing resources inside the network. By a carefully crafted design, we increased the depth and width of the network while keeping the compu- tational budget constant. To optimize quality, the architec- tural decisions were based on the Hebbian principle and the intuition of multi-scale processing. One particular in- carnation used in our submission for ILSVRC14 is called GoogLeNet, a 22 layers deep network, the quality ofwhich is assessed in the context ofclassification and detection.","author":[{"dropping-particle":"","family":"Szegedy","given":"Christian","non-dropping-particle":"","parse-names":false,"suffix":""},{"dropping-particle":"","family":"Liu","given":"Wei","non-dropping-particle":"","parse-names":false,"suffix":""},{"dropping-particle":"","family":"Jia","given":"Yangqing","non-dropping-particle":"","parse-names":false,"suffix":""},{"dropping-particle":"","family":"Sermanet","given":"Pierre","non-dropping-particle":"","parse-names":false,"suffix":""},{"dropping-particle":"","family":"Reed","given":"Scott","non-dropping-particle":"","parse-names":false,"suffix":""},{"dropping-particle":"","family":"Anguelov","given":"Dragomir","non-dropping-particle":"","parse-names":false,"suffix":""},{"dropping-particle":"","family":"Erhan","given":"Dumitru","non-dropping-particle":"","parse-names":false,"suffix":""},{"dropping-particle":"","family":"Vanhoucke","given":"Vicent","non-dropping-particle":"","parse-names":false,"suffix":""},{"dropping-particle":"","family":"Rabinovich","given":"Andrew","non-dropping-particle":"","parse-names":false,"suffix":""}],"container-title":"Journal of Chemical Technology and Biotechnology","id":"ITEM-1","issue":"8","issued":{"date-parts":[["2016"]]},"page":"2322-2330","title":"Going Deeper with Convolutions","type":"article-journal","volume":"91"},"uris":["http://www.mendeley.com/documents/?uuid=17de11a5-91b8-4335-8584-d46fe0b7ea92"]}],"mendeley":{"formattedCitation":"(Szegedy et al., 2016)","plainTextFormattedCitation":"(Szegedy et al., 2016)","previouslyFormattedCitation":"(Szegedy et al., 2016)"},"properties":{"noteIndex":0},"schema":"https://github.com/citation-style-language/schema/raw/master/csl-citation.json"}</w:instrText>
      </w:r>
      <w:r w:rsidR="007B05FD">
        <w:rPr>
          <w:rFonts w:ascii="Times New Roman" w:hAnsi="Times New Roman" w:cs="Times New Roman"/>
          <w:sz w:val="24"/>
          <w:szCs w:val="24"/>
          <w:lang w:val="es-ES_tradnl"/>
        </w:rPr>
        <w:fldChar w:fldCharType="separate"/>
      </w:r>
      <w:r w:rsidR="007B05FD" w:rsidRPr="007B05FD">
        <w:rPr>
          <w:rFonts w:ascii="Times New Roman" w:hAnsi="Times New Roman" w:cs="Times New Roman"/>
          <w:noProof/>
          <w:sz w:val="24"/>
          <w:szCs w:val="24"/>
          <w:lang w:val="es-ES_tradnl"/>
        </w:rPr>
        <w:t xml:space="preserve">(Szegedy </w:t>
      </w:r>
      <w:r w:rsidR="00A01770" w:rsidRPr="00A01770">
        <w:rPr>
          <w:rFonts w:ascii="Times New Roman" w:hAnsi="Times New Roman" w:cs="Times New Roman"/>
          <w:i/>
          <w:iCs/>
          <w:noProof/>
          <w:sz w:val="24"/>
          <w:szCs w:val="24"/>
          <w:lang w:val="es-ES_tradnl"/>
        </w:rPr>
        <w:t>et al</w:t>
      </w:r>
      <w:r w:rsidR="007B05FD" w:rsidRPr="007B05FD">
        <w:rPr>
          <w:rFonts w:ascii="Times New Roman" w:hAnsi="Times New Roman" w:cs="Times New Roman"/>
          <w:noProof/>
          <w:sz w:val="24"/>
          <w:szCs w:val="24"/>
          <w:lang w:val="es-ES_tradnl"/>
        </w:rPr>
        <w:t>., 2016)</w:t>
      </w:r>
      <w:r w:rsidR="007B05FD">
        <w:rPr>
          <w:rFonts w:ascii="Times New Roman" w:hAnsi="Times New Roman" w:cs="Times New Roman"/>
          <w:sz w:val="24"/>
          <w:szCs w:val="24"/>
          <w:lang w:val="es-ES_tradnl"/>
        </w:rPr>
        <w:fldChar w:fldCharType="end"/>
      </w:r>
      <w:r w:rsidR="007B05FD">
        <w:rPr>
          <w:rFonts w:ascii="Times New Roman" w:hAnsi="Times New Roman" w:cs="Times New Roman"/>
          <w:sz w:val="24"/>
          <w:szCs w:val="24"/>
          <w:lang w:val="es-ES_tradnl"/>
        </w:rPr>
        <w:t>:</w:t>
      </w:r>
    </w:p>
    <w:p w14:paraId="318AE409" w14:textId="1B0C6E6A" w:rsidR="007B05FD" w:rsidRDefault="00711821" w:rsidP="007B05FD">
      <w:pPr>
        <w:pStyle w:val="Prrafodelista"/>
        <w:numPr>
          <w:ilvl w:val="0"/>
          <w:numId w:val="48"/>
        </w:numPr>
        <w:spacing w:after="180" w:line="360" w:lineRule="auto"/>
        <w:ind w:left="927"/>
        <w:jc w:val="both"/>
        <w:rPr>
          <w:rFonts w:ascii="Times New Roman" w:hAnsi="Times New Roman" w:cs="Times New Roman"/>
          <w:sz w:val="24"/>
          <w:szCs w:val="24"/>
          <w:lang w:val="es-ES_tradnl"/>
        </w:rPr>
      </w:pPr>
      <w:r>
        <w:rPr>
          <w:rFonts w:ascii="Times New Roman" w:hAnsi="Times New Roman" w:cs="Times New Roman"/>
          <w:sz w:val="24"/>
          <w:szCs w:val="24"/>
          <w:lang w:val="es-ES_tradnl"/>
        </w:rPr>
        <w:t>Esta e</w:t>
      </w:r>
      <w:r w:rsidR="00C84220">
        <w:rPr>
          <w:rFonts w:ascii="Times New Roman" w:hAnsi="Times New Roman" w:cs="Times New Roman"/>
          <w:sz w:val="24"/>
          <w:szCs w:val="24"/>
          <w:lang w:val="es-ES_tradnl"/>
        </w:rPr>
        <w:t xml:space="preserve">spera una entrada </w:t>
      </w:r>
      <w:r w:rsidR="007B05FD">
        <w:rPr>
          <w:rFonts w:ascii="Times New Roman" w:hAnsi="Times New Roman" w:cs="Times New Roman"/>
          <w:sz w:val="24"/>
          <w:szCs w:val="24"/>
          <w:lang w:val="es-ES_tradnl"/>
        </w:rPr>
        <w:t>del tamaño 224x224x3, es decir imágenes en formato RGB.</w:t>
      </w:r>
    </w:p>
    <w:p w14:paraId="17D3465B" w14:textId="0E2821A6" w:rsidR="007B05FD" w:rsidRDefault="00711821" w:rsidP="007B05FD">
      <w:pPr>
        <w:pStyle w:val="Prrafodelista"/>
        <w:numPr>
          <w:ilvl w:val="0"/>
          <w:numId w:val="48"/>
        </w:numPr>
        <w:spacing w:after="180" w:line="360" w:lineRule="auto"/>
        <w:ind w:left="927"/>
        <w:jc w:val="both"/>
        <w:rPr>
          <w:rFonts w:ascii="Times New Roman" w:hAnsi="Times New Roman" w:cs="Times New Roman"/>
          <w:sz w:val="24"/>
          <w:szCs w:val="24"/>
          <w:lang w:val="es-ES_tradnl"/>
        </w:rPr>
      </w:pPr>
      <w:r>
        <w:rPr>
          <w:rFonts w:ascii="Times New Roman" w:hAnsi="Times New Roman" w:cs="Times New Roman"/>
          <w:sz w:val="24"/>
          <w:szCs w:val="24"/>
          <w:lang w:val="es-ES_tradnl"/>
        </w:rPr>
        <w:t>En ella e</w:t>
      </w:r>
      <w:r w:rsidR="00636C02">
        <w:rPr>
          <w:rFonts w:ascii="Times New Roman" w:hAnsi="Times New Roman" w:cs="Times New Roman"/>
          <w:sz w:val="24"/>
          <w:szCs w:val="24"/>
          <w:lang w:val="es-ES_tradnl"/>
        </w:rPr>
        <w:t xml:space="preserve">xisten un total de nueve módulos </w:t>
      </w:r>
      <w:r w:rsidR="001729F9" w:rsidRPr="001729F9">
        <w:rPr>
          <w:rFonts w:ascii="Times New Roman" w:hAnsi="Times New Roman" w:cs="Times New Roman"/>
          <w:i/>
          <w:iCs/>
          <w:sz w:val="24"/>
          <w:szCs w:val="24"/>
          <w:lang w:val="es-ES_tradnl"/>
        </w:rPr>
        <w:t>Inception</w:t>
      </w:r>
      <w:r w:rsidR="00636C02">
        <w:rPr>
          <w:rFonts w:ascii="Times New Roman" w:hAnsi="Times New Roman" w:cs="Times New Roman"/>
          <w:sz w:val="24"/>
          <w:szCs w:val="24"/>
          <w:lang w:val="es-ES_tradnl"/>
        </w:rPr>
        <w:t xml:space="preserve"> (</w:t>
      </w:r>
      <w:r w:rsidRPr="00E71ABB">
        <w:rPr>
          <w:rFonts w:ascii="Times New Roman" w:hAnsi="Times New Roman" w:cs="Times New Roman"/>
          <w:color w:val="2E74B5" w:themeColor="accent5" w:themeShade="BF"/>
          <w:sz w:val="24"/>
          <w:szCs w:val="24"/>
          <w:u w:val="single"/>
        </w:rPr>
        <w:fldChar w:fldCharType="begin"/>
      </w:r>
      <w:r w:rsidRPr="00E71ABB">
        <w:rPr>
          <w:rFonts w:ascii="Times New Roman" w:hAnsi="Times New Roman" w:cs="Times New Roman"/>
          <w:color w:val="2E74B5" w:themeColor="accent5" w:themeShade="BF"/>
          <w:sz w:val="24"/>
          <w:szCs w:val="24"/>
          <w:u w:val="single"/>
        </w:rPr>
        <w:instrText xml:space="preserve"> REF _Ref94004923 \h  \* MERGEFORMAT </w:instrText>
      </w:r>
      <w:r w:rsidRPr="00E71ABB">
        <w:rPr>
          <w:rFonts w:ascii="Times New Roman" w:hAnsi="Times New Roman" w:cs="Times New Roman"/>
          <w:color w:val="2E74B5" w:themeColor="accent5" w:themeShade="BF"/>
          <w:sz w:val="24"/>
          <w:szCs w:val="24"/>
          <w:u w:val="single"/>
        </w:rPr>
      </w:r>
      <w:r w:rsidRPr="00E71ABB">
        <w:rPr>
          <w:rFonts w:ascii="Times New Roman" w:hAnsi="Times New Roman" w:cs="Times New Roman"/>
          <w:color w:val="2E74B5" w:themeColor="accent5" w:themeShade="BF"/>
          <w:sz w:val="24"/>
          <w:szCs w:val="24"/>
          <w:u w:val="single"/>
        </w:rPr>
        <w:fldChar w:fldCharType="separate"/>
      </w:r>
      <w:ins w:id="422" w:author="sumit kumar" w:date="2022-01-28T00:52:00Z">
        <w:r w:rsidR="00A55E47" w:rsidRPr="00A55E47">
          <w:rPr>
            <w:rFonts w:ascii="Times New Roman" w:hAnsi="Times New Roman" w:cs="Times New Roman"/>
            <w:color w:val="2E74B5" w:themeColor="accent5" w:themeShade="BF"/>
            <w:sz w:val="24"/>
            <w:szCs w:val="24"/>
            <w:u w:val="single"/>
            <w:rPrChange w:id="423" w:author="sumit kumar" w:date="2022-01-28T00:52:00Z">
              <w:rPr/>
            </w:rPrChange>
          </w:rPr>
          <w:t xml:space="preserve">Figura </w:t>
        </w:r>
        <w:r w:rsidR="00A55E47" w:rsidRPr="00A55E47">
          <w:rPr>
            <w:rFonts w:ascii="Times New Roman" w:hAnsi="Times New Roman" w:cs="Times New Roman"/>
            <w:noProof/>
            <w:color w:val="2E74B5" w:themeColor="accent5" w:themeShade="BF"/>
            <w:sz w:val="24"/>
            <w:szCs w:val="24"/>
            <w:u w:val="single"/>
            <w:rPrChange w:id="424" w:author="sumit kumar" w:date="2022-01-28T00:52:00Z">
              <w:rPr>
                <w:noProof/>
              </w:rPr>
            </w:rPrChange>
          </w:rPr>
          <w:t>20</w:t>
        </w:r>
      </w:ins>
      <w:del w:id="425"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Figura </w:delText>
        </w:r>
        <w:r w:rsidR="00614ADD" w:rsidRPr="00614ADD" w:rsidDel="00A55E47">
          <w:rPr>
            <w:rFonts w:ascii="Times New Roman" w:hAnsi="Times New Roman" w:cs="Times New Roman"/>
            <w:noProof/>
            <w:color w:val="2E74B5" w:themeColor="accent5" w:themeShade="BF"/>
            <w:sz w:val="24"/>
            <w:szCs w:val="24"/>
            <w:u w:val="single"/>
          </w:rPr>
          <w:delText>20</w:delText>
        </w:r>
      </w:del>
      <w:r w:rsidRPr="00E71ABB">
        <w:rPr>
          <w:rFonts w:ascii="Times New Roman" w:hAnsi="Times New Roman" w:cs="Times New Roman"/>
          <w:color w:val="2E74B5" w:themeColor="accent5" w:themeShade="BF"/>
          <w:sz w:val="24"/>
          <w:szCs w:val="24"/>
          <w:u w:val="single"/>
        </w:rPr>
        <w:fldChar w:fldCharType="end"/>
      </w:r>
      <w:r w:rsidR="00636C02">
        <w:rPr>
          <w:rFonts w:ascii="Times New Roman" w:hAnsi="Times New Roman" w:cs="Times New Roman"/>
          <w:sz w:val="24"/>
          <w:szCs w:val="24"/>
          <w:lang w:val="es-ES_tradnl"/>
        </w:rPr>
        <w:t>)</w:t>
      </w:r>
      <w:r w:rsidR="00C84220">
        <w:rPr>
          <w:rFonts w:ascii="Times New Roman" w:hAnsi="Times New Roman" w:cs="Times New Roman"/>
          <w:sz w:val="24"/>
          <w:szCs w:val="24"/>
          <w:lang w:val="es-ES_tradnl"/>
        </w:rPr>
        <w:t>.</w:t>
      </w:r>
    </w:p>
    <w:p w14:paraId="6F4DE0C5" w14:textId="0D26867F" w:rsidR="00636C02" w:rsidRDefault="00C74580" w:rsidP="007B05FD">
      <w:pPr>
        <w:pStyle w:val="Prrafodelista"/>
        <w:numPr>
          <w:ilvl w:val="0"/>
          <w:numId w:val="48"/>
        </w:numPr>
        <w:spacing w:after="180" w:line="360" w:lineRule="auto"/>
        <w:ind w:left="927"/>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La capa de salida utiliza la función de activación </w:t>
      </w:r>
      <w:r w:rsidRPr="00C74580">
        <w:rPr>
          <w:rFonts w:ascii="Times New Roman" w:hAnsi="Times New Roman" w:cs="Times New Roman"/>
          <w:i/>
          <w:iCs/>
          <w:sz w:val="24"/>
          <w:szCs w:val="24"/>
          <w:lang w:val="es-ES_tradnl"/>
        </w:rPr>
        <w:t>softmax</w:t>
      </w:r>
      <w:r>
        <w:rPr>
          <w:rFonts w:ascii="Times New Roman" w:hAnsi="Times New Roman" w:cs="Times New Roman"/>
          <w:sz w:val="24"/>
          <w:szCs w:val="24"/>
          <w:lang w:val="es-ES_tradnl"/>
        </w:rPr>
        <w:t xml:space="preserve"> para </w:t>
      </w:r>
      <w:r w:rsidR="003D4DBA">
        <w:rPr>
          <w:rFonts w:ascii="Times New Roman" w:hAnsi="Times New Roman" w:cs="Times New Roman"/>
          <w:sz w:val="24"/>
          <w:szCs w:val="24"/>
          <w:lang w:val="es-ES_tradnl"/>
        </w:rPr>
        <w:t xml:space="preserve">proporcionar 1.000 </w:t>
      </w:r>
      <w:r w:rsidR="00C84220">
        <w:rPr>
          <w:rFonts w:ascii="Times New Roman" w:hAnsi="Times New Roman" w:cs="Times New Roman"/>
          <w:sz w:val="24"/>
          <w:szCs w:val="24"/>
          <w:lang w:val="es-ES_tradnl"/>
        </w:rPr>
        <w:t>salidas</w:t>
      </w:r>
      <w:r w:rsidR="003D4DBA">
        <w:rPr>
          <w:rFonts w:ascii="Times New Roman" w:hAnsi="Times New Roman" w:cs="Times New Roman"/>
          <w:sz w:val="24"/>
          <w:szCs w:val="24"/>
          <w:lang w:val="es-ES_tradnl"/>
        </w:rPr>
        <w:t xml:space="preserve"> que se corresponden con el número de categorías </w:t>
      </w:r>
      <w:r w:rsidR="003D4DBA" w:rsidRPr="003D4DBA">
        <w:rPr>
          <w:rFonts w:ascii="Times New Roman" w:hAnsi="Times New Roman" w:cs="Times New Roman"/>
          <w:sz w:val="24"/>
          <w:szCs w:val="24"/>
          <w:lang w:val="es-ES_tradnl"/>
        </w:rPr>
        <w:t xml:space="preserve">del </w:t>
      </w:r>
      <w:r w:rsidR="000F17CC" w:rsidRPr="000F17CC">
        <w:rPr>
          <w:rFonts w:ascii="Times New Roman" w:hAnsi="Times New Roman" w:cs="Times New Roman"/>
          <w:i/>
          <w:iCs/>
          <w:sz w:val="24"/>
          <w:szCs w:val="24"/>
          <w:lang w:val="es-ES_tradnl"/>
        </w:rPr>
        <w:t>dataset</w:t>
      </w:r>
      <w:r w:rsidR="003D4DBA">
        <w:rPr>
          <w:rFonts w:ascii="Times New Roman" w:hAnsi="Times New Roman" w:cs="Times New Roman"/>
          <w:sz w:val="24"/>
          <w:szCs w:val="24"/>
          <w:lang w:val="es-ES_tradnl"/>
        </w:rPr>
        <w:t xml:space="preserve"> </w:t>
      </w:r>
      <w:r w:rsidR="003D4DBA" w:rsidRPr="003D4DBA">
        <w:rPr>
          <w:rFonts w:ascii="Times New Roman" w:hAnsi="Times New Roman" w:cs="Times New Roman"/>
          <w:i/>
          <w:iCs/>
          <w:sz w:val="24"/>
          <w:szCs w:val="24"/>
          <w:lang w:val="es-ES_tradnl"/>
        </w:rPr>
        <w:t>ImageNet</w:t>
      </w:r>
      <w:r w:rsidR="003D4DBA" w:rsidRPr="003D4DBA">
        <w:rPr>
          <w:rFonts w:ascii="Times New Roman" w:hAnsi="Times New Roman" w:cs="Times New Roman"/>
          <w:sz w:val="24"/>
          <w:szCs w:val="24"/>
          <w:lang w:val="es-ES_tradnl"/>
        </w:rPr>
        <w:t>.</w:t>
      </w:r>
      <w:r w:rsidR="003D4DBA">
        <w:rPr>
          <w:rFonts w:ascii="Times New Roman" w:hAnsi="Times New Roman" w:cs="Times New Roman"/>
          <w:sz w:val="24"/>
          <w:szCs w:val="24"/>
          <w:lang w:val="es-ES_tradnl"/>
        </w:rPr>
        <w:t xml:space="preserve"> Así, dicho </w:t>
      </w:r>
      <w:r w:rsidR="000F17CC" w:rsidRPr="000F17CC">
        <w:rPr>
          <w:rFonts w:ascii="Times New Roman" w:hAnsi="Times New Roman" w:cs="Times New Roman"/>
          <w:i/>
          <w:iCs/>
          <w:sz w:val="24"/>
          <w:szCs w:val="24"/>
          <w:lang w:val="es-ES_tradnl"/>
        </w:rPr>
        <w:t>dataset</w:t>
      </w:r>
      <w:r w:rsidR="003D4DBA">
        <w:rPr>
          <w:rFonts w:ascii="Times New Roman" w:hAnsi="Times New Roman" w:cs="Times New Roman"/>
          <w:sz w:val="24"/>
          <w:szCs w:val="24"/>
          <w:lang w:val="es-ES_tradnl"/>
        </w:rPr>
        <w:t xml:space="preserve"> fue sobre el que originalmente se realizó el entrenamiento de </w:t>
      </w:r>
      <w:r w:rsidR="001729F9" w:rsidRPr="001729F9">
        <w:rPr>
          <w:rFonts w:ascii="Times New Roman" w:hAnsi="Times New Roman" w:cs="Times New Roman"/>
          <w:i/>
          <w:iCs/>
          <w:sz w:val="24"/>
          <w:szCs w:val="24"/>
          <w:lang w:val="es-ES_tradnl"/>
        </w:rPr>
        <w:t>GoogLeNet</w:t>
      </w:r>
      <w:r w:rsidR="003D4DBA">
        <w:rPr>
          <w:rFonts w:ascii="Times New Roman" w:hAnsi="Times New Roman" w:cs="Times New Roman"/>
          <w:sz w:val="24"/>
          <w:szCs w:val="24"/>
          <w:lang w:val="es-ES_tradnl"/>
        </w:rPr>
        <w:t>.</w:t>
      </w:r>
    </w:p>
    <w:p w14:paraId="4AC9AF56" w14:textId="6F3B93B5" w:rsidR="003D4DBA" w:rsidRPr="007B05FD" w:rsidRDefault="003D4DBA" w:rsidP="007B05FD">
      <w:pPr>
        <w:pStyle w:val="Prrafodelista"/>
        <w:numPr>
          <w:ilvl w:val="0"/>
          <w:numId w:val="48"/>
        </w:numPr>
        <w:spacing w:after="180" w:line="360" w:lineRule="auto"/>
        <w:ind w:left="927"/>
        <w:jc w:val="both"/>
        <w:rPr>
          <w:rFonts w:ascii="Times New Roman" w:hAnsi="Times New Roman" w:cs="Times New Roman"/>
          <w:sz w:val="24"/>
          <w:szCs w:val="24"/>
          <w:lang w:val="es-ES_tradnl"/>
        </w:rPr>
      </w:pPr>
      <w:r>
        <w:rPr>
          <w:rFonts w:ascii="Times New Roman" w:hAnsi="Times New Roman" w:cs="Times New Roman"/>
          <w:sz w:val="24"/>
          <w:szCs w:val="24"/>
          <w:lang w:val="es-ES_tradnl"/>
        </w:rPr>
        <w:t>Y por último, existen dos redes adicionales</w:t>
      </w:r>
      <w:r w:rsidR="00EA5D91">
        <w:rPr>
          <w:rFonts w:ascii="Times New Roman" w:hAnsi="Times New Roman" w:cs="Times New Roman"/>
          <w:sz w:val="24"/>
          <w:szCs w:val="24"/>
          <w:lang w:val="es-ES_tradnl"/>
        </w:rPr>
        <w:t xml:space="preserve"> (</w:t>
      </w:r>
      <w:hyperlink w:anchor="figura_A1" w:history="1">
        <w:r w:rsidR="00EA5D91" w:rsidRPr="00354D4B">
          <w:rPr>
            <w:rStyle w:val="Hipervnculo"/>
            <w:rFonts w:ascii="Times New Roman" w:hAnsi="Times New Roman" w:cs="Times New Roman"/>
            <w:sz w:val="24"/>
            <w:szCs w:val="24"/>
            <w:lang w:val="es-ES_tradnl"/>
          </w:rPr>
          <w:t>Figura A1</w:t>
        </w:r>
      </w:hyperlink>
      <w:r w:rsidR="00EA5D91">
        <w:rPr>
          <w:rFonts w:ascii="Times New Roman" w:hAnsi="Times New Roman" w:cs="Times New Roman"/>
          <w:sz w:val="24"/>
          <w:szCs w:val="24"/>
          <w:lang w:val="es-ES_tradnl"/>
        </w:rPr>
        <w:t>)</w:t>
      </w:r>
      <w:r>
        <w:rPr>
          <w:rFonts w:ascii="Times New Roman" w:hAnsi="Times New Roman" w:cs="Times New Roman"/>
          <w:sz w:val="24"/>
          <w:szCs w:val="24"/>
          <w:lang w:val="es-ES_tradnl"/>
        </w:rPr>
        <w:t xml:space="preserve"> que permiten la discriminación en la etapas inferiores del clasificador</w:t>
      </w:r>
      <w:r w:rsidR="00711821">
        <w:rPr>
          <w:rFonts w:ascii="Times New Roman" w:hAnsi="Times New Roman" w:cs="Times New Roman"/>
          <w:sz w:val="24"/>
          <w:szCs w:val="24"/>
          <w:lang w:val="es-ES_tradnl"/>
        </w:rPr>
        <w:t xml:space="preserve"> final</w:t>
      </w:r>
      <w:r>
        <w:rPr>
          <w:rFonts w:ascii="Times New Roman" w:hAnsi="Times New Roman" w:cs="Times New Roman"/>
          <w:sz w:val="24"/>
          <w:szCs w:val="24"/>
          <w:lang w:val="es-ES_tradnl"/>
        </w:rPr>
        <w:t xml:space="preserve">, aumentan la señal de gradiente que se obtiene en la </w:t>
      </w:r>
      <w:r w:rsidR="00DA768D">
        <w:rPr>
          <w:rFonts w:ascii="Times New Roman" w:hAnsi="Times New Roman" w:cs="Times New Roman"/>
          <w:sz w:val="24"/>
          <w:szCs w:val="24"/>
          <w:lang w:val="es-ES_tradnl"/>
        </w:rPr>
        <w:t>retro propagación</w:t>
      </w:r>
      <w:r>
        <w:rPr>
          <w:rFonts w:ascii="Times New Roman" w:hAnsi="Times New Roman" w:cs="Times New Roman"/>
          <w:sz w:val="24"/>
          <w:szCs w:val="24"/>
          <w:lang w:val="es-ES_tradnl"/>
        </w:rPr>
        <w:t xml:space="preserve"> y proporcionan una </w:t>
      </w:r>
      <w:r w:rsidR="00DA768D">
        <w:rPr>
          <w:rFonts w:ascii="Times New Roman" w:hAnsi="Times New Roman" w:cs="Times New Roman"/>
          <w:sz w:val="24"/>
          <w:szCs w:val="24"/>
          <w:lang w:val="es-ES_tradnl"/>
        </w:rPr>
        <w:t>regularización adicional.</w:t>
      </w:r>
    </w:p>
    <w:p w14:paraId="54EF738E" w14:textId="7BA39BC2" w:rsidR="00851397" w:rsidRDefault="00F8401D" w:rsidP="00446705">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Sin embargo</w:t>
      </w:r>
      <w:r w:rsidR="005464DA">
        <w:rPr>
          <w:rFonts w:ascii="Times New Roman" w:hAnsi="Times New Roman" w:cs="Times New Roman"/>
          <w:sz w:val="24"/>
          <w:szCs w:val="24"/>
          <w:lang w:val="es-ES_tradnl"/>
        </w:rPr>
        <w:t>,</w:t>
      </w:r>
      <w:r w:rsidR="007835C7">
        <w:rPr>
          <w:rFonts w:ascii="Times New Roman" w:hAnsi="Times New Roman" w:cs="Times New Roman"/>
          <w:sz w:val="24"/>
          <w:szCs w:val="24"/>
          <w:lang w:val="es-ES_tradnl"/>
        </w:rPr>
        <w:t xml:space="preserve"> </w:t>
      </w:r>
      <w:r w:rsidR="00F528ED">
        <w:rPr>
          <w:rFonts w:ascii="Times New Roman" w:hAnsi="Times New Roman" w:cs="Times New Roman"/>
          <w:sz w:val="24"/>
          <w:szCs w:val="24"/>
          <w:lang w:val="es-ES_tradnl"/>
        </w:rPr>
        <w:t xml:space="preserve">no </w:t>
      </w:r>
      <w:r w:rsidR="00250D45">
        <w:rPr>
          <w:rFonts w:ascii="Times New Roman" w:hAnsi="Times New Roman" w:cs="Times New Roman"/>
          <w:sz w:val="24"/>
          <w:szCs w:val="24"/>
          <w:lang w:val="es-ES_tradnl"/>
        </w:rPr>
        <w:t xml:space="preserve">se ha encontrado </w:t>
      </w:r>
      <w:r w:rsidR="00F528ED">
        <w:rPr>
          <w:rFonts w:ascii="Times New Roman" w:hAnsi="Times New Roman" w:cs="Times New Roman"/>
          <w:sz w:val="24"/>
          <w:szCs w:val="24"/>
          <w:lang w:val="es-ES_tradnl"/>
        </w:rPr>
        <w:t xml:space="preserve">evidencia del uso </w:t>
      </w:r>
      <w:r w:rsidR="00D52C5A">
        <w:rPr>
          <w:rFonts w:ascii="Times New Roman" w:hAnsi="Times New Roman" w:cs="Times New Roman"/>
          <w:sz w:val="24"/>
          <w:szCs w:val="24"/>
          <w:lang w:val="es-ES_tradnl"/>
        </w:rPr>
        <w:t xml:space="preserve">de este tipo de redes </w:t>
      </w:r>
      <w:r w:rsidR="00250D45">
        <w:rPr>
          <w:rFonts w:ascii="Times New Roman" w:hAnsi="Times New Roman" w:cs="Times New Roman"/>
          <w:sz w:val="24"/>
          <w:szCs w:val="24"/>
          <w:lang w:val="es-ES_tradnl"/>
        </w:rPr>
        <w:t>para la predicción de las empresas zombis</w:t>
      </w:r>
      <w:r w:rsidR="007835C7">
        <w:rPr>
          <w:rFonts w:ascii="Times New Roman" w:hAnsi="Times New Roman" w:cs="Times New Roman"/>
          <w:sz w:val="24"/>
          <w:szCs w:val="24"/>
          <w:lang w:val="es-ES_tradnl"/>
        </w:rPr>
        <w:t xml:space="preserve">, lo cual </w:t>
      </w:r>
      <w:r w:rsidR="00D52C5A">
        <w:rPr>
          <w:rFonts w:ascii="Times New Roman" w:hAnsi="Times New Roman" w:cs="Times New Roman"/>
          <w:sz w:val="24"/>
          <w:szCs w:val="24"/>
          <w:lang w:val="es-ES_tradnl"/>
        </w:rPr>
        <w:t>como mencionamos</w:t>
      </w:r>
      <w:r w:rsidR="008F7D59">
        <w:rPr>
          <w:rFonts w:ascii="Times New Roman" w:hAnsi="Times New Roman" w:cs="Times New Roman"/>
          <w:sz w:val="24"/>
          <w:szCs w:val="24"/>
          <w:lang w:val="es-ES_tradnl"/>
        </w:rPr>
        <w:t>,</w:t>
      </w:r>
      <w:r w:rsidR="00D52C5A">
        <w:rPr>
          <w:rFonts w:ascii="Times New Roman" w:hAnsi="Times New Roman" w:cs="Times New Roman"/>
          <w:sz w:val="24"/>
          <w:szCs w:val="24"/>
          <w:lang w:val="es-ES_tradnl"/>
        </w:rPr>
        <w:t xml:space="preserve"> </w:t>
      </w:r>
      <w:r w:rsidR="007835C7">
        <w:rPr>
          <w:rFonts w:ascii="Times New Roman" w:hAnsi="Times New Roman" w:cs="Times New Roman"/>
          <w:sz w:val="24"/>
          <w:szCs w:val="24"/>
          <w:lang w:val="es-ES_tradnl"/>
        </w:rPr>
        <w:t xml:space="preserve">es </w:t>
      </w:r>
      <w:r w:rsidR="00D52C5A">
        <w:rPr>
          <w:rFonts w:ascii="Times New Roman" w:hAnsi="Times New Roman" w:cs="Times New Roman"/>
          <w:sz w:val="24"/>
          <w:szCs w:val="24"/>
          <w:lang w:val="es-ES_tradnl"/>
        </w:rPr>
        <w:t xml:space="preserve">una de las características a destacar del </w:t>
      </w:r>
      <w:r w:rsidR="008F7D59">
        <w:rPr>
          <w:rFonts w:ascii="Times New Roman" w:hAnsi="Times New Roman" w:cs="Times New Roman"/>
          <w:sz w:val="24"/>
          <w:szCs w:val="24"/>
          <w:lang w:val="es-ES_tradnl"/>
        </w:rPr>
        <w:t xml:space="preserve">presente </w:t>
      </w:r>
      <w:r w:rsidR="00D52C5A">
        <w:rPr>
          <w:rFonts w:ascii="Times New Roman" w:hAnsi="Times New Roman" w:cs="Times New Roman"/>
          <w:sz w:val="24"/>
          <w:szCs w:val="24"/>
          <w:lang w:val="es-ES_tradnl"/>
        </w:rPr>
        <w:t>estudio</w:t>
      </w:r>
      <w:r w:rsidR="007835C7">
        <w:rPr>
          <w:rFonts w:ascii="Times New Roman" w:hAnsi="Times New Roman" w:cs="Times New Roman"/>
          <w:sz w:val="24"/>
          <w:szCs w:val="24"/>
          <w:lang w:val="es-ES_tradnl"/>
        </w:rPr>
        <w:t>.</w:t>
      </w:r>
      <w:r w:rsidR="008F7D59">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No obstante</w:t>
      </w:r>
      <w:r w:rsidR="007835C7">
        <w:rPr>
          <w:rFonts w:ascii="Times New Roman" w:hAnsi="Times New Roman" w:cs="Times New Roman"/>
          <w:sz w:val="24"/>
          <w:szCs w:val="24"/>
          <w:lang w:val="es-ES_tradnl"/>
        </w:rPr>
        <w:t xml:space="preserve">, un hecho </w:t>
      </w:r>
      <w:r w:rsidR="008F7D59">
        <w:rPr>
          <w:rFonts w:ascii="Times New Roman" w:hAnsi="Times New Roman" w:cs="Times New Roman"/>
          <w:sz w:val="24"/>
          <w:szCs w:val="24"/>
          <w:lang w:val="es-ES_tradnl"/>
        </w:rPr>
        <w:t xml:space="preserve">que se repite con bastante frecuencia en los distintos estudios sobre estas empresas, es el empleo de las </w:t>
      </w:r>
      <w:r w:rsidR="007835C7">
        <w:rPr>
          <w:rFonts w:ascii="Times New Roman" w:hAnsi="Times New Roman" w:cs="Times New Roman"/>
          <w:sz w:val="24"/>
          <w:szCs w:val="24"/>
          <w:lang w:val="es-ES_tradnl"/>
        </w:rPr>
        <w:t>regresiones logarítmicas</w:t>
      </w:r>
      <w:r w:rsidR="009F2EEC">
        <w:rPr>
          <w:rFonts w:ascii="Times New Roman" w:hAnsi="Times New Roman" w:cs="Times New Roman"/>
          <w:sz w:val="24"/>
          <w:szCs w:val="24"/>
          <w:lang w:val="es-ES_tradnl"/>
        </w:rPr>
        <w:t xml:space="preserve"> binarias</w:t>
      </w:r>
      <w:r w:rsidR="007835C7">
        <w:rPr>
          <w:rFonts w:ascii="Times New Roman" w:hAnsi="Times New Roman" w:cs="Times New Roman"/>
          <w:sz w:val="24"/>
          <w:szCs w:val="24"/>
          <w:lang w:val="es-ES_tradnl"/>
        </w:rPr>
        <w:t xml:space="preserve"> para su identificación.</w:t>
      </w:r>
      <w:r w:rsidR="008F7D59">
        <w:rPr>
          <w:rFonts w:ascii="Times New Roman" w:hAnsi="Times New Roman" w:cs="Times New Roman"/>
          <w:sz w:val="24"/>
          <w:szCs w:val="24"/>
          <w:lang w:val="es-ES_tradnl"/>
        </w:rPr>
        <w:t xml:space="preserve"> </w:t>
      </w:r>
      <w:r w:rsidR="009F2EEC">
        <w:rPr>
          <w:rFonts w:ascii="Times New Roman" w:hAnsi="Times New Roman" w:cs="Times New Roman"/>
          <w:sz w:val="24"/>
          <w:szCs w:val="24"/>
          <w:lang w:val="es-ES_tradnl"/>
        </w:rPr>
        <w:t>Así, s</w:t>
      </w:r>
      <w:r w:rsidR="00C9280F">
        <w:rPr>
          <w:rFonts w:ascii="Times New Roman" w:hAnsi="Times New Roman" w:cs="Times New Roman"/>
          <w:sz w:val="24"/>
          <w:szCs w:val="24"/>
          <w:lang w:val="es-ES_tradnl"/>
        </w:rPr>
        <w:t xml:space="preserve">on tal el número de estudios que emplean </w:t>
      </w:r>
      <w:r w:rsidR="00FF0CD0">
        <w:rPr>
          <w:rFonts w:ascii="Times New Roman" w:hAnsi="Times New Roman" w:cs="Times New Roman"/>
          <w:sz w:val="24"/>
          <w:szCs w:val="24"/>
          <w:lang w:val="es-ES_tradnl"/>
        </w:rPr>
        <w:t>dichas</w:t>
      </w:r>
      <w:r w:rsidR="00C9280F">
        <w:rPr>
          <w:rFonts w:ascii="Times New Roman" w:hAnsi="Times New Roman" w:cs="Times New Roman"/>
          <w:sz w:val="24"/>
          <w:szCs w:val="24"/>
          <w:lang w:val="es-ES_tradnl"/>
        </w:rPr>
        <w:t xml:space="preserve"> </w:t>
      </w:r>
      <w:r w:rsidR="008F7D59">
        <w:rPr>
          <w:rFonts w:ascii="Times New Roman" w:hAnsi="Times New Roman" w:cs="Times New Roman"/>
          <w:sz w:val="24"/>
          <w:szCs w:val="24"/>
          <w:lang w:val="es-ES_tradnl"/>
        </w:rPr>
        <w:t xml:space="preserve">regresiones, </w:t>
      </w:r>
      <w:r w:rsidR="00C9280F">
        <w:rPr>
          <w:rFonts w:ascii="Times New Roman" w:hAnsi="Times New Roman" w:cs="Times New Roman"/>
          <w:sz w:val="24"/>
          <w:szCs w:val="24"/>
          <w:lang w:val="es-ES_tradnl"/>
        </w:rPr>
        <w:t xml:space="preserve">que </w:t>
      </w:r>
      <w:r w:rsidR="008F7D59">
        <w:rPr>
          <w:rFonts w:ascii="Times New Roman" w:hAnsi="Times New Roman" w:cs="Times New Roman"/>
          <w:sz w:val="24"/>
          <w:szCs w:val="24"/>
          <w:lang w:val="es-ES_tradnl"/>
        </w:rPr>
        <w:t xml:space="preserve">las mismas </w:t>
      </w:r>
      <w:r w:rsidR="00C9280F">
        <w:rPr>
          <w:rFonts w:ascii="Times New Roman" w:hAnsi="Times New Roman" w:cs="Times New Roman"/>
          <w:sz w:val="24"/>
          <w:szCs w:val="24"/>
          <w:lang w:val="es-ES_tradnl"/>
        </w:rPr>
        <w:t>puede</w:t>
      </w:r>
      <w:r w:rsidR="009F2EEC">
        <w:rPr>
          <w:rFonts w:ascii="Times New Roman" w:hAnsi="Times New Roman" w:cs="Times New Roman"/>
          <w:sz w:val="24"/>
          <w:szCs w:val="24"/>
          <w:lang w:val="es-ES_tradnl"/>
        </w:rPr>
        <w:t>n</w:t>
      </w:r>
      <w:r w:rsidR="00C9280F">
        <w:rPr>
          <w:rFonts w:ascii="Times New Roman" w:hAnsi="Times New Roman" w:cs="Times New Roman"/>
          <w:sz w:val="24"/>
          <w:szCs w:val="24"/>
          <w:lang w:val="es-ES_tradnl"/>
        </w:rPr>
        <w:t xml:space="preserve"> ser considerada</w:t>
      </w:r>
      <w:r w:rsidR="009F2EEC">
        <w:rPr>
          <w:rFonts w:ascii="Times New Roman" w:hAnsi="Times New Roman" w:cs="Times New Roman"/>
          <w:sz w:val="24"/>
          <w:szCs w:val="24"/>
          <w:lang w:val="es-ES_tradnl"/>
        </w:rPr>
        <w:t>s</w:t>
      </w:r>
      <w:r w:rsidR="00C9280F">
        <w:rPr>
          <w:rFonts w:ascii="Times New Roman" w:hAnsi="Times New Roman" w:cs="Times New Roman"/>
          <w:sz w:val="24"/>
          <w:szCs w:val="24"/>
          <w:lang w:val="es-ES_tradnl"/>
        </w:rPr>
        <w:t xml:space="preserve"> como </w:t>
      </w:r>
      <w:r w:rsidR="008F7D59">
        <w:rPr>
          <w:rFonts w:ascii="Times New Roman" w:hAnsi="Times New Roman" w:cs="Times New Roman"/>
          <w:sz w:val="24"/>
          <w:szCs w:val="24"/>
          <w:lang w:val="es-ES_tradnl"/>
        </w:rPr>
        <w:t xml:space="preserve">una técnica tradicional </w:t>
      </w:r>
      <w:r w:rsidR="00C9280F">
        <w:rPr>
          <w:rFonts w:ascii="Times New Roman" w:hAnsi="Times New Roman" w:cs="Times New Roman"/>
          <w:sz w:val="24"/>
          <w:szCs w:val="24"/>
          <w:lang w:val="es-ES_tradnl"/>
        </w:rPr>
        <w:t>en la literatura de estas empresas.</w:t>
      </w:r>
      <w:r w:rsidR="00FF0CD0">
        <w:rPr>
          <w:rFonts w:ascii="Times New Roman" w:hAnsi="Times New Roman" w:cs="Times New Roman"/>
          <w:sz w:val="24"/>
          <w:szCs w:val="24"/>
          <w:lang w:val="es-ES_tradnl"/>
        </w:rPr>
        <w:t xml:space="preserve"> </w:t>
      </w:r>
      <w:r w:rsidR="00C9280F">
        <w:rPr>
          <w:rFonts w:ascii="Times New Roman" w:hAnsi="Times New Roman" w:cs="Times New Roman"/>
          <w:sz w:val="24"/>
          <w:szCs w:val="24"/>
          <w:lang w:val="es-ES_tradnl"/>
        </w:rPr>
        <w:lastRenderedPageBreak/>
        <w:t xml:space="preserve">Es </w:t>
      </w:r>
      <w:r w:rsidR="00FF0CD0">
        <w:rPr>
          <w:rFonts w:ascii="Times New Roman" w:hAnsi="Times New Roman" w:cs="Times New Roman"/>
          <w:sz w:val="24"/>
          <w:szCs w:val="24"/>
          <w:lang w:val="es-ES_tradnl"/>
        </w:rPr>
        <w:t xml:space="preserve">por </w:t>
      </w:r>
      <w:r w:rsidR="00851755">
        <w:rPr>
          <w:rFonts w:ascii="Times New Roman" w:hAnsi="Times New Roman" w:cs="Times New Roman"/>
          <w:sz w:val="24"/>
          <w:szCs w:val="24"/>
          <w:lang w:val="es-ES_tradnl"/>
        </w:rPr>
        <w:t>dicho motivo</w:t>
      </w:r>
      <w:r w:rsidR="007835C7">
        <w:rPr>
          <w:rFonts w:ascii="Times New Roman" w:hAnsi="Times New Roman" w:cs="Times New Roman"/>
          <w:sz w:val="24"/>
          <w:szCs w:val="24"/>
          <w:lang w:val="es-ES_tradnl"/>
        </w:rPr>
        <w:t xml:space="preserve">, </w:t>
      </w:r>
      <w:r w:rsidR="00C9280F">
        <w:rPr>
          <w:rFonts w:ascii="Times New Roman" w:hAnsi="Times New Roman" w:cs="Times New Roman"/>
          <w:sz w:val="24"/>
          <w:szCs w:val="24"/>
          <w:lang w:val="es-ES_tradnl"/>
        </w:rPr>
        <w:t xml:space="preserve">que </w:t>
      </w:r>
      <w:r w:rsidR="007835C7">
        <w:rPr>
          <w:rFonts w:ascii="Times New Roman" w:hAnsi="Times New Roman" w:cs="Times New Roman"/>
          <w:sz w:val="24"/>
          <w:szCs w:val="24"/>
          <w:lang w:val="es-ES_tradnl"/>
        </w:rPr>
        <w:t xml:space="preserve">se </w:t>
      </w:r>
      <w:r w:rsidR="00035845">
        <w:rPr>
          <w:rFonts w:ascii="Times New Roman" w:hAnsi="Times New Roman" w:cs="Times New Roman"/>
          <w:sz w:val="24"/>
          <w:szCs w:val="24"/>
          <w:lang w:val="es-ES_tradnl"/>
        </w:rPr>
        <w:t>seleccionan</w:t>
      </w:r>
      <w:r w:rsidR="007835C7">
        <w:rPr>
          <w:rFonts w:ascii="Times New Roman" w:hAnsi="Times New Roman" w:cs="Times New Roman"/>
          <w:sz w:val="24"/>
          <w:szCs w:val="24"/>
          <w:lang w:val="es-ES_tradnl"/>
        </w:rPr>
        <w:t xml:space="preserve"> las regresiones logarítmicas binarias</w:t>
      </w:r>
      <w:r w:rsidR="00035845">
        <w:rPr>
          <w:rFonts w:ascii="Times New Roman" w:hAnsi="Times New Roman" w:cs="Times New Roman"/>
          <w:sz w:val="24"/>
          <w:szCs w:val="24"/>
          <w:lang w:val="es-ES_tradnl"/>
        </w:rPr>
        <w:t xml:space="preserve"> como </w:t>
      </w:r>
      <w:r w:rsidR="006B2FD9">
        <w:rPr>
          <w:rFonts w:ascii="Times New Roman" w:hAnsi="Times New Roman" w:cs="Times New Roman"/>
          <w:sz w:val="24"/>
          <w:szCs w:val="24"/>
          <w:lang w:val="es-ES_tradnl"/>
        </w:rPr>
        <w:t xml:space="preserve">la </w:t>
      </w:r>
      <w:r w:rsidR="00035845">
        <w:rPr>
          <w:rFonts w:ascii="Times New Roman" w:hAnsi="Times New Roman" w:cs="Times New Roman"/>
          <w:sz w:val="24"/>
          <w:szCs w:val="24"/>
          <w:lang w:val="es-ES_tradnl"/>
        </w:rPr>
        <w:t xml:space="preserve">segunda técnica de modelado </w:t>
      </w:r>
      <w:r w:rsidR="009F2EEC">
        <w:rPr>
          <w:rFonts w:ascii="Times New Roman" w:hAnsi="Times New Roman" w:cs="Times New Roman"/>
          <w:sz w:val="24"/>
          <w:szCs w:val="24"/>
          <w:lang w:val="es-ES_tradnl"/>
        </w:rPr>
        <w:t>para</w:t>
      </w:r>
      <w:r w:rsidR="00035845">
        <w:rPr>
          <w:rFonts w:ascii="Times New Roman" w:hAnsi="Times New Roman" w:cs="Times New Roman"/>
          <w:sz w:val="24"/>
          <w:szCs w:val="24"/>
          <w:lang w:val="es-ES_tradnl"/>
        </w:rPr>
        <w:t xml:space="preserve"> </w:t>
      </w:r>
      <w:r w:rsidR="00FF0CD0">
        <w:rPr>
          <w:rFonts w:ascii="Times New Roman" w:hAnsi="Times New Roman" w:cs="Times New Roman"/>
          <w:sz w:val="24"/>
          <w:szCs w:val="24"/>
          <w:lang w:val="es-ES_tradnl"/>
        </w:rPr>
        <w:t xml:space="preserve">el presente </w:t>
      </w:r>
      <w:r w:rsidR="00035845">
        <w:rPr>
          <w:rFonts w:ascii="Times New Roman" w:hAnsi="Times New Roman" w:cs="Times New Roman"/>
          <w:sz w:val="24"/>
          <w:szCs w:val="24"/>
          <w:lang w:val="es-ES_tradnl"/>
        </w:rPr>
        <w:t>estudio.</w:t>
      </w:r>
    </w:p>
    <w:p w14:paraId="3EBE457C" w14:textId="08154DF5" w:rsidR="008C4E62" w:rsidRDefault="006B2FD9" w:rsidP="001946D2">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Aunque</w:t>
      </w:r>
      <w:r w:rsidR="00851397">
        <w:rPr>
          <w:rFonts w:ascii="Times New Roman" w:hAnsi="Times New Roman" w:cs="Times New Roman"/>
          <w:sz w:val="24"/>
          <w:szCs w:val="24"/>
          <w:lang w:val="es-ES_tradnl"/>
        </w:rPr>
        <w:t>,</w:t>
      </w:r>
      <w:r w:rsidR="009F2EEC">
        <w:rPr>
          <w:rFonts w:ascii="Times New Roman" w:hAnsi="Times New Roman" w:cs="Times New Roman"/>
          <w:sz w:val="24"/>
          <w:szCs w:val="24"/>
          <w:lang w:val="es-ES_tradnl"/>
        </w:rPr>
        <w:t xml:space="preserve"> la</w:t>
      </w:r>
      <w:r w:rsidR="005464DA">
        <w:rPr>
          <w:rFonts w:ascii="Times New Roman" w:hAnsi="Times New Roman" w:cs="Times New Roman"/>
          <w:sz w:val="24"/>
          <w:szCs w:val="24"/>
          <w:lang w:val="es-ES_tradnl"/>
        </w:rPr>
        <w:t xml:space="preserve"> principal razón </w:t>
      </w:r>
      <w:r>
        <w:rPr>
          <w:rFonts w:ascii="Times New Roman" w:hAnsi="Times New Roman" w:cs="Times New Roman"/>
          <w:sz w:val="24"/>
          <w:szCs w:val="24"/>
          <w:lang w:val="es-ES_tradnl"/>
        </w:rPr>
        <w:t xml:space="preserve">de escoger </w:t>
      </w:r>
      <w:r w:rsidR="00EA5D91">
        <w:rPr>
          <w:rFonts w:ascii="Times New Roman" w:hAnsi="Times New Roman" w:cs="Times New Roman"/>
          <w:sz w:val="24"/>
          <w:szCs w:val="24"/>
          <w:lang w:val="es-ES_tradnl"/>
        </w:rPr>
        <w:t>una</w:t>
      </w:r>
      <w:r>
        <w:rPr>
          <w:rFonts w:ascii="Times New Roman" w:hAnsi="Times New Roman" w:cs="Times New Roman"/>
          <w:sz w:val="24"/>
          <w:szCs w:val="24"/>
          <w:lang w:val="es-ES_tradnl"/>
        </w:rPr>
        <w:t xml:space="preserve"> segunda técnica de modelado</w:t>
      </w:r>
      <w:r w:rsidR="00EA5D91">
        <w:rPr>
          <w:rFonts w:ascii="Times New Roman" w:hAnsi="Times New Roman" w:cs="Times New Roman"/>
          <w:sz w:val="24"/>
          <w:szCs w:val="24"/>
          <w:lang w:val="es-ES_tradnl"/>
        </w:rPr>
        <w:t>,</w:t>
      </w:r>
      <w:r>
        <w:rPr>
          <w:rFonts w:ascii="Times New Roman" w:hAnsi="Times New Roman" w:cs="Times New Roman"/>
          <w:sz w:val="24"/>
          <w:szCs w:val="24"/>
          <w:lang w:val="es-ES_tradnl"/>
        </w:rPr>
        <w:t xml:space="preserve"> se debe al hecho de comparar si de verdad es necesario este enorme esfuerzo cuando con las metodologías tradicionales </w:t>
      </w:r>
      <w:r w:rsidR="00375976">
        <w:rPr>
          <w:rFonts w:ascii="Times New Roman" w:hAnsi="Times New Roman" w:cs="Times New Roman"/>
          <w:sz w:val="24"/>
          <w:szCs w:val="24"/>
          <w:lang w:val="es-ES_tradnl"/>
        </w:rPr>
        <w:t>puede ser</w:t>
      </w:r>
      <w:r>
        <w:rPr>
          <w:rFonts w:ascii="Times New Roman" w:hAnsi="Times New Roman" w:cs="Times New Roman"/>
          <w:sz w:val="24"/>
          <w:szCs w:val="24"/>
          <w:lang w:val="es-ES_tradnl"/>
        </w:rPr>
        <w:t xml:space="preserve"> posible </w:t>
      </w:r>
      <w:r w:rsidR="00375976">
        <w:rPr>
          <w:rFonts w:ascii="Times New Roman" w:hAnsi="Times New Roman" w:cs="Times New Roman"/>
          <w:sz w:val="24"/>
          <w:szCs w:val="24"/>
          <w:lang w:val="es-ES_tradnl"/>
        </w:rPr>
        <w:t xml:space="preserve">la </w:t>
      </w:r>
      <w:r>
        <w:rPr>
          <w:rFonts w:ascii="Times New Roman" w:hAnsi="Times New Roman" w:cs="Times New Roman"/>
          <w:sz w:val="24"/>
          <w:szCs w:val="24"/>
          <w:lang w:val="es-ES_tradnl"/>
        </w:rPr>
        <w:t xml:space="preserve">predicción </w:t>
      </w:r>
      <w:r w:rsidR="003A3F48">
        <w:rPr>
          <w:rFonts w:ascii="Times New Roman" w:hAnsi="Times New Roman" w:cs="Times New Roman"/>
          <w:sz w:val="24"/>
          <w:szCs w:val="24"/>
          <w:lang w:val="es-ES_tradnl"/>
        </w:rPr>
        <w:t xml:space="preserve">de </w:t>
      </w:r>
      <w:r w:rsidR="00375976">
        <w:rPr>
          <w:rFonts w:ascii="Times New Roman" w:hAnsi="Times New Roman" w:cs="Times New Roman"/>
          <w:sz w:val="24"/>
          <w:szCs w:val="24"/>
          <w:lang w:val="es-ES_tradnl"/>
        </w:rPr>
        <w:t>estas empresas</w:t>
      </w:r>
      <w:r w:rsidR="00E925C2">
        <w:rPr>
          <w:rFonts w:ascii="Times New Roman" w:hAnsi="Times New Roman" w:cs="Times New Roman"/>
          <w:sz w:val="24"/>
          <w:szCs w:val="24"/>
          <w:lang w:val="es-ES_tradnl"/>
        </w:rPr>
        <w:t xml:space="preserve"> de una manera más </w:t>
      </w:r>
      <w:r w:rsidR="00042CF9">
        <w:rPr>
          <w:rFonts w:ascii="Times New Roman" w:hAnsi="Times New Roman" w:cs="Times New Roman"/>
          <w:sz w:val="24"/>
          <w:szCs w:val="24"/>
          <w:lang w:val="es-ES_tradnl"/>
        </w:rPr>
        <w:t>simple</w:t>
      </w:r>
      <w:r>
        <w:rPr>
          <w:rFonts w:ascii="Times New Roman" w:hAnsi="Times New Roman" w:cs="Times New Roman"/>
          <w:sz w:val="24"/>
          <w:szCs w:val="24"/>
          <w:lang w:val="es-ES_tradnl"/>
        </w:rPr>
        <w:t>.</w:t>
      </w:r>
      <w:r w:rsidR="00931447">
        <w:rPr>
          <w:rFonts w:ascii="Times New Roman" w:hAnsi="Times New Roman" w:cs="Times New Roman"/>
          <w:sz w:val="24"/>
          <w:szCs w:val="24"/>
          <w:lang w:val="es-ES_tradnl"/>
        </w:rPr>
        <w:t xml:space="preserve"> </w:t>
      </w:r>
      <w:r w:rsidR="00851755">
        <w:rPr>
          <w:rFonts w:ascii="Times New Roman" w:hAnsi="Times New Roman" w:cs="Times New Roman"/>
          <w:sz w:val="24"/>
          <w:szCs w:val="24"/>
          <w:lang w:val="es-ES_tradnl"/>
        </w:rPr>
        <w:t>Así</w:t>
      </w:r>
      <w:r w:rsidR="00931447">
        <w:rPr>
          <w:rFonts w:ascii="Times New Roman" w:hAnsi="Times New Roman" w:cs="Times New Roman"/>
          <w:sz w:val="24"/>
          <w:szCs w:val="24"/>
          <w:lang w:val="es-ES_tradnl"/>
        </w:rPr>
        <w:t xml:space="preserve">, </w:t>
      </w:r>
      <w:r w:rsidR="008C4E62">
        <w:rPr>
          <w:rFonts w:ascii="Times New Roman" w:hAnsi="Times New Roman" w:cs="Times New Roman"/>
          <w:sz w:val="24"/>
          <w:szCs w:val="24"/>
          <w:lang w:val="es-ES_tradnl"/>
        </w:rPr>
        <w:t xml:space="preserve">dichos modelos de regresiones servirán al estudio como una línea base con las que comparar los resultados obtenidos por la CNN y </w:t>
      </w:r>
      <w:r w:rsidR="003A3F48">
        <w:rPr>
          <w:rFonts w:ascii="Times New Roman" w:hAnsi="Times New Roman" w:cs="Times New Roman"/>
          <w:sz w:val="24"/>
          <w:szCs w:val="24"/>
          <w:lang w:val="es-ES_tradnl"/>
        </w:rPr>
        <w:t xml:space="preserve">así </w:t>
      </w:r>
      <w:r w:rsidR="008C4E62">
        <w:rPr>
          <w:rFonts w:ascii="Times New Roman" w:hAnsi="Times New Roman" w:cs="Times New Roman"/>
          <w:sz w:val="24"/>
          <w:szCs w:val="24"/>
          <w:lang w:val="es-ES_tradnl"/>
        </w:rPr>
        <w:t>determinar el éxito o el intento fallido de la prueba de concepto.</w:t>
      </w:r>
    </w:p>
    <w:p w14:paraId="081B038B" w14:textId="3F049779" w:rsidR="00BA07AE" w:rsidRDefault="00BA07AE" w:rsidP="00BA07AE">
      <w:pPr>
        <w:pStyle w:val="Ttulo2"/>
        <w:numPr>
          <w:ilvl w:val="2"/>
          <w:numId w:val="5"/>
        </w:numPr>
        <w:spacing w:before="0" w:after="180" w:line="360" w:lineRule="auto"/>
        <w:ind w:left="504"/>
        <w:jc w:val="both"/>
        <w:rPr>
          <w:rFonts w:ascii="Times New Roman" w:hAnsi="Times New Roman" w:cs="Times New Roman"/>
          <w:b/>
          <w:bCs/>
          <w:color w:val="auto"/>
          <w:sz w:val="24"/>
          <w:szCs w:val="24"/>
        </w:rPr>
      </w:pPr>
      <w:bookmarkStart w:id="426" w:name="_Toc94027299"/>
      <w:r>
        <w:rPr>
          <w:rFonts w:ascii="Times New Roman" w:hAnsi="Times New Roman" w:cs="Times New Roman"/>
          <w:b/>
          <w:bCs/>
          <w:color w:val="auto"/>
          <w:sz w:val="24"/>
          <w:szCs w:val="24"/>
        </w:rPr>
        <w:t>Generación del plan de prueba</w:t>
      </w:r>
      <w:bookmarkEnd w:id="426"/>
    </w:p>
    <w:p w14:paraId="38127C45" w14:textId="5A1840E4" w:rsidR="00434CFD" w:rsidRDefault="00434CFD" w:rsidP="00434CFD">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El </w:t>
      </w:r>
      <w:r w:rsidR="009E1FAE">
        <w:rPr>
          <w:rFonts w:ascii="Times New Roman" w:hAnsi="Times New Roman" w:cs="Times New Roman"/>
          <w:sz w:val="24"/>
          <w:szCs w:val="24"/>
          <w:lang w:val="es-ES_tradnl"/>
        </w:rPr>
        <w:t>objetivo principal</w:t>
      </w:r>
      <w:r>
        <w:rPr>
          <w:rFonts w:ascii="Times New Roman" w:hAnsi="Times New Roman" w:cs="Times New Roman"/>
          <w:sz w:val="24"/>
          <w:szCs w:val="24"/>
          <w:lang w:val="es-ES_tradnl"/>
        </w:rPr>
        <w:t xml:space="preserve"> de esta tarea consiste en determinar la división de los </w:t>
      </w:r>
      <w:r w:rsidR="000F17CC" w:rsidRPr="000F17CC">
        <w:rPr>
          <w:rFonts w:ascii="Times New Roman" w:hAnsi="Times New Roman" w:cs="Times New Roman"/>
          <w:i/>
          <w:iCs/>
          <w:sz w:val="24"/>
          <w:szCs w:val="24"/>
          <w:lang w:val="es-ES_tradnl"/>
        </w:rPr>
        <w:t>datasets</w:t>
      </w:r>
      <w:r>
        <w:rPr>
          <w:rFonts w:ascii="Times New Roman" w:hAnsi="Times New Roman" w:cs="Times New Roman"/>
          <w:sz w:val="24"/>
          <w:szCs w:val="24"/>
          <w:lang w:val="es-ES_tradnl"/>
        </w:rPr>
        <w:t xml:space="preserve"> generados en subconjuntos de entrenamiento, validación y test. No obstante, antes de proceder con </w:t>
      </w:r>
      <w:r w:rsidR="009E1FAE">
        <w:rPr>
          <w:rFonts w:ascii="Times New Roman" w:hAnsi="Times New Roman" w:cs="Times New Roman"/>
          <w:sz w:val="24"/>
          <w:szCs w:val="24"/>
          <w:lang w:val="es-ES_tradnl"/>
        </w:rPr>
        <w:t>dicha</w:t>
      </w:r>
      <w:r>
        <w:rPr>
          <w:rFonts w:ascii="Times New Roman" w:hAnsi="Times New Roman" w:cs="Times New Roman"/>
          <w:sz w:val="24"/>
          <w:szCs w:val="24"/>
          <w:lang w:val="es-ES_tradnl"/>
        </w:rPr>
        <w:t xml:space="preserve"> división, es necesario aclarar que </w:t>
      </w:r>
      <w:r w:rsidR="000F17CC" w:rsidRPr="000F17CC">
        <w:rPr>
          <w:rFonts w:ascii="Times New Roman" w:hAnsi="Times New Roman" w:cs="Times New Roman"/>
          <w:i/>
          <w:iCs/>
          <w:sz w:val="24"/>
          <w:szCs w:val="24"/>
          <w:lang w:val="es-ES_tradnl"/>
        </w:rPr>
        <w:t>datasets</w:t>
      </w:r>
      <w:r>
        <w:rPr>
          <w:rFonts w:ascii="Times New Roman" w:hAnsi="Times New Roman" w:cs="Times New Roman"/>
          <w:sz w:val="24"/>
          <w:szCs w:val="24"/>
          <w:lang w:val="es-ES_tradnl"/>
        </w:rPr>
        <w:t xml:space="preserve"> corresponden a cada técnica de modelado.</w:t>
      </w:r>
    </w:p>
    <w:p w14:paraId="271A8491" w14:textId="42F257B4" w:rsidR="00301CD7" w:rsidRDefault="00FE3ED9" w:rsidP="009A5163">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Así</w:t>
      </w:r>
      <w:r w:rsidR="00931E93">
        <w:rPr>
          <w:rFonts w:ascii="Times New Roman" w:hAnsi="Times New Roman" w:cs="Times New Roman"/>
          <w:sz w:val="24"/>
          <w:szCs w:val="24"/>
          <w:lang w:val="es-ES_tradnl"/>
        </w:rPr>
        <w:t xml:space="preserve">, la </w:t>
      </w:r>
      <w:r w:rsidR="00CE7EFA" w:rsidRPr="000F17CC">
        <w:rPr>
          <w:rFonts w:ascii="Times New Roman" w:hAnsi="Times New Roman" w:cs="Times New Roman"/>
          <w:color w:val="2E74B5" w:themeColor="accent5" w:themeShade="BF"/>
          <w:sz w:val="24"/>
          <w:szCs w:val="24"/>
          <w:u w:val="single"/>
          <w:lang w:val="es-ES_tradnl"/>
        </w:rPr>
        <w:fldChar w:fldCharType="begin"/>
      </w:r>
      <w:r w:rsidR="00CE7EFA" w:rsidRPr="000F17CC">
        <w:rPr>
          <w:rFonts w:ascii="Times New Roman" w:hAnsi="Times New Roman" w:cs="Times New Roman"/>
          <w:color w:val="2E74B5" w:themeColor="accent5" w:themeShade="BF"/>
          <w:sz w:val="24"/>
          <w:szCs w:val="24"/>
          <w:u w:val="single"/>
          <w:lang w:val="es-ES_tradnl"/>
        </w:rPr>
        <w:instrText xml:space="preserve"> REF _Ref94002610 \h  \* MERGEFORMAT </w:instrText>
      </w:r>
      <w:r w:rsidR="00CE7EFA" w:rsidRPr="000F17CC">
        <w:rPr>
          <w:rFonts w:ascii="Times New Roman" w:hAnsi="Times New Roman" w:cs="Times New Roman"/>
          <w:color w:val="2E74B5" w:themeColor="accent5" w:themeShade="BF"/>
          <w:sz w:val="24"/>
          <w:szCs w:val="24"/>
          <w:u w:val="single"/>
          <w:lang w:val="es-ES_tradnl"/>
        </w:rPr>
      </w:r>
      <w:r w:rsidR="00CE7EFA" w:rsidRPr="000F17CC">
        <w:rPr>
          <w:rFonts w:ascii="Times New Roman" w:hAnsi="Times New Roman" w:cs="Times New Roman"/>
          <w:color w:val="2E74B5" w:themeColor="accent5" w:themeShade="BF"/>
          <w:sz w:val="24"/>
          <w:szCs w:val="24"/>
          <w:u w:val="single"/>
          <w:lang w:val="es-ES_tradnl"/>
        </w:rPr>
        <w:fldChar w:fldCharType="separate"/>
      </w:r>
      <w:ins w:id="427" w:author="sumit kumar" w:date="2022-01-28T00:52:00Z">
        <w:r w:rsidR="00A55E47" w:rsidRPr="00A55E47">
          <w:rPr>
            <w:rFonts w:ascii="Times New Roman" w:hAnsi="Times New Roman" w:cs="Times New Roman"/>
            <w:color w:val="2E74B5" w:themeColor="accent5" w:themeShade="BF"/>
            <w:sz w:val="24"/>
            <w:szCs w:val="24"/>
            <w:u w:val="single"/>
            <w:rPrChange w:id="428" w:author="sumit kumar" w:date="2022-01-28T00:52:00Z">
              <w:rPr/>
            </w:rPrChange>
          </w:rPr>
          <w:t xml:space="preserve">Tabla </w:t>
        </w:r>
        <w:r w:rsidR="00A55E47" w:rsidRPr="00A55E47">
          <w:rPr>
            <w:rFonts w:ascii="Times New Roman" w:hAnsi="Times New Roman" w:cs="Times New Roman"/>
            <w:noProof/>
            <w:color w:val="2E74B5" w:themeColor="accent5" w:themeShade="BF"/>
            <w:sz w:val="24"/>
            <w:szCs w:val="24"/>
            <w:u w:val="single"/>
            <w:rPrChange w:id="429" w:author="sumit kumar" w:date="2022-01-28T00:52:00Z">
              <w:rPr>
                <w:noProof/>
              </w:rPr>
            </w:rPrChange>
          </w:rPr>
          <w:t>12</w:t>
        </w:r>
      </w:ins>
      <w:del w:id="430"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Tabla </w:delText>
        </w:r>
        <w:r w:rsidR="00614ADD" w:rsidRPr="00614ADD" w:rsidDel="00A55E47">
          <w:rPr>
            <w:rFonts w:ascii="Times New Roman" w:hAnsi="Times New Roman" w:cs="Times New Roman"/>
            <w:noProof/>
            <w:color w:val="2E74B5" w:themeColor="accent5" w:themeShade="BF"/>
            <w:sz w:val="24"/>
            <w:szCs w:val="24"/>
            <w:u w:val="single"/>
          </w:rPr>
          <w:delText>12</w:delText>
        </w:r>
      </w:del>
      <w:r w:rsidR="00CE7EFA" w:rsidRPr="000F17CC">
        <w:rPr>
          <w:rFonts w:ascii="Times New Roman" w:hAnsi="Times New Roman" w:cs="Times New Roman"/>
          <w:color w:val="2E74B5" w:themeColor="accent5" w:themeShade="BF"/>
          <w:sz w:val="24"/>
          <w:szCs w:val="24"/>
          <w:u w:val="single"/>
          <w:lang w:val="es-ES_tradnl"/>
        </w:rPr>
        <w:fldChar w:fldCharType="end"/>
      </w:r>
      <w:r w:rsidR="00931E93">
        <w:rPr>
          <w:rFonts w:ascii="Times New Roman" w:hAnsi="Times New Roman" w:cs="Times New Roman"/>
          <w:sz w:val="24"/>
          <w:szCs w:val="24"/>
          <w:lang w:val="es-ES_tradnl"/>
        </w:rPr>
        <w:t xml:space="preserve"> recoge todos los </w:t>
      </w:r>
      <w:r w:rsidR="000F17CC" w:rsidRPr="000F17CC">
        <w:rPr>
          <w:rFonts w:ascii="Times New Roman" w:hAnsi="Times New Roman" w:cs="Times New Roman"/>
          <w:i/>
          <w:iCs/>
          <w:sz w:val="24"/>
          <w:szCs w:val="24"/>
          <w:lang w:val="es-ES_tradnl"/>
        </w:rPr>
        <w:t>datasets</w:t>
      </w:r>
      <w:r w:rsidR="00931E93">
        <w:rPr>
          <w:rFonts w:ascii="Times New Roman" w:hAnsi="Times New Roman" w:cs="Times New Roman"/>
          <w:sz w:val="24"/>
          <w:szCs w:val="24"/>
          <w:lang w:val="es-ES_tradnl"/>
        </w:rPr>
        <w:t xml:space="preserve"> alternativos sobre los que se entrena y evalúa la CNN </w:t>
      </w:r>
      <w:r w:rsidR="009E1FAE">
        <w:rPr>
          <w:rFonts w:ascii="Times New Roman" w:hAnsi="Times New Roman" w:cs="Times New Roman"/>
          <w:sz w:val="24"/>
          <w:szCs w:val="24"/>
          <w:lang w:val="es-ES_tradnl"/>
        </w:rPr>
        <w:t>propuesta en el estudio</w:t>
      </w:r>
      <w:r w:rsidR="00931E93">
        <w:rPr>
          <w:rFonts w:ascii="Times New Roman" w:hAnsi="Times New Roman" w:cs="Times New Roman"/>
          <w:sz w:val="24"/>
          <w:szCs w:val="24"/>
          <w:lang w:val="es-ES_tradnl"/>
        </w:rPr>
        <w:t>.</w:t>
      </w:r>
      <w:r w:rsidR="009E1FAE">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En este sentido</w:t>
      </w:r>
      <w:r w:rsidR="00487516">
        <w:rPr>
          <w:rFonts w:ascii="Times New Roman" w:hAnsi="Times New Roman" w:cs="Times New Roman"/>
          <w:sz w:val="24"/>
          <w:szCs w:val="24"/>
          <w:lang w:val="es-ES_tradnl"/>
        </w:rPr>
        <w:t>,</w:t>
      </w:r>
      <w:r w:rsidR="00301CD7">
        <w:rPr>
          <w:rFonts w:ascii="Times New Roman" w:hAnsi="Times New Roman" w:cs="Times New Roman"/>
          <w:sz w:val="24"/>
          <w:szCs w:val="24"/>
          <w:lang w:val="es-ES_tradnl"/>
        </w:rPr>
        <w:t xml:space="preserve"> </w:t>
      </w:r>
      <w:r w:rsidR="009A5163">
        <w:rPr>
          <w:rFonts w:ascii="Times New Roman" w:hAnsi="Times New Roman" w:cs="Times New Roman"/>
          <w:sz w:val="24"/>
          <w:szCs w:val="24"/>
          <w:lang w:val="es-ES_tradnl"/>
        </w:rPr>
        <w:t xml:space="preserve">se </w:t>
      </w:r>
      <w:r w:rsidR="00487516">
        <w:rPr>
          <w:rFonts w:ascii="Times New Roman" w:hAnsi="Times New Roman" w:cs="Times New Roman"/>
          <w:sz w:val="24"/>
          <w:szCs w:val="24"/>
          <w:lang w:val="es-ES_tradnl"/>
        </w:rPr>
        <w:t xml:space="preserve">intenta determinar si realmente es </w:t>
      </w:r>
      <w:r w:rsidR="00301CD7">
        <w:rPr>
          <w:rFonts w:ascii="Times New Roman" w:hAnsi="Times New Roman" w:cs="Times New Roman"/>
          <w:sz w:val="24"/>
          <w:szCs w:val="24"/>
          <w:lang w:val="es-ES_tradnl"/>
        </w:rPr>
        <w:t xml:space="preserve">significativo </w:t>
      </w:r>
      <w:r w:rsidR="00487516">
        <w:rPr>
          <w:rFonts w:ascii="Times New Roman" w:hAnsi="Times New Roman" w:cs="Times New Roman"/>
          <w:sz w:val="24"/>
          <w:szCs w:val="24"/>
          <w:lang w:val="es-ES_tradnl"/>
        </w:rPr>
        <w:t xml:space="preserve">incluir </w:t>
      </w:r>
      <w:r w:rsidR="00301CD7">
        <w:rPr>
          <w:rFonts w:ascii="Times New Roman" w:hAnsi="Times New Roman" w:cs="Times New Roman"/>
          <w:sz w:val="24"/>
          <w:szCs w:val="24"/>
          <w:lang w:val="es-ES_tradnl"/>
        </w:rPr>
        <w:t xml:space="preserve">una mayor cantidad de </w:t>
      </w:r>
      <w:r w:rsidR="00487516">
        <w:rPr>
          <w:rFonts w:ascii="Times New Roman" w:hAnsi="Times New Roman" w:cs="Times New Roman"/>
          <w:sz w:val="24"/>
          <w:szCs w:val="24"/>
          <w:lang w:val="es-ES_tradnl"/>
        </w:rPr>
        <w:t xml:space="preserve">variables </w:t>
      </w:r>
      <w:r w:rsidR="00301CD7">
        <w:rPr>
          <w:rFonts w:ascii="Times New Roman" w:hAnsi="Times New Roman" w:cs="Times New Roman"/>
          <w:sz w:val="24"/>
          <w:szCs w:val="24"/>
          <w:lang w:val="es-ES_tradnl"/>
        </w:rPr>
        <w:t>en las imágenes</w:t>
      </w:r>
      <w:r>
        <w:rPr>
          <w:rFonts w:ascii="Times New Roman" w:hAnsi="Times New Roman" w:cs="Times New Roman"/>
          <w:sz w:val="24"/>
          <w:szCs w:val="24"/>
          <w:lang w:val="es-ES_tradnl"/>
        </w:rPr>
        <w:t>,</w:t>
      </w:r>
      <w:r w:rsidR="00301CD7">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 xml:space="preserve">además </w:t>
      </w:r>
      <w:r w:rsidR="00301CD7">
        <w:rPr>
          <w:rFonts w:ascii="Times New Roman" w:hAnsi="Times New Roman" w:cs="Times New Roman"/>
          <w:sz w:val="24"/>
          <w:szCs w:val="24"/>
          <w:lang w:val="es-ES_tradnl"/>
        </w:rPr>
        <w:t xml:space="preserve">de comparar el rendimiento de la red sobre imágenes </w:t>
      </w:r>
      <w:r w:rsidR="00955BB5">
        <w:rPr>
          <w:rFonts w:ascii="Times New Roman" w:hAnsi="Times New Roman" w:cs="Times New Roman"/>
          <w:sz w:val="24"/>
          <w:szCs w:val="24"/>
          <w:lang w:val="es-ES_tradnl"/>
        </w:rPr>
        <w:t>generadas con el método correlacionado</w:t>
      </w:r>
      <w:r w:rsidR="00301CD7">
        <w:rPr>
          <w:rFonts w:ascii="Times New Roman" w:hAnsi="Times New Roman" w:cs="Times New Roman"/>
          <w:sz w:val="24"/>
          <w:szCs w:val="24"/>
          <w:lang w:val="es-ES_tradnl"/>
        </w:rPr>
        <w:t>.</w:t>
      </w:r>
      <w:r w:rsidR="00EF514E">
        <w:rPr>
          <w:rFonts w:ascii="Times New Roman" w:hAnsi="Times New Roman" w:cs="Times New Roman"/>
          <w:sz w:val="24"/>
          <w:szCs w:val="24"/>
          <w:lang w:val="es-ES_tradnl"/>
        </w:rPr>
        <w:t xml:space="preserve"> Con respecto a esto último, se espera que la CNN muestre una mayor eficacia </w:t>
      </w:r>
      <w:r w:rsidR="00545B49">
        <w:rPr>
          <w:rFonts w:ascii="Times New Roman" w:hAnsi="Times New Roman" w:cs="Times New Roman"/>
          <w:sz w:val="24"/>
          <w:szCs w:val="24"/>
          <w:lang w:val="es-ES_tradnl"/>
        </w:rPr>
        <w:t>sobre</w:t>
      </w:r>
      <w:r w:rsidR="00EF514E">
        <w:rPr>
          <w:rFonts w:ascii="Times New Roman" w:hAnsi="Times New Roman" w:cs="Times New Roman"/>
          <w:sz w:val="24"/>
          <w:szCs w:val="24"/>
          <w:lang w:val="es-ES_tradnl"/>
        </w:rPr>
        <w:t xml:space="preserve"> los </w:t>
      </w:r>
      <w:r w:rsidR="000F17CC" w:rsidRPr="000F17CC">
        <w:rPr>
          <w:rFonts w:ascii="Times New Roman" w:hAnsi="Times New Roman" w:cs="Times New Roman"/>
          <w:i/>
          <w:iCs/>
          <w:sz w:val="24"/>
          <w:szCs w:val="24"/>
          <w:lang w:val="es-ES_tradnl"/>
        </w:rPr>
        <w:t>datasets</w:t>
      </w:r>
      <w:r w:rsidR="00EF514E">
        <w:rPr>
          <w:rFonts w:ascii="Times New Roman" w:hAnsi="Times New Roman" w:cs="Times New Roman"/>
          <w:sz w:val="24"/>
          <w:szCs w:val="24"/>
          <w:lang w:val="es-ES_tradnl"/>
        </w:rPr>
        <w:t xml:space="preserve"> de las imágenes correlacionadas</w:t>
      </w:r>
      <w:r w:rsidR="00301CD7">
        <w:rPr>
          <w:rFonts w:ascii="Times New Roman" w:hAnsi="Times New Roman" w:cs="Times New Roman"/>
          <w:sz w:val="24"/>
          <w:szCs w:val="24"/>
          <w:lang w:val="es-ES_tradnl"/>
        </w:rPr>
        <w:t xml:space="preserve"> </w:t>
      </w:r>
      <w:r w:rsidR="00E5430A">
        <w:rPr>
          <w:rFonts w:ascii="Times New Roman" w:hAnsi="Times New Roman" w:cs="Times New Roman"/>
          <w:sz w:val="24"/>
          <w:szCs w:val="24"/>
          <w:lang w:val="es-ES_tradnl"/>
        </w:rPr>
        <w:t>que</w:t>
      </w:r>
      <w:r w:rsidR="00EF514E">
        <w:rPr>
          <w:rFonts w:ascii="Times New Roman" w:hAnsi="Times New Roman" w:cs="Times New Roman"/>
          <w:sz w:val="24"/>
          <w:szCs w:val="24"/>
          <w:lang w:val="es-ES_tradnl"/>
        </w:rPr>
        <w:t xml:space="preserve"> las normales.</w:t>
      </w:r>
    </w:p>
    <w:p w14:paraId="2FDAA621" w14:textId="25FA75BD" w:rsidR="00F56EC1" w:rsidRDefault="00E5430A" w:rsidP="009A52F0">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En cambio</w:t>
      </w:r>
      <w:r w:rsidR="000C1E2D">
        <w:rPr>
          <w:rFonts w:ascii="Times New Roman" w:hAnsi="Times New Roman" w:cs="Times New Roman"/>
          <w:sz w:val="24"/>
          <w:szCs w:val="24"/>
          <w:lang w:val="es-ES_tradnl"/>
        </w:rPr>
        <w:t>,</w:t>
      </w:r>
      <w:r>
        <w:rPr>
          <w:rFonts w:ascii="Times New Roman" w:hAnsi="Times New Roman" w:cs="Times New Roman"/>
          <w:sz w:val="24"/>
          <w:szCs w:val="24"/>
          <w:lang w:val="es-ES_tradnl"/>
        </w:rPr>
        <w:t xml:space="preserve"> para el modelo de la regresión logística binaria </w:t>
      </w:r>
      <w:r w:rsidR="00944B1E">
        <w:rPr>
          <w:rFonts w:ascii="Times New Roman" w:hAnsi="Times New Roman" w:cs="Times New Roman"/>
          <w:sz w:val="24"/>
          <w:szCs w:val="24"/>
          <w:lang w:val="es-ES_tradnl"/>
        </w:rPr>
        <w:t xml:space="preserve">se utilizan, de manera alternativa, los registros de los distintos </w:t>
      </w:r>
      <w:r w:rsidR="00944B1E" w:rsidRPr="00944B1E">
        <w:rPr>
          <w:rFonts w:ascii="Times New Roman" w:hAnsi="Times New Roman" w:cs="Times New Roman"/>
          <w:i/>
          <w:iCs/>
          <w:sz w:val="24"/>
          <w:szCs w:val="24"/>
          <w:lang w:val="es-ES_tradnl"/>
        </w:rPr>
        <w:t>dataframes</w:t>
      </w:r>
      <w:r w:rsidR="00944B1E">
        <w:rPr>
          <w:rFonts w:ascii="Times New Roman" w:hAnsi="Times New Roman" w:cs="Times New Roman"/>
          <w:sz w:val="24"/>
          <w:szCs w:val="24"/>
          <w:lang w:val="es-ES_tradnl"/>
        </w:rPr>
        <w:t xml:space="preserve">: </w:t>
      </w:r>
      <w:r w:rsidR="00944B1E" w:rsidRPr="00CE7EFA">
        <w:rPr>
          <w:rFonts w:ascii="Times New Roman" w:hAnsi="Times New Roman" w:cs="Times New Roman"/>
          <w:b/>
          <w:bCs/>
          <w:i/>
          <w:iCs/>
          <w:sz w:val="24"/>
          <w:szCs w:val="24"/>
          <w:lang w:val="es-ES_tradnl"/>
        </w:rPr>
        <w:t>ratios</w:t>
      </w:r>
      <w:r w:rsidR="00944B1E">
        <w:rPr>
          <w:rFonts w:ascii="Times New Roman" w:hAnsi="Times New Roman" w:cs="Times New Roman"/>
          <w:sz w:val="24"/>
          <w:szCs w:val="24"/>
          <w:lang w:val="es-ES_tradnl"/>
        </w:rPr>
        <w:t xml:space="preserve">, </w:t>
      </w:r>
      <w:r w:rsidR="00944B1E" w:rsidRPr="00CE7EFA">
        <w:rPr>
          <w:rFonts w:ascii="Times New Roman" w:hAnsi="Times New Roman" w:cs="Times New Roman"/>
          <w:b/>
          <w:bCs/>
          <w:i/>
          <w:iCs/>
          <w:sz w:val="24"/>
          <w:szCs w:val="24"/>
          <w:lang w:val="es-ES_tradnl"/>
        </w:rPr>
        <w:t>ratios_with_dif</w:t>
      </w:r>
      <w:r w:rsidR="00944B1E">
        <w:rPr>
          <w:rFonts w:ascii="Times New Roman" w:hAnsi="Times New Roman" w:cs="Times New Roman"/>
          <w:sz w:val="24"/>
          <w:szCs w:val="24"/>
          <w:lang w:val="es-ES_tradnl"/>
        </w:rPr>
        <w:t xml:space="preserve"> y </w:t>
      </w:r>
      <w:r w:rsidR="00944B1E" w:rsidRPr="00CE7EFA">
        <w:rPr>
          <w:rFonts w:ascii="Times New Roman" w:hAnsi="Times New Roman" w:cs="Times New Roman"/>
          <w:b/>
          <w:bCs/>
          <w:i/>
          <w:iCs/>
          <w:sz w:val="24"/>
          <w:szCs w:val="24"/>
          <w:lang w:val="es-ES_tradnl"/>
        </w:rPr>
        <w:t>ratios_with_sq</w:t>
      </w:r>
      <w:r w:rsidR="00944B1E">
        <w:rPr>
          <w:rFonts w:ascii="Times New Roman" w:hAnsi="Times New Roman" w:cs="Times New Roman"/>
          <w:sz w:val="24"/>
          <w:szCs w:val="24"/>
          <w:lang w:val="es-ES_tradnl"/>
        </w:rPr>
        <w:t xml:space="preserve">, elaborados en el </w:t>
      </w:r>
      <w:r w:rsidR="00944B1E" w:rsidRPr="00CE7EFA">
        <w:rPr>
          <w:rFonts w:ascii="Times New Roman" w:hAnsi="Times New Roman" w:cs="Times New Roman"/>
          <w:i/>
          <w:iCs/>
          <w:sz w:val="24"/>
          <w:szCs w:val="24"/>
          <w:lang w:val="es-ES_tradnl"/>
        </w:rPr>
        <w:t>notebook</w:t>
      </w:r>
      <w:r w:rsidR="00944B1E">
        <w:rPr>
          <w:rFonts w:ascii="Times New Roman" w:hAnsi="Times New Roman" w:cs="Times New Roman"/>
          <w:sz w:val="24"/>
          <w:szCs w:val="24"/>
          <w:lang w:val="es-ES_tradnl"/>
        </w:rPr>
        <w:t xml:space="preserve"> principal. Así, </w:t>
      </w:r>
      <w:r w:rsidR="00CE7EFA">
        <w:rPr>
          <w:rFonts w:ascii="Times New Roman" w:hAnsi="Times New Roman" w:cs="Times New Roman"/>
          <w:sz w:val="24"/>
          <w:szCs w:val="24"/>
          <w:lang w:val="es-ES_tradnl"/>
        </w:rPr>
        <w:t>estos</w:t>
      </w:r>
      <w:r w:rsidR="00944B1E">
        <w:rPr>
          <w:rFonts w:ascii="Times New Roman" w:hAnsi="Times New Roman" w:cs="Times New Roman"/>
          <w:sz w:val="24"/>
          <w:szCs w:val="24"/>
          <w:lang w:val="es-ES_tradnl"/>
        </w:rPr>
        <w:t xml:space="preserve"> </w:t>
      </w:r>
      <w:r w:rsidR="00944B1E" w:rsidRPr="00944B1E">
        <w:rPr>
          <w:rFonts w:ascii="Times New Roman" w:hAnsi="Times New Roman" w:cs="Times New Roman"/>
          <w:i/>
          <w:iCs/>
          <w:sz w:val="24"/>
          <w:szCs w:val="24"/>
          <w:lang w:val="es-ES_tradnl"/>
        </w:rPr>
        <w:t>dataframes</w:t>
      </w:r>
      <w:r w:rsidR="00944B1E">
        <w:rPr>
          <w:rFonts w:ascii="Times New Roman" w:hAnsi="Times New Roman" w:cs="Times New Roman"/>
          <w:sz w:val="24"/>
          <w:szCs w:val="24"/>
          <w:lang w:val="es-ES_tradnl"/>
        </w:rPr>
        <w:t xml:space="preserve"> disponen para cada pyme las diferentes variables comentadas a lo largo del estudio, además de la etiqueta que le corresponde a cada una: zombi (0) o no zombi (1).</w:t>
      </w:r>
    </w:p>
    <w:p w14:paraId="6FA7FC0D" w14:textId="5E79C641" w:rsidR="00733661" w:rsidRDefault="00545B49" w:rsidP="009A52F0">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Una vez aclarada tal correspondencia, cada </w:t>
      </w:r>
      <w:r w:rsidR="000F17CC" w:rsidRPr="000F17CC">
        <w:rPr>
          <w:rFonts w:ascii="Times New Roman" w:hAnsi="Times New Roman" w:cs="Times New Roman"/>
          <w:i/>
          <w:iCs/>
          <w:sz w:val="24"/>
          <w:szCs w:val="24"/>
          <w:lang w:val="es-ES_tradnl"/>
        </w:rPr>
        <w:t>dataset</w:t>
      </w:r>
      <w:r>
        <w:rPr>
          <w:rFonts w:ascii="Times New Roman" w:hAnsi="Times New Roman" w:cs="Times New Roman"/>
          <w:sz w:val="24"/>
          <w:szCs w:val="24"/>
          <w:lang w:val="es-ES_tradnl"/>
        </w:rPr>
        <w:t xml:space="preserve"> dispone de 7.354 y 647 imágenes o registros, para las pymes no zombis y zombis, respectivamente. </w:t>
      </w:r>
      <w:r w:rsidR="0094683F">
        <w:rPr>
          <w:rFonts w:ascii="Times New Roman" w:hAnsi="Times New Roman" w:cs="Times New Roman"/>
          <w:sz w:val="24"/>
          <w:szCs w:val="24"/>
          <w:lang w:val="es-ES_tradnl"/>
        </w:rPr>
        <w:t xml:space="preserve">Sin embargo, existe un desbalanceo de datos significativo en cualquiera de los </w:t>
      </w:r>
      <w:r w:rsidR="000F17CC" w:rsidRPr="000F17CC">
        <w:rPr>
          <w:rFonts w:ascii="Times New Roman" w:hAnsi="Times New Roman" w:cs="Times New Roman"/>
          <w:i/>
          <w:iCs/>
          <w:sz w:val="24"/>
          <w:szCs w:val="24"/>
          <w:lang w:val="es-ES_tradnl"/>
        </w:rPr>
        <w:t>datasets</w:t>
      </w:r>
      <w:r w:rsidR="0094683F">
        <w:rPr>
          <w:rFonts w:ascii="Times New Roman" w:hAnsi="Times New Roman" w:cs="Times New Roman"/>
          <w:sz w:val="24"/>
          <w:szCs w:val="24"/>
          <w:lang w:val="es-ES_tradnl"/>
        </w:rPr>
        <w:t xml:space="preserve"> generados</w:t>
      </w:r>
      <w:r w:rsidR="00CE7EFA">
        <w:rPr>
          <w:rFonts w:ascii="Times New Roman" w:hAnsi="Times New Roman" w:cs="Times New Roman"/>
          <w:sz w:val="24"/>
          <w:szCs w:val="24"/>
          <w:lang w:val="es-ES_tradnl"/>
        </w:rPr>
        <w:t xml:space="preserve"> (</w:t>
      </w:r>
      <w:r w:rsidR="00CE7EFA" w:rsidRPr="00CE7EFA">
        <w:rPr>
          <w:rFonts w:ascii="Times New Roman" w:hAnsi="Times New Roman" w:cs="Times New Roman"/>
          <w:color w:val="2E74B5" w:themeColor="accent5" w:themeShade="BF"/>
          <w:sz w:val="24"/>
          <w:szCs w:val="24"/>
          <w:u w:val="single"/>
          <w:lang w:val="es-ES_tradnl"/>
        </w:rPr>
        <w:fldChar w:fldCharType="begin"/>
      </w:r>
      <w:r w:rsidR="00CE7EFA" w:rsidRPr="00CE7EFA">
        <w:rPr>
          <w:rFonts w:ascii="Times New Roman" w:hAnsi="Times New Roman" w:cs="Times New Roman"/>
          <w:color w:val="2E74B5" w:themeColor="accent5" w:themeShade="BF"/>
          <w:sz w:val="24"/>
          <w:szCs w:val="24"/>
          <w:u w:val="single"/>
          <w:lang w:val="es-ES_tradnl"/>
        </w:rPr>
        <w:instrText xml:space="preserve"> REF _Ref94006556 \h  \* MERGEFORMAT </w:instrText>
      </w:r>
      <w:r w:rsidR="00CE7EFA" w:rsidRPr="00CE7EFA">
        <w:rPr>
          <w:rFonts w:ascii="Times New Roman" w:hAnsi="Times New Roman" w:cs="Times New Roman"/>
          <w:color w:val="2E74B5" w:themeColor="accent5" w:themeShade="BF"/>
          <w:sz w:val="24"/>
          <w:szCs w:val="24"/>
          <w:u w:val="single"/>
          <w:lang w:val="es-ES_tradnl"/>
        </w:rPr>
      </w:r>
      <w:r w:rsidR="00CE7EFA" w:rsidRPr="00CE7EFA">
        <w:rPr>
          <w:rFonts w:ascii="Times New Roman" w:hAnsi="Times New Roman" w:cs="Times New Roman"/>
          <w:color w:val="2E74B5" w:themeColor="accent5" w:themeShade="BF"/>
          <w:sz w:val="24"/>
          <w:szCs w:val="24"/>
          <w:u w:val="single"/>
          <w:lang w:val="es-ES_tradnl"/>
        </w:rPr>
        <w:fldChar w:fldCharType="separate"/>
      </w:r>
      <w:ins w:id="431" w:author="sumit kumar" w:date="2022-01-28T00:52:00Z">
        <w:r w:rsidR="00A55E47" w:rsidRPr="00A55E47">
          <w:rPr>
            <w:rFonts w:ascii="Times New Roman" w:hAnsi="Times New Roman" w:cs="Times New Roman"/>
            <w:color w:val="2E74B5" w:themeColor="accent5" w:themeShade="BF"/>
            <w:sz w:val="24"/>
            <w:szCs w:val="24"/>
            <w:u w:val="single"/>
            <w:rPrChange w:id="432" w:author="sumit kumar" w:date="2022-01-28T00:52:00Z">
              <w:rPr/>
            </w:rPrChange>
          </w:rPr>
          <w:t xml:space="preserve">Figura </w:t>
        </w:r>
        <w:r w:rsidR="00A55E47" w:rsidRPr="00A55E47">
          <w:rPr>
            <w:rFonts w:ascii="Times New Roman" w:hAnsi="Times New Roman" w:cs="Times New Roman"/>
            <w:noProof/>
            <w:color w:val="2E74B5" w:themeColor="accent5" w:themeShade="BF"/>
            <w:sz w:val="24"/>
            <w:szCs w:val="24"/>
            <w:u w:val="single"/>
            <w:rPrChange w:id="433" w:author="sumit kumar" w:date="2022-01-28T00:52:00Z">
              <w:rPr>
                <w:noProof/>
              </w:rPr>
            </w:rPrChange>
          </w:rPr>
          <w:t>21</w:t>
        </w:r>
      </w:ins>
      <w:del w:id="434"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Figura </w:delText>
        </w:r>
        <w:r w:rsidR="00614ADD" w:rsidRPr="00614ADD" w:rsidDel="00A55E47">
          <w:rPr>
            <w:rFonts w:ascii="Times New Roman" w:hAnsi="Times New Roman" w:cs="Times New Roman"/>
            <w:noProof/>
            <w:color w:val="2E74B5" w:themeColor="accent5" w:themeShade="BF"/>
            <w:sz w:val="24"/>
            <w:szCs w:val="24"/>
            <w:u w:val="single"/>
          </w:rPr>
          <w:delText>21</w:delText>
        </w:r>
      </w:del>
      <w:r w:rsidR="00CE7EFA" w:rsidRPr="00CE7EFA">
        <w:rPr>
          <w:rFonts w:ascii="Times New Roman" w:hAnsi="Times New Roman" w:cs="Times New Roman"/>
          <w:color w:val="2E74B5" w:themeColor="accent5" w:themeShade="BF"/>
          <w:sz w:val="24"/>
          <w:szCs w:val="24"/>
          <w:u w:val="single"/>
          <w:lang w:val="es-ES_tradnl"/>
        </w:rPr>
        <w:fldChar w:fldCharType="end"/>
      </w:r>
      <w:r w:rsidR="00CE7EFA">
        <w:rPr>
          <w:rFonts w:ascii="Times New Roman" w:hAnsi="Times New Roman" w:cs="Times New Roman"/>
          <w:sz w:val="24"/>
          <w:szCs w:val="24"/>
          <w:lang w:val="es-ES_tradnl"/>
        </w:rPr>
        <w:t>)</w:t>
      </w:r>
      <w:r w:rsidR="0094683F">
        <w:rPr>
          <w:rFonts w:ascii="Times New Roman" w:hAnsi="Times New Roman" w:cs="Times New Roman"/>
          <w:sz w:val="24"/>
          <w:szCs w:val="24"/>
          <w:lang w:val="es-ES_tradnl"/>
        </w:rPr>
        <w:t>.</w:t>
      </w:r>
      <w:r w:rsidR="00C42ABD">
        <w:rPr>
          <w:rFonts w:ascii="Times New Roman" w:hAnsi="Times New Roman" w:cs="Times New Roman"/>
          <w:sz w:val="24"/>
          <w:szCs w:val="24"/>
          <w:lang w:val="es-ES_tradnl"/>
        </w:rPr>
        <w:t xml:space="preserve"> </w:t>
      </w:r>
      <w:r w:rsidR="00B9787A">
        <w:rPr>
          <w:rFonts w:ascii="Times New Roman" w:hAnsi="Times New Roman" w:cs="Times New Roman"/>
          <w:sz w:val="24"/>
          <w:szCs w:val="24"/>
          <w:lang w:val="es-ES_tradnl"/>
        </w:rPr>
        <w:t xml:space="preserve">Tal </w:t>
      </w:r>
      <w:r w:rsidR="00C42ABD">
        <w:rPr>
          <w:rFonts w:ascii="Times New Roman" w:hAnsi="Times New Roman" w:cs="Times New Roman"/>
          <w:sz w:val="24"/>
          <w:szCs w:val="24"/>
          <w:lang w:val="es-ES_tradnl"/>
        </w:rPr>
        <w:t xml:space="preserve">desequilibrio </w:t>
      </w:r>
      <w:r w:rsidR="002E2862">
        <w:rPr>
          <w:rFonts w:ascii="Times New Roman" w:hAnsi="Times New Roman" w:cs="Times New Roman"/>
          <w:sz w:val="24"/>
          <w:szCs w:val="24"/>
          <w:lang w:val="es-ES_tradnl"/>
        </w:rPr>
        <w:t xml:space="preserve">puede afectar </w:t>
      </w:r>
      <w:r w:rsidR="00C42ABD">
        <w:rPr>
          <w:rFonts w:ascii="Times New Roman" w:hAnsi="Times New Roman" w:cs="Times New Roman"/>
          <w:sz w:val="24"/>
          <w:szCs w:val="24"/>
          <w:lang w:val="es-ES_tradnl"/>
        </w:rPr>
        <w:t xml:space="preserve">negativamente al rendimiento de la CNN </w:t>
      </w:r>
      <w:r w:rsidR="00C42ABD">
        <w:rPr>
          <w:rFonts w:ascii="Times New Roman" w:hAnsi="Times New Roman" w:cs="Times New Roman"/>
          <w:sz w:val="24"/>
          <w:szCs w:val="24"/>
          <w:lang w:val="es-ES_tradnl"/>
        </w:rPr>
        <w:fldChar w:fldCharType="begin" w:fldLock="1"/>
      </w:r>
      <w:r w:rsidR="00D7131A">
        <w:rPr>
          <w:rFonts w:ascii="Times New Roman" w:hAnsi="Times New Roman" w:cs="Times New Roman"/>
          <w:sz w:val="24"/>
          <w:szCs w:val="24"/>
          <w:lang w:val="es-ES_tradnl"/>
        </w:rPr>
        <w:instrText>ADDIN CSL_CITATION {"citationItems":[{"id":"ITEM-1","itemData":{"ISBN":"978-88-61970-00-7","abstract":"El. knjiga. Nasl. z nasl. zaslona. Opis vira z dne 9. 8. 2018. El. publikacija v pdf formatu obsega 208 str.","author":[{"dropping-particle":"","family":"Pulgar-Rubio","given":"F.","non-dropping-particle":"","parse-names":false,"suffix":""},{"dropping-particle":"","family":"Rivera-Rivas","given":"A.J.","non-dropping-particle":"","parse-names":false,"suffix":""},{"dropping-particle":"","family":"Charte","given":"Francisco","non-dropping-particle":"","parse-names":false,"suffix":""},{"dropping-particle":"","family":"Díaz","given":"María J del Jesu","non-dropping-particle":"","parse-names":false,"suffix":""}],"container-title":"XVIII Conferencia de la Asociación Española para la Inteligencia Artificial (CAEPIA 2018)","id":"ITEM-1","issued":{"date-parts":[["2018"]]},"page":"1213","title":"Análisis del impacto de datos desbalanceados en el rendimiento predictivo de redes neuronales convolucionales","type":"article-journal"},"uris":["http://www.mendeley.com/documents/?uuid=cb024c2c-1e3e-413a-83f8-7c99c7d95f1e"]}],"mendeley":{"formattedCitation":"(Pulgar-Rubio et al., 2018)","plainTextFormattedCitation":"(Pulgar-Rubio et al., 2018)","previouslyFormattedCitation":"(Pulgar-Rubio et al., 2018)"},"properties":{"noteIndex":0},"schema":"https://github.com/citation-style-language/schema/raw/master/csl-citation.json"}</w:instrText>
      </w:r>
      <w:r w:rsidR="00C42ABD">
        <w:rPr>
          <w:rFonts w:ascii="Times New Roman" w:hAnsi="Times New Roman" w:cs="Times New Roman"/>
          <w:sz w:val="24"/>
          <w:szCs w:val="24"/>
          <w:lang w:val="es-ES_tradnl"/>
        </w:rPr>
        <w:fldChar w:fldCharType="separate"/>
      </w:r>
      <w:r w:rsidR="00C42ABD" w:rsidRPr="009C417A">
        <w:rPr>
          <w:rFonts w:ascii="Times New Roman" w:hAnsi="Times New Roman" w:cs="Times New Roman"/>
          <w:noProof/>
          <w:sz w:val="24"/>
          <w:szCs w:val="24"/>
          <w:lang w:val="es-ES_tradnl"/>
        </w:rPr>
        <w:t xml:space="preserve">(Pulgar-Rubio </w:t>
      </w:r>
      <w:r w:rsidR="00A01770" w:rsidRPr="00A01770">
        <w:rPr>
          <w:rFonts w:ascii="Times New Roman" w:hAnsi="Times New Roman" w:cs="Times New Roman"/>
          <w:i/>
          <w:iCs/>
          <w:noProof/>
          <w:sz w:val="24"/>
          <w:szCs w:val="24"/>
          <w:lang w:val="es-ES_tradnl"/>
        </w:rPr>
        <w:t>et al</w:t>
      </w:r>
      <w:r w:rsidR="00C42ABD" w:rsidRPr="009C417A">
        <w:rPr>
          <w:rFonts w:ascii="Times New Roman" w:hAnsi="Times New Roman" w:cs="Times New Roman"/>
          <w:noProof/>
          <w:sz w:val="24"/>
          <w:szCs w:val="24"/>
          <w:lang w:val="es-ES_tradnl"/>
        </w:rPr>
        <w:t>., 2018)</w:t>
      </w:r>
      <w:r w:rsidR="00C42ABD">
        <w:rPr>
          <w:rFonts w:ascii="Times New Roman" w:hAnsi="Times New Roman" w:cs="Times New Roman"/>
          <w:sz w:val="24"/>
          <w:szCs w:val="24"/>
          <w:lang w:val="es-ES_tradnl"/>
        </w:rPr>
        <w:fldChar w:fldCharType="end"/>
      </w:r>
      <w:r w:rsidR="00C42ABD">
        <w:rPr>
          <w:rFonts w:ascii="Times New Roman" w:hAnsi="Times New Roman" w:cs="Times New Roman"/>
          <w:sz w:val="24"/>
          <w:szCs w:val="24"/>
          <w:lang w:val="es-ES_tradnl"/>
        </w:rPr>
        <w:t xml:space="preserve"> o </w:t>
      </w:r>
      <w:r w:rsidR="002E2862">
        <w:rPr>
          <w:rFonts w:ascii="Times New Roman" w:hAnsi="Times New Roman" w:cs="Times New Roman"/>
          <w:sz w:val="24"/>
          <w:szCs w:val="24"/>
          <w:lang w:val="es-ES_tradnl"/>
        </w:rPr>
        <w:t xml:space="preserve">a </w:t>
      </w:r>
      <w:r w:rsidR="00C42ABD">
        <w:rPr>
          <w:rFonts w:ascii="Times New Roman" w:hAnsi="Times New Roman" w:cs="Times New Roman"/>
          <w:sz w:val="24"/>
          <w:szCs w:val="24"/>
          <w:lang w:val="es-ES_tradnl"/>
        </w:rPr>
        <w:t>cualquier otro modelo de aprendizaje automático, perjudicando a las clases minoritarias (zombis).</w:t>
      </w:r>
      <w:r w:rsidR="00D7131A">
        <w:rPr>
          <w:rFonts w:ascii="Times New Roman" w:hAnsi="Times New Roman" w:cs="Times New Roman"/>
          <w:sz w:val="24"/>
          <w:szCs w:val="24"/>
          <w:lang w:val="es-ES_tradnl"/>
        </w:rPr>
        <w:t xml:space="preserve"> De </w:t>
      </w:r>
      <w:r w:rsidR="00B9787A">
        <w:rPr>
          <w:rFonts w:ascii="Times New Roman" w:hAnsi="Times New Roman" w:cs="Times New Roman"/>
          <w:sz w:val="24"/>
          <w:szCs w:val="24"/>
          <w:lang w:val="es-ES_tradnl"/>
        </w:rPr>
        <w:t>este modo</w:t>
      </w:r>
      <w:r w:rsidR="00D7131A">
        <w:rPr>
          <w:rFonts w:ascii="Times New Roman" w:hAnsi="Times New Roman" w:cs="Times New Roman"/>
          <w:sz w:val="24"/>
          <w:szCs w:val="24"/>
          <w:lang w:val="es-ES_tradnl"/>
        </w:rPr>
        <w:t xml:space="preserve">, si a la CNN se le pasan una gran cantidad de imágenes de pymes no zombis frente a las zombis, la red se limitará a responder que todas las empresas son no zombis, </w:t>
      </w:r>
      <w:r w:rsidR="0068103E">
        <w:rPr>
          <w:rFonts w:ascii="Times New Roman" w:hAnsi="Times New Roman" w:cs="Times New Roman"/>
          <w:sz w:val="24"/>
          <w:szCs w:val="24"/>
          <w:lang w:val="es-ES_tradnl"/>
        </w:rPr>
        <w:t xml:space="preserve">ya </w:t>
      </w:r>
      <w:r w:rsidR="00D7131A">
        <w:rPr>
          <w:rFonts w:ascii="Times New Roman" w:hAnsi="Times New Roman" w:cs="Times New Roman"/>
          <w:sz w:val="24"/>
          <w:szCs w:val="24"/>
          <w:lang w:val="es-ES_tradnl"/>
        </w:rPr>
        <w:t xml:space="preserve">que no logra diferenciar una clase de la otra </w:t>
      </w:r>
      <w:r w:rsidR="00D7131A">
        <w:rPr>
          <w:rFonts w:ascii="Times New Roman" w:hAnsi="Times New Roman" w:cs="Times New Roman"/>
          <w:sz w:val="24"/>
          <w:szCs w:val="24"/>
          <w:lang w:val="es-ES_tradnl"/>
        </w:rPr>
        <w:fldChar w:fldCharType="begin" w:fldLock="1"/>
      </w:r>
      <w:r w:rsidR="00D7131A">
        <w:rPr>
          <w:rFonts w:ascii="Times New Roman" w:hAnsi="Times New Roman" w:cs="Times New Roman"/>
          <w:sz w:val="24"/>
          <w:szCs w:val="24"/>
          <w:lang w:val="es-ES_tradnl"/>
        </w:rPr>
        <w:instrText>ADDIN CSL_CITATION {"citationItems":[{"id":"ITEM-1","itemData":{"URL":"https://www.aprendemachinelearning.com/clasificacion-con-datos-desbalanceados/","accessed":{"date-parts":[["2022","1","21"]]},"author":[{"dropping-particle":"","family":"Ignacio Bagnato","given":"Juan","non-dropping-particle":"","parse-names":false,"suffix":""}],"id":"ITEM-1","issued":{"date-parts":[["2019","5","16"]]},"title":"Clasificación con datos desbalanceados | Aprende Machine Learning","type":"webpage"},"uris":["http://www.mendeley.com/documents/?uuid=f143a7b7-040b-372e-a05d-68300d7d8219"]}],"mendeley":{"formattedCitation":"(Ignacio Bagnato, 2019)","plainTextFormattedCitation":"(Ignacio Bagnato, 2019)","previouslyFormattedCitation":"(Ignacio Bagnato, 2019)"},"properties":{"noteIndex":0},"schema":"https://github.com/citation-style-language/schema/raw/master/csl-citation.json"}</w:instrText>
      </w:r>
      <w:r w:rsidR="00D7131A">
        <w:rPr>
          <w:rFonts w:ascii="Times New Roman" w:hAnsi="Times New Roman" w:cs="Times New Roman"/>
          <w:sz w:val="24"/>
          <w:szCs w:val="24"/>
          <w:lang w:val="es-ES_tradnl"/>
        </w:rPr>
        <w:fldChar w:fldCharType="separate"/>
      </w:r>
      <w:r w:rsidR="00D7131A" w:rsidRPr="00D7131A">
        <w:rPr>
          <w:rFonts w:ascii="Times New Roman" w:hAnsi="Times New Roman" w:cs="Times New Roman"/>
          <w:noProof/>
          <w:sz w:val="24"/>
          <w:szCs w:val="24"/>
          <w:lang w:val="es-ES_tradnl"/>
        </w:rPr>
        <w:t>(Ignacio Bagnato, 2019)</w:t>
      </w:r>
      <w:r w:rsidR="00D7131A">
        <w:rPr>
          <w:rFonts w:ascii="Times New Roman" w:hAnsi="Times New Roman" w:cs="Times New Roman"/>
          <w:sz w:val="24"/>
          <w:szCs w:val="24"/>
          <w:lang w:val="es-ES_tradnl"/>
        </w:rPr>
        <w:fldChar w:fldCharType="end"/>
      </w:r>
      <w:r w:rsidR="00D7131A">
        <w:rPr>
          <w:rFonts w:ascii="Times New Roman" w:hAnsi="Times New Roman" w:cs="Times New Roman"/>
          <w:sz w:val="24"/>
          <w:szCs w:val="24"/>
          <w:lang w:val="es-ES_tradnl"/>
        </w:rPr>
        <w:t>.</w:t>
      </w:r>
    </w:p>
    <w:p w14:paraId="65E5E03B" w14:textId="1665B6AA" w:rsidR="00371F94" w:rsidRPr="00371F94" w:rsidRDefault="00371F94" w:rsidP="00351399">
      <w:pPr>
        <w:pStyle w:val="Figuras"/>
      </w:pPr>
      <w:bookmarkStart w:id="435" w:name="_Ref94006556"/>
      <w:bookmarkStart w:id="436" w:name="_Toc94028624"/>
      <w:bookmarkStart w:id="437" w:name="_Toc94033263"/>
      <w:r w:rsidRPr="00371F94">
        <w:lastRenderedPageBreak/>
        <w:t xml:space="preserve">Figura </w:t>
      </w:r>
      <w:fldSimple w:instr=" SEQ Figura \* ARABIC ">
        <w:r w:rsidR="00A55E47">
          <w:rPr>
            <w:noProof/>
          </w:rPr>
          <w:t>21</w:t>
        </w:r>
      </w:fldSimple>
      <w:bookmarkEnd w:id="435"/>
      <w:r w:rsidRPr="00371F94">
        <w:t>: Desbalanceo en los datos</w:t>
      </w:r>
      <w:bookmarkEnd w:id="436"/>
      <w:bookmarkEnd w:id="437"/>
    </w:p>
    <w:p w14:paraId="694D1EF9" w14:textId="77777777" w:rsidR="00371F94" w:rsidRDefault="00371F94" w:rsidP="00371F94">
      <w:pPr>
        <w:keepNext/>
        <w:spacing w:after="0" w:line="240" w:lineRule="auto"/>
        <w:jc w:val="center"/>
      </w:pPr>
      <w:r w:rsidRPr="00371F94">
        <w:rPr>
          <w:rFonts w:ascii="Times New Roman" w:hAnsi="Times New Roman" w:cs="Times New Roman"/>
          <w:noProof/>
          <w:sz w:val="24"/>
          <w:szCs w:val="24"/>
          <w:lang w:eastAsia="es-ES"/>
        </w:rPr>
        <w:drawing>
          <wp:inline distT="0" distB="0" distL="0" distR="0" wp14:anchorId="4C4B70C6" wp14:editId="57F37596">
            <wp:extent cx="3313311" cy="2094755"/>
            <wp:effectExtent l="0" t="0" r="1905" b="1270"/>
            <wp:docPr id="19" name="Imagen 19"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de barras&#10;&#10;Descripción generada automáticamente"/>
                    <pic:cNvPicPr/>
                  </pic:nvPicPr>
                  <pic:blipFill>
                    <a:blip r:embed="rId36"/>
                    <a:stretch>
                      <a:fillRect/>
                    </a:stretch>
                  </pic:blipFill>
                  <pic:spPr>
                    <a:xfrm>
                      <a:off x="0" y="0"/>
                      <a:ext cx="3327903" cy="2103980"/>
                    </a:xfrm>
                    <a:prstGeom prst="rect">
                      <a:avLst/>
                    </a:prstGeom>
                  </pic:spPr>
                </pic:pic>
              </a:graphicData>
            </a:graphic>
          </wp:inline>
        </w:drawing>
      </w:r>
    </w:p>
    <w:p w14:paraId="545AA3CD" w14:textId="05F33A73" w:rsidR="00371F94" w:rsidRDefault="00371F94" w:rsidP="00371F94">
      <w:pPr>
        <w:pStyle w:val="Descripcin"/>
        <w:spacing w:after="180"/>
        <w:jc w:val="center"/>
        <w:rPr>
          <w:rFonts w:ascii="Times New Roman" w:hAnsi="Times New Roman" w:cs="Times New Roman"/>
          <w:i w:val="0"/>
          <w:iCs w:val="0"/>
          <w:color w:val="auto"/>
          <w:sz w:val="16"/>
          <w:szCs w:val="16"/>
        </w:rPr>
      </w:pPr>
      <w:bookmarkStart w:id="438" w:name="_Toc94028625"/>
      <w:r w:rsidRPr="00371F94">
        <w:rPr>
          <w:rFonts w:ascii="Times New Roman" w:hAnsi="Times New Roman" w:cs="Times New Roman"/>
          <w:i w:val="0"/>
          <w:iCs w:val="0"/>
          <w:color w:val="auto"/>
          <w:sz w:val="16"/>
          <w:szCs w:val="16"/>
        </w:rPr>
        <w:t>Fuente: Elaboración propia del autor</w:t>
      </w:r>
      <w:bookmarkEnd w:id="438"/>
    </w:p>
    <w:p w14:paraId="4318E297" w14:textId="3523CF5F" w:rsidR="007C529E" w:rsidRDefault="00427544" w:rsidP="00C42ABD">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Por lo tanto, con la intención de resolver </w:t>
      </w:r>
      <w:r w:rsidR="00B9787A">
        <w:rPr>
          <w:rFonts w:ascii="Times New Roman" w:hAnsi="Times New Roman" w:cs="Times New Roman"/>
          <w:sz w:val="24"/>
          <w:szCs w:val="24"/>
          <w:lang w:val="es-ES_tradnl"/>
        </w:rPr>
        <w:t>dicho</w:t>
      </w:r>
      <w:r>
        <w:rPr>
          <w:rFonts w:ascii="Times New Roman" w:hAnsi="Times New Roman" w:cs="Times New Roman"/>
          <w:sz w:val="24"/>
          <w:szCs w:val="24"/>
          <w:lang w:val="es-ES_tradnl"/>
        </w:rPr>
        <w:t xml:space="preserve"> desequilibrio, en el estudio se emplea lo que se conoce como la </w:t>
      </w:r>
      <w:r w:rsidRPr="00B9787A">
        <w:rPr>
          <w:rFonts w:ascii="Times New Roman" w:hAnsi="Times New Roman" w:cs="Times New Roman"/>
          <w:b/>
          <w:bCs/>
          <w:sz w:val="24"/>
          <w:szCs w:val="24"/>
          <w:lang w:val="es-ES_tradnl"/>
        </w:rPr>
        <w:t>función de pérdida ponderada</w:t>
      </w:r>
      <w:r>
        <w:rPr>
          <w:rFonts w:ascii="Times New Roman" w:hAnsi="Times New Roman" w:cs="Times New Roman"/>
          <w:sz w:val="24"/>
          <w:szCs w:val="24"/>
          <w:lang w:val="es-ES_tradnl"/>
        </w:rPr>
        <w:t xml:space="preserve"> (</w:t>
      </w:r>
      <w:r w:rsidR="00D0748B">
        <w:rPr>
          <w:rFonts w:ascii="Times New Roman" w:hAnsi="Times New Roman" w:cs="Times New Roman"/>
          <w:i/>
          <w:iCs/>
          <w:sz w:val="24"/>
          <w:szCs w:val="24"/>
          <w:lang w:val="es-ES_tradnl"/>
        </w:rPr>
        <w:t>W</w:t>
      </w:r>
      <w:r w:rsidRPr="00427544">
        <w:rPr>
          <w:rFonts w:ascii="Times New Roman" w:hAnsi="Times New Roman" w:cs="Times New Roman"/>
          <w:i/>
          <w:iCs/>
          <w:sz w:val="24"/>
          <w:szCs w:val="24"/>
          <w:lang w:val="es-ES_tradnl"/>
        </w:rPr>
        <w:t xml:space="preserve">eighted </w:t>
      </w:r>
      <w:r w:rsidR="00D0748B">
        <w:rPr>
          <w:rFonts w:ascii="Times New Roman" w:hAnsi="Times New Roman" w:cs="Times New Roman"/>
          <w:i/>
          <w:iCs/>
          <w:sz w:val="24"/>
          <w:szCs w:val="24"/>
          <w:lang w:val="es-ES_tradnl"/>
        </w:rPr>
        <w:t>L</w:t>
      </w:r>
      <w:r w:rsidRPr="00427544">
        <w:rPr>
          <w:rFonts w:ascii="Times New Roman" w:hAnsi="Times New Roman" w:cs="Times New Roman"/>
          <w:i/>
          <w:iCs/>
          <w:sz w:val="24"/>
          <w:szCs w:val="24"/>
          <w:lang w:val="es-ES_tradnl"/>
        </w:rPr>
        <w:t>os</w:t>
      </w:r>
      <w:r w:rsidR="00B9787A">
        <w:rPr>
          <w:rFonts w:ascii="Times New Roman" w:hAnsi="Times New Roman" w:cs="Times New Roman"/>
          <w:i/>
          <w:iCs/>
          <w:sz w:val="24"/>
          <w:szCs w:val="24"/>
          <w:lang w:val="es-ES_tradnl"/>
        </w:rPr>
        <w:t>s</w:t>
      </w:r>
      <w:r w:rsidRPr="00427544">
        <w:rPr>
          <w:rFonts w:ascii="Times New Roman" w:hAnsi="Times New Roman" w:cs="Times New Roman"/>
          <w:i/>
          <w:iCs/>
          <w:sz w:val="24"/>
          <w:szCs w:val="24"/>
          <w:lang w:val="es-ES_tradnl"/>
        </w:rPr>
        <w:t xml:space="preserve"> </w:t>
      </w:r>
      <w:r w:rsidR="00D0748B">
        <w:rPr>
          <w:rFonts w:ascii="Times New Roman" w:hAnsi="Times New Roman" w:cs="Times New Roman"/>
          <w:i/>
          <w:iCs/>
          <w:sz w:val="24"/>
          <w:szCs w:val="24"/>
          <w:lang w:val="es-ES_tradnl"/>
        </w:rPr>
        <w:t>F</w:t>
      </w:r>
      <w:r w:rsidRPr="00427544">
        <w:rPr>
          <w:rFonts w:ascii="Times New Roman" w:hAnsi="Times New Roman" w:cs="Times New Roman"/>
          <w:i/>
          <w:iCs/>
          <w:sz w:val="24"/>
          <w:szCs w:val="24"/>
          <w:lang w:val="es-ES_tradnl"/>
        </w:rPr>
        <w:t>unction</w:t>
      </w:r>
      <w:r>
        <w:rPr>
          <w:rFonts w:ascii="Times New Roman" w:hAnsi="Times New Roman" w:cs="Times New Roman"/>
          <w:sz w:val="24"/>
          <w:szCs w:val="24"/>
          <w:lang w:val="es-ES_tradnl"/>
        </w:rPr>
        <w:t xml:space="preserve">). </w:t>
      </w:r>
      <w:r w:rsidR="00B9787A">
        <w:rPr>
          <w:rFonts w:ascii="Times New Roman" w:hAnsi="Times New Roman" w:cs="Times New Roman"/>
          <w:sz w:val="24"/>
          <w:szCs w:val="24"/>
          <w:lang w:val="es-ES_tradnl"/>
        </w:rPr>
        <w:t>Esta</w:t>
      </w:r>
      <w:r>
        <w:rPr>
          <w:rFonts w:ascii="Times New Roman" w:hAnsi="Times New Roman" w:cs="Times New Roman"/>
          <w:sz w:val="24"/>
          <w:szCs w:val="24"/>
          <w:lang w:val="es-ES_tradnl"/>
        </w:rPr>
        <w:t xml:space="preserve"> consiste en otorgar diferentes </w:t>
      </w:r>
      <w:r w:rsidR="002C4478">
        <w:rPr>
          <w:rFonts w:ascii="Times New Roman" w:hAnsi="Times New Roman" w:cs="Times New Roman"/>
          <w:sz w:val="24"/>
          <w:szCs w:val="24"/>
          <w:lang w:val="es-ES_tradnl"/>
        </w:rPr>
        <w:t>pesos a las clases mayoritarias y minoritarias</w:t>
      </w:r>
      <w:r w:rsidR="00271A9B">
        <w:rPr>
          <w:rFonts w:ascii="Times New Roman" w:hAnsi="Times New Roman" w:cs="Times New Roman"/>
          <w:sz w:val="24"/>
          <w:szCs w:val="24"/>
          <w:lang w:val="es-ES_tradnl"/>
        </w:rPr>
        <w:t xml:space="preserve">, los cuales </w:t>
      </w:r>
      <w:r w:rsidR="002C4478">
        <w:rPr>
          <w:rFonts w:ascii="Times New Roman" w:hAnsi="Times New Roman" w:cs="Times New Roman"/>
          <w:sz w:val="24"/>
          <w:szCs w:val="24"/>
          <w:lang w:val="es-ES_tradnl"/>
        </w:rPr>
        <w:t xml:space="preserve">influirán en la clasificación de las </w:t>
      </w:r>
      <w:r w:rsidR="002E2862">
        <w:rPr>
          <w:rFonts w:ascii="Times New Roman" w:hAnsi="Times New Roman" w:cs="Times New Roman"/>
          <w:sz w:val="24"/>
          <w:szCs w:val="24"/>
          <w:lang w:val="es-ES_tradnl"/>
        </w:rPr>
        <w:t>estas</w:t>
      </w:r>
      <w:r w:rsidR="002C4478">
        <w:rPr>
          <w:rFonts w:ascii="Times New Roman" w:hAnsi="Times New Roman" w:cs="Times New Roman"/>
          <w:sz w:val="24"/>
          <w:szCs w:val="24"/>
          <w:lang w:val="es-ES_tradnl"/>
        </w:rPr>
        <w:t xml:space="preserve"> durante la fase de entrenamiento. Con </w:t>
      </w:r>
      <w:r w:rsidR="002E2862">
        <w:rPr>
          <w:rFonts w:ascii="Times New Roman" w:hAnsi="Times New Roman" w:cs="Times New Roman"/>
          <w:sz w:val="24"/>
          <w:szCs w:val="24"/>
          <w:lang w:val="es-ES_tradnl"/>
        </w:rPr>
        <w:t>ello</w:t>
      </w:r>
      <w:r w:rsidR="002C4478">
        <w:rPr>
          <w:rFonts w:ascii="Times New Roman" w:hAnsi="Times New Roman" w:cs="Times New Roman"/>
          <w:sz w:val="24"/>
          <w:szCs w:val="24"/>
          <w:lang w:val="es-ES_tradnl"/>
        </w:rPr>
        <w:t xml:space="preserve"> el objetivo es penalizar la clasificación errónea de la clase minoritaria estableciendo un peso más alto y, al mismo tiempo reduciendo el peso </w:t>
      </w:r>
      <w:r w:rsidR="00271A9B">
        <w:rPr>
          <w:rFonts w:ascii="Times New Roman" w:hAnsi="Times New Roman" w:cs="Times New Roman"/>
          <w:sz w:val="24"/>
          <w:szCs w:val="24"/>
          <w:lang w:val="es-ES_tradnl"/>
        </w:rPr>
        <w:t>para</w:t>
      </w:r>
      <w:r w:rsidR="002C4478">
        <w:rPr>
          <w:rFonts w:ascii="Times New Roman" w:hAnsi="Times New Roman" w:cs="Times New Roman"/>
          <w:sz w:val="24"/>
          <w:szCs w:val="24"/>
          <w:lang w:val="es-ES_tradnl"/>
        </w:rPr>
        <w:t xml:space="preserve"> la clase mayoritaria </w:t>
      </w:r>
      <w:r w:rsidR="002C4478">
        <w:rPr>
          <w:rFonts w:ascii="Times New Roman" w:hAnsi="Times New Roman" w:cs="Times New Roman"/>
          <w:sz w:val="24"/>
          <w:szCs w:val="24"/>
          <w:lang w:val="es-ES_tradnl"/>
        </w:rPr>
        <w:fldChar w:fldCharType="begin" w:fldLock="1"/>
      </w:r>
      <w:r w:rsidR="007B05FD">
        <w:rPr>
          <w:rFonts w:ascii="Times New Roman" w:hAnsi="Times New Roman" w:cs="Times New Roman"/>
          <w:sz w:val="24"/>
          <w:szCs w:val="24"/>
          <w:lang w:val="es-ES_tradnl"/>
        </w:rPr>
        <w:instrText>ADDIN CSL_CITATION {"citationItems":[{"id":"ITEM-1","itemData":{"URL":"https://www.analyticsvidhya.com/blog/2020/10/improve-class-imbalance-class-weights/","accessed":{"date-parts":[["2022","1","21"]]},"author":[{"dropping-particle":"","family":"Singh","given":"Kamaldeep","non-dropping-particle":"","parse-names":false,"suffix":""}],"id":"ITEM-1","issued":{"date-parts":[["2020","10","6"]]},"title":"How To Dealing With Imbalanced Classes in Machine Learning","type":"webpage"},"uris":["http://www.mendeley.com/documents/?uuid=003f8cf8-2509-3820-a41f-1fd1e336f5c3"]}],"mendeley":{"formattedCitation":"(Singh, 2020)","plainTextFormattedCitation":"(Singh, 2020)","previouslyFormattedCitation":"(Singh, 2020)"},"properties":{"noteIndex":0},"schema":"https://github.com/citation-style-language/schema/raw/master/csl-citation.json"}</w:instrText>
      </w:r>
      <w:r w:rsidR="002C4478">
        <w:rPr>
          <w:rFonts w:ascii="Times New Roman" w:hAnsi="Times New Roman" w:cs="Times New Roman"/>
          <w:sz w:val="24"/>
          <w:szCs w:val="24"/>
          <w:lang w:val="es-ES_tradnl"/>
        </w:rPr>
        <w:fldChar w:fldCharType="separate"/>
      </w:r>
      <w:r w:rsidR="002C4478" w:rsidRPr="002C4478">
        <w:rPr>
          <w:rFonts w:ascii="Times New Roman" w:hAnsi="Times New Roman" w:cs="Times New Roman"/>
          <w:noProof/>
          <w:sz w:val="24"/>
          <w:szCs w:val="24"/>
          <w:lang w:val="es-ES_tradnl"/>
        </w:rPr>
        <w:t>(Singh, 2020)</w:t>
      </w:r>
      <w:r w:rsidR="002C4478">
        <w:rPr>
          <w:rFonts w:ascii="Times New Roman" w:hAnsi="Times New Roman" w:cs="Times New Roman"/>
          <w:sz w:val="24"/>
          <w:szCs w:val="24"/>
          <w:lang w:val="es-ES_tradnl"/>
        </w:rPr>
        <w:fldChar w:fldCharType="end"/>
      </w:r>
      <w:r w:rsidR="002C4478">
        <w:rPr>
          <w:rFonts w:ascii="Times New Roman" w:hAnsi="Times New Roman" w:cs="Times New Roman"/>
          <w:sz w:val="24"/>
          <w:szCs w:val="24"/>
          <w:lang w:val="es-ES_tradnl"/>
        </w:rPr>
        <w:t>.</w:t>
      </w:r>
    </w:p>
    <w:p w14:paraId="2D3B2872" w14:textId="6F769F13" w:rsidR="00863A3A" w:rsidRDefault="007C529E" w:rsidP="00C42ABD">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Teniendo en cuenta lo comentado y con la ayuda de las librerías: </w:t>
      </w:r>
      <w:r w:rsidRPr="007C529E">
        <w:rPr>
          <w:rFonts w:ascii="Times New Roman" w:hAnsi="Times New Roman" w:cs="Times New Roman"/>
          <w:i/>
          <w:iCs/>
          <w:sz w:val="24"/>
          <w:szCs w:val="24"/>
          <w:lang w:val="es-ES_tradnl"/>
        </w:rPr>
        <w:t>splitfolders</w:t>
      </w:r>
      <w:r>
        <w:rPr>
          <w:rFonts w:ascii="Times New Roman" w:hAnsi="Times New Roman" w:cs="Times New Roman"/>
          <w:sz w:val="24"/>
          <w:szCs w:val="24"/>
          <w:lang w:val="es-ES_tradnl"/>
        </w:rPr>
        <w:t xml:space="preserve"> y </w:t>
      </w:r>
      <w:r w:rsidRPr="007C529E">
        <w:rPr>
          <w:rFonts w:ascii="Times New Roman" w:hAnsi="Times New Roman" w:cs="Times New Roman"/>
          <w:i/>
          <w:iCs/>
          <w:sz w:val="24"/>
          <w:szCs w:val="24"/>
          <w:lang w:val="es-ES_tradnl"/>
        </w:rPr>
        <w:t>s</w:t>
      </w:r>
      <w:r w:rsidR="00B9787A">
        <w:rPr>
          <w:rFonts w:ascii="Times New Roman" w:hAnsi="Times New Roman" w:cs="Times New Roman"/>
          <w:i/>
          <w:iCs/>
          <w:sz w:val="24"/>
          <w:szCs w:val="24"/>
          <w:lang w:val="es-ES_tradnl"/>
        </w:rPr>
        <w:t>cikit-</w:t>
      </w:r>
      <w:r w:rsidRPr="007C529E">
        <w:rPr>
          <w:rFonts w:ascii="Times New Roman" w:hAnsi="Times New Roman" w:cs="Times New Roman"/>
          <w:i/>
          <w:iCs/>
          <w:sz w:val="24"/>
          <w:szCs w:val="24"/>
          <w:lang w:val="es-ES_tradnl"/>
        </w:rPr>
        <w:t>learn</w:t>
      </w:r>
      <w:r>
        <w:rPr>
          <w:rFonts w:ascii="Times New Roman" w:hAnsi="Times New Roman" w:cs="Times New Roman"/>
          <w:sz w:val="24"/>
          <w:szCs w:val="24"/>
          <w:lang w:val="es-ES_tradnl"/>
        </w:rPr>
        <w:t xml:space="preserve">, se procede con la división de los diferentes </w:t>
      </w:r>
      <w:r w:rsidR="000F17CC" w:rsidRPr="000F17CC">
        <w:rPr>
          <w:rFonts w:ascii="Times New Roman" w:hAnsi="Times New Roman" w:cs="Times New Roman"/>
          <w:i/>
          <w:iCs/>
          <w:sz w:val="24"/>
          <w:szCs w:val="24"/>
          <w:lang w:val="es-ES_tradnl"/>
        </w:rPr>
        <w:t>datasets</w:t>
      </w:r>
      <w:r>
        <w:rPr>
          <w:rFonts w:ascii="Times New Roman" w:hAnsi="Times New Roman" w:cs="Times New Roman"/>
          <w:sz w:val="24"/>
          <w:szCs w:val="24"/>
          <w:lang w:val="es-ES_tradnl"/>
        </w:rPr>
        <w:t xml:space="preserve"> en los subconjuntos de entrenamiento, validación y test. De este modo, </w:t>
      </w:r>
      <w:r w:rsidR="007D2D52">
        <w:rPr>
          <w:rFonts w:ascii="Times New Roman" w:hAnsi="Times New Roman" w:cs="Times New Roman"/>
          <w:sz w:val="24"/>
          <w:szCs w:val="24"/>
          <w:lang w:val="es-ES_tradnl"/>
        </w:rPr>
        <w:t xml:space="preserve">para la CNN </w:t>
      </w:r>
      <w:r>
        <w:rPr>
          <w:rFonts w:ascii="Times New Roman" w:hAnsi="Times New Roman" w:cs="Times New Roman"/>
          <w:sz w:val="24"/>
          <w:szCs w:val="24"/>
          <w:lang w:val="es-ES_tradnl"/>
        </w:rPr>
        <w:t xml:space="preserve">se </w:t>
      </w:r>
      <w:r w:rsidR="007D2D52">
        <w:rPr>
          <w:rFonts w:ascii="Times New Roman" w:hAnsi="Times New Roman" w:cs="Times New Roman"/>
          <w:sz w:val="24"/>
          <w:szCs w:val="24"/>
          <w:lang w:val="es-ES_tradnl"/>
        </w:rPr>
        <w:t>selecciona de manera aleatoria</w:t>
      </w:r>
      <w:r>
        <w:rPr>
          <w:rFonts w:ascii="Times New Roman" w:hAnsi="Times New Roman" w:cs="Times New Roman"/>
          <w:sz w:val="24"/>
          <w:szCs w:val="24"/>
          <w:lang w:val="es-ES_tradnl"/>
        </w:rPr>
        <w:t xml:space="preserve"> el 80% de las muestras para el </w:t>
      </w:r>
      <w:r w:rsidR="007D2D52">
        <w:rPr>
          <w:rFonts w:ascii="Times New Roman" w:hAnsi="Times New Roman" w:cs="Times New Roman"/>
          <w:sz w:val="24"/>
          <w:szCs w:val="24"/>
          <w:lang w:val="es-ES_tradnl"/>
        </w:rPr>
        <w:t>sub</w:t>
      </w:r>
      <w:r>
        <w:rPr>
          <w:rFonts w:ascii="Times New Roman" w:hAnsi="Times New Roman" w:cs="Times New Roman"/>
          <w:sz w:val="24"/>
          <w:szCs w:val="24"/>
          <w:lang w:val="es-ES_tradnl"/>
        </w:rPr>
        <w:t>conjunto de entrenamiento, mientras que solo el 10% para los</w:t>
      </w:r>
      <w:r w:rsidR="007D2D52">
        <w:rPr>
          <w:rFonts w:ascii="Times New Roman" w:hAnsi="Times New Roman" w:cs="Times New Roman"/>
          <w:sz w:val="24"/>
          <w:szCs w:val="24"/>
          <w:lang w:val="es-ES_tradnl"/>
        </w:rPr>
        <w:t xml:space="preserve"> subconjuntos de validación (también de forma aleatoria) y test.</w:t>
      </w:r>
    </w:p>
    <w:p w14:paraId="5F15F470" w14:textId="4715277F" w:rsidR="00371F94" w:rsidRDefault="007D2D52" w:rsidP="00C42ABD">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Por </w:t>
      </w:r>
      <w:r w:rsidR="00863A3A">
        <w:rPr>
          <w:rFonts w:ascii="Times New Roman" w:hAnsi="Times New Roman" w:cs="Times New Roman"/>
          <w:sz w:val="24"/>
          <w:szCs w:val="24"/>
          <w:lang w:val="es-ES_tradnl"/>
        </w:rPr>
        <w:t>último</w:t>
      </w:r>
      <w:r>
        <w:rPr>
          <w:rFonts w:ascii="Times New Roman" w:hAnsi="Times New Roman" w:cs="Times New Roman"/>
          <w:sz w:val="24"/>
          <w:szCs w:val="24"/>
          <w:lang w:val="es-ES_tradnl"/>
        </w:rPr>
        <w:t xml:space="preserve">, para los modelos de regresiones </w:t>
      </w:r>
      <w:r w:rsidR="00863A3A">
        <w:rPr>
          <w:rFonts w:ascii="Times New Roman" w:hAnsi="Times New Roman" w:cs="Times New Roman"/>
          <w:sz w:val="24"/>
          <w:szCs w:val="24"/>
          <w:lang w:val="es-ES_tradnl"/>
        </w:rPr>
        <w:t>logística</w:t>
      </w:r>
      <w:r w:rsidR="00F10DF4">
        <w:rPr>
          <w:rFonts w:ascii="Times New Roman" w:hAnsi="Times New Roman" w:cs="Times New Roman"/>
          <w:sz w:val="24"/>
          <w:szCs w:val="24"/>
          <w:lang w:val="es-ES_tradnl"/>
        </w:rPr>
        <w:t>s</w:t>
      </w:r>
      <w:r w:rsidR="00863A3A">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 xml:space="preserve">se sigue la misma estrategia con respecto al subconjunto de </w:t>
      </w:r>
      <w:r w:rsidR="00863A3A">
        <w:rPr>
          <w:rFonts w:ascii="Times New Roman" w:hAnsi="Times New Roman" w:cs="Times New Roman"/>
          <w:sz w:val="24"/>
          <w:szCs w:val="24"/>
          <w:lang w:val="es-ES_tradnl"/>
        </w:rPr>
        <w:t xml:space="preserve">entrenamiento, pero se selecciona el 20% para el test, debido a la no </w:t>
      </w:r>
      <w:r w:rsidR="00F10DF4">
        <w:rPr>
          <w:rFonts w:ascii="Times New Roman" w:hAnsi="Times New Roman" w:cs="Times New Roman"/>
          <w:sz w:val="24"/>
          <w:szCs w:val="24"/>
          <w:lang w:val="es-ES_tradnl"/>
        </w:rPr>
        <w:t>existencia</w:t>
      </w:r>
      <w:r w:rsidR="00863A3A">
        <w:rPr>
          <w:rFonts w:ascii="Times New Roman" w:hAnsi="Times New Roman" w:cs="Times New Roman"/>
          <w:sz w:val="24"/>
          <w:szCs w:val="24"/>
          <w:lang w:val="es-ES_tradnl"/>
        </w:rPr>
        <w:t xml:space="preserve"> del subconjunto de validación.</w:t>
      </w:r>
    </w:p>
    <w:p w14:paraId="2C3A8386" w14:textId="2523D285" w:rsidR="002E2862" w:rsidRDefault="002E2862" w:rsidP="002E2862">
      <w:pPr>
        <w:pStyle w:val="Ttulo2"/>
        <w:numPr>
          <w:ilvl w:val="2"/>
          <w:numId w:val="5"/>
        </w:numPr>
        <w:spacing w:before="0" w:after="180" w:line="360" w:lineRule="auto"/>
        <w:ind w:left="504"/>
        <w:jc w:val="both"/>
        <w:rPr>
          <w:rFonts w:ascii="Times New Roman" w:hAnsi="Times New Roman" w:cs="Times New Roman"/>
          <w:b/>
          <w:bCs/>
          <w:color w:val="auto"/>
          <w:sz w:val="24"/>
          <w:szCs w:val="24"/>
        </w:rPr>
      </w:pPr>
      <w:bookmarkStart w:id="439" w:name="_Toc94027300"/>
      <w:r>
        <w:rPr>
          <w:rFonts w:ascii="Times New Roman" w:hAnsi="Times New Roman" w:cs="Times New Roman"/>
          <w:b/>
          <w:bCs/>
          <w:color w:val="auto"/>
          <w:sz w:val="24"/>
          <w:szCs w:val="24"/>
        </w:rPr>
        <w:t>Construcción de los modelos</w:t>
      </w:r>
      <w:bookmarkEnd w:id="439"/>
    </w:p>
    <w:p w14:paraId="11990E1A" w14:textId="22930613" w:rsidR="002E2862" w:rsidRDefault="003E28A7" w:rsidP="00C42ABD">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Tal y como se mencionó en la selección de las técnicas de modelado, la CNN </w:t>
      </w:r>
      <w:r w:rsidR="00732ED3">
        <w:rPr>
          <w:rFonts w:ascii="Times New Roman" w:hAnsi="Times New Roman" w:cs="Times New Roman"/>
          <w:sz w:val="24"/>
          <w:szCs w:val="24"/>
          <w:lang w:val="es-ES_tradnl"/>
        </w:rPr>
        <w:t xml:space="preserve">que se utiliza en </w:t>
      </w:r>
      <w:r>
        <w:rPr>
          <w:rFonts w:ascii="Times New Roman" w:hAnsi="Times New Roman" w:cs="Times New Roman"/>
          <w:sz w:val="24"/>
          <w:szCs w:val="24"/>
          <w:lang w:val="es-ES_tradnl"/>
        </w:rPr>
        <w:t xml:space="preserve">este </w:t>
      </w:r>
      <w:r w:rsidR="00732ED3">
        <w:rPr>
          <w:rFonts w:ascii="Times New Roman" w:hAnsi="Times New Roman" w:cs="Times New Roman"/>
          <w:sz w:val="24"/>
          <w:szCs w:val="24"/>
          <w:lang w:val="es-ES_tradnl"/>
        </w:rPr>
        <w:t xml:space="preserve">trabajo es la </w:t>
      </w:r>
      <w:r>
        <w:rPr>
          <w:rFonts w:ascii="Times New Roman" w:hAnsi="Times New Roman" w:cs="Times New Roman"/>
          <w:sz w:val="24"/>
          <w:szCs w:val="24"/>
          <w:lang w:val="es-ES_tradnl"/>
        </w:rPr>
        <w:t xml:space="preserve">conocida como </w:t>
      </w:r>
      <w:r w:rsidR="001729F9" w:rsidRPr="001729F9">
        <w:rPr>
          <w:rFonts w:ascii="Times New Roman" w:hAnsi="Times New Roman" w:cs="Times New Roman"/>
          <w:i/>
          <w:iCs/>
          <w:sz w:val="24"/>
          <w:szCs w:val="24"/>
          <w:lang w:val="es-ES_tradnl"/>
        </w:rPr>
        <w:t>GoogLeNet</w:t>
      </w:r>
      <w:r>
        <w:rPr>
          <w:rFonts w:ascii="Times New Roman" w:hAnsi="Times New Roman" w:cs="Times New Roman"/>
          <w:sz w:val="24"/>
          <w:szCs w:val="24"/>
          <w:lang w:val="es-ES_tradnl"/>
        </w:rPr>
        <w:t xml:space="preserve">. Sin embargo, el principal inconveniente </w:t>
      </w:r>
      <w:r w:rsidR="00732ED3">
        <w:rPr>
          <w:rFonts w:ascii="Times New Roman" w:hAnsi="Times New Roman" w:cs="Times New Roman"/>
          <w:sz w:val="24"/>
          <w:szCs w:val="24"/>
          <w:lang w:val="es-ES_tradnl"/>
        </w:rPr>
        <w:t xml:space="preserve">con el </w:t>
      </w:r>
      <w:r w:rsidR="00A0288A">
        <w:rPr>
          <w:rFonts w:ascii="Times New Roman" w:hAnsi="Times New Roman" w:cs="Times New Roman"/>
          <w:sz w:val="24"/>
          <w:szCs w:val="24"/>
          <w:lang w:val="es-ES_tradnl"/>
        </w:rPr>
        <w:t xml:space="preserve">que se encuentra el estudio es que, </w:t>
      </w:r>
      <w:r w:rsidR="00A0288A" w:rsidRPr="00A0288A">
        <w:rPr>
          <w:rFonts w:ascii="Times New Roman" w:hAnsi="Times New Roman" w:cs="Times New Roman"/>
          <w:i/>
          <w:iCs/>
          <w:sz w:val="24"/>
          <w:szCs w:val="24"/>
          <w:lang w:val="es-ES_tradnl"/>
        </w:rPr>
        <w:t>Keras</w:t>
      </w:r>
      <w:r w:rsidR="00A0288A">
        <w:rPr>
          <w:rFonts w:ascii="Times New Roman" w:hAnsi="Times New Roman" w:cs="Times New Roman"/>
          <w:sz w:val="24"/>
          <w:szCs w:val="24"/>
          <w:lang w:val="es-ES_tradnl"/>
        </w:rPr>
        <w:t xml:space="preserve"> no dispone de dicha red entre sus modelos preentrenados y</w:t>
      </w:r>
      <w:r w:rsidR="009C1625">
        <w:rPr>
          <w:rFonts w:ascii="Times New Roman" w:hAnsi="Times New Roman" w:cs="Times New Roman"/>
          <w:sz w:val="24"/>
          <w:szCs w:val="24"/>
          <w:lang w:val="es-ES_tradnl"/>
        </w:rPr>
        <w:t>,</w:t>
      </w:r>
      <w:r w:rsidR="00A0288A">
        <w:rPr>
          <w:rFonts w:ascii="Times New Roman" w:hAnsi="Times New Roman" w:cs="Times New Roman"/>
          <w:sz w:val="24"/>
          <w:szCs w:val="24"/>
          <w:lang w:val="es-ES_tradnl"/>
        </w:rPr>
        <w:t xml:space="preserve"> por </w:t>
      </w:r>
      <w:r w:rsidR="00167AC6">
        <w:rPr>
          <w:rFonts w:ascii="Times New Roman" w:hAnsi="Times New Roman" w:cs="Times New Roman"/>
          <w:sz w:val="24"/>
          <w:szCs w:val="24"/>
          <w:lang w:val="es-ES_tradnl"/>
        </w:rPr>
        <w:t>consiguiente</w:t>
      </w:r>
      <w:r w:rsidR="009C1625">
        <w:rPr>
          <w:rFonts w:ascii="Times New Roman" w:hAnsi="Times New Roman" w:cs="Times New Roman"/>
          <w:sz w:val="24"/>
          <w:szCs w:val="24"/>
          <w:lang w:val="es-ES_tradnl"/>
        </w:rPr>
        <w:t>,</w:t>
      </w:r>
      <w:r w:rsidR="00167AC6">
        <w:rPr>
          <w:rFonts w:ascii="Times New Roman" w:hAnsi="Times New Roman" w:cs="Times New Roman"/>
          <w:sz w:val="24"/>
          <w:szCs w:val="24"/>
          <w:lang w:val="es-ES_tradnl"/>
        </w:rPr>
        <w:t xml:space="preserve"> </w:t>
      </w:r>
      <w:r w:rsidR="00A0288A">
        <w:rPr>
          <w:rFonts w:ascii="Times New Roman" w:hAnsi="Times New Roman" w:cs="Times New Roman"/>
          <w:sz w:val="24"/>
          <w:szCs w:val="24"/>
          <w:lang w:val="es-ES_tradnl"/>
        </w:rPr>
        <w:t>no es posible llevar a cabo la famosa técnica emergente en el campo del aprendizaje profundo denominada como aprendizaje por transferencia</w:t>
      </w:r>
      <w:r w:rsidR="00F8401D">
        <w:rPr>
          <w:rFonts w:ascii="Times New Roman" w:hAnsi="Times New Roman" w:cs="Times New Roman"/>
          <w:sz w:val="24"/>
          <w:szCs w:val="24"/>
          <w:lang w:val="es-ES_tradnl"/>
        </w:rPr>
        <w:t xml:space="preserve"> (</w:t>
      </w:r>
      <w:r w:rsidR="00F8401D" w:rsidRPr="00F8401D">
        <w:rPr>
          <w:rFonts w:ascii="Times New Roman" w:hAnsi="Times New Roman" w:cs="Times New Roman"/>
          <w:i/>
          <w:iCs/>
          <w:sz w:val="24"/>
          <w:szCs w:val="24"/>
          <w:lang w:val="es-ES_tradnl"/>
        </w:rPr>
        <w:t>Transfer learning</w:t>
      </w:r>
      <w:r w:rsidR="00F8401D">
        <w:rPr>
          <w:rFonts w:ascii="Times New Roman" w:hAnsi="Times New Roman" w:cs="Times New Roman"/>
          <w:sz w:val="24"/>
          <w:szCs w:val="24"/>
          <w:lang w:val="es-ES_tradnl"/>
        </w:rPr>
        <w:t>)</w:t>
      </w:r>
      <w:r w:rsidR="00A0288A">
        <w:rPr>
          <w:rFonts w:ascii="Times New Roman" w:hAnsi="Times New Roman" w:cs="Times New Roman"/>
          <w:sz w:val="24"/>
          <w:szCs w:val="24"/>
          <w:lang w:val="es-ES_tradnl"/>
        </w:rPr>
        <w:t>.</w:t>
      </w:r>
    </w:p>
    <w:p w14:paraId="7E99E024" w14:textId="74175773" w:rsidR="00AB076E" w:rsidRDefault="0058722E" w:rsidP="00C42ABD">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lastRenderedPageBreak/>
        <w:t xml:space="preserve">Por dicho motivo, en el </w:t>
      </w:r>
      <w:r w:rsidRPr="00D0748B">
        <w:rPr>
          <w:rFonts w:ascii="Times New Roman" w:hAnsi="Times New Roman" w:cs="Times New Roman"/>
          <w:i/>
          <w:iCs/>
          <w:sz w:val="24"/>
          <w:szCs w:val="24"/>
          <w:lang w:val="es-ES_tradnl"/>
        </w:rPr>
        <w:t>notebook</w:t>
      </w:r>
      <w:r>
        <w:rPr>
          <w:rFonts w:ascii="Times New Roman" w:hAnsi="Times New Roman" w:cs="Times New Roman"/>
          <w:sz w:val="24"/>
          <w:szCs w:val="24"/>
          <w:lang w:val="es-ES_tradnl"/>
        </w:rPr>
        <w:t xml:space="preserve"> principal se </w:t>
      </w:r>
      <w:r w:rsidR="00A72D40">
        <w:rPr>
          <w:rFonts w:ascii="Times New Roman" w:hAnsi="Times New Roman" w:cs="Times New Roman"/>
          <w:sz w:val="24"/>
          <w:szCs w:val="24"/>
          <w:lang w:val="es-ES_tradnl"/>
        </w:rPr>
        <w:t>establecen</w:t>
      </w:r>
      <w:r w:rsidR="00536C3C">
        <w:rPr>
          <w:rFonts w:ascii="Times New Roman" w:hAnsi="Times New Roman" w:cs="Times New Roman"/>
          <w:sz w:val="24"/>
          <w:szCs w:val="24"/>
          <w:lang w:val="es-ES_tradnl"/>
        </w:rPr>
        <w:t xml:space="preserve"> </w:t>
      </w:r>
      <w:r w:rsidR="00DF1171">
        <w:rPr>
          <w:rFonts w:ascii="Times New Roman" w:hAnsi="Times New Roman" w:cs="Times New Roman"/>
          <w:sz w:val="24"/>
          <w:szCs w:val="24"/>
          <w:lang w:val="es-ES_tradnl"/>
        </w:rPr>
        <w:t xml:space="preserve">las </w:t>
      </w:r>
      <w:r w:rsidR="00536C3C">
        <w:rPr>
          <w:rFonts w:ascii="Times New Roman" w:hAnsi="Times New Roman" w:cs="Times New Roman"/>
          <w:sz w:val="24"/>
          <w:szCs w:val="24"/>
          <w:lang w:val="es-ES_tradnl"/>
        </w:rPr>
        <w:t xml:space="preserve">funciones </w:t>
      </w:r>
      <w:r w:rsidR="00DF1171">
        <w:rPr>
          <w:rFonts w:ascii="Times New Roman" w:hAnsi="Times New Roman" w:cs="Times New Roman"/>
          <w:sz w:val="24"/>
          <w:szCs w:val="24"/>
          <w:lang w:val="es-ES_tradnl"/>
        </w:rPr>
        <w:t xml:space="preserve">necesarias </w:t>
      </w:r>
      <w:r w:rsidR="00536C3C">
        <w:rPr>
          <w:rFonts w:ascii="Times New Roman" w:hAnsi="Times New Roman" w:cs="Times New Roman"/>
          <w:sz w:val="24"/>
          <w:szCs w:val="24"/>
          <w:lang w:val="es-ES_tradnl"/>
        </w:rPr>
        <w:t>para la construcción de esta CNN desde cero.</w:t>
      </w:r>
      <w:r w:rsidR="00284851">
        <w:rPr>
          <w:rFonts w:ascii="Times New Roman" w:hAnsi="Times New Roman" w:cs="Times New Roman"/>
          <w:sz w:val="24"/>
          <w:szCs w:val="24"/>
          <w:lang w:val="es-ES_tradnl"/>
        </w:rPr>
        <w:t xml:space="preserve"> </w:t>
      </w:r>
      <w:r w:rsidR="00A72D40">
        <w:rPr>
          <w:rFonts w:ascii="Times New Roman" w:hAnsi="Times New Roman" w:cs="Times New Roman"/>
          <w:sz w:val="24"/>
          <w:szCs w:val="24"/>
          <w:lang w:val="es-ES_tradnl"/>
        </w:rPr>
        <w:t>Así</w:t>
      </w:r>
      <w:r w:rsidR="0058351E">
        <w:rPr>
          <w:rFonts w:ascii="Times New Roman" w:hAnsi="Times New Roman" w:cs="Times New Roman"/>
          <w:sz w:val="24"/>
          <w:szCs w:val="24"/>
          <w:lang w:val="es-ES_tradnl"/>
        </w:rPr>
        <w:t>,</w:t>
      </w:r>
      <w:r w:rsidR="00A72D40">
        <w:rPr>
          <w:rFonts w:ascii="Times New Roman" w:hAnsi="Times New Roman" w:cs="Times New Roman"/>
          <w:sz w:val="24"/>
          <w:szCs w:val="24"/>
          <w:lang w:val="es-ES_tradnl"/>
        </w:rPr>
        <w:t xml:space="preserve"> </w:t>
      </w:r>
      <w:r w:rsidR="0058351E">
        <w:rPr>
          <w:rFonts w:ascii="Times New Roman" w:hAnsi="Times New Roman" w:cs="Times New Roman"/>
          <w:sz w:val="24"/>
          <w:szCs w:val="24"/>
          <w:lang w:val="es-ES_tradnl"/>
        </w:rPr>
        <w:t xml:space="preserve">por un lado </w:t>
      </w:r>
      <w:r w:rsidR="00536C3C">
        <w:rPr>
          <w:rFonts w:ascii="Times New Roman" w:hAnsi="Times New Roman" w:cs="Times New Roman"/>
          <w:sz w:val="24"/>
          <w:szCs w:val="24"/>
          <w:lang w:val="es-ES_tradnl"/>
        </w:rPr>
        <w:t xml:space="preserve">la función </w:t>
      </w:r>
      <w:r w:rsidR="001729F9" w:rsidRPr="00D0748B">
        <w:rPr>
          <w:rFonts w:ascii="Times New Roman" w:hAnsi="Times New Roman" w:cs="Times New Roman"/>
          <w:b/>
          <w:bCs/>
          <w:i/>
          <w:iCs/>
          <w:sz w:val="24"/>
          <w:szCs w:val="24"/>
          <w:lang w:val="es-ES_tradnl"/>
        </w:rPr>
        <w:t>Inception</w:t>
      </w:r>
      <w:r w:rsidR="00536C3C" w:rsidRPr="00D0748B">
        <w:rPr>
          <w:rFonts w:ascii="Times New Roman" w:hAnsi="Times New Roman" w:cs="Times New Roman"/>
          <w:b/>
          <w:bCs/>
          <w:i/>
          <w:iCs/>
          <w:sz w:val="24"/>
          <w:szCs w:val="24"/>
          <w:lang w:val="es-ES_tradnl"/>
        </w:rPr>
        <w:t>_block()</w:t>
      </w:r>
      <w:r w:rsidR="00536C3C">
        <w:rPr>
          <w:rFonts w:ascii="Times New Roman" w:hAnsi="Times New Roman" w:cs="Times New Roman"/>
          <w:sz w:val="24"/>
          <w:szCs w:val="24"/>
          <w:lang w:val="es-ES_tradnl"/>
        </w:rPr>
        <w:t xml:space="preserve"> </w:t>
      </w:r>
      <w:r w:rsidR="00A72D40">
        <w:rPr>
          <w:rFonts w:ascii="Times New Roman" w:hAnsi="Times New Roman" w:cs="Times New Roman"/>
          <w:sz w:val="24"/>
          <w:szCs w:val="24"/>
          <w:lang w:val="es-ES_tradnl"/>
        </w:rPr>
        <w:t xml:space="preserve">devuelve </w:t>
      </w:r>
      <w:r w:rsidR="00536C3C">
        <w:rPr>
          <w:rFonts w:ascii="Times New Roman" w:hAnsi="Times New Roman" w:cs="Times New Roman"/>
          <w:sz w:val="24"/>
          <w:szCs w:val="24"/>
          <w:lang w:val="es-ES_tradnl"/>
        </w:rPr>
        <w:t xml:space="preserve">un módulo </w:t>
      </w:r>
      <w:r w:rsidR="001729F9" w:rsidRPr="001729F9">
        <w:rPr>
          <w:rFonts w:ascii="Times New Roman" w:hAnsi="Times New Roman" w:cs="Times New Roman"/>
          <w:i/>
          <w:iCs/>
          <w:sz w:val="24"/>
          <w:szCs w:val="24"/>
          <w:lang w:val="es-ES_tradnl"/>
        </w:rPr>
        <w:t>Inception</w:t>
      </w:r>
      <w:r w:rsidR="00536C3C">
        <w:rPr>
          <w:rFonts w:ascii="Times New Roman" w:hAnsi="Times New Roman" w:cs="Times New Roman"/>
          <w:sz w:val="24"/>
          <w:szCs w:val="24"/>
          <w:lang w:val="es-ES_tradnl"/>
        </w:rPr>
        <w:t xml:space="preserve"> tal como el visto en la </w:t>
      </w:r>
      <w:r w:rsidR="00D0748B" w:rsidRPr="00E71ABB">
        <w:rPr>
          <w:rFonts w:ascii="Times New Roman" w:hAnsi="Times New Roman" w:cs="Times New Roman"/>
          <w:color w:val="2E74B5" w:themeColor="accent5" w:themeShade="BF"/>
          <w:sz w:val="24"/>
          <w:szCs w:val="24"/>
          <w:u w:val="single"/>
        </w:rPr>
        <w:fldChar w:fldCharType="begin"/>
      </w:r>
      <w:r w:rsidR="00D0748B" w:rsidRPr="00E71ABB">
        <w:rPr>
          <w:rFonts w:ascii="Times New Roman" w:hAnsi="Times New Roman" w:cs="Times New Roman"/>
          <w:color w:val="2E74B5" w:themeColor="accent5" w:themeShade="BF"/>
          <w:sz w:val="24"/>
          <w:szCs w:val="24"/>
          <w:u w:val="single"/>
        </w:rPr>
        <w:instrText xml:space="preserve"> REF _Ref94004923 \h  \* MERGEFORMAT </w:instrText>
      </w:r>
      <w:r w:rsidR="00D0748B" w:rsidRPr="00E71ABB">
        <w:rPr>
          <w:rFonts w:ascii="Times New Roman" w:hAnsi="Times New Roman" w:cs="Times New Roman"/>
          <w:color w:val="2E74B5" w:themeColor="accent5" w:themeShade="BF"/>
          <w:sz w:val="24"/>
          <w:szCs w:val="24"/>
          <w:u w:val="single"/>
        </w:rPr>
      </w:r>
      <w:r w:rsidR="00D0748B" w:rsidRPr="00E71ABB">
        <w:rPr>
          <w:rFonts w:ascii="Times New Roman" w:hAnsi="Times New Roman" w:cs="Times New Roman"/>
          <w:color w:val="2E74B5" w:themeColor="accent5" w:themeShade="BF"/>
          <w:sz w:val="24"/>
          <w:szCs w:val="24"/>
          <w:u w:val="single"/>
        </w:rPr>
        <w:fldChar w:fldCharType="separate"/>
      </w:r>
      <w:ins w:id="440" w:author="sumit kumar" w:date="2022-01-28T00:52:00Z">
        <w:r w:rsidR="00A55E47" w:rsidRPr="00A55E47">
          <w:rPr>
            <w:rFonts w:ascii="Times New Roman" w:hAnsi="Times New Roman" w:cs="Times New Roman"/>
            <w:color w:val="2E74B5" w:themeColor="accent5" w:themeShade="BF"/>
            <w:sz w:val="24"/>
            <w:szCs w:val="24"/>
            <w:u w:val="single"/>
            <w:rPrChange w:id="441" w:author="sumit kumar" w:date="2022-01-28T00:52:00Z">
              <w:rPr/>
            </w:rPrChange>
          </w:rPr>
          <w:t xml:space="preserve">Figura </w:t>
        </w:r>
        <w:r w:rsidR="00A55E47" w:rsidRPr="00A55E47">
          <w:rPr>
            <w:rFonts w:ascii="Times New Roman" w:hAnsi="Times New Roman" w:cs="Times New Roman"/>
            <w:noProof/>
            <w:color w:val="2E74B5" w:themeColor="accent5" w:themeShade="BF"/>
            <w:sz w:val="24"/>
            <w:szCs w:val="24"/>
            <w:u w:val="single"/>
            <w:rPrChange w:id="442" w:author="sumit kumar" w:date="2022-01-28T00:52:00Z">
              <w:rPr>
                <w:noProof/>
              </w:rPr>
            </w:rPrChange>
          </w:rPr>
          <w:t>20</w:t>
        </w:r>
      </w:ins>
      <w:del w:id="443"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Figura </w:delText>
        </w:r>
        <w:r w:rsidR="00614ADD" w:rsidRPr="00614ADD" w:rsidDel="00A55E47">
          <w:rPr>
            <w:rFonts w:ascii="Times New Roman" w:hAnsi="Times New Roman" w:cs="Times New Roman"/>
            <w:noProof/>
            <w:color w:val="2E74B5" w:themeColor="accent5" w:themeShade="BF"/>
            <w:sz w:val="24"/>
            <w:szCs w:val="24"/>
            <w:u w:val="single"/>
          </w:rPr>
          <w:delText>20</w:delText>
        </w:r>
      </w:del>
      <w:r w:rsidR="00D0748B" w:rsidRPr="00E71ABB">
        <w:rPr>
          <w:rFonts w:ascii="Times New Roman" w:hAnsi="Times New Roman" w:cs="Times New Roman"/>
          <w:color w:val="2E74B5" w:themeColor="accent5" w:themeShade="BF"/>
          <w:sz w:val="24"/>
          <w:szCs w:val="24"/>
          <w:u w:val="single"/>
        </w:rPr>
        <w:fldChar w:fldCharType="end"/>
      </w:r>
      <w:r w:rsidR="00A72D40">
        <w:rPr>
          <w:rFonts w:ascii="Times New Roman" w:hAnsi="Times New Roman" w:cs="Times New Roman"/>
          <w:sz w:val="24"/>
          <w:szCs w:val="24"/>
          <w:lang w:val="es-ES_tradnl"/>
        </w:rPr>
        <w:t xml:space="preserve">. </w:t>
      </w:r>
      <w:r w:rsidR="0058351E">
        <w:rPr>
          <w:rFonts w:ascii="Times New Roman" w:hAnsi="Times New Roman" w:cs="Times New Roman"/>
          <w:sz w:val="24"/>
          <w:szCs w:val="24"/>
          <w:lang w:val="es-ES_tradnl"/>
        </w:rPr>
        <w:t>Mientras que</w:t>
      </w:r>
      <w:r w:rsidR="00A72D40">
        <w:rPr>
          <w:rFonts w:ascii="Times New Roman" w:hAnsi="Times New Roman" w:cs="Times New Roman"/>
          <w:sz w:val="24"/>
          <w:szCs w:val="24"/>
          <w:lang w:val="es-ES_tradnl"/>
        </w:rPr>
        <w:t xml:space="preserve"> la función </w:t>
      </w:r>
      <w:r w:rsidR="001729F9" w:rsidRPr="00D0748B">
        <w:rPr>
          <w:rFonts w:ascii="Times New Roman" w:hAnsi="Times New Roman" w:cs="Times New Roman"/>
          <w:b/>
          <w:bCs/>
          <w:i/>
          <w:iCs/>
          <w:sz w:val="24"/>
          <w:szCs w:val="24"/>
          <w:lang w:val="es-ES_tradnl"/>
        </w:rPr>
        <w:t>GoogLeNet</w:t>
      </w:r>
      <w:r w:rsidR="00A72D40" w:rsidRPr="00D0748B">
        <w:rPr>
          <w:rFonts w:ascii="Times New Roman" w:hAnsi="Times New Roman" w:cs="Times New Roman"/>
          <w:b/>
          <w:bCs/>
          <w:i/>
          <w:iCs/>
          <w:sz w:val="24"/>
          <w:szCs w:val="24"/>
          <w:lang w:val="es-ES_tradnl"/>
        </w:rPr>
        <w:t>()</w:t>
      </w:r>
      <w:r w:rsidR="00A72D40">
        <w:rPr>
          <w:rFonts w:ascii="Times New Roman" w:hAnsi="Times New Roman" w:cs="Times New Roman"/>
          <w:sz w:val="24"/>
          <w:szCs w:val="24"/>
          <w:lang w:val="es-ES_tradnl"/>
        </w:rPr>
        <w:t xml:space="preserve"> </w:t>
      </w:r>
      <w:r w:rsidR="00284851">
        <w:rPr>
          <w:rFonts w:ascii="Times New Roman" w:hAnsi="Times New Roman" w:cs="Times New Roman"/>
          <w:sz w:val="24"/>
          <w:szCs w:val="24"/>
          <w:lang w:val="es-ES_tradnl"/>
        </w:rPr>
        <w:t xml:space="preserve">basándose en la anterior, </w:t>
      </w:r>
      <w:r w:rsidR="00A72D40">
        <w:rPr>
          <w:rFonts w:ascii="Times New Roman" w:hAnsi="Times New Roman" w:cs="Times New Roman"/>
          <w:sz w:val="24"/>
          <w:szCs w:val="24"/>
          <w:lang w:val="es-ES_tradnl"/>
        </w:rPr>
        <w:t xml:space="preserve">devuelve </w:t>
      </w:r>
      <w:r w:rsidR="00420CC9">
        <w:rPr>
          <w:rFonts w:ascii="Times New Roman" w:hAnsi="Times New Roman" w:cs="Times New Roman"/>
          <w:sz w:val="24"/>
          <w:szCs w:val="24"/>
          <w:lang w:val="es-ES_tradnl"/>
        </w:rPr>
        <w:t xml:space="preserve">la CNN </w:t>
      </w:r>
      <w:r w:rsidR="00A72D40">
        <w:rPr>
          <w:rFonts w:ascii="Times New Roman" w:hAnsi="Times New Roman" w:cs="Times New Roman"/>
          <w:sz w:val="24"/>
          <w:szCs w:val="24"/>
          <w:lang w:val="es-ES_tradnl"/>
        </w:rPr>
        <w:t xml:space="preserve">principal </w:t>
      </w:r>
      <w:r w:rsidR="00284851">
        <w:rPr>
          <w:rFonts w:ascii="Times New Roman" w:hAnsi="Times New Roman" w:cs="Times New Roman"/>
          <w:sz w:val="24"/>
          <w:szCs w:val="24"/>
          <w:lang w:val="es-ES_tradnl"/>
        </w:rPr>
        <w:t xml:space="preserve">sobre </w:t>
      </w:r>
      <w:r w:rsidR="00420CC9">
        <w:rPr>
          <w:rFonts w:ascii="Times New Roman" w:hAnsi="Times New Roman" w:cs="Times New Roman"/>
          <w:sz w:val="24"/>
          <w:szCs w:val="24"/>
          <w:lang w:val="es-ES_tradnl"/>
        </w:rPr>
        <w:t>la</w:t>
      </w:r>
      <w:r w:rsidR="00284851">
        <w:rPr>
          <w:rFonts w:ascii="Times New Roman" w:hAnsi="Times New Roman" w:cs="Times New Roman"/>
          <w:sz w:val="24"/>
          <w:szCs w:val="24"/>
          <w:lang w:val="es-ES_tradnl"/>
        </w:rPr>
        <w:t xml:space="preserve"> que se realizará el entrenamiento.</w:t>
      </w:r>
    </w:p>
    <w:p w14:paraId="313A6F17" w14:textId="23663466" w:rsidR="0058722E" w:rsidRDefault="00DF1171" w:rsidP="00C42ABD">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No obstante, u</w:t>
      </w:r>
      <w:r w:rsidR="0058351E">
        <w:rPr>
          <w:rFonts w:ascii="Times New Roman" w:hAnsi="Times New Roman" w:cs="Times New Roman"/>
          <w:sz w:val="24"/>
          <w:szCs w:val="24"/>
          <w:lang w:val="es-ES_tradnl"/>
        </w:rPr>
        <w:t xml:space="preserve">n aspecto a mencionar de esta última función, es la modificación </w:t>
      </w:r>
      <w:r w:rsidR="00AB076E">
        <w:rPr>
          <w:rFonts w:ascii="Times New Roman" w:hAnsi="Times New Roman" w:cs="Times New Roman"/>
          <w:sz w:val="24"/>
          <w:szCs w:val="24"/>
          <w:lang w:val="es-ES_tradnl"/>
        </w:rPr>
        <w:t xml:space="preserve">del número </w:t>
      </w:r>
      <w:r w:rsidR="00920473">
        <w:rPr>
          <w:rFonts w:ascii="Times New Roman" w:hAnsi="Times New Roman" w:cs="Times New Roman"/>
          <w:sz w:val="24"/>
          <w:szCs w:val="24"/>
          <w:lang w:val="es-ES_tradnl"/>
        </w:rPr>
        <w:t xml:space="preserve">original de </w:t>
      </w:r>
      <w:r w:rsidR="00AB076E">
        <w:rPr>
          <w:rFonts w:ascii="Times New Roman" w:hAnsi="Times New Roman" w:cs="Times New Roman"/>
          <w:sz w:val="24"/>
          <w:szCs w:val="24"/>
          <w:lang w:val="es-ES_tradnl"/>
        </w:rPr>
        <w:t>neuronas de</w:t>
      </w:r>
      <w:r w:rsidR="00920473">
        <w:rPr>
          <w:rFonts w:ascii="Times New Roman" w:hAnsi="Times New Roman" w:cs="Times New Roman"/>
          <w:sz w:val="24"/>
          <w:szCs w:val="24"/>
          <w:lang w:val="es-ES_tradnl"/>
        </w:rPr>
        <w:t>sde</w:t>
      </w:r>
      <w:r w:rsidR="00AB076E">
        <w:rPr>
          <w:rFonts w:ascii="Times New Roman" w:hAnsi="Times New Roman" w:cs="Times New Roman"/>
          <w:sz w:val="24"/>
          <w:szCs w:val="24"/>
          <w:lang w:val="es-ES_tradnl"/>
        </w:rPr>
        <w:t xml:space="preserve"> 1</w:t>
      </w:r>
      <w:r w:rsidR="00920473">
        <w:rPr>
          <w:rFonts w:ascii="Times New Roman" w:hAnsi="Times New Roman" w:cs="Times New Roman"/>
          <w:sz w:val="24"/>
          <w:szCs w:val="24"/>
          <w:lang w:val="es-ES_tradnl"/>
        </w:rPr>
        <w:t>.</w:t>
      </w:r>
      <w:r w:rsidR="00AB076E">
        <w:rPr>
          <w:rFonts w:ascii="Times New Roman" w:hAnsi="Times New Roman" w:cs="Times New Roman"/>
          <w:sz w:val="24"/>
          <w:szCs w:val="24"/>
          <w:lang w:val="es-ES_tradnl"/>
        </w:rPr>
        <w:t>000 a 1, en la</w:t>
      </w:r>
      <w:r w:rsidR="00920473">
        <w:rPr>
          <w:rFonts w:ascii="Times New Roman" w:hAnsi="Times New Roman" w:cs="Times New Roman"/>
          <w:sz w:val="24"/>
          <w:szCs w:val="24"/>
          <w:lang w:val="es-ES_tradnl"/>
        </w:rPr>
        <w:t xml:space="preserve">s capas </w:t>
      </w:r>
      <w:r w:rsidR="00AB076E">
        <w:rPr>
          <w:rFonts w:ascii="Times New Roman" w:hAnsi="Times New Roman" w:cs="Times New Roman"/>
          <w:sz w:val="24"/>
          <w:szCs w:val="24"/>
          <w:lang w:val="es-ES_tradnl"/>
        </w:rPr>
        <w:t xml:space="preserve">de salida del clasificador final </w:t>
      </w:r>
      <w:r w:rsidR="00920473">
        <w:rPr>
          <w:rFonts w:ascii="Times New Roman" w:hAnsi="Times New Roman" w:cs="Times New Roman"/>
          <w:sz w:val="24"/>
          <w:szCs w:val="24"/>
          <w:lang w:val="es-ES_tradnl"/>
        </w:rPr>
        <w:t>y de las</w:t>
      </w:r>
      <w:r w:rsidR="00AB076E">
        <w:rPr>
          <w:rFonts w:ascii="Times New Roman" w:hAnsi="Times New Roman" w:cs="Times New Roman"/>
          <w:sz w:val="24"/>
          <w:szCs w:val="24"/>
          <w:lang w:val="es-ES_tradnl"/>
        </w:rPr>
        <w:t xml:space="preserve"> dos redes </w:t>
      </w:r>
      <w:r w:rsidR="0069019C">
        <w:rPr>
          <w:rFonts w:ascii="Times New Roman" w:hAnsi="Times New Roman" w:cs="Times New Roman"/>
          <w:sz w:val="24"/>
          <w:szCs w:val="24"/>
          <w:lang w:val="es-ES_tradnl"/>
        </w:rPr>
        <w:t>adicionales</w:t>
      </w:r>
      <w:r w:rsidR="00AB076E">
        <w:rPr>
          <w:rFonts w:ascii="Times New Roman" w:hAnsi="Times New Roman" w:cs="Times New Roman"/>
          <w:sz w:val="24"/>
          <w:szCs w:val="24"/>
          <w:lang w:val="es-ES_tradnl"/>
        </w:rPr>
        <w:t xml:space="preserve"> del modelo.</w:t>
      </w:r>
      <w:r w:rsidR="00920473">
        <w:rPr>
          <w:rFonts w:ascii="Times New Roman" w:hAnsi="Times New Roman" w:cs="Times New Roman"/>
          <w:sz w:val="24"/>
          <w:szCs w:val="24"/>
          <w:lang w:val="es-ES_tradnl"/>
        </w:rPr>
        <w:t xml:space="preserve"> Esto se debe a que el presente estudio se centra en una clasificación binaria (zombi o no zombi) en lugar de una categórica.</w:t>
      </w:r>
      <w:r w:rsidR="0069019C">
        <w:rPr>
          <w:rFonts w:ascii="Times New Roman" w:hAnsi="Times New Roman" w:cs="Times New Roman"/>
          <w:sz w:val="24"/>
          <w:szCs w:val="24"/>
          <w:lang w:val="es-ES_tradnl"/>
        </w:rPr>
        <w:t xml:space="preserve"> Además, </w:t>
      </w:r>
      <w:r w:rsidR="00917C93">
        <w:rPr>
          <w:rFonts w:ascii="Times New Roman" w:hAnsi="Times New Roman" w:cs="Times New Roman"/>
          <w:sz w:val="24"/>
          <w:szCs w:val="24"/>
          <w:lang w:val="es-ES_tradnl"/>
        </w:rPr>
        <w:t xml:space="preserve">debido a </w:t>
      </w:r>
      <w:r w:rsidR="004A03BF">
        <w:rPr>
          <w:rFonts w:ascii="Times New Roman" w:hAnsi="Times New Roman" w:cs="Times New Roman"/>
          <w:sz w:val="24"/>
          <w:szCs w:val="24"/>
          <w:lang w:val="es-ES_tradnl"/>
        </w:rPr>
        <w:t>esta</w:t>
      </w:r>
      <w:r w:rsidR="00562096">
        <w:rPr>
          <w:rFonts w:ascii="Times New Roman" w:hAnsi="Times New Roman" w:cs="Times New Roman"/>
          <w:sz w:val="24"/>
          <w:szCs w:val="24"/>
          <w:lang w:val="es-ES_tradnl"/>
        </w:rPr>
        <w:t xml:space="preserve"> </w:t>
      </w:r>
      <w:r w:rsidR="00917C93">
        <w:rPr>
          <w:rFonts w:ascii="Times New Roman" w:hAnsi="Times New Roman" w:cs="Times New Roman"/>
          <w:sz w:val="24"/>
          <w:szCs w:val="24"/>
          <w:lang w:val="es-ES_tradnl"/>
        </w:rPr>
        <w:t>naturaleza binaria</w:t>
      </w:r>
      <w:r w:rsidR="0069019C">
        <w:rPr>
          <w:rFonts w:ascii="Times New Roman" w:hAnsi="Times New Roman" w:cs="Times New Roman"/>
          <w:sz w:val="24"/>
          <w:szCs w:val="24"/>
          <w:lang w:val="es-ES_tradnl"/>
        </w:rPr>
        <w:t xml:space="preserve">, también es necesario </w:t>
      </w:r>
      <w:r w:rsidR="00562096">
        <w:rPr>
          <w:rFonts w:ascii="Times New Roman" w:hAnsi="Times New Roman" w:cs="Times New Roman"/>
          <w:sz w:val="24"/>
          <w:szCs w:val="24"/>
          <w:lang w:val="es-ES_tradnl"/>
        </w:rPr>
        <w:t xml:space="preserve">reemplazar </w:t>
      </w:r>
      <w:r w:rsidR="0069019C">
        <w:rPr>
          <w:rFonts w:ascii="Times New Roman" w:hAnsi="Times New Roman" w:cs="Times New Roman"/>
          <w:sz w:val="24"/>
          <w:szCs w:val="24"/>
          <w:lang w:val="es-ES_tradnl"/>
        </w:rPr>
        <w:t xml:space="preserve">la función de activación </w:t>
      </w:r>
      <w:r w:rsidR="0069019C" w:rsidRPr="0069019C">
        <w:rPr>
          <w:rFonts w:ascii="Times New Roman" w:hAnsi="Times New Roman" w:cs="Times New Roman"/>
          <w:i/>
          <w:iCs/>
          <w:sz w:val="24"/>
          <w:szCs w:val="24"/>
          <w:lang w:val="es-ES_tradnl"/>
        </w:rPr>
        <w:t>softmax</w:t>
      </w:r>
      <w:r w:rsidR="0069019C">
        <w:rPr>
          <w:rFonts w:ascii="Times New Roman" w:hAnsi="Times New Roman" w:cs="Times New Roman"/>
          <w:sz w:val="24"/>
          <w:szCs w:val="24"/>
          <w:lang w:val="es-ES_tradnl"/>
        </w:rPr>
        <w:t xml:space="preserve"> por la </w:t>
      </w:r>
      <w:r w:rsidR="0069019C" w:rsidRPr="00D0748B">
        <w:rPr>
          <w:rFonts w:ascii="Times New Roman" w:hAnsi="Times New Roman" w:cs="Times New Roman"/>
          <w:b/>
          <w:bCs/>
          <w:i/>
          <w:iCs/>
          <w:sz w:val="24"/>
          <w:szCs w:val="24"/>
          <w:lang w:val="es-ES_tradnl"/>
        </w:rPr>
        <w:t>sigmoid</w:t>
      </w:r>
      <w:r w:rsidR="00917C93">
        <w:rPr>
          <w:rFonts w:ascii="Times New Roman" w:hAnsi="Times New Roman" w:cs="Times New Roman"/>
          <w:sz w:val="24"/>
          <w:szCs w:val="24"/>
          <w:lang w:val="es-ES_tradnl"/>
        </w:rPr>
        <w:t xml:space="preserve">, la cual </w:t>
      </w:r>
      <w:r w:rsidR="0069019C">
        <w:rPr>
          <w:rFonts w:ascii="Times New Roman" w:hAnsi="Times New Roman" w:cs="Times New Roman"/>
          <w:sz w:val="24"/>
          <w:szCs w:val="24"/>
          <w:lang w:val="es-ES_tradnl"/>
        </w:rPr>
        <w:t>asegura que la salida de la neurona este comprendida entre 0</w:t>
      </w:r>
      <w:r w:rsidR="00917C93">
        <w:rPr>
          <w:rFonts w:ascii="Times New Roman" w:hAnsi="Times New Roman" w:cs="Times New Roman"/>
          <w:sz w:val="24"/>
          <w:szCs w:val="24"/>
          <w:lang w:val="es-ES_tradnl"/>
        </w:rPr>
        <w:t>: no zombi o 1: zombi</w:t>
      </w:r>
      <w:r w:rsidR="0069019C">
        <w:rPr>
          <w:rFonts w:ascii="Times New Roman" w:hAnsi="Times New Roman" w:cs="Times New Roman"/>
          <w:sz w:val="24"/>
          <w:szCs w:val="24"/>
          <w:lang w:val="es-ES_tradnl"/>
        </w:rPr>
        <w:t>.</w:t>
      </w:r>
    </w:p>
    <w:p w14:paraId="4122D28B" w14:textId="672EC414" w:rsidR="005E09C2" w:rsidRDefault="00791356" w:rsidP="00C42ABD">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Con respecto a la función de pérdida</w:t>
      </w:r>
      <w:r w:rsidR="00A12EC0">
        <w:rPr>
          <w:rFonts w:ascii="Times New Roman" w:hAnsi="Times New Roman" w:cs="Times New Roman"/>
          <w:sz w:val="24"/>
          <w:szCs w:val="24"/>
          <w:lang w:val="es-ES_tradnl"/>
        </w:rPr>
        <w:t xml:space="preserve"> </w:t>
      </w:r>
      <w:r w:rsidR="005E09C2">
        <w:rPr>
          <w:rFonts w:ascii="Times New Roman" w:hAnsi="Times New Roman" w:cs="Times New Roman"/>
          <w:sz w:val="24"/>
          <w:szCs w:val="24"/>
          <w:lang w:val="es-ES_tradnl"/>
        </w:rPr>
        <w:t xml:space="preserve">de la CNN se selecciona </w:t>
      </w:r>
      <w:r>
        <w:rPr>
          <w:rFonts w:ascii="Times New Roman" w:hAnsi="Times New Roman" w:cs="Times New Roman"/>
          <w:sz w:val="24"/>
          <w:szCs w:val="24"/>
          <w:lang w:val="es-ES_tradnl"/>
        </w:rPr>
        <w:t xml:space="preserve">la </w:t>
      </w:r>
      <w:r w:rsidRPr="00D0748B">
        <w:rPr>
          <w:rFonts w:ascii="Times New Roman" w:hAnsi="Times New Roman" w:cs="Times New Roman"/>
          <w:b/>
          <w:bCs/>
          <w:i/>
          <w:iCs/>
          <w:sz w:val="24"/>
          <w:szCs w:val="24"/>
          <w:lang w:val="es-ES_tradnl"/>
        </w:rPr>
        <w:t>BinaryCrossentropy()</w:t>
      </w:r>
      <w:r>
        <w:rPr>
          <w:rFonts w:ascii="Times New Roman" w:hAnsi="Times New Roman" w:cs="Times New Roman"/>
          <w:sz w:val="24"/>
          <w:szCs w:val="24"/>
          <w:lang w:val="es-ES_tradnl"/>
        </w:rPr>
        <w:t xml:space="preserve"> que es la más adecuada para aplicaciones de clasificación binaria</w:t>
      </w:r>
      <w:r w:rsidR="005E09C2">
        <w:rPr>
          <w:rFonts w:ascii="Times New Roman" w:hAnsi="Times New Roman" w:cs="Times New Roman"/>
          <w:sz w:val="24"/>
          <w:szCs w:val="24"/>
          <w:lang w:val="es-ES_tradnl"/>
        </w:rPr>
        <w:t xml:space="preserve">. </w:t>
      </w:r>
      <w:r w:rsidR="00AA2DB2">
        <w:rPr>
          <w:rFonts w:ascii="Times New Roman" w:hAnsi="Times New Roman" w:cs="Times New Roman"/>
          <w:sz w:val="24"/>
          <w:szCs w:val="24"/>
          <w:lang w:val="es-ES_tradnl"/>
        </w:rPr>
        <w:t>Por otro lado, se utiliza el optimizador</w:t>
      </w:r>
      <w:r>
        <w:rPr>
          <w:rFonts w:ascii="Times New Roman" w:hAnsi="Times New Roman" w:cs="Times New Roman"/>
          <w:sz w:val="24"/>
          <w:szCs w:val="24"/>
          <w:lang w:val="es-ES_tradnl"/>
        </w:rPr>
        <w:t xml:space="preserve"> </w:t>
      </w:r>
      <w:r w:rsidRPr="004A03BF">
        <w:rPr>
          <w:rFonts w:ascii="Times New Roman" w:hAnsi="Times New Roman" w:cs="Times New Roman"/>
          <w:b/>
          <w:bCs/>
          <w:i/>
          <w:iCs/>
          <w:sz w:val="24"/>
          <w:szCs w:val="24"/>
          <w:lang w:val="es-ES_tradnl"/>
        </w:rPr>
        <w:t>Adam()</w:t>
      </w:r>
      <w:r w:rsidR="00A12EC0">
        <w:rPr>
          <w:rFonts w:ascii="Times New Roman" w:hAnsi="Times New Roman" w:cs="Times New Roman"/>
          <w:sz w:val="24"/>
          <w:szCs w:val="24"/>
          <w:lang w:val="es-ES_tradnl"/>
        </w:rPr>
        <w:t>,</w:t>
      </w:r>
      <w:r>
        <w:rPr>
          <w:rFonts w:ascii="Times New Roman" w:hAnsi="Times New Roman" w:cs="Times New Roman"/>
          <w:sz w:val="24"/>
          <w:szCs w:val="24"/>
          <w:lang w:val="es-ES_tradnl"/>
        </w:rPr>
        <w:t xml:space="preserve"> </w:t>
      </w:r>
      <w:r w:rsidR="00A12EC0">
        <w:rPr>
          <w:rFonts w:ascii="Times New Roman" w:hAnsi="Times New Roman" w:cs="Times New Roman"/>
          <w:sz w:val="24"/>
          <w:szCs w:val="24"/>
          <w:lang w:val="es-ES_tradnl"/>
        </w:rPr>
        <w:t xml:space="preserve">que </w:t>
      </w:r>
      <w:r>
        <w:rPr>
          <w:rFonts w:ascii="Times New Roman" w:hAnsi="Times New Roman" w:cs="Times New Roman"/>
          <w:sz w:val="24"/>
          <w:szCs w:val="24"/>
          <w:lang w:val="es-ES_tradnl"/>
        </w:rPr>
        <w:t xml:space="preserve">consiste en un método de descenso del gradiente estocástico basado en la estimación adaptativa de los momentos de primer y segundo orden </w:t>
      </w:r>
      <w:r w:rsidR="00A12EC0">
        <w:rPr>
          <w:rFonts w:ascii="Times New Roman" w:hAnsi="Times New Roman" w:cs="Times New Roman"/>
          <w:sz w:val="24"/>
          <w:szCs w:val="24"/>
          <w:lang w:val="es-ES_tradnl"/>
        </w:rPr>
        <w:fldChar w:fldCharType="begin" w:fldLock="1"/>
      </w:r>
      <w:r w:rsidR="00344793">
        <w:rPr>
          <w:rFonts w:ascii="Times New Roman" w:hAnsi="Times New Roman" w:cs="Times New Roman"/>
          <w:sz w:val="24"/>
          <w:szCs w:val="24"/>
          <w:lang w:val="es-ES_tradnl"/>
        </w:rPr>
        <w:instrText>ADDIN CSL_CITATION {"citationItems":[{"id":"ITEM-1","itemData":{"URL":"https://keras.io/api/optimizers/adam/","accessed":{"date-parts":[["2022","1","21"]]},"author":[{"dropping-particle":"","family":"Keras","given":"","non-dropping-particle":"","parse-names":false,"suffix":""}],"id":"ITEM-1","issued":{"date-parts":[["2021"]]},"title":"Adam","type":"webpage"},"uris":["http://www.mendeley.com/documents/?uuid=7dee8f06-5331-39e8-be5e-bd17bee9cca2"]}],"mendeley":{"formattedCitation":"(Keras, 2021)","plainTextFormattedCitation":"(Keras, 2021)","previouslyFormattedCitation":"(Keras, 2021)"},"properties":{"noteIndex":0},"schema":"https://github.com/citation-style-language/schema/raw/master/csl-citation.json"}</w:instrText>
      </w:r>
      <w:r w:rsidR="00A12EC0">
        <w:rPr>
          <w:rFonts w:ascii="Times New Roman" w:hAnsi="Times New Roman" w:cs="Times New Roman"/>
          <w:sz w:val="24"/>
          <w:szCs w:val="24"/>
          <w:lang w:val="es-ES_tradnl"/>
        </w:rPr>
        <w:fldChar w:fldCharType="separate"/>
      </w:r>
      <w:r w:rsidR="00A12EC0" w:rsidRPr="00A12EC0">
        <w:rPr>
          <w:rFonts w:ascii="Times New Roman" w:hAnsi="Times New Roman" w:cs="Times New Roman"/>
          <w:noProof/>
          <w:sz w:val="24"/>
          <w:szCs w:val="24"/>
          <w:lang w:val="es-ES_tradnl"/>
        </w:rPr>
        <w:t>(Keras, 2021)</w:t>
      </w:r>
      <w:r w:rsidR="00A12EC0">
        <w:rPr>
          <w:rFonts w:ascii="Times New Roman" w:hAnsi="Times New Roman" w:cs="Times New Roman"/>
          <w:sz w:val="24"/>
          <w:szCs w:val="24"/>
          <w:lang w:val="es-ES_tradnl"/>
        </w:rPr>
        <w:fldChar w:fldCharType="end"/>
      </w:r>
      <w:r w:rsidR="00A12EC0">
        <w:rPr>
          <w:rFonts w:ascii="Times New Roman" w:hAnsi="Times New Roman" w:cs="Times New Roman"/>
          <w:sz w:val="24"/>
          <w:szCs w:val="24"/>
          <w:lang w:val="es-ES_tradnl"/>
        </w:rPr>
        <w:t>.</w:t>
      </w:r>
    </w:p>
    <w:p w14:paraId="35657F5A" w14:textId="204F6020" w:rsidR="00ED487F" w:rsidRDefault="00ED487F" w:rsidP="00C42ABD">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 esta manera</w:t>
      </w:r>
      <w:r w:rsidR="005C38A6">
        <w:rPr>
          <w:rFonts w:ascii="Times New Roman" w:hAnsi="Times New Roman" w:cs="Times New Roman"/>
          <w:sz w:val="24"/>
          <w:szCs w:val="24"/>
          <w:lang w:val="es-ES_tradnl"/>
        </w:rPr>
        <w:t>,</w:t>
      </w:r>
      <w:r>
        <w:rPr>
          <w:rFonts w:ascii="Times New Roman" w:hAnsi="Times New Roman" w:cs="Times New Roman"/>
          <w:sz w:val="24"/>
          <w:szCs w:val="24"/>
          <w:lang w:val="es-ES_tradnl"/>
        </w:rPr>
        <w:t xml:space="preserve"> se obtienen un total de </w:t>
      </w:r>
      <w:r w:rsidRPr="004A03BF">
        <w:rPr>
          <w:rFonts w:ascii="Times New Roman" w:hAnsi="Times New Roman" w:cs="Times New Roman"/>
          <w:b/>
          <w:bCs/>
          <w:sz w:val="24"/>
          <w:szCs w:val="24"/>
          <w:lang w:val="es-ES_tradnl"/>
        </w:rPr>
        <w:t>nueve modelos</w:t>
      </w:r>
      <w:r>
        <w:rPr>
          <w:rFonts w:ascii="Times New Roman" w:hAnsi="Times New Roman" w:cs="Times New Roman"/>
          <w:sz w:val="24"/>
          <w:szCs w:val="24"/>
          <w:lang w:val="es-ES_tradnl"/>
        </w:rPr>
        <w:t>. Los primeros seis consisten en las CNN entrenadas y validadas</w:t>
      </w:r>
      <w:r w:rsidR="008827B2">
        <w:rPr>
          <w:rFonts w:ascii="Times New Roman" w:hAnsi="Times New Roman" w:cs="Times New Roman"/>
          <w:sz w:val="24"/>
          <w:szCs w:val="24"/>
          <w:lang w:val="es-ES_tradnl"/>
        </w:rPr>
        <w:t xml:space="preserve"> sobre los </w:t>
      </w:r>
      <w:r w:rsidR="000F17CC" w:rsidRPr="000F17CC">
        <w:rPr>
          <w:rFonts w:ascii="Times New Roman" w:hAnsi="Times New Roman" w:cs="Times New Roman"/>
          <w:i/>
          <w:iCs/>
          <w:sz w:val="24"/>
          <w:szCs w:val="24"/>
          <w:lang w:val="es-ES_tradnl"/>
        </w:rPr>
        <w:t>datasets</w:t>
      </w:r>
      <w:r w:rsidR="008827B2">
        <w:rPr>
          <w:rFonts w:ascii="Times New Roman" w:hAnsi="Times New Roman" w:cs="Times New Roman"/>
          <w:sz w:val="24"/>
          <w:szCs w:val="24"/>
          <w:lang w:val="es-ES_tradnl"/>
        </w:rPr>
        <w:t xml:space="preserve"> mencionados en la </w:t>
      </w:r>
      <w:r w:rsidR="004A03BF" w:rsidRPr="000F17CC">
        <w:rPr>
          <w:rFonts w:ascii="Times New Roman" w:hAnsi="Times New Roman" w:cs="Times New Roman"/>
          <w:color w:val="2E74B5" w:themeColor="accent5" w:themeShade="BF"/>
          <w:sz w:val="24"/>
          <w:szCs w:val="24"/>
          <w:u w:val="single"/>
          <w:lang w:val="es-ES_tradnl"/>
        </w:rPr>
        <w:fldChar w:fldCharType="begin"/>
      </w:r>
      <w:r w:rsidR="004A03BF" w:rsidRPr="000F17CC">
        <w:rPr>
          <w:rFonts w:ascii="Times New Roman" w:hAnsi="Times New Roman" w:cs="Times New Roman"/>
          <w:color w:val="2E74B5" w:themeColor="accent5" w:themeShade="BF"/>
          <w:sz w:val="24"/>
          <w:szCs w:val="24"/>
          <w:u w:val="single"/>
          <w:lang w:val="es-ES_tradnl"/>
        </w:rPr>
        <w:instrText xml:space="preserve"> REF _Ref94002610 \h  \* MERGEFORMAT </w:instrText>
      </w:r>
      <w:r w:rsidR="004A03BF" w:rsidRPr="000F17CC">
        <w:rPr>
          <w:rFonts w:ascii="Times New Roman" w:hAnsi="Times New Roman" w:cs="Times New Roman"/>
          <w:color w:val="2E74B5" w:themeColor="accent5" w:themeShade="BF"/>
          <w:sz w:val="24"/>
          <w:szCs w:val="24"/>
          <w:u w:val="single"/>
          <w:lang w:val="es-ES_tradnl"/>
        </w:rPr>
      </w:r>
      <w:r w:rsidR="004A03BF" w:rsidRPr="000F17CC">
        <w:rPr>
          <w:rFonts w:ascii="Times New Roman" w:hAnsi="Times New Roman" w:cs="Times New Roman"/>
          <w:color w:val="2E74B5" w:themeColor="accent5" w:themeShade="BF"/>
          <w:sz w:val="24"/>
          <w:szCs w:val="24"/>
          <w:u w:val="single"/>
          <w:lang w:val="es-ES_tradnl"/>
        </w:rPr>
        <w:fldChar w:fldCharType="separate"/>
      </w:r>
      <w:ins w:id="444" w:author="sumit kumar" w:date="2022-01-28T00:52:00Z">
        <w:r w:rsidR="00A55E47" w:rsidRPr="00A55E47">
          <w:rPr>
            <w:rFonts w:ascii="Times New Roman" w:hAnsi="Times New Roman" w:cs="Times New Roman"/>
            <w:color w:val="2E74B5" w:themeColor="accent5" w:themeShade="BF"/>
            <w:sz w:val="24"/>
            <w:szCs w:val="24"/>
            <w:u w:val="single"/>
            <w:rPrChange w:id="445" w:author="sumit kumar" w:date="2022-01-28T00:52:00Z">
              <w:rPr/>
            </w:rPrChange>
          </w:rPr>
          <w:t xml:space="preserve">Tabla </w:t>
        </w:r>
        <w:r w:rsidR="00A55E47" w:rsidRPr="00A55E47">
          <w:rPr>
            <w:rFonts w:ascii="Times New Roman" w:hAnsi="Times New Roman" w:cs="Times New Roman"/>
            <w:noProof/>
            <w:color w:val="2E74B5" w:themeColor="accent5" w:themeShade="BF"/>
            <w:sz w:val="24"/>
            <w:szCs w:val="24"/>
            <w:u w:val="single"/>
            <w:rPrChange w:id="446" w:author="sumit kumar" w:date="2022-01-28T00:52:00Z">
              <w:rPr>
                <w:noProof/>
              </w:rPr>
            </w:rPrChange>
          </w:rPr>
          <w:t>12</w:t>
        </w:r>
      </w:ins>
      <w:del w:id="447"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Tabla </w:delText>
        </w:r>
        <w:r w:rsidR="00614ADD" w:rsidRPr="00614ADD" w:rsidDel="00A55E47">
          <w:rPr>
            <w:rFonts w:ascii="Times New Roman" w:hAnsi="Times New Roman" w:cs="Times New Roman"/>
            <w:noProof/>
            <w:color w:val="2E74B5" w:themeColor="accent5" w:themeShade="BF"/>
            <w:sz w:val="24"/>
            <w:szCs w:val="24"/>
            <w:u w:val="single"/>
          </w:rPr>
          <w:delText>12</w:delText>
        </w:r>
      </w:del>
      <w:r w:rsidR="004A03BF" w:rsidRPr="000F17CC">
        <w:rPr>
          <w:rFonts w:ascii="Times New Roman" w:hAnsi="Times New Roman" w:cs="Times New Roman"/>
          <w:color w:val="2E74B5" w:themeColor="accent5" w:themeShade="BF"/>
          <w:sz w:val="24"/>
          <w:szCs w:val="24"/>
          <w:u w:val="single"/>
          <w:lang w:val="es-ES_tradnl"/>
        </w:rPr>
        <w:fldChar w:fldCharType="end"/>
      </w:r>
      <w:r w:rsidR="008827B2">
        <w:rPr>
          <w:rFonts w:ascii="Times New Roman" w:hAnsi="Times New Roman" w:cs="Times New Roman"/>
          <w:sz w:val="24"/>
          <w:szCs w:val="24"/>
          <w:lang w:val="es-ES_tradnl"/>
        </w:rPr>
        <w:t xml:space="preserve">. Mientras que los últimos tres consisten en regresiones logísticas binarias entrenadas sobre los </w:t>
      </w:r>
      <w:r w:rsidR="008827B2" w:rsidRPr="008827B2">
        <w:rPr>
          <w:rFonts w:ascii="Times New Roman" w:hAnsi="Times New Roman" w:cs="Times New Roman"/>
          <w:i/>
          <w:iCs/>
          <w:sz w:val="24"/>
          <w:szCs w:val="24"/>
          <w:lang w:val="es-ES_tradnl"/>
        </w:rPr>
        <w:t>dataframes</w:t>
      </w:r>
      <w:r w:rsidR="008827B2">
        <w:rPr>
          <w:rFonts w:ascii="Times New Roman" w:hAnsi="Times New Roman" w:cs="Times New Roman"/>
          <w:sz w:val="24"/>
          <w:szCs w:val="24"/>
          <w:lang w:val="es-ES_tradnl"/>
        </w:rPr>
        <w:t xml:space="preserve">: </w:t>
      </w:r>
      <w:r w:rsidR="008827B2" w:rsidRPr="004A03BF">
        <w:rPr>
          <w:rFonts w:ascii="Times New Roman" w:hAnsi="Times New Roman" w:cs="Times New Roman"/>
          <w:b/>
          <w:bCs/>
          <w:i/>
          <w:iCs/>
          <w:sz w:val="24"/>
          <w:szCs w:val="24"/>
          <w:lang w:val="es-ES_tradnl"/>
        </w:rPr>
        <w:t>ratios</w:t>
      </w:r>
      <w:r w:rsidR="008827B2">
        <w:rPr>
          <w:rFonts w:ascii="Times New Roman" w:hAnsi="Times New Roman" w:cs="Times New Roman"/>
          <w:sz w:val="24"/>
          <w:szCs w:val="24"/>
          <w:lang w:val="es-ES_tradnl"/>
        </w:rPr>
        <w:t xml:space="preserve">, </w:t>
      </w:r>
      <w:r w:rsidR="008827B2" w:rsidRPr="004A03BF">
        <w:rPr>
          <w:rFonts w:ascii="Times New Roman" w:hAnsi="Times New Roman" w:cs="Times New Roman"/>
          <w:b/>
          <w:bCs/>
          <w:i/>
          <w:iCs/>
          <w:sz w:val="24"/>
          <w:szCs w:val="24"/>
          <w:lang w:val="es-ES_tradnl"/>
        </w:rPr>
        <w:t>ratios_with_dif</w:t>
      </w:r>
      <w:r w:rsidR="008827B2">
        <w:rPr>
          <w:rFonts w:ascii="Times New Roman" w:hAnsi="Times New Roman" w:cs="Times New Roman"/>
          <w:sz w:val="24"/>
          <w:szCs w:val="24"/>
          <w:lang w:val="es-ES_tradnl"/>
        </w:rPr>
        <w:t xml:space="preserve"> y </w:t>
      </w:r>
      <w:r w:rsidR="008827B2" w:rsidRPr="004A03BF">
        <w:rPr>
          <w:rFonts w:ascii="Times New Roman" w:hAnsi="Times New Roman" w:cs="Times New Roman"/>
          <w:b/>
          <w:bCs/>
          <w:i/>
          <w:iCs/>
          <w:sz w:val="24"/>
          <w:szCs w:val="24"/>
          <w:lang w:val="es-ES_tradnl"/>
        </w:rPr>
        <w:t>ratios_with_sq</w:t>
      </w:r>
      <w:r w:rsidR="008827B2">
        <w:rPr>
          <w:rFonts w:ascii="Times New Roman" w:hAnsi="Times New Roman" w:cs="Times New Roman"/>
          <w:sz w:val="24"/>
          <w:szCs w:val="24"/>
          <w:lang w:val="es-ES_tradnl"/>
        </w:rPr>
        <w:t xml:space="preserve">, respectivamente. </w:t>
      </w:r>
    </w:p>
    <w:p w14:paraId="7D366959" w14:textId="19DD8CE3" w:rsidR="00F96E64" w:rsidRDefault="008827B2" w:rsidP="00C42ABD">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Por último</w:t>
      </w:r>
      <w:r w:rsidR="00A12EC0">
        <w:rPr>
          <w:rFonts w:ascii="Times New Roman" w:hAnsi="Times New Roman" w:cs="Times New Roman"/>
          <w:sz w:val="24"/>
          <w:szCs w:val="24"/>
          <w:lang w:val="es-ES_tradnl"/>
        </w:rPr>
        <w:t xml:space="preserve">, </w:t>
      </w:r>
      <w:r w:rsidR="006546D4">
        <w:rPr>
          <w:rFonts w:ascii="Times New Roman" w:hAnsi="Times New Roman" w:cs="Times New Roman"/>
          <w:sz w:val="24"/>
          <w:szCs w:val="24"/>
          <w:lang w:val="es-ES_tradnl"/>
        </w:rPr>
        <w:t xml:space="preserve">debido </w:t>
      </w:r>
      <w:r w:rsidR="00A12EC0">
        <w:rPr>
          <w:rFonts w:ascii="Times New Roman" w:hAnsi="Times New Roman" w:cs="Times New Roman"/>
          <w:sz w:val="24"/>
          <w:szCs w:val="24"/>
          <w:lang w:val="es-ES_tradnl"/>
        </w:rPr>
        <w:t xml:space="preserve">al desequilibrio en los </w:t>
      </w:r>
      <w:r w:rsidR="006546D4">
        <w:rPr>
          <w:rFonts w:ascii="Times New Roman" w:hAnsi="Times New Roman" w:cs="Times New Roman"/>
          <w:sz w:val="24"/>
          <w:szCs w:val="24"/>
          <w:lang w:val="es-ES_tradnl"/>
        </w:rPr>
        <w:t xml:space="preserve">datos </w:t>
      </w:r>
      <w:r>
        <w:rPr>
          <w:rFonts w:ascii="Times New Roman" w:hAnsi="Times New Roman" w:cs="Times New Roman"/>
          <w:sz w:val="24"/>
          <w:szCs w:val="24"/>
          <w:lang w:val="es-ES_tradnl"/>
        </w:rPr>
        <w:t xml:space="preserve">identificado en la sección </w:t>
      </w:r>
      <w:r w:rsidR="005C38A6">
        <w:rPr>
          <w:rFonts w:ascii="Times New Roman" w:hAnsi="Times New Roman" w:cs="Times New Roman"/>
          <w:sz w:val="24"/>
          <w:szCs w:val="24"/>
          <w:lang w:val="es-ES_tradnl"/>
        </w:rPr>
        <w:t>anterior</w:t>
      </w:r>
      <w:r>
        <w:rPr>
          <w:rFonts w:ascii="Times New Roman" w:hAnsi="Times New Roman" w:cs="Times New Roman"/>
          <w:sz w:val="24"/>
          <w:szCs w:val="24"/>
          <w:lang w:val="es-ES_tradnl"/>
        </w:rPr>
        <w:t xml:space="preserve">, </w:t>
      </w:r>
      <w:r w:rsidR="006546D4">
        <w:rPr>
          <w:rFonts w:ascii="Times New Roman" w:hAnsi="Times New Roman" w:cs="Times New Roman"/>
          <w:sz w:val="24"/>
          <w:szCs w:val="24"/>
          <w:lang w:val="es-ES_tradnl"/>
        </w:rPr>
        <w:t xml:space="preserve">se </w:t>
      </w:r>
      <w:r w:rsidR="000B2BEF">
        <w:rPr>
          <w:rFonts w:ascii="Times New Roman" w:hAnsi="Times New Roman" w:cs="Times New Roman"/>
          <w:sz w:val="24"/>
          <w:szCs w:val="24"/>
          <w:lang w:val="es-ES_tradnl"/>
        </w:rPr>
        <w:t>les</w:t>
      </w:r>
      <w:r w:rsidR="006546D4">
        <w:rPr>
          <w:rFonts w:ascii="Times New Roman" w:hAnsi="Times New Roman" w:cs="Times New Roman"/>
          <w:sz w:val="24"/>
          <w:szCs w:val="24"/>
          <w:lang w:val="es-ES_tradnl"/>
        </w:rPr>
        <w:t xml:space="preserve"> suministra </w:t>
      </w:r>
      <w:r>
        <w:rPr>
          <w:rFonts w:ascii="Times New Roman" w:hAnsi="Times New Roman" w:cs="Times New Roman"/>
          <w:sz w:val="24"/>
          <w:szCs w:val="24"/>
          <w:lang w:val="es-ES_tradnl"/>
        </w:rPr>
        <w:t>a los nueve modelos anteriores el parámetro</w:t>
      </w:r>
      <w:r w:rsidR="006546D4">
        <w:rPr>
          <w:rFonts w:ascii="Times New Roman" w:hAnsi="Times New Roman" w:cs="Times New Roman"/>
          <w:sz w:val="24"/>
          <w:szCs w:val="24"/>
          <w:lang w:val="es-ES_tradnl"/>
        </w:rPr>
        <w:t xml:space="preserve">: </w:t>
      </w:r>
      <w:r w:rsidR="006546D4" w:rsidRPr="004A03BF">
        <w:rPr>
          <w:rFonts w:ascii="Times New Roman" w:hAnsi="Times New Roman" w:cs="Times New Roman"/>
          <w:b/>
          <w:bCs/>
          <w:i/>
          <w:iCs/>
          <w:sz w:val="24"/>
          <w:szCs w:val="24"/>
          <w:lang w:val="es-ES_tradnl"/>
        </w:rPr>
        <w:t>class_weight</w:t>
      </w:r>
      <w:r w:rsidR="006546D4">
        <w:rPr>
          <w:rFonts w:ascii="Times New Roman" w:hAnsi="Times New Roman" w:cs="Times New Roman"/>
          <w:sz w:val="24"/>
          <w:szCs w:val="24"/>
          <w:lang w:val="es-ES_tradnl"/>
        </w:rPr>
        <w:t xml:space="preserve">, que </w:t>
      </w:r>
      <w:r>
        <w:rPr>
          <w:rFonts w:ascii="Times New Roman" w:hAnsi="Times New Roman" w:cs="Times New Roman"/>
          <w:sz w:val="24"/>
          <w:szCs w:val="24"/>
          <w:lang w:val="es-ES_tradnl"/>
        </w:rPr>
        <w:t xml:space="preserve">se trata de </w:t>
      </w:r>
      <w:r w:rsidR="006546D4">
        <w:rPr>
          <w:rFonts w:ascii="Times New Roman" w:hAnsi="Times New Roman" w:cs="Times New Roman"/>
          <w:sz w:val="24"/>
          <w:szCs w:val="24"/>
          <w:lang w:val="es-ES_tradnl"/>
        </w:rPr>
        <w:t xml:space="preserve">un diccionario </w:t>
      </w:r>
      <w:r>
        <w:rPr>
          <w:rFonts w:ascii="Times New Roman" w:hAnsi="Times New Roman" w:cs="Times New Roman"/>
          <w:sz w:val="24"/>
          <w:szCs w:val="24"/>
          <w:lang w:val="es-ES_tradnl"/>
        </w:rPr>
        <w:t xml:space="preserve">que contiene </w:t>
      </w:r>
      <w:r w:rsidR="006546D4">
        <w:rPr>
          <w:rFonts w:ascii="Times New Roman" w:hAnsi="Times New Roman" w:cs="Times New Roman"/>
          <w:sz w:val="24"/>
          <w:szCs w:val="24"/>
          <w:lang w:val="es-ES_tradnl"/>
        </w:rPr>
        <w:t>los distintos pesos para cada una de las clases a predecir.</w:t>
      </w:r>
      <w:r>
        <w:rPr>
          <w:rFonts w:ascii="Times New Roman" w:hAnsi="Times New Roman" w:cs="Times New Roman"/>
          <w:sz w:val="24"/>
          <w:szCs w:val="24"/>
          <w:lang w:val="es-ES_tradnl"/>
        </w:rPr>
        <w:t xml:space="preserve"> Así la </w:t>
      </w:r>
      <w:r w:rsidR="004A03BF" w:rsidRPr="004A03BF">
        <w:rPr>
          <w:rFonts w:ascii="Times New Roman" w:hAnsi="Times New Roman" w:cs="Times New Roman"/>
          <w:color w:val="2E74B5" w:themeColor="accent5" w:themeShade="BF"/>
          <w:sz w:val="24"/>
          <w:szCs w:val="24"/>
          <w:u w:val="single"/>
          <w:lang w:val="es-ES_tradnl"/>
        </w:rPr>
        <w:fldChar w:fldCharType="begin"/>
      </w:r>
      <w:r w:rsidR="004A03BF" w:rsidRPr="004A03BF">
        <w:rPr>
          <w:rFonts w:ascii="Times New Roman" w:hAnsi="Times New Roman" w:cs="Times New Roman"/>
          <w:color w:val="2E74B5" w:themeColor="accent5" w:themeShade="BF"/>
          <w:sz w:val="24"/>
          <w:szCs w:val="24"/>
          <w:u w:val="single"/>
          <w:lang w:val="es-ES_tradnl"/>
        </w:rPr>
        <w:instrText xml:space="preserve"> REF _Ref94007983 \h  \* MERGEFORMAT </w:instrText>
      </w:r>
      <w:r w:rsidR="004A03BF" w:rsidRPr="004A03BF">
        <w:rPr>
          <w:rFonts w:ascii="Times New Roman" w:hAnsi="Times New Roman" w:cs="Times New Roman"/>
          <w:color w:val="2E74B5" w:themeColor="accent5" w:themeShade="BF"/>
          <w:sz w:val="24"/>
          <w:szCs w:val="24"/>
          <w:u w:val="single"/>
          <w:lang w:val="es-ES_tradnl"/>
        </w:rPr>
      </w:r>
      <w:r w:rsidR="004A03BF" w:rsidRPr="004A03BF">
        <w:rPr>
          <w:rFonts w:ascii="Times New Roman" w:hAnsi="Times New Roman" w:cs="Times New Roman"/>
          <w:color w:val="2E74B5" w:themeColor="accent5" w:themeShade="BF"/>
          <w:sz w:val="24"/>
          <w:szCs w:val="24"/>
          <w:u w:val="single"/>
          <w:lang w:val="es-ES_tradnl"/>
        </w:rPr>
        <w:fldChar w:fldCharType="separate"/>
      </w:r>
      <w:ins w:id="448" w:author="sumit kumar" w:date="2022-01-28T00:52:00Z">
        <w:r w:rsidR="00A55E47" w:rsidRPr="00A55E47">
          <w:rPr>
            <w:rFonts w:ascii="Times New Roman" w:hAnsi="Times New Roman" w:cs="Times New Roman"/>
            <w:color w:val="2E74B5" w:themeColor="accent5" w:themeShade="BF"/>
            <w:sz w:val="24"/>
            <w:szCs w:val="24"/>
            <w:u w:val="single"/>
            <w:rPrChange w:id="449" w:author="sumit kumar" w:date="2022-01-28T00:52:00Z">
              <w:rPr/>
            </w:rPrChange>
          </w:rPr>
          <w:t xml:space="preserve">Figura </w:t>
        </w:r>
        <w:r w:rsidR="00A55E47" w:rsidRPr="00A55E47">
          <w:rPr>
            <w:rFonts w:ascii="Times New Roman" w:hAnsi="Times New Roman" w:cs="Times New Roman"/>
            <w:noProof/>
            <w:color w:val="2E74B5" w:themeColor="accent5" w:themeShade="BF"/>
            <w:sz w:val="24"/>
            <w:szCs w:val="24"/>
            <w:u w:val="single"/>
            <w:rPrChange w:id="450" w:author="sumit kumar" w:date="2022-01-28T00:52:00Z">
              <w:rPr>
                <w:noProof/>
              </w:rPr>
            </w:rPrChange>
          </w:rPr>
          <w:t>22</w:t>
        </w:r>
      </w:ins>
      <w:del w:id="451"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Figura </w:delText>
        </w:r>
        <w:r w:rsidR="00614ADD" w:rsidRPr="00614ADD" w:rsidDel="00A55E47">
          <w:rPr>
            <w:rFonts w:ascii="Times New Roman" w:hAnsi="Times New Roman" w:cs="Times New Roman"/>
            <w:noProof/>
            <w:color w:val="2E74B5" w:themeColor="accent5" w:themeShade="BF"/>
            <w:sz w:val="24"/>
            <w:szCs w:val="24"/>
            <w:u w:val="single"/>
          </w:rPr>
          <w:delText>22</w:delText>
        </w:r>
      </w:del>
      <w:r w:rsidR="004A03BF" w:rsidRPr="004A03BF">
        <w:rPr>
          <w:rFonts w:ascii="Times New Roman" w:hAnsi="Times New Roman" w:cs="Times New Roman"/>
          <w:color w:val="2E74B5" w:themeColor="accent5" w:themeShade="BF"/>
          <w:sz w:val="24"/>
          <w:szCs w:val="24"/>
          <w:u w:val="single"/>
          <w:lang w:val="es-ES_tradnl"/>
        </w:rPr>
        <w:fldChar w:fldCharType="end"/>
      </w:r>
      <w:r>
        <w:rPr>
          <w:rFonts w:ascii="Times New Roman" w:hAnsi="Times New Roman" w:cs="Times New Roman"/>
          <w:sz w:val="24"/>
          <w:szCs w:val="24"/>
          <w:lang w:val="es-ES_tradnl"/>
        </w:rPr>
        <w:t xml:space="preserve"> muestra el valor de estos pesos para cada una de las clases.</w:t>
      </w:r>
    </w:p>
    <w:p w14:paraId="5879D43A" w14:textId="1BE4DA3F" w:rsidR="002D6C3D" w:rsidRPr="002D6C3D" w:rsidRDefault="002D6C3D" w:rsidP="00351399">
      <w:pPr>
        <w:pStyle w:val="Figuras"/>
      </w:pPr>
      <w:bookmarkStart w:id="452" w:name="_Ref94007983"/>
      <w:bookmarkStart w:id="453" w:name="_Toc94028626"/>
      <w:bookmarkStart w:id="454" w:name="_Toc94033264"/>
      <w:r w:rsidRPr="002D6C3D">
        <w:lastRenderedPageBreak/>
        <w:t xml:space="preserve">Figura </w:t>
      </w:r>
      <w:fldSimple w:instr=" SEQ Figura \* ARABIC ">
        <w:r w:rsidR="00A55E47">
          <w:rPr>
            <w:noProof/>
          </w:rPr>
          <w:t>22</w:t>
        </w:r>
      </w:fldSimple>
      <w:bookmarkEnd w:id="452"/>
      <w:r w:rsidRPr="002D6C3D">
        <w:t>: Pesos de las clases</w:t>
      </w:r>
      <w:bookmarkEnd w:id="453"/>
      <w:bookmarkEnd w:id="454"/>
    </w:p>
    <w:p w14:paraId="1F33AC9C" w14:textId="77777777" w:rsidR="002D6C3D" w:rsidRDefault="002D6C3D" w:rsidP="002D6C3D">
      <w:pPr>
        <w:keepNext/>
        <w:spacing w:after="0" w:line="240" w:lineRule="auto"/>
        <w:jc w:val="center"/>
      </w:pPr>
      <w:r w:rsidRPr="002D6C3D">
        <w:rPr>
          <w:rFonts w:ascii="Times New Roman" w:hAnsi="Times New Roman" w:cs="Times New Roman"/>
          <w:noProof/>
          <w:sz w:val="24"/>
          <w:szCs w:val="24"/>
          <w:lang w:eastAsia="es-ES"/>
        </w:rPr>
        <w:drawing>
          <wp:inline distT="0" distB="0" distL="0" distR="0" wp14:anchorId="0A976EE9" wp14:editId="31F2D5DB">
            <wp:extent cx="4018821" cy="1981200"/>
            <wp:effectExtent l="0" t="0" r="1270" b="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rotWithShape="1">
                    <a:blip r:embed="rId37"/>
                    <a:srcRect l="3439"/>
                    <a:stretch/>
                  </pic:blipFill>
                  <pic:spPr bwMode="auto">
                    <a:xfrm>
                      <a:off x="0" y="0"/>
                      <a:ext cx="4032611" cy="1987998"/>
                    </a:xfrm>
                    <a:prstGeom prst="rect">
                      <a:avLst/>
                    </a:prstGeom>
                    <a:ln>
                      <a:noFill/>
                    </a:ln>
                    <a:extLst>
                      <a:ext uri="{53640926-AAD7-44D8-BBD7-CCE9431645EC}">
                        <a14:shadowObscured xmlns:a14="http://schemas.microsoft.com/office/drawing/2010/main"/>
                      </a:ext>
                    </a:extLst>
                  </pic:spPr>
                </pic:pic>
              </a:graphicData>
            </a:graphic>
          </wp:inline>
        </w:drawing>
      </w:r>
    </w:p>
    <w:p w14:paraId="0F289A27" w14:textId="30BD92F5" w:rsidR="002D6C3D" w:rsidRDefault="002D6C3D" w:rsidP="002D6C3D">
      <w:pPr>
        <w:pStyle w:val="Descripcin"/>
        <w:jc w:val="center"/>
        <w:rPr>
          <w:rFonts w:ascii="Times New Roman" w:hAnsi="Times New Roman" w:cs="Times New Roman"/>
          <w:i w:val="0"/>
          <w:iCs w:val="0"/>
          <w:color w:val="auto"/>
          <w:sz w:val="16"/>
          <w:szCs w:val="16"/>
        </w:rPr>
      </w:pPr>
      <w:bookmarkStart w:id="455" w:name="_Toc94028627"/>
      <w:r w:rsidRPr="002D6C3D">
        <w:rPr>
          <w:rFonts w:ascii="Times New Roman" w:hAnsi="Times New Roman" w:cs="Times New Roman"/>
          <w:i w:val="0"/>
          <w:iCs w:val="0"/>
          <w:color w:val="auto"/>
          <w:sz w:val="16"/>
          <w:szCs w:val="16"/>
        </w:rPr>
        <w:t>Fuente: Elaboración propia de autor</w:t>
      </w:r>
      <w:bookmarkEnd w:id="455"/>
    </w:p>
    <w:p w14:paraId="7DBA72F3" w14:textId="1D406032" w:rsidR="000B2BEF" w:rsidRDefault="000B2BEF" w:rsidP="000B2BEF">
      <w:pPr>
        <w:pStyle w:val="Ttulo2"/>
        <w:numPr>
          <w:ilvl w:val="2"/>
          <w:numId w:val="5"/>
        </w:numPr>
        <w:spacing w:before="0" w:after="180" w:line="360" w:lineRule="auto"/>
        <w:ind w:left="504"/>
        <w:jc w:val="both"/>
        <w:rPr>
          <w:rFonts w:ascii="Times New Roman" w:hAnsi="Times New Roman" w:cs="Times New Roman"/>
          <w:b/>
          <w:bCs/>
          <w:color w:val="auto"/>
          <w:sz w:val="24"/>
          <w:szCs w:val="24"/>
        </w:rPr>
      </w:pPr>
      <w:bookmarkStart w:id="456" w:name="_Toc94027301"/>
      <w:r>
        <w:rPr>
          <w:rFonts w:ascii="Times New Roman" w:hAnsi="Times New Roman" w:cs="Times New Roman"/>
          <w:b/>
          <w:bCs/>
          <w:color w:val="auto"/>
          <w:sz w:val="24"/>
          <w:szCs w:val="24"/>
        </w:rPr>
        <w:t>Evaluación de los modelos</w:t>
      </w:r>
      <w:bookmarkEnd w:id="456"/>
    </w:p>
    <w:p w14:paraId="6CA84D15" w14:textId="7130C28D" w:rsidR="00307C25" w:rsidRDefault="00DD360A" w:rsidP="000B2BEF">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En esta última tarea de la fase del modelado, </w:t>
      </w:r>
      <w:r w:rsidR="000B380F">
        <w:rPr>
          <w:rFonts w:ascii="Times New Roman" w:hAnsi="Times New Roman" w:cs="Times New Roman"/>
          <w:sz w:val="24"/>
          <w:szCs w:val="24"/>
          <w:lang w:val="es-ES_tradnl"/>
        </w:rPr>
        <w:t xml:space="preserve">se evalúan </w:t>
      </w:r>
      <w:r>
        <w:rPr>
          <w:rFonts w:ascii="Times New Roman" w:hAnsi="Times New Roman" w:cs="Times New Roman"/>
          <w:sz w:val="24"/>
          <w:szCs w:val="24"/>
          <w:lang w:val="es-ES_tradnl"/>
        </w:rPr>
        <w:t xml:space="preserve">los distintos modelos generados previamente. Sin embargo, antes de proceder con dicha </w:t>
      </w:r>
      <w:r w:rsidR="00307C25">
        <w:rPr>
          <w:rFonts w:ascii="Times New Roman" w:hAnsi="Times New Roman" w:cs="Times New Roman"/>
          <w:sz w:val="24"/>
          <w:szCs w:val="24"/>
          <w:lang w:val="es-ES_tradnl"/>
        </w:rPr>
        <w:t>tarea,</w:t>
      </w:r>
      <w:r>
        <w:rPr>
          <w:rFonts w:ascii="Times New Roman" w:hAnsi="Times New Roman" w:cs="Times New Roman"/>
          <w:sz w:val="24"/>
          <w:szCs w:val="24"/>
          <w:lang w:val="es-ES_tradnl"/>
        </w:rPr>
        <w:t xml:space="preserve"> es </w:t>
      </w:r>
      <w:r w:rsidR="000B380F">
        <w:rPr>
          <w:rFonts w:ascii="Times New Roman" w:hAnsi="Times New Roman" w:cs="Times New Roman"/>
          <w:sz w:val="24"/>
          <w:szCs w:val="24"/>
          <w:lang w:val="es-ES_tradnl"/>
        </w:rPr>
        <w:t>fundamental</w:t>
      </w:r>
      <w:r>
        <w:rPr>
          <w:rFonts w:ascii="Times New Roman" w:hAnsi="Times New Roman" w:cs="Times New Roman"/>
          <w:sz w:val="24"/>
          <w:szCs w:val="24"/>
          <w:lang w:val="es-ES_tradnl"/>
        </w:rPr>
        <w:t xml:space="preserve"> mencionar las distintas métricas </w:t>
      </w:r>
      <w:r w:rsidR="00307C25">
        <w:rPr>
          <w:rFonts w:ascii="Times New Roman" w:hAnsi="Times New Roman" w:cs="Times New Roman"/>
          <w:sz w:val="24"/>
          <w:szCs w:val="24"/>
          <w:lang w:val="es-ES_tradnl"/>
        </w:rPr>
        <w:t xml:space="preserve">que nos permitirán </w:t>
      </w:r>
      <w:r w:rsidR="005A67E9">
        <w:rPr>
          <w:rFonts w:ascii="Times New Roman" w:hAnsi="Times New Roman" w:cs="Times New Roman"/>
          <w:sz w:val="24"/>
          <w:szCs w:val="24"/>
          <w:lang w:val="es-ES_tradnl"/>
        </w:rPr>
        <w:t>realizar</w:t>
      </w:r>
      <w:r w:rsidR="00307C25">
        <w:rPr>
          <w:rFonts w:ascii="Times New Roman" w:hAnsi="Times New Roman" w:cs="Times New Roman"/>
          <w:sz w:val="24"/>
          <w:szCs w:val="24"/>
          <w:lang w:val="es-ES_tradnl"/>
        </w:rPr>
        <w:t xml:space="preserve"> una comparación </w:t>
      </w:r>
      <w:r w:rsidR="005A67E9">
        <w:rPr>
          <w:rFonts w:ascii="Times New Roman" w:hAnsi="Times New Roman" w:cs="Times New Roman"/>
          <w:sz w:val="24"/>
          <w:szCs w:val="24"/>
          <w:lang w:val="es-ES_tradnl"/>
        </w:rPr>
        <w:t xml:space="preserve">adecuada </w:t>
      </w:r>
      <w:r w:rsidR="00307C25">
        <w:rPr>
          <w:rFonts w:ascii="Times New Roman" w:hAnsi="Times New Roman" w:cs="Times New Roman"/>
          <w:sz w:val="24"/>
          <w:szCs w:val="24"/>
          <w:lang w:val="es-ES_tradnl"/>
        </w:rPr>
        <w:t>entre estos modelos.</w:t>
      </w:r>
    </w:p>
    <w:p w14:paraId="1356312A" w14:textId="6E703516" w:rsidR="00D77E0B" w:rsidRDefault="005A67E9" w:rsidP="00C8065C">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Así, c</w:t>
      </w:r>
      <w:r w:rsidR="00124510">
        <w:rPr>
          <w:rFonts w:ascii="Times New Roman" w:hAnsi="Times New Roman" w:cs="Times New Roman"/>
          <w:sz w:val="24"/>
          <w:szCs w:val="24"/>
          <w:lang w:val="es-ES_tradnl"/>
        </w:rPr>
        <w:t>omo primera métrica</w:t>
      </w:r>
      <w:r w:rsidR="00415344">
        <w:rPr>
          <w:rFonts w:ascii="Times New Roman" w:hAnsi="Times New Roman" w:cs="Times New Roman"/>
          <w:sz w:val="24"/>
          <w:szCs w:val="24"/>
          <w:lang w:val="es-ES_tradnl"/>
        </w:rPr>
        <w:t xml:space="preserve"> a emplear</w:t>
      </w:r>
      <w:r w:rsidR="00124510">
        <w:rPr>
          <w:rFonts w:ascii="Times New Roman" w:hAnsi="Times New Roman" w:cs="Times New Roman"/>
          <w:sz w:val="24"/>
          <w:szCs w:val="24"/>
          <w:lang w:val="es-ES_tradnl"/>
        </w:rPr>
        <w:t>,</w:t>
      </w:r>
      <w:r w:rsidR="00514896">
        <w:rPr>
          <w:rFonts w:ascii="Times New Roman" w:hAnsi="Times New Roman" w:cs="Times New Roman"/>
          <w:sz w:val="24"/>
          <w:szCs w:val="24"/>
          <w:lang w:val="es-ES_tradnl"/>
        </w:rPr>
        <w:t xml:space="preserve"> </w:t>
      </w:r>
      <w:r w:rsidR="00C8065C">
        <w:rPr>
          <w:rFonts w:ascii="Times New Roman" w:hAnsi="Times New Roman" w:cs="Times New Roman"/>
          <w:sz w:val="24"/>
          <w:szCs w:val="24"/>
          <w:lang w:val="es-ES_tradnl"/>
        </w:rPr>
        <w:t xml:space="preserve">destaca </w:t>
      </w:r>
      <w:r w:rsidR="00F519DF">
        <w:rPr>
          <w:rFonts w:ascii="Times New Roman" w:hAnsi="Times New Roman" w:cs="Times New Roman"/>
          <w:sz w:val="24"/>
          <w:szCs w:val="24"/>
          <w:lang w:val="es-ES_tradnl"/>
        </w:rPr>
        <w:t xml:space="preserve">la </w:t>
      </w:r>
      <w:r w:rsidR="00C8065C" w:rsidRPr="00D655C8">
        <w:rPr>
          <w:rFonts w:ascii="Times New Roman" w:hAnsi="Times New Roman" w:cs="Times New Roman"/>
          <w:b/>
          <w:bCs/>
          <w:sz w:val="24"/>
          <w:szCs w:val="24"/>
          <w:lang w:val="es-ES_tradnl"/>
        </w:rPr>
        <w:t>matriz de confusión</w:t>
      </w:r>
      <w:r w:rsidR="00C8065C">
        <w:rPr>
          <w:rFonts w:ascii="Times New Roman" w:hAnsi="Times New Roman" w:cs="Times New Roman"/>
          <w:sz w:val="24"/>
          <w:szCs w:val="24"/>
          <w:lang w:val="es-ES_tradnl"/>
        </w:rPr>
        <w:t xml:space="preserve"> (</w:t>
      </w:r>
      <w:r w:rsidR="006103FC">
        <w:rPr>
          <w:rFonts w:ascii="Times New Roman" w:hAnsi="Times New Roman" w:cs="Times New Roman"/>
          <w:i/>
          <w:iCs/>
          <w:sz w:val="24"/>
          <w:szCs w:val="24"/>
          <w:lang w:val="es-ES_tradnl"/>
        </w:rPr>
        <w:t>c</w:t>
      </w:r>
      <w:r w:rsidR="00C8065C" w:rsidRPr="00C8065C">
        <w:rPr>
          <w:rFonts w:ascii="Times New Roman" w:hAnsi="Times New Roman" w:cs="Times New Roman"/>
          <w:i/>
          <w:iCs/>
          <w:sz w:val="24"/>
          <w:szCs w:val="24"/>
          <w:lang w:val="es-ES_tradnl"/>
        </w:rPr>
        <w:t xml:space="preserve">onfusion </w:t>
      </w:r>
      <w:r w:rsidR="006103FC">
        <w:rPr>
          <w:rFonts w:ascii="Times New Roman" w:hAnsi="Times New Roman" w:cs="Times New Roman"/>
          <w:i/>
          <w:iCs/>
          <w:sz w:val="24"/>
          <w:szCs w:val="24"/>
          <w:lang w:val="es-ES_tradnl"/>
        </w:rPr>
        <w:t>m</w:t>
      </w:r>
      <w:r w:rsidR="00C8065C" w:rsidRPr="00C8065C">
        <w:rPr>
          <w:rFonts w:ascii="Times New Roman" w:hAnsi="Times New Roman" w:cs="Times New Roman"/>
          <w:i/>
          <w:iCs/>
          <w:sz w:val="24"/>
          <w:szCs w:val="24"/>
          <w:lang w:val="es-ES_tradnl"/>
        </w:rPr>
        <w:t>atrix</w:t>
      </w:r>
      <w:r w:rsidR="00C8065C">
        <w:rPr>
          <w:rFonts w:ascii="Times New Roman" w:hAnsi="Times New Roman" w:cs="Times New Roman"/>
          <w:sz w:val="24"/>
          <w:szCs w:val="24"/>
          <w:lang w:val="es-ES_tradnl"/>
        </w:rPr>
        <w:t>)</w:t>
      </w:r>
      <w:r w:rsidR="00124510">
        <w:rPr>
          <w:rFonts w:ascii="Times New Roman" w:hAnsi="Times New Roman" w:cs="Times New Roman"/>
          <w:sz w:val="24"/>
          <w:szCs w:val="24"/>
          <w:lang w:val="es-ES_tradnl"/>
        </w:rPr>
        <w:t xml:space="preserve"> </w:t>
      </w:r>
      <w:r w:rsidR="00415344">
        <w:rPr>
          <w:rFonts w:ascii="Times New Roman" w:hAnsi="Times New Roman" w:cs="Times New Roman"/>
          <w:sz w:val="24"/>
          <w:szCs w:val="24"/>
          <w:lang w:val="es-ES_tradnl"/>
        </w:rPr>
        <w:t xml:space="preserve">la cual </w:t>
      </w:r>
      <w:r w:rsidR="00124510">
        <w:rPr>
          <w:rFonts w:ascii="Times New Roman" w:hAnsi="Times New Roman" w:cs="Times New Roman"/>
          <w:sz w:val="24"/>
          <w:szCs w:val="24"/>
          <w:lang w:val="es-ES_tradnl"/>
        </w:rPr>
        <w:t xml:space="preserve">permite medir el </w:t>
      </w:r>
      <w:r w:rsidR="00D77E0B">
        <w:rPr>
          <w:rFonts w:ascii="Times New Roman" w:hAnsi="Times New Roman" w:cs="Times New Roman"/>
          <w:sz w:val="24"/>
          <w:szCs w:val="24"/>
          <w:lang w:val="es-ES_tradnl"/>
        </w:rPr>
        <w:t xml:space="preserve">rendimiento </w:t>
      </w:r>
      <w:r w:rsidR="00124510">
        <w:rPr>
          <w:rFonts w:ascii="Times New Roman" w:hAnsi="Times New Roman" w:cs="Times New Roman"/>
          <w:sz w:val="24"/>
          <w:szCs w:val="24"/>
          <w:lang w:val="es-ES_tradnl"/>
        </w:rPr>
        <w:t xml:space="preserve">de un </w:t>
      </w:r>
      <w:r w:rsidR="00D77E0B">
        <w:rPr>
          <w:rFonts w:ascii="Times New Roman" w:hAnsi="Times New Roman" w:cs="Times New Roman"/>
          <w:sz w:val="24"/>
          <w:szCs w:val="24"/>
          <w:lang w:val="es-ES_tradnl"/>
        </w:rPr>
        <w:t>modelo de clasificación</w:t>
      </w:r>
      <w:r w:rsidR="007048D7">
        <w:rPr>
          <w:rFonts w:ascii="Times New Roman" w:hAnsi="Times New Roman" w:cs="Times New Roman"/>
          <w:sz w:val="24"/>
          <w:szCs w:val="24"/>
          <w:lang w:val="es-ES_tradnl"/>
        </w:rPr>
        <w:t>.</w:t>
      </w:r>
      <w:r w:rsidR="00514896">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D</w:t>
      </w:r>
      <w:r w:rsidR="00514896">
        <w:rPr>
          <w:rFonts w:ascii="Times New Roman" w:hAnsi="Times New Roman" w:cs="Times New Roman"/>
          <w:sz w:val="24"/>
          <w:szCs w:val="24"/>
          <w:lang w:val="es-ES_tradnl"/>
        </w:rPr>
        <w:t>icha matriz</w:t>
      </w:r>
      <w:r w:rsidR="00C5184D">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está</w:t>
      </w:r>
      <w:r w:rsidR="00514896">
        <w:rPr>
          <w:rFonts w:ascii="Times New Roman" w:hAnsi="Times New Roman" w:cs="Times New Roman"/>
          <w:sz w:val="24"/>
          <w:szCs w:val="24"/>
          <w:lang w:val="es-ES_tradnl"/>
        </w:rPr>
        <w:t xml:space="preserve"> formada por columnas</w:t>
      </w:r>
      <w:r w:rsidR="006C3712">
        <w:rPr>
          <w:rFonts w:ascii="Times New Roman" w:hAnsi="Times New Roman" w:cs="Times New Roman"/>
          <w:sz w:val="24"/>
          <w:szCs w:val="24"/>
          <w:lang w:val="es-ES_tradnl"/>
        </w:rPr>
        <w:t>,</w:t>
      </w:r>
      <w:r w:rsidR="00514896">
        <w:rPr>
          <w:rFonts w:ascii="Times New Roman" w:hAnsi="Times New Roman" w:cs="Times New Roman"/>
          <w:sz w:val="24"/>
          <w:szCs w:val="24"/>
          <w:lang w:val="es-ES_tradnl"/>
        </w:rPr>
        <w:t xml:space="preserve"> que representan el número de predicciones de cada clase y filas</w:t>
      </w:r>
      <w:r w:rsidR="006C3712">
        <w:rPr>
          <w:rFonts w:ascii="Times New Roman" w:hAnsi="Times New Roman" w:cs="Times New Roman"/>
          <w:sz w:val="24"/>
          <w:szCs w:val="24"/>
          <w:lang w:val="es-ES_tradnl"/>
        </w:rPr>
        <w:t>,</w:t>
      </w:r>
      <w:r w:rsidR="00514896">
        <w:rPr>
          <w:rFonts w:ascii="Times New Roman" w:hAnsi="Times New Roman" w:cs="Times New Roman"/>
          <w:sz w:val="24"/>
          <w:szCs w:val="24"/>
          <w:lang w:val="es-ES_tradnl"/>
        </w:rPr>
        <w:t xml:space="preserve"> que contienen las instancias de las clases reales</w:t>
      </w:r>
      <w:r w:rsidR="00C5184D">
        <w:rPr>
          <w:rFonts w:ascii="Times New Roman" w:hAnsi="Times New Roman" w:cs="Times New Roman"/>
          <w:sz w:val="24"/>
          <w:szCs w:val="24"/>
          <w:lang w:val="es-ES_tradnl"/>
        </w:rPr>
        <w:t xml:space="preserve"> (</w:t>
      </w:r>
      <w:r w:rsidR="000B380F" w:rsidRPr="000B380F">
        <w:rPr>
          <w:rFonts w:ascii="Times New Roman" w:hAnsi="Times New Roman" w:cs="Times New Roman"/>
          <w:color w:val="2E74B5" w:themeColor="accent5" w:themeShade="BF"/>
          <w:sz w:val="24"/>
          <w:szCs w:val="24"/>
          <w:u w:val="single"/>
          <w:lang w:val="es-ES_tradnl"/>
        </w:rPr>
        <w:fldChar w:fldCharType="begin"/>
      </w:r>
      <w:r w:rsidR="000B380F" w:rsidRPr="000B380F">
        <w:rPr>
          <w:rFonts w:ascii="Times New Roman" w:hAnsi="Times New Roman" w:cs="Times New Roman"/>
          <w:color w:val="2E74B5" w:themeColor="accent5" w:themeShade="BF"/>
          <w:sz w:val="24"/>
          <w:szCs w:val="24"/>
          <w:u w:val="single"/>
          <w:lang w:val="es-ES_tradnl"/>
        </w:rPr>
        <w:instrText xml:space="preserve"> REF _Ref94008411 \h  \* MERGEFORMAT </w:instrText>
      </w:r>
      <w:r w:rsidR="000B380F" w:rsidRPr="000B380F">
        <w:rPr>
          <w:rFonts w:ascii="Times New Roman" w:hAnsi="Times New Roman" w:cs="Times New Roman"/>
          <w:color w:val="2E74B5" w:themeColor="accent5" w:themeShade="BF"/>
          <w:sz w:val="24"/>
          <w:szCs w:val="24"/>
          <w:u w:val="single"/>
          <w:lang w:val="es-ES_tradnl"/>
        </w:rPr>
      </w:r>
      <w:r w:rsidR="000B380F" w:rsidRPr="000B380F">
        <w:rPr>
          <w:rFonts w:ascii="Times New Roman" w:hAnsi="Times New Roman" w:cs="Times New Roman"/>
          <w:color w:val="2E74B5" w:themeColor="accent5" w:themeShade="BF"/>
          <w:sz w:val="24"/>
          <w:szCs w:val="24"/>
          <w:u w:val="single"/>
          <w:lang w:val="es-ES_tradnl"/>
        </w:rPr>
        <w:fldChar w:fldCharType="separate"/>
      </w:r>
      <w:ins w:id="457" w:author="sumit kumar" w:date="2022-01-28T00:52:00Z">
        <w:r w:rsidR="00A55E47" w:rsidRPr="00A55E47">
          <w:rPr>
            <w:rFonts w:ascii="Times New Roman" w:hAnsi="Times New Roman" w:cs="Times New Roman"/>
            <w:color w:val="2E74B5" w:themeColor="accent5" w:themeShade="BF"/>
            <w:sz w:val="24"/>
            <w:szCs w:val="24"/>
            <w:u w:val="single"/>
            <w:rPrChange w:id="458" w:author="sumit kumar" w:date="2022-01-28T00:52:00Z">
              <w:rPr/>
            </w:rPrChange>
          </w:rPr>
          <w:t xml:space="preserve">Figura </w:t>
        </w:r>
        <w:r w:rsidR="00A55E47" w:rsidRPr="00A55E47">
          <w:rPr>
            <w:rFonts w:ascii="Times New Roman" w:hAnsi="Times New Roman" w:cs="Times New Roman"/>
            <w:noProof/>
            <w:color w:val="2E74B5" w:themeColor="accent5" w:themeShade="BF"/>
            <w:sz w:val="24"/>
            <w:szCs w:val="24"/>
            <w:u w:val="single"/>
            <w:rPrChange w:id="459" w:author="sumit kumar" w:date="2022-01-28T00:52:00Z">
              <w:rPr>
                <w:noProof/>
              </w:rPr>
            </w:rPrChange>
          </w:rPr>
          <w:t>23</w:t>
        </w:r>
      </w:ins>
      <w:del w:id="460"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Figura </w:delText>
        </w:r>
        <w:r w:rsidR="00614ADD" w:rsidRPr="00614ADD" w:rsidDel="00A55E47">
          <w:rPr>
            <w:rFonts w:ascii="Times New Roman" w:hAnsi="Times New Roman" w:cs="Times New Roman"/>
            <w:noProof/>
            <w:color w:val="2E74B5" w:themeColor="accent5" w:themeShade="BF"/>
            <w:sz w:val="24"/>
            <w:szCs w:val="24"/>
            <w:u w:val="single"/>
          </w:rPr>
          <w:delText>23</w:delText>
        </w:r>
      </w:del>
      <w:r w:rsidR="000B380F" w:rsidRPr="000B380F">
        <w:rPr>
          <w:rFonts w:ascii="Times New Roman" w:hAnsi="Times New Roman" w:cs="Times New Roman"/>
          <w:color w:val="2E74B5" w:themeColor="accent5" w:themeShade="BF"/>
          <w:sz w:val="24"/>
          <w:szCs w:val="24"/>
          <w:u w:val="single"/>
          <w:lang w:val="es-ES_tradnl"/>
        </w:rPr>
        <w:fldChar w:fldCharType="end"/>
      </w:r>
      <w:r w:rsidR="00C5184D">
        <w:rPr>
          <w:rFonts w:ascii="Times New Roman" w:hAnsi="Times New Roman" w:cs="Times New Roman"/>
          <w:sz w:val="24"/>
          <w:szCs w:val="24"/>
          <w:lang w:val="es-ES_tradnl"/>
        </w:rPr>
        <w:t>)</w:t>
      </w:r>
      <w:r w:rsidR="00514896">
        <w:rPr>
          <w:rFonts w:ascii="Times New Roman" w:hAnsi="Times New Roman" w:cs="Times New Roman"/>
          <w:sz w:val="24"/>
          <w:szCs w:val="24"/>
          <w:lang w:val="es-ES_tradnl"/>
        </w:rPr>
        <w:t>.</w:t>
      </w:r>
      <w:r w:rsidR="00124510">
        <w:rPr>
          <w:rFonts w:ascii="Times New Roman" w:hAnsi="Times New Roman" w:cs="Times New Roman"/>
          <w:sz w:val="24"/>
          <w:szCs w:val="24"/>
          <w:lang w:val="es-ES_tradnl"/>
        </w:rPr>
        <w:t xml:space="preserve"> </w:t>
      </w:r>
      <w:r w:rsidR="00415344">
        <w:rPr>
          <w:rFonts w:ascii="Times New Roman" w:hAnsi="Times New Roman" w:cs="Times New Roman"/>
          <w:sz w:val="24"/>
          <w:szCs w:val="24"/>
          <w:lang w:val="es-ES_tradnl"/>
        </w:rPr>
        <w:t xml:space="preserve">Además, combinando estas filas y columnas se obtienen las siguientes </w:t>
      </w:r>
      <w:r w:rsidR="000B380F">
        <w:rPr>
          <w:rFonts w:ascii="Times New Roman" w:hAnsi="Times New Roman" w:cs="Times New Roman"/>
          <w:sz w:val="24"/>
          <w:szCs w:val="24"/>
          <w:lang w:val="es-ES_tradnl"/>
        </w:rPr>
        <w:t>posibilidades</w:t>
      </w:r>
      <w:r w:rsidR="008B3E7B">
        <w:rPr>
          <w:rFonts w:ascii="Times New Roman" w:hAnsi="Times New Roman" w:cs="Times New Roman"/>
          <w:sz w:val="24"/>
          <w:szCs w:val="24"/>
          <w:lang w:val="es-ES_tradnl"/>
        </w:rPr>
        <w:t xml:space="preserve"> para el presente estudio</w:t>
      </w:r>
      <w:r w:rsidR="00415344">
        <w:rPr>
          <w:rFonts w:ascii="Times New Roman" w:hAnsi="Times New Roman" w:cs="Times New Roman"/>
          <w:sz w:val="24"/>
          <w:szCs w:val="24"/>
          <w:lang w:val="es-ES_tradnl"/>
        </w:rPr>
        <w:t>:</w:t>
      </w:r>
    </w:p>
    <w:p w14:paraId="3512AB1F" w14:textId="5C50D81F" w:rsidR="00415344" w:rsidRDefault="00415344" w:rsidP="00415344">
      <w:pPr>
        <w:pStyle w:val="Prrafodelista"/>
        <w:numPr>
          <w:ilvl w:val="0"/>
          <w:numId w:val="49"/>
        </w:numPr>
        <w:spacing w:after="180" w:line="360" w:lineRule="auto"/>
        <w:ind w:left="927"/>
        <w:jc w:val="both"/>
        <w:rPr>
          <w:rFonts w:ascii="Times New Roman" w:hAnsi="Times New Roman" w:cs="Times New Roman"/>
          <w:sz w:val="24"/>
          <w:szCs w:val="24"/>
          <w:lang w:val="es-ES_tradnl"/>
        </w:rPr>
      </w:pPr>
      <w:r>
        <w:rPr>
          <w:rFonts w:ascii="Times New Roman" w:hAnsi="Times New Roman" w:cs="Times New Roman"/>
          <w:sz w:val="24"/>
          <w:szCs w:val="24"/>
          <w:lang w:val="es-ES_tradnl"/>
        </w:rPr>
        <w:t>Verdadero</w:t>
      </w:r>
      <w:r w:rsidR="008B3E7B">
        <w:rPr>
          <w:rFonts w:ascii="Times New Roman" w:hAnsi="Times New Roman" w:cs="Times New Roman"/>
          <w:sz w:val="24"/>
          <w:szCs w:val="24"/>
          <w:lang w:val="es-ES_tradnl"/>
        </w:rPr>
        <w:t>s</w:t>
      </w:r>
      <w:r>
        <w:rPr>
          <w:rFonts w:ascii="Times New Roman" w:hAnsi="Times New Roman" w:cs="Times New Roman"/>
          <w:sz w:val="24"/>
          <w:szCs w:val="24"/>
          <w:lang w:val="es-ES_tradnl"/>
        </w:rPr>
        <w:t xml:space="preserve"> negativo</w:t>
      </w:r>
      <w:r w:rsidR="008B3E7B">
        <w:rPr>
          <w:rFonts w:ascii="Times New Roman" w:hAnsi="Times New Roman" w:cs="Times New Roman"/>
          <w:sz w:val="24"/>
          <w:szCs w:val="24"/>
          <w:lang w:val="es-ES_tradnl"/>
        </w:rPr>
        <w:t>s</w:t>
      </w:r>
      <w:r>
        <w:rPr>
          <w:rFonts w:ascii="Times New Roman" w:hAnsi="Times New Roman" w:cs="Times New Roman"/>
          <w:sz w:val="24"/>
          <w:szCs w:val="24"/>
          <w:lang w:val="es-ES_tradnl"/>
        </w:rPr>
        <w:t xml:space="preserve"> (</w:t>
      </w:r>
      <w:r w:rsidR="008B3E7B" w:rsidRPr="008B3E7B">
        <w:rPr>
          <w:rFonts w:ascii="Times New Roman" w:hAnsi="Times New Roman" w:cs="Times New Roman"/>
          <w:i/>
          <w:iCs/>
          <w:sz w:val="24"/>
          <w:szCs w:val="24"/>
          <w:lang w:val="es-ES_tradnl"/>
        </w:rPr>
        <w:t>True negative</w:t>
      </w:r>
      <w:r w:rsidR="008B3E7B">
        <w:rPr>
          <w:rFonts w:ascii="Times New Roman" w:hAnsi="Times New Roman" w:cs="Times New Roman"/>
          <w:i/>
          <w:iCs/>
          <w:sz w:val="24"/>
          <w:szCs w:val="24"/>
          <w:lang w:val="es-ES_tradnl"/>
        </w:rPr>
        <w:t>s,</w:t>
      </w:r>
      <w:r w:rsidR="008B3E7B" w:rsidRPr="008B3E7B">
        <w:rPr>
          <w:rFonts w:ascii="Times New Roman" w:hAnsi="Times New Roman" w:cs="Times New Roman"/>
          <w:i/>
          <w:iCs/>
          <w:sz w:val="24"/>
          <w:szCs w:val="24"/>
          <w:lang w:val="es-ES_tradnl"/>
        </w:rPr>
        <w:t xml:space="preserve"> TN</w:t>
      </w:r>
      <w:r>
        <w:rPr>
          <w:rFonts w:ascii="Times New Roman" w:hAnsi="Times New Roman" w:cs="Times New Roman"/>
          <w:sz w:val="24"/>
          <w:szCs w:val="24"/>
          <w:lang w:val="es-ES_tradnl"/>
        </w:rPr>
        <w:t>)</w:t>
      </w:r>
      <w:r w:rsidR="008B3E7B">
        <w:rPr>
          <w:rFonts w:ascii="Times New Roman" w:hAnsi="Times New Roman" w:cs="Times New Roman"/>
          <w:sz w:val="24"/>
          <w:szCs w:val="24"/>
          <w:lang w:val="es-ES_tradnl"/>
        </w:rPr>
        <w:t xml:space="preserve">: </w:t>
      </w:r>
      <w:r w:rsidR="007D0AF7">
        <w:rPr>
          <w:rFonts w:ascii="Times New Roman" w:hAnsi="Times New Roman" w:cs="Times New Roman"/>
          <w:sz w:val="24"/>
          <w:szCs w:val="24"/>
          <w:lang w:val="es-ES_tradnl"/>
        </w:rPr>
        <w:t>el modelo predijo que la empresa es no zombi y efectivamente era una no zombi.</w:t>
      </w:r>
    </w:p>
    <w:p w14:paraId="0E14F3BE" w14:textId="5C2B15BA" w:rsidR="008B3E7B" w:rsidRDefault="008B3E7B" w:rsidP="00415344">
      <w:pPr>
        <w:pStyle w:val="Prrafodelista"/>
        <w:numPr>
          <w:ilvl w:val="0"/>
          <w:numId w:val="49"/>
        </w:numPr>
        <w:spacing w:after="180" w:line="360" w:lineRule="auto"/>
        <w:ind w:left="927"/>
        <w:jc w:val="both"/>
        <w:rPr>
          <w:rFonts w:ascii="Times New Roman" w:hAnsi="Times New Roman" w:cs="Times New Roman"/>
          <w:sz w:val="24"/>
          <w:szCs w:val="24"/>
          <w:lang w:val="es-ES_tradnl"/>
        </w:rPr>
      </w:pPr>
      <w:r>
        <w:rPr>
          <w:rFonts w:ascii="Times New Roman" w:hAnsi="Times New Roman" w:cs="Times New Roman"/>
          <w:sz w:val="24"/>
          <w:szCs w:val="24"/>
          <w:lang w:val="es-ES_tradnl"/>
        </w:rPr>
        <w:t>Verdaderos positivos (</w:t>
      </w:r>
      <w:r w:rsidRPr="008B3E7B">
        <w:rPr>
          <w:rFonts w:ascii="Times New Roman" w:hAnsi="Times New Roman" w:cs="Times New Roman"/>
          <w:i/>
          <w:iCs/>
          <w:sz w:val="24"/>
          <w:szCs w:val="24"/>
          <w:lang w:val="es-ES_tradnl"/>
        </w:rPr>
        <w:t xml:space="preserve">True </w:t>
      </w:r>
      <w:r>
        <w:rPr>
          <w:rFonts w:ascii="Times New Roman" w:hAnsi="Times New Roman" w:cs="Times New Roman"/>
          <w:i/>
          <w:iCs/>
          <w:sz w:val="24"/>
          <w:szCs w:val="24"/>
          <w:lang w:val="es-ES_tradnl"/>
        </w:rPr>
        <w:t>positives,</w:t>
      </w:r>
      <w:r w:rsidRPr="008B3E7B">
        <w:rPr>
          <w:rFonts w:ascii="Times New Roman" w:hAnsi="Times New Roman" w:cs="Times New Roman"/>
          <w:i/>
          <w:iCs/>
          <w:sz w:val="24"/>
          <w:szCs w:val="24"/>
          <w:lang w:val="es-ES_tradnl"/>
        </w:rPr>
        <w:t xml:space="preserve"> T</w:t>
      </w:r>
      <w:r>
        <w:rPr>
          <w:rFonts w:ascii="Times New Roman" w:hAnsi="Times New Roman" w:cs="Times New Roman"/>
          <w:i/>
          <w:iCs/>
          <w:sz w:val="24"/>
          <w:szCs w:val="24"/>
          <w:lang w:val="es-ES_tradnl"/>
        </w:rPr>
        <w:t>P</w:t>
      </w:r>
      <w:r>
        <w:rPr>
          <w:rFonts w:ascii="Times New Roman" w:hAnsi="Times New Roman" w:cs="Times New Roman"/>
          <w:sz w:val="24"/>
          <w:szCs w:val="24"/>
          <w:lang w:val="es-ES_tradnl"/>
        </w:rPr>
        <w:t xml:space="preserve">): </w:t>
      </w:r>
      <w:r w:rsidR="007D0AF7">
        <w:rPr>
          <w:rFonts w:ascii="Times New Roman" w:hAnsi="Times New Roman" w:cs="Times New Roman"/>
          <w:sz w:val="24"/>
          <w:szCs w:val="24"/>
          <w:lang w:val="es-ES_tradnl"/>
        </w:rPr>
        <w:t>el modelo predijo que la empresa es zombi y efectivamente era una zombi.</w:t>
      </w:r>
    </w:p>
    <w:p w14:paraId="10F6E2DE" w14:textId="58DB9104" w:rsidR="008B3E7B" w:rsidRDefault="008B3E7B" w:rsidP="00415344">
      <w:pPr>
        <w:pStyle w:val="Prrafodelista"/>
        <w:numPr>
          <w:ilvl w:val="0"/>
          <w:numId w:val="49"/>
        </w:numPr>
        <w:spacing w:after="180" w:line="360" w:lineRule="auto"/>
        <w:ind w:left="927"/>
        <w:jc w:val="both"/>
        <w:rPr>
          <w:rFonts w:ascii="Times New Roman" w:hAnsi="Times New Roman" w:cs="Times New Roman"/>
          <w:sz w:val="24"/>
          <w:szCs w:val="24"/>
          <w:lang w:val="es-ES_tradnl"/>
        </w:rPr>
      </w:pPr>
      <w:r>
        <w:rPr>
          <w:rFonts w:ascii="Times New Roman" w:hAnsi="Times New Roman" w:cs="Times New Roman"/>
          <w:sz w:val="24"/>
          <w:szCs w:val="24"/>
          <w:lang w:val="es-ES_tradnl"/>
        </w:rPr>
        <w:t>Falsos negativos (</w:t>
      </w:r>
      <w:r>
        <w:rPr>
          <w:rFonts w:ascii="Times New Roman" w:hAnsi="Times New Roman" w:cs="Times New Roman"/>
          <w:i/>
          <w:iCs/>
          <w:sz w:val="24"/>
          <w:szCs w:val="24"/>
          <w:lang w:val="es-ES_tradnl"/>
        </w:rPr>
        <w:t>False</w:t>
      </w:r>
      <w:r w:rsidRPr="008B3E7B">
        <w:rPr>
          <w:rFonts w:ascii="Times New Roman" w:hAnsi="Times New Roman" w:cs="Times New Roman"/>
          <w:i/>
          <w:iCs/>
          <w:sz w:val="24"/>
          <w:szCs w:val="24"/>
          <w:lang w:val="es-ES_tradnl"/>
        </w:rPr>
        <w:t xml:space="preserve"> </w:t>
      </w:r>
      <w:r>
        <w:rPr>
          <w:rFonts w:ascii="Times New Roman" w:hAnsi="Times New Roman" w:cs="Times New Roman"/>
          <w:i/>
          <w:iCs/>
          <w:sz w:val="24"/>
          <w:szCs w:val="24"/>
          <w:lang w:val="es-ES_tradnl"/>
        </w:rPr>
        <w:t>negatives,</w:t>
      </w:r>
      <w:r w:rsidRPr="008B3E7B">
        <w:rPr>
          <w:rFonts w:ascii="Times New Roman" w:hAnsi="Times New Roman" w:cs="Times New Roman"/>
          <w:i/>
          <w:iCs/>
          <w:sz w:val="24"/>
          <w:szCs w:val="24"/>
          <w:lang w:val="es-ES_tradnl"/>
        </w:rPr>
        <w:t xml:space="preserve"> </w:t>
      </w:r>
      <w:r>
        <w:rPr>
          <w:rFonts w:ascii="Times New Roman" w:hAnsi="Times New Roman" w:cs="Times New Roman"/>
          <w:i/>
          <w:iCs/>
          <w:sz w:val="24"/>
          <w:szCs w:val="24"/>
          <w:lang w:val="es-ES_tradnl"/>
        </w:rPr>
        <w:t>FN</w:t>
      </w:r>
      <w:r>
        <w:rPr>
          <w:rFonts w:ascii="Times New Roman" w:hAnsi="Times New Roman" w:cs="Times New Roman"/>
          <w:sz w:val="24"/>
          <w:szCs w:val="24"/>
          <w:lang w:val="es-ES_tradnl"/>
        </w:rPr>
        <w:t xml:space="preserve">): </w:t>
      </w:r>
      <w:r w:rsidR="007D0AF7">
        <w:rPr>
          <w:rFonts w:ascii="Times New Roman" w:hAnsi="Times New Roman" w:cs="Times New Roman"/>
          <w:sz w:val="24"/>
          <w:szCs w:val="24"/>
          <w:lang w:val="es-ES_tradnl"/>
        </w:rPr>
        <w:t>el modelo predijo que la empresa es no zombi cuando realmente era una zombi.</w:t>
      </w:r>
    </w:p>
    <w:p w14:paraId="7A573545" w14:textId="23D7F59A" w:rsidR="007D0AF7" w:rsidRPr="007D0AF7" w:rsidRDefault="007D0AF7" w:rsidP="007D0AF7">
      <w:pPr>
        <w:pStyle w:val="Prrafodelista"/>
        <w:numPr>
          <w:ilvl w:val="0"/>
          <w:numId w:val="49"/>
        </w:numPr>
        <w:spacing w:after="180" w:line="360" w:lineRule="auto"/>
        <w:ind w:left="927"/>
        <w:jc w:val="both"/>
        <w:rPr>
          <w:rFonts w:ascii="Times New Roman" w:hAnsi="Times New Roman" w:cs="Times New Roman"/>
          <w:sz w:val="24"/>
          <w:szCs w:val="24"/>
          <w:lang w:val="es-ES_tradnl"/>
        </w:rPr>
      </w:pPr>
      <w:r>
        <w:rPr>
          <w:rFonts w:ascii="Times New Roman" w:hAnsi="Times New Roman" w:cs="Times New Roman"/>
          <w:sz w:val="24"/>
          <w:szCs w:val="24"/>
          <w:lang w:val="es-ES_tradnl"/>
        </w:rPr>
        <w:t>Falsos positivos (</w:t>
      </w:r>
      <w:r>
        <w:rPr>
          <w:rFonts w:ascii="Times New Roman" w:hAnsi="Times New Roman" w:cs="Times New Roman"/>
          <w:i/>
          <w:iCs/>
          <w:sz w:val="24"/>
          <w:szCs w:val="24"/>
          <w:lang w:val="es-ES_tradnl"/>
        </w:rPr>
        <w:t>False</w:t>
      </w:r>
      <w:r w:rsidRPr="008B3E7B">
        <w:rPr>
          <w:rFonts w:ascii="Times New Roman" w:hAnsi="Times New Roman" w:cs="Times New Roman"/>
          <w:i/>
          <w:iCs/>
          <w:sz w:val="24"/>
          <w:szCs w:val="24"/>
          <w:lang w:val="es-ES_tradnl"/>
        </w:rPr>
        <w:t xml:space="preserve"> </w:t>
      </w:r>
      <w:r>
        <w:rPr>
          <w:rFonts w:ascii="Times New Roman" w:hAnsi="Times New Roman" w:cs="Times New Roman"/>
          <w:i/>
          <w:iCs/>
          <w:sz w:val="24"/>
          <w:szCs w:val="24"/>
          <w:lang w:val="es-ES_tradnl"/>
        </w:rPr>
        <w:t>negatives,</w:t>
      </w:r>
      <w:r w:rsidRPr="008B3E7B">
        <w:rPr>
          <w:rFonts w:ascii="Times New Roman" w:hAnsi="Times New Roman" w:cs="Times New Roman"/>
          <w:i/>
          <w:iCs/>
          <w:sz w:val="24"/>
          <w:szCs w:val="24"/>
          <w:lang w:val="es-ES_tradnl"/>
        </w:rPr>
        <w:t xml:space="preserve"> </w:t>
      </w:r>
      <w:r>
        <w:rPr>
          <w:rFonts w:ascii="Times New Roman" w:hAnsi="Times New Roman" w:cs="Times New Roman"/>
          <w:i/>
          <w:iCs/>
          <w:sz w:val="24"/>
          <w:szCs w:val="24"/>
          <w:lang w:val="es-ES_tradnl"/>
        </w:rPr>
        <w:t>FN</w:t>
      </w:r>
      <w:r>
        <w:rPr>
          <w:rFonts w:ascii="Times New Roman" w:hAnsi="Times New Roman" w:cs="Times New Roman"/>
          <w:sz w:val="24"/>
          <w:szCs w:val="24"/>
          <w:lang w:val="es-ES_tradnl"/>
        </w:rPr>
        <w:t>): el modelo predijo que la empresa es zombi cuando realmente era una no zombi.</w:t>
      </w:r>
    </w:p>
    <w:p w14:paraId="77C3CE43" w14:textId="3A6FC151" w:rsidR="00CF5E19" w:rsidRPr="00CF5E19" w:rsidRDefault="00CF5E19" w:rsidP="00351399">
      <w:pPr>
        <w:pStyle w:val="Figuras"/>
      </w:pPr>
      <w:bookmarkStart w:id="461" w:name="_Ref94008411"/>
      <w:bookmarkStart w:id="462" w:name="_Toc94028628"/>
      <w:bookmarkStart w:id="463" w:name="_Toc94033265"/>
      <w:r w:rsidRPr="00CF5E19">
        <w:lastRenderedPageBreak/>
        <w:t xml:space="preserve">Figura </w:t>
      </w:r>
      <w:fldSimple w:instr=" SEQ Figura \* ARABIC ">
        <w:r w:rsidR="00A55E47">
          <w:rPr>
            <w:noProof/>
          </w:rPr>
          <w:t>23</w:t>
        </w:r>
      </w:fldSimple>
      <w:bookmarkEnd w:id="461"/>
      <w:r w:rsidRPr="00CF5E19">
        <w:t>: Matriz de confusión</w:t>
      </w:r>
      <w:r w:rsidR="00124510">
        <w:t xml:space="preserve"> binaria</w:t>
      </w:r>
      <w:bookmarkEnd w:id="462"/>
      <w:bookmarkEnd w:id="463"/>
    </w:p>
    <w:p w14:paraId="4CEB66F2" w14:textId="77777777" w:rsidR="00CF5E19" w:rsidRDefault="007048D7" w:rsidP="00CF5E19">
      <w:pPr>
        <w:keepNext/>
        <w:spacing w:after="0" w:line="240" w:lineRule="auto"/>
        <w:jc w:val="center"/>
      </w:pPr>
      <w:r>
        <w:rPr>
          <w:noProof/>
          <w:lang w:eastAsia="es-ES"/>
        </w:rPr>
        <w:drawing>
          <wp:inline distT="0" distB="0" distL="0" distR="0" wp14:anchorId="71F2CE89" wp14:editId="4C030EA5">
            <wp:extent cx="3504934" cy="1787704"/>
            <wp:effectExtent l="0" t="0" r="635" b="3175"/>
            <wp:docPr id="30" name="Imagen 3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abla&#10;&#10;Descripción generada automáticamente"/>
                    <pic:cNvPicPr/>
                  </pic:nvPicPr>
                  <pic:blipFill rotWithShape="1">
                    <a:blip r:embed="rId38"/>
                    <a:srcRect l="974" t="5361" r="1078" b="2972"/>
                    <a:stretch/>
                  </pic:blipFill>
                  <pic:spPr bwMode="auto">
                    <a:xfrm>
                      <a:off x="0" y="0"/>
                      <a:ext cx="3515762" cy="1793227"/>
                    </a:xfrm>
                    <a:prstGeom prst="rect">
                      <a:avLst/>
                    </a:prstGeom>
                    <a:ln>
                      <a:noFill/>
                    </a:ln>
                    <a:extLst>
                      <a:ext uri="{53640926-AAD7-44D8-BBD7-CCE9431645EC}">
                        <a14:shadowObscured xmlns:a14="http://schemas.microsoft.com/office/drawing/2010/main"/>
                      </a:ext>
                    </a:extLst>
                  </pic:spPr>
                </pic:pic>
              </a:graphicData>
            </a:graphic>
          </wp:inline>
        </w:drawing>
      </w:r>
    </w:p>
    <w:p w14:paraId="71150EC9" w14:textId="6AB339F6" w:rsidR="007048D7" w:rsidRPr="00CF5E19" w:rsidRDefault="00CF5E19" w:rsidP="00CF5E19">
      <w:pPr>
        <w:pStyle w:val="Descripcin"/>
        <w:spacing w:after="180"/>
        <w:jc w:val="center"/>
        <w:rPr>
          <w:rFonts w:ascii="Times New Roman" w:hAnsi="Times New Roman" w:cs="Times New Roman"/>
          <w:i w:val="0"/>
          <w:iCs w:val="0"/>
          <w:color w:val="auto"/>
          <w:sz w:val="16"/>
          <w:szCs w:val="16"/>
        </w:rPr>
      </w:pPr>
      <w:bookmarkStart w:id="464" w:name="_Toc94028629"/>
      <w:r w:rsidRPr="00CF5E19">
        <w:rPr>
          <w:rFonts w:ascii="Times New Roman" w:hAnsi="Times New Roman" w:cs="Times New Roman"/>
          <w:i w:val="0"/>
          <w:iCs w:val="0"/>
          <w:color w:val="auto"/>
          <w:sz w:val="16"/>
          <w:szCs w:val="16"/>
        </w:rPr>
        <w:t>Fuente: Extraído de</w:t>
      </w:r>
      <w:r>
        <w:rPr>
          <w:rFonts w:ascii="Times New Roman" w:hAnsi="Times New Roman" w:cs="Times New Roman"/>
          <w:i w:val="0"/>
          <w:iCs w:val="0"/>
          <w:color w:val="auto"/>
          <w:sz w:val="16"/>
          <w:szCs w:val="16"/>
        </w:rPr>
        <w:t xml:space="preserve"> </w:t>
      </w:r>
      <w:r>
        <w:rPr>
          <w:rFonts w:ascii="Times New Roman" w:hAnsi="Times New Roman" w:cs="Times New Roman"/>
          <w:i w:val="0"/>
          <w:iCs w:val="0"/>
          <w:color w:val="auto"/>
          <w:sz w:val="16"/>
          <w:szCs w:val="16"/>
        </w:rPr>
        <w:fldChar w:fldCharType="begin" w:fldLock="1"/>
      </w:r>
      <w:r w:rsidR="0044187C">
        <w:rPr>
          <w:rFonts w:ascii="Times New Roman" w:hAnsi="Times New Roman" w:cs="Times New Roman"/>
          <w:i w:val="0"/>
          <w:iCs w:val="0"/>
          <w:color w:val="auto"/>
          <w:sz w:val="16"/>
          <w:szCs w:val="16"/>
        </w:rPr>
        <w:instrText>ADDIN CSL_CITATION {"citationItems":[{"id":"ITEM-1","itemData":{"URL":"https://subscription.packtpub.com/book/big_data_and_business_intelligence/9781838555078/6/ch06lvl1sec34/confusion-matrix","accessed":{"date-parts":[["2022","1","21"]]},"author":[{"dropping-particle":"","family":"Moocarme","given":"Matthew","non-dropping-particle":"","parse-names":false,"suffix":""},{"dropping-particle":"","family":"Bhagwat","given":"Ritesh","non-dropping-particle":"","parse-names":false,"suffix":""},{"dropping-particle":"","family":"Abdolahnejad","given":"Mahla","non-dropping-particle":"","parse-names":false,"suffix":""}],"id":"ITEM-1","issued":{"date-parts":[["2019","4"]]},"title":"Confusion Matrix | Applied Deep Learning with Keras","type":"webpage"},"uris":["http://www.mendeley.com/documents/?uuid=f4974628-768b-3aee-a1a2-9529b8cc568e"]}],"mendeley":{"formattedCitation":"(Moocarme et al., 2019)","manualFormatting":"Moocarme et al. (2019)","plainTextFormattedCitation":"(Moocarme et al., 2019)","previouslyFormattedCitation":"(Moocarme et al., 2019)"},"properties":{"noteIndex":0},"schema":"https://github.com/citation-style-language/schema/raw/master/csl-citation.json"}</w:instrText>
      </w:r>
      <w:r>
        <w:rPr>
          <w:rFonts w:ascii="Times New Roman" w:hAnsi="Times New Roman" w:cs="Times New Roman"/>
          <w:i w:val="0"/>
          <w:iCs w:val="0"/>
          <w:color w:val="auto"/>
          <w:sz w:val="16"/>
          <w:szCs w:val="16"/>
        </w:rPr>
        <w:fldChar w:fldCharType="separate"/>
      </w:r>
      <w:r w:rsidRPr="00CF5E19">
        <w:rPr>
          <w:rFonts w:ascii="Times New Roman" w:hAnsi="Times New Roman" w:cs="Times New Roman"/>
          <w:i w:val="0"/>
          <w:iCs w:val="0"/>
          <w:noProof/>
          <w:color w:val="auto"/>
          <w:sz w:val="16"/>
          <w:szCs w:val="16"/>
        </w:rPr>
        <w:t xml:space="preserve">Moocarme </w:t>
      </w:r>
      <w:r w:rsidR="00A01770" w:rsidRPr="00A01770">
        <w:rPr>
          <w:rFonts w:ascii="Times New Roman" w:hAnsi="Times New Roman" w:cs="Times New Roman"/>
          <w:noProof/>
          <w:color w:val="auto"/>
          <w:sz w:val="16"/>
          <w:szCs w:val="16"/>
        </w:rPr>
        <w:t>et al</w:t>
      </w:r>
      <w:r w:rsidRPr="00CF5E19">
        <w:rPr>
          <w:rFonts w:ascii="Times New Roman" w:hAnsi="Times New Roman" w:cs="Times New Roman"/>
          <w:i w:val="0"/>
          <w:iCs w:val="0"/>
          <w:noProof/>
          <w:color w:val="auto"/>
          <w:sz w:val="16"/>
          <w:szCs w:val="16"/>
        </w:rPr>
        <w:t xml:space="preserve">. </w:t>
      </w:r>
      <w:r>
        <w:rPr>
          <w:rFonts w:ascii="Times New Roman" w:hAnsi="Times New Roman" w:cs="Times New Roman"/>
          <w:i w:val="0"/>
          <w:iCs w:val="0"/>
          <w:noProof/>
          <w:color w:val="auto"/>
          <w:sz w:val="16"/>
          <w:szCs w:val="16"/>
        </w:rPr>
        <w:t>(</w:t>
      </w:r>
      <w:r w:rsidRPr="00CF5E19">
        <w:rPr>
          <w:rFonts w:ascii="Times New Roman" w:hAnsi="Times New Roman" w:cs="Times New Roman"/>
          <w:i w:val="0"/>
          <w:iCs w:val="0"/>
          <w:noProof/>
          <w:color w:val="auto"/>
          <w:sz w:val="16"/>
          <w:szCs w:val="16"/>
        </w:rPr>
        <w:t>2019)</w:t>
      </w:r>
      <w:bookmarkEnd w:id="464"/>
      <w:r>
        <w:rPr>
          <w:rFonts w:ascii="Times New Roman" w:hAnsi="Times New Roman" w:cs="Times New Roman"/>
          <w:i w:val="0"/>
          <w:iCs w:val="0"/>
          <w:color w:val="auto"/>
          <w:sz w:val="16"/>
          <w:szCs w:val="16"/>
        </w:rPr>
        <w:fldChar w:fldCharType="end"/>
      </w:r>
    </w:p>
    <w:p w14:paraId="42F53F50" w14:textId="2748F3C4" w:rsidR="002661A2" w:rsidRDefault="00600CEA" w:rsidP="00C8065C">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A partir de las diferentes combinaciones de las anteriores opciones, es posible obtener el resto de métricas a utilizar en este estudio. </w:t>
      </w:r>
      <w:r w:rsidR="00E02454">
        <w:rPr>
          <w:rFonts w:ascii="Times New Roman" w:hAnsi="Times New Roman" w:cs="Times New Roman"/>
          <w:sz w:val="24"/>
          <w:szCs w:val="24"/>
          <w:lang w:val="es-ES_tradnl"/>
        </w:rPr>
        <w:t>Así</w:t>
      </w:r>
      <w:r w:rsidR="002661A2">
        <w:rPr>
          <w:rFonts w:ascii="Times New Roman" w:hAnsi="Times New Roman" w:cs="Times New Roman"/>
          <w:sz w:val="24"/>
          <w:szCs w:val="24"/>
          <w:lang w:val="es-ES_tradnl"/>
        </w:rPr>
        <w:t xml:space="preserve">, una de las métricas más empleada en el campo del aprendizaje automático es la </w:t>
      </w:r>
      <w:r w:rsidR="002661A2" w:rsidRPr="00D655C8">
        <w:rPr>
          <w:rFonts w:ascii="Times New Roman" w:hAnsi="Times New Roman" w:cs="Times New Roman"/>
          <w:b/>
          <w:bCs/>
          <w:sz w:val="24"/>
          <w:szCs w:val="24"/>
          <w:lang w:val="es-ES_tradnl"/>
        </w:rPr>
        <w:t>exactitud</w:t>
      </w:r>
      <w:r w:rsidR="002661A2">
        <w:rPr>
          <w:rFonts w:ascii="Times New Roman" w:hAnsi="Times New Roman" w:cs="Times New Roman"/>
          <w:sz w:val="24"/>
          <w:szCs w:val="24"/>
          <w:lang w:val="es-ES_tradnl"/>
        </w:rPr>
        <w:t xml:space="preserve"> (</w:t>
      </w:r>
      <w:r w:rsidR="002661A2" w:rsidRPr="002661A2">
        <w:rPr>
          <w:rFonts w:ascii="Times New Roman" w:hAnsi="Times New Roman" w:cs="Times New Roman"/>
          <w:i/>
          <w:iCs/>
          <w:sz w:val="24"/>
          <w:szCs w:val="24"/>
          <w:lang w:val="es-ES_tradnl"/>
        </w:rPr>
        <w:t>accuracy</w:t>
      </w:r>
      <w:r w:rsidR="002661A2">
        <w:rPr>
          <w:rFonts w:ascii="Times New Roman" w:hAnsi="Times New Roman" w:cs="Times New Roman"/>
          <w:sz w:val="24"/>
          <w:szCs w:val="24"/>
          <w:lang w:val="es-ES_tradnl"/>
        </w:rPr>
        <w:t>) y se calcula como:</w:t>
      </w:r>
    </w:p>
    <w:p w14:paraId="0F8B56EA" w14:textId="2EDE942C" w:rsidR="00D77E0B" w:rsidRPr="002661A2" w:rsidRDefault="002661A2" w:rsidP="002661A2">
      <w:pPr>
        <w:spacing w:after="180" w:line="360" w:lineRule="auto"/>
        <w:jc w:val="center"/>
        <w:rPr>
          <w:rFonts w:ascii="Times New Roman" w:hAnsi="Times New Roman" w:cs="Times New Roman"/>
          <w:iCs/>
          <w:sz w:val="24"/>
          <w:szCs w:val="24"/>
          <w:lang w:val="es-ES_tradnl"/>
        </w:rPr>
      </w:pP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m:oMath>
        <m:f>
          <m:fPr>
            <m:ctrlPr>
              <w:rPr>
                <w:rFonts w:ascii="Cambria Math" w:hAnsi="Cambria Math" w:cs="Times New Roman"/>
                <w:iCs/>
                <w:sz w:val="24"/>
                <w:szCs w:val="24"/>
                <w:lang w:val="es-ES_tradnl"/>
              </w:rPr>
            </m:ctrlPr>
          </m:fPr>
          <m:num>
            <m:r>
              <m:rPr>
                <m:sty m:val="p"/>
              </m:rPr>
              <w:rPr>
                <w:rFonts w:ascii="Cambria Math" w:hAnsi="Cambria Math" w:cs="Times New Roman"/>
                <w:sz w:val="24"/>
                <w:szCs w:val="24"/>
                <w:lang w:val="es-ES_tradnl"/>
              </w:rPr>
              <m:t>TP+TN</m:t>
            </m:r>
          </m:num>
          <m:den>
            <m:r>
              <m:rPr>
                <m:sty m:val="p"/>
              </m:rPr>
              <w:rPr>
                <w:rFonts w:ascii="Cambria Math" w:hAnsi="Cambria Math" w:cs="Times New Roman"/>
                <w:sz w:val="24"/>
                <w:szCs w:val="24"/>
                <w:lang w:val="es-ES_tradnl"/>
              </w:rPr>
              <m:t>TP+TN+FP+FN</m:t>
            </m:r>
          </m:den>
        </m:f>
      </m:oMath>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t xml:space="preserve">  (11)</w:t>
      </w:r>
    </w:p>
    <w:p w14:paraId="10B0E5C0" w14:textId="2C412D2C" w:rsidR="006E5E7B" w:rsidRDefault="00E02454" w:rsidP="00C8065C">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Esta medida indica básicamente la cantidad de predicciones, tanto positivas como negativas, que fueron correctas. Sin embargo, la exactitud puede llegar a ser una medida engañosa</w:t>
      </w:r>
      <w:r w:rsidR="0044187C">
        <w:rPr>
          <w:rFonts w:ascii="Times New Roman" w:hAnsi="Times New Roman" w:cs="Times New Roman"/>
          <w:sz w:val="24"/>
          <w:szCs w:val="24"/>
          <w:lang w:val="es-ES_tradnl"/>
        </w:rPr>
        <w:t xml:space="preserve"> cuando se trabaja con </w:t>
      </w:r>
      <w:r w:rsidR="000F17CC" w:rsidRPr="000F17CC">
        <w:rPr>
          <w:rFonts w:ascii="Times New Roman" w:hAnsi="Times New Roman" w:cs="Times New Roman"/>
          <w:i/>
          <w:iCs/>
          <w:sz w:val="24"/>
          <w:szCs w:val="24"/>
          <w:lang w:val="es-ES_tradnl"/>
        </w:rPr>
        <w:t>datasets</w:t>
      </w:r>
      <w:r w:rsidR="0044187C">
        <w:rPr>
          <w:rFonts w:ascii="Times New Roman" w:hAnsi="Times New Roman" w:cs="Times New Roman"/>
          <w:sz w:val="24"/>
          <w:szCs w:val="24"/>
          <w:lang w:val="es-ES_tradnl"/>
        </w:rPr>
        <w:t xml:space="preserve"> no balanceados, como ocurre en este estudio. Es decir, un modelo puede obtener 90% de exactitud pero no haber identificado ninguna muestra de la clase minoritaria, lo cual genera una falsa sensación de que el modelo funciona correctamente </w:t>
      </w:r>
      <w:r w:rsidR="0044187C">
        <w:rPr>
          <w:rFonts w:ascii="Times New Roman" w:hAnsi="Times New Roman" w:cs="Times New Roman"/>
          <w:sz w:val="24"/>
          <w:szCs w:val="24"/>
          <w:lang w:val="es-ES_tradnl"/>
        </w:rPr>
        <w:fldChar w:fldCharType="begin" w:fldLock="1"/>
      </w:r>
      <w:r w:rsidR="00317F8B">
        <w:rPr>
          <w:rFonts w:ascii="Times New Roman" w:hAnsi="Times New Roman" w:cs="Times New Roman"/>
          <w:sz w:val="24"/>
          <w:szCs w:val="24"/>
          <w:lang w:val="es-ES_tradnl"/>
        </w:rPr>
        <w:instrText>ADDIN CSL_CITATION {"citationItems":[{"id":"ITEM-1","itemData":{"URL":"https://www.aprendemachinelearning.com/clasificacion-con-datos-desbalanceados/","accessed":{"date-parts":[["2022","1","21"]]},"author":[{"dropping-particle":"","family":"Ignacio Bagnato","given":"Juan","non-dropping-particle":"","parse-names":false,"suffix":""}],"id":"ITEM-1","issued":{"date-parts":[["2019","5","16"]]},"title":"Clasificación con datos desbalanceados | Aprende Machine Learning","type":"webpage"},"uris":["http://www.mendeley.com/documents/?uuid=f143a7b7-040b-372e-a05d-68300d7d8219"]}],"mendeley":{"formattedCitation":"(Ignacio Bagnato, 2019)","plainTextFormattedCitation":"(Ignacio Bagnato, 2019)","previouslyFormattedCitation":"(Ignacio Bagnato, 2019)"},"properties":{"noteIndex":0},"schema":"https://github.com/citation-style-language/schema/raw/master/csl-citation.json"}</w:instrText>
      </w:r>
      <w:r w:rsidR="0044187C">
        <w:rPr>
          <w:rFonts w:ascii="Times New Roman" w:hAnsi="Times New Roman" w:cs="Times New Roman"/>
          <w:sz w:val="24"/>
          <w:szCs w:val="24"/>
          <w:lang w:val="es-ES_tradnl"/>
        </w:rPr>
        <w:fldChar w:fldCharType="separate"/>
      </w:r>
      <w:r w:rsidR="0044187C" w:rsidRPr="0044187C">
        <w:rPr>
          <w:rFonts w:ascii="Times New Roman" w:hAnsi="Times New Roman" w:cs="Times New Roman"/>
          <w:noProof/>
          <w:sz w:val="24"/>
          <w:szCs w:val="24"/>
          <w:lang w:val="es-ES_tradnl"/>
        </w:rPr>
        <w:t>(Ignacio Bagnato, 2019)</w:t>
      </w:r>
      <w:r w:rsidR="0044187C">
        <w:rPr>
          <w:rFonts w:ascii="Times New Roman" w:hAnsi="Times New Roman" w:cs="Times New Roman"/>
          <w:sz w:val="24"/>
          <w:szCs w:val="24"/>
          <w:lang w:val="es-ES_tradnl"/>
        </w:rPr>
        <w:fldChar w:fldCharType="end"/>
      </w:r>
      <w:r w:rsidR="0044187C">
        <w:rPr>
          <w:rFonts w:ascii="Times New Roman" w:hAnsi="Times New Roman" w:cs="Times New Roman"/>
          <w:sz w:val="24"/>
          <w:szCs w:val="24"/>
          <w:lang w:val="es-ES_tradnl"/>
        </w:rPr>
        <w:t>. Es por ello</w:t>
      </w:r>
      <w:r w:rsidR="006C1B68">
        <w:rPr>
          <w:rFonts w:ascii="Times New Roman" w:hAnsi="Times New Roman" w:cs="Times New Roman"/>
          <w:sz w:val="24"/>
          <w:szCs w:val="24"/>
          <w:lang w:val="es-ES_tradnl"/>
        </w:rPr>
        <w:t xml:space="preserve">, que se tendrá un especial cuidado con </w:t>
      </w:r>
      <w:r w:rsidR="00282890">
        <w:rPr>
          <w:rFonts w:ascii="Times New Roman" w:hAnsi="Times New Roman" w:cs="Times New Roman"/>
          <w:sz w:val="24"/>
          <w:szCs w:val="24"/>
          <w:lang w:val="es-ES_tradnl"/>
        </w:rPr>
        <w:t xml:space="preserve">la interpretación de </w:t>
      </w:r>
      <w:r w:rsidR="00D655C8">
        <w:rPr>
          <w:rFonts w:ascii="Times New Roman" w:hAnsi="Times New Roman" w:cs="Times New Roman"/>
          <w:sz w:val="24"/>
          <w:szCs w:val="24"/>
          <w:lang w:val="es-ES_tradnl"/>
        </w:rPr>
        <w:t>esta</w:t>
      </w:r>
      <w:r w:rsidR="006C1B68">
        <w:rPr>
          <w:rFonts w:ascii="Times New Roman" w:hAnsi="Times New Roman" w:cs="Times New Roman"/>
          <w:sz w:val="24"/>
          <w:szCs w:val="24"/>
          <w:lang w:val="es-ES_tradnl"/>
        </w:rPr>
        <w:t xml:space="preserve"> medida al evaluar los distintos modelos generados.</w:t>
      </w:r>
    </w:p>
    <w:p w14:paraId="74ECAC81" w14:textId="482466E3" w:rsidR="006C1B68" w:rsidRDefault="00526B2A" w:rsidP="00C8065C">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Por otro lado, la </w:t>
      </w:r>
      <w:r w:rsidRPr="00D655C8">
        <w:rPr>
          <w:rFonts w:ascii="Times New Roman" w:hAnsi="Times New Roman" w:cs="Times New Roman"/>
          <w:b/>
          <w:bCs/>
          <w:sz w:val="24"/>
          <w:szCs w:val="24"/>
          <w:lang w:val="es-ES_tradnl"/>
        </w:rPr>
        <w:t>precisión</w:t>
      </w:r>
      <w:r w:rsidR="0056207F">
        <w:rPr>
          <w:rFonts w:ascii="Times New Roman" w:hAnsi="Times New Roman" w:cs="Times New Roman"/>
          <w:sz w:val="24"/>
          <w:szCs w:val="24"/>
          <w:lang w:val="es-ES_tradnl"/>
        </w:rPr>
        <w:t xml:space="preserve"> (</w:t>
      </w:r>
      <w:r w:rsidR="001F43B0" w:rsidRPr="001F43B0">
        <w:rPr>
          <w:rFonts w:ascii="Times New Roman" w:hAnsi="Times New Roman" w:cs="Times New Roman"/>
          <w:i/>
          <w:iCs/>
          <w:sz w:val="24"/>
          <w:szCs w:val="24"/>
          <w:lang w:val="es-ES_tradnl"/>
        </w:rPr>
        <w:t>precision</w:t>
      </w:r>
      <w:r w:rsidR="0056207F">
        <w:rPr>
          <w:rFonts w:ascii="Times New Roman" w:hAnsi="Times New Roman" w:cs="Times New Roman"/>
          <w:sz w:val="24"/>
          <w:szCs w:val="24"/>
          <w:lang w:val="es-ES_tradnl"/>
        </w:rPr>
        <w:t>)</w:t>
      </w:r>
      <w:r>
        <w:rPr>
          <w:rFonts w:ascii="Times New Roman" w:hAnsi="Times New Roman" w:cs="Times New Roman"/>
          <w:sz w:val="24"/>
          <w:szCs w:val="24"/>
          <w:lang w:val="es-ES_tradnl"/>
        </w:rPr>
        <w:t xml:space="preserve"> de una clase indica cuanto de confiable es un modelo al predecir que una muestra pertenece a dicha clase. </w:t>
      </w:r>
      <w:r w:rsidR="0048407E">
        <w:rPr>
          <w:rFonts w:ascii="Times New Roman" w:hAnsi="Times New Roman" w:cs="Times New Roman"/>
          <w:sz w:val="24"/>
          <w:szCs w:val="24"/>
          <w:lang w:val="es-ES_tradnl"/>
        </w:rPr>
        <w:t>E</w:t>
      </w:r>
      <w:r>
        <w:rPr>
          <w:rFonts w:ascii="Times New Roman" w:hAnsi="Times New Roman" w:cs="Times New Roman"/>
          <w:sz w:val="24"/>
          <w:szCs w:val="24"/>
          <w:lang w:val="es-ES_tradnl"/>
        </w:rPr>
        <w:t>sta se calcula como:</w:t>
      </w:r>
    </w:p>
    <w:p w14:paraId="3264F01C" w14:textId="5B387BD3" w:rsidR="00526B2A" w:rsidRPr="002661A2" w:rsidRDefault="00526B2A" w:rsidP="00526B2A">
      <w:pPr>
        <w:spacing w:after="180" w:line="360" w:lineRule="auto"/>
        <w:jc w:val="center"/>
        <w:rPr>
          <w:rFonts w:ascii="Times New Roman" w:hAnsi="Times New Roman" w:cs="Times New Roman"/>
          <w:iCs/>
          <w:sz w:val="24"/>
          <w:szCs w:val="24"/>
          <w:lang w:val="es-ES_tradnl"/>
        </w:rPr>
      </w:pP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w:r w:rsidR="0048407E">
        <w:rPr>
          <w:rFonts w:ascii="Times New Roman" w:eastAsiaTheme="minorEastAsia" w:hAnsi="Times New Roman" w:cs="Times New Roman"/>
          <w:iCs/>
          <w:sz w:val="24"/>
          <w:szCs w:val="24"/>
          <w:lang w:val="es-ES_tradnl"/>
        </w:rPr>
        <w:tab/>
      </w:r>
      <m:oMath>
        <m:r>
          <m:rPr>
            <m:sty m:val="p"/>
          </m:rPr>
          <w:rPr>
            <w:rFonts w:ascii="Cambria Math" w:eastAsiaTheme="minorEastAsia" w:hAnsi="Cambria Math" w:cs="Times New Roman"/>
            <w:sz w:val="24"/>
            <w:szCs w:val="24"/>
            <w:lang w:val="es-ES_tradnl"/>
          </w:rPr>
          <m:t>precisión zombi</m:t>
        </m:r>
        <m:r>
          <w:rPr>
            <w:rFonts w:ascii="Cambria Math" w:eastAsiaTheme="minorEastAsia" w:hAnsi="Cambria Math" w:cs="Times New Roman"/>
            <w:sz w:val="24"/>
            <w:szCs w:val="24"/>
            <w:lang w:val="es-ES_tradnl"/>
          </w:rPr>
          <m:t>=</m:t>
        </m:r>
        <m:f>
          <m:fPr>
            <m:ctrlPr>
              <w:rPr>
                <w:rFonts w:ascii="Cambria Math" w:hAnsi="Cambria Math" w:cs="Times New Roman"/>
                <w:iCs/>
                <w:sz w:val="24"/>
                <w:szCs w:val="24"/>
                <w:lang w:val="es-ES_tradnl"/>
              </w:rPr>
            </m:ctrlPr>
          </m:fPr>
          <m:num>
            <m:r>
              <m:rPr>
                <m:sty m:val="p"/>
              </m:rPr>
              <w:rPr>
                <w:rFonts w:ascii="Cambria Math" w:hAnsi="Cambria Math" w:cs="Times New Roman"/>
                <w:sz w:val="24"/>
                <w:szCs w:val="24"/>
                <w:lang w:val="es-ES_tradnl"/>
              </w:rPr>
              <m:t>TP</m:t>
            </m:r>
          </m:num>
          <m:den>
            <m:r>
              <m:rPr>
                <m:sty m:val="p"/>
              </m:rPr>
              <w:rPr>
                <w:rFonts w:ascii="Cambria Math" w:hAnsi="Cambria Math" w:cs="Times New Roman"/>
                <w:sz w:val="24"/>
                <w:szCs w:val="24"/>
                <w:lang w:val="es-ES_tradnl"/>
              </w:rPr>
              <m:t>TP+FP</m:t>
            </m:r>
          </m:den>
        </m:f>
      </m:oMath>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t xml:space="preserve">  </w:t>
      </w:r>
      <w:r w:rsidR="0048407E">
        <w:rPr>
          <w:rFonts w:ascii="Times New Roman" w:eastAsiaTheme="minorEastAsia" w:hAnsi="Times New Roman" w:cs="Times New Roman"/>
          <w:iCs/>
          <w:sz w:val="24"/>
          <w:szCs w:val="24"/>
          <w:lang w:val="es-ES_tradnl"/>
        </w:rPr>
        <w:tab/>
      </w:r>
      <w:r w:rsidR="0048407E">
        <w:rPr>
          <w:rFonts w:ascii="Times New Roman" w:eastAsiaTheme="minorEastAsia" w:hAnsi="Times New Roman" w:cs="Times New Roman"/>
          <w:iCs/>
          <w:sz w:val="24"/>
          <w:szCs w:val="24"/>
          <w:lang w:val="es-ES_tradnl"/>
        </w:rPr>
        <w:tab/>
        <w:t xml:space="preserve">  </w:t>
      </w:r>
      <w:r>
        <w:rPr>
          <w:rFonts w:ascii="Times New Roman" w:eastAsiaTheme="minorEastAsia" w:hAnsi="Times New Roman" w:cs="Times New Roman"/>
          <w:iCs/>
          <w:sz w:val="24"/>
          <w:szCs w:val="24"/>
          <w:lang w:val="es-ES_tradnl"/>
        </w:rPr>
        <w:t>(12)</w:t>
      </w:r>
    </w:p>
    <w:p w14:paraId="08015F0B" w14:textId="7FFEE7C9" w:rsidR="00526B2A" w:rsidRDefault="000B20EB" w:rsidP="00C8065C">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Otras dos medidas que se pueden derivar de la matriz de confusión son la </w:t>
      </w:r>
      <w:r w:rsidRPr="00D655C8">
        <w:rPr>
          <w:rFonts w:ascii="Times New Roman" w:hAnsi="Times New Roman" w:cs="Times New Roman"/>
          <w:b/>
          <w:bCs/>
          <w:sz w:val="24"/>
          <w:szCs w:val="24"/>
          <w:lang w:val="es-ES_tradnl"/>
        </w:rPr>
        <w:t>sensibilidad</w:t>
      </w:r>
      <w:r>
        <w:rPr>
          <w:rFonts w:ascii="Times New Roman" w:hAnsi="Times New Roman" w:cs="Times New Roman"/>
          <w:sz w:val="24"/>
          <w:szCs w:val="24"/>
          <w:lang w:val="es-ES_tradnl"/>
        </w:rPr>
        <w:t xml:space="preserve"> (</w:t>
      </w:r>
      <w:r w:rsidRPr="000B20EB">
        <w:rPr>
          <w:rFonts w:ascii="Times New Roman" w:hAnsi="Times New Roman" w:cs="Times New Roman"/>
          <w:i/>
          <w:iCs/>
          <w:sz w:val="24"/>
          <w:szCs w:val="24"/>
          <w:lang w:val="es-ES_tradnl"/>
        </w:rPr>
        <w:t>recall</w:t>
      </w:r>
      <w:r>
        <w:rPr>
          <w:rFonts w:ascii="Times New Roman" w:hAnsi="Times New Roman" w:cs="Times New Roman"/>
          <w:sz w:val="24"/>
          <w:szCs w:val="24"/>
          <w:lang w:val="es-ES_tradnl"/>
        </w:rPr>
        <w:t xml:space="preserve">) y </w:t>
      </w:r>
      <w:r w:rsidRPr="00D655C8">
        <w:rPr>
          <w:rFonts w:ascii="Times New Roman" w:hAnsi="Times New Roman" w:cs="Times New Roman"/>
          <w:b/>
          <w:bCs/>
          <w:sz w:val="24"/>
          <w:szCs w:val="24"/>
          <w:lang w:val="es-ES_tradnl"/>
        </w:rPr>
        <w:t>especificidad</w:t>
      </w:r>
      <w:r>
        <w:rPr>
          <w:rFonts w:ascii="Times New Roman" w:hAnsi="Times New Roman" w:cs="Times New Roman"/>
          <w:sz w:val="24"/>
          <w:szCs w:val="24"/>
          <w:lang w:val="es-ES_tradnl"/>
        </w:rPr>
        <w:t xml:space="preserve"> (</w:t>
      </w:r>
      <w:r w:rsidR="006252BF" w:rsidRPr="000B20EB">
        <w:rPr>
          <w:rFonts w:ascii="Times New Roman" w:hAnsi="Times New Roman" w:cs="Times New Roman"/>
          <w:i/>
          <w:iCs/>
          <w:sz w:val="24"/>
          <w:szCs w:val="24"/>
          <w:lang w:val="es-ES_tradnl"/>
        </w:rPr>
        <w:t>speficity</w:t>
      </w:r>
      <w:r>
        <w:rPr>
          <w:rFonts w:ascii="Times New Roman" w:hAnsi="Times New Roman" w:cs="Times New Roman"/>
          <w:sz w:val="24"/>
          <w:szCs w:val="24"/>
          <w:lang w:val="es-ES_tradnl"/>
        </w:rPr>
        <w:t xml:space="preserve">). </w:t>
      </w:r>
      <w:r w:rsidR="00D655C8">
        <w:rPr>
          <w:rFonts w:ascii="Times New Roman" w:hAnsi="Times New Roman" w:cs="Times New Roman"/>
          <w:sz w:val="24"/>
          <w:szCs w:val="24"/>
          <w:lang w:val="es-ES_tradnl"/>
        </w:rPr>
        <w:t>Dichas</w:t>
      </w:r>
      <w:r>
        <w:rPr>
          <w:rFonts w:ascii="Times New Roman" w:hAnsi="Times New Roman" w:cs="Times New Roman"/>
          <w:sz w:val="24"/>
          <w:szCs w:val="24"/>
          <w:lang w:val="es-ES_tradnl"/>
        </w:rPr>
        <w:t xml:space="preserve"> métricas indican la capacidad del modelo para discriminar los casos positivos de los negativos </w:t>
      </w:r>
      <w:r w:rsidR="00317F8B">
        <w:rPr>
          <w:rFonts w:ascii="Times New Roman" w:hAnsi="Times New Roman" w:cs="Times New Roman"/>
          <w:sz w:val="24"/>
          <w:szCs w:val="24"/>
          <w:lang w:val="es-ES_tradnl"/>
        </w:rPr>
        <w:fldChar w:fldCharType="begin" w:fldLock="1"/>
      </w:r>
      <w:r w:rsidR="004F5B9A">
        <w:rPr>
          <w:rFonts w:ascii="Times New Roman" w:hAnsi="Times New Roman" w:cs="Times New Roman"/>
          <w:sz w:val="24"/>
          <w:szCs w:val="24"/>
          <w:lang w:val="es-ES_tradnl"/>
        </w:rPr>
        <w:instrText>ADDIN CSL_CITATION {"citationItems":[{"id":"ITEM-1","itemData":{"URL":"https://www.juanbarrios.com/la-matriz-de-confusion-y-sus-metricas/","accessed":{"date-parts":[["2022","1","21"]]},"author":[{"dropping-particle":"","family":"Barrios Arce","given":"Juan Ignacio","non-dropping-particle":"","parse-names":false,"suffix":""}],"id":"ITEM-1","issued":{"date-parts":[["2019","7","26"]]},"title":"La matriz de confusión y sus métricas – Inteligencia Artificial –","type":"webpage"},"uris":["http://www.mendeley.com/documents/?uuid=8e205acf-0e24-38bd-8eb0-7cd17fc93d0b"]}],"mendeley":{"formattedCitation":"(Barrios Arce, 2019)","plainTextFormattedCitation":"(Barrios Arce, 2019)","previouslyFormattedCitation":"(Barrios Arce, 2019)"},"properties":{"noteIndex":0},"schema":"https://github.com/citation-style-language/schema/raw/master/csl-citation.json"}</w:instrText>
      </w:r>
      <w:r w:rsidR="00317F8B">
        <w:rPr>
          <w:rFonts w:ascii="Times New Roman" w:hAnsi="Times New Roman" w:cs="Times New Roman"/>
          <w:sz w:val="24"/>
          <w:szCs w:val="24"/>
          <w:lang w:val="es-ES_tradnl"/>
        </w:rPr>
        <w:fldChar w:fldCharType="separate"/>
      </w:r>
      <w:r w:rsidR="00317F8B" w:rsidRPr="00317F8B">
        <w:rPr>
          <w:rFonts w:ascii="Times New Roman" w:hAnsi="Times New Roman" w:cs="Times New Roman"/>
          <w:noProof/>
          <w:sz w:val="24"/>
          <w:szCs w:val="24"/>
          <w:lang w:val="es-ES_tradnl"/>
        </w:rPr>
        <w:t>(Barrios Arce, 2019)</w:t>
      </w:r>
      <w:r w:rsidR="00317F8B">
        <w:rPr>
          <w:rFonts w:ascii="Times New Roman" w:hAnsi="Times New Roman" w:cs="Times New Roman"/>
          <w:sz w:val="24"/>
          <w:szCs w:val="24"/>
          <w:lang w:val="es-ES_tradnl"/>
        </w:rPr>
        <w:fldChar w:fldCharType="end"/>
      </w:r>
      <w:r w:rsidR="00317F8B">
        <w:rPr>
          <w:rFonts w:ascii="Times New Roman" w:hAnsi="Times New Roman" w:cs="Times New Roman"/>
          <w:sz w:val="24"/>
          <w:szCs w:val="24"/>
          <w:lang w:val="es-ES_tradnl"/>
        </w:rPr>
        <w:t xml:space="preserve">. </w:t>
      </w:r>
      <w:r w:rsidR="00C6641C">
        <w:rPr>
          <w:rFonts w:ascii="Times New Roman" w:hAnsi="Times New Roman" w:cs="Times New Roman"/>
          <w:sz w:val="24"/>
          <w:szCs w:val="24"/>
          <w:lang w:val="es-ES_tradnl"/>
        </w:rPr>
        <w:t>Así, para este estudio la sensibilidad</w:t>
      </w:r>
      <w:r w:rsidR="00C15D93">
        <w:rPr>
          <w:rFonts w:ascii="Times New Roman" w:hAnsi="Times New Roman" w:cs="Times New Roman"/>
          <w:sz w:val="24"/>
          <w:szCs w:val="24"/>
          <w:lang w:val="es-ES_tradnl"/>
        </w:rPr>
        <w:t>, o también conocida como tasa de verdaderos positivos (</w:t>
      </w:r>
      <w:r w:rsidR="00C15D93" w:rsidRPr="00C15D93">
        <w:rPr>
          <w:rFonts w:ascii="Times New Roman" w:hAnsi="Times New Roman" w:cs="Times New Roman"/>
          <w:i/>
          <w:iCs/>
          <w:sz w:val="24"/>
          <w:szCs w:val="24"/>
          <w:lang w:val="es-ES_tradnl"/>
        </w:rPr>
        <w:t>True positive rates</w:t>
      </w:r>
      <w:r w:rsidR="00C15D93">
        <w:rPr>
          <w:rFonts w:ascii="Times New Roman" w:hAnsi="Times New Roman" w:cs="Times New Roman"/>
          <w:sz w:val="24"/>
          <w:szCs w:val="24"/>
          <w:lang w:val="es-ES_tradnl"/>
        </w:rPr>
        <w:t>, TPR),</w:t>
      </w:r>
      <w:r w:rsidR="00C6641C">
        <w:rPr>
          <w:rFonts w:ascii="Times New Roman" w:hAnsi="Times New Roman" w:cs="Times New Roman"/>
          <w:sz w:val="24"/>
          <w:szCs w:val="24"/>
          <w:lang w:val="es-ES_tradnl"/>
        </w:rPr>
        <w:t xml:space="preserve"> se define como la proporción de zombis que fueron identificadas correctamente por el modelo, mientras que la especificidad indica </w:t>
      </w:r>
      <w:r w:rsidR="00695A89">
        <w:rPr>
          <w:rFonts w:ascii="Times New Roman" w:hAnsi="Times New Roman" w:cs="Times New Roman"/>
          <w:sz w:val="24"/>
          <w:szCs w:val="24"/>
          <w:lang w:val="es-ES_tradnl"/>
        </w:rPr>
        <w:t>esa</w:t>
      </w:r>
      <w:r w:rsidR="00C6641C">
        <w:rPr>
          <w:rFonts w:ascii="Times New Roman" w:hAnsi="Times New Roman" w:cs="Times New Roman"/>
          <w:sz w:val="24"/>
          <w:szCs w:val="24"/>
          <w:lang w:val="es-ES_tradnl"/>
        </w:rPr>
        <w:t xml:space="preserve"> </w:t>
      </w:r>
      <w:r w:rsidR="00695A89">
        <w:rPr>
          <w:rFonts w:ascii="Times New Roman" w:hAnsi="Times New Roman" w:cs="Times New Roman"/>
          <w:sz w:val="24"/>
          <w:szCs w:val="24"/>
          <w:lang w:val="es-ES_tradnl"/>
        </w:rPr>
        <w:t>misma proporción pero para las no zombis. Estas se pueden calcular de la siguiente manera:</w:t>
      </w:r>
    </w:p>
    <w:p w14:paraId="10F22FC2" w14:textId="6112DC7A" w:rsidR="00695A89" w:rsidRDefault="00695A89" w:rsidP="00C8065C">
      <w:pPr>
        <w:spacing w:after="180" w:line="360" w:lineRule="auto"/>
        <w:jc w:val="both"/>
        <w:rPr>
          <w:rFonts w:ascii="Times New Roman" w:hAnsi="Times New Roman" w:cs="Times New Roman"/>
          <w:sz w:val="24"/>
          <w:szCs w:val="24"/>
          <w:lang w:val="es-ES_tradnl"/>
        </w:rPr>
      </w:pPr>
      <w:r>
        <w:rPr>
          <w:rFonts w:ascii="Times New Roman" w:eastAsiaTheme="minorEastAsia" w:hAnsi="Times New Roman" w:cs="Times New Roman"/>
          <w:iCs/>
          <w:sz w:val="24"/>
          <w:szCs w:val="24"/>
          <w:lang w:val="es-ES_tradnl"/>
        </w:rPr>
        <w:lastRenderedPageBreak/>
        <w:tab/>
      </w: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m:oMath>
        <m:r>
          <m:rPr>
            <m:sty m:val="p"/>
          </m:rPr>
          <w:rPr>
            <w:rFonts w:ascii="Cambria Math" w:eastAsiaTheme="minorEastAsia" w:hAnsi="Cambria Math" w:cs="Times New Roman"/>
            <w:sz w:val="24"/>
            <w:szCs w:val="24"/>
            <w:lang w:val="es-ES_tradnl"/>
          </w:rPr>
          <m:t>sensibilidad</m:t>
        </m:r>
        <m:r>
          <w:rPr>
            <w:rFonts w:ascii="Cambria Math" w:eastAsiaTheme="minorEastAsia" w:hAnsi="Cambria Math" w:cs="Times New Roman"/>
            <w:sz w:val="24"/>
            <w:szCs w:val="24"/>
            <w:lang w:val="es-ES_tradnl"/>
          </w:rPr>
          <m:t>=</m:t>
        </m:r>
        <m:f>
          <m:fPr>
            <m:ctrlPr>
              <w:rPr>
                <w:rFonts w:ascii="Cambria Math" w:hAnsi="Cambria Math" w:cs="Times New Roman"/>
                <w:iCs/>
                <w:sz w:val="24"/>
                <w:szCs w:val="24"/>
                <w:lang w:val="es-ES_tradnl"/>
              </w:rPr>
            </m:ctrlPr>
          </m:fPr>
          <m:num>
            <m:r>
              <m:rPr>
                <m:sty m:val="p"/>
              </m:rPr>
              <w:rPr>
                <w:rFonts w:ascii="Cambria Math" w:hAnsi="Cambria Math" w:cs="Times New Roman"/>
                <w:sz w:val="24"/>
                <w:szCs w:val="24"/>
                <w:lang w:val="es-ES_tradnl"/>
              </w:rPr>
              <m:t>TP</m:t>
            </m:r>
          </m:num>
          <m:den>
            <m:r>
              <m:rPr>
                <m:sty m:val="p"/>
              </m:rPr>
              <w:rPr>
                <w:rFonts w:ascii="Cambria Math" w:hAnsi="Cambria Math" w:cs="Times New Roman"/>
                <w:sz w:val="24"/>
                <w:szCs w:val="24"/>
                <w:lang w:val="es-ES_tradnl"/>
              </w:rPr>
              <m:t>TP+FN</m:t>
            </m:r>
          </m:den>
        </m:f>
        <m:r>
          <w:rPr>
            <w:rFonts w:ascii="Cambria Math" w:hAnsi="Cambria Math" w:cs="Times New Roman"/>
            <w:sz w:val="24"/>
            <w:szCs w:val="24"/>
            <w:lang w:val="es-ES_tradnl"/>
          </w:rPr>
          <m:t xml:space="preserve"> </m:t>
        </m:r>
      </m:oMath>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t xml:space="preserve">  (13)</w:t>
      </w:r>
    </w:p>
    <w:p w14:paraId="08BF2371" w14:textId="61B6925E" w:rsidR="00695A89" w:rsidRDefault="00695A89" w:rsidP="00695A89">
      <w:pPr>
        <w:spacing w:after="180" w:line="360" w:lineRule="auto"/>
        <w:jc w:val="both"/>
        <w:rPr>
          <w:rFonts w:ascii="Times New Roman" w:hAnsi="Times New Roman" w:cs="Times New Roman"/>
          <w:sz w:val="24"/>
          <w:szCs w:val="24"/>
          <w:lang w:val="es-ES_tradnl"/>
        </w:rPr>
      </w:pP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m:oMath>
        <m:r>
          <m:rPr>
            <m:sty m:val="p"/>
          </m:rPr>
          <w:rPr>
            <w:rFonts w:ascii="Cambria Math" w:eastAsiaTheme="minorEastAsia" w:hAnsi="Cambria Math" w:cs="Times New Roman"/>
            <w:sz w:val="24"/>
            <w:szCs w:val="24"/>
            <w:lang w:val="es-ES_tradnl"/>
          </w:rPr>
          <m:t>especificidad</m:t>
        </m:r>
        <m:r>
          <w:rPr>
            <w:rFonts w:ascii="Cambria Math" w:eastAsiaTheme="minorEastAsia" w:hAnsi="Cambria Math" w:cs="Times New Roman"/>
            <w:sz w:val="24"/>
            <w:szCs w:val="24"/>
            <w:lang w:val="es-ES_tradnl"/>
          </w:rPr>
          <m:t>=</m:t>
        </m:r>
        <m:f>
          <m:fPr>
            <m:ctrlPr>
              <w:rPr>
                <w:rFonts w:ascii="Cambria Math" w:hAnsi="Cambria Math" w:cs="Times New Roman"/>
                <w:iCs/>
                <w:sz w:val="24"/>
                <w:szCs w:val="24"/>
                <w:lang w:val="es-ES_tradnl"/>
              </w:rPr>
            </m:ctrlPr>
          </m:fPr>
          <m:num>
            <m:r>
              <m:rPr>
                <m:sty m:val="p"/>
              </m:rPr>
              <w:rPr>
                <w:rFonts w:ascii="Cambria Math" w:hAnsi="Cambria Math" w:cs="Times New Roman"/>
                <w:sz w:val="24"/>
                <w:szCs w:val="24"/>
                <w:lang w:val="es-ES_tradnl"/>
              </w:rPr>
              <m:t>TN</m:t>
            </m:r>
          </m:num>
          <m:den>
            <m:r>
              <m:rPr>
                <m:sty m:val="p"/>
              </m:rPr>
              <w:rPr>
                <w:rFonts w:ascii="Cambria Math" w:hAnsi="Cambria Math" w:cs="Times New Roman"/>
                <w:sz w:val="24"/>
                <w:szCs w:val="24"/>
                <w:lang w:val="es-ES_tradnl"/>
              </w:rPr>
              <m:t>TN+FP</m:t>
            </m:r>
          </m:den>
        </m:f>
        <m:r>
          <w:rPr>
            <w:rFonts w:ascii="Cambria Math" w:hAnsi="Cambria Math" w:cs="Times New Roman"/>
            <w:sz w:val="24"/>
            <w:szCs w:val="24"/>
            <w:lang w:val="es-ES_tradnl"/>
          </w:rPr>
          <m:t xml:space="preserve"> </m:t>
        </m:r>
      </m:oMath>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t xml:space="preserve">  (14)</w:t>
      </w:r>
    </w:p>
    <w:p w14:paraId="0A573EF0" w14:textId="77777777" w:rsidR="003F2D44" w:rsidRDefault="003F2D44" w:rsidP="003F2D44">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Asimismo, una métrica que es gran utilidad cuando se poseen datos no balanceados es la conocida como </w:t>
      </w:r>
      <w:r w:rsidRPr="00D655C8">
        <w:rPr>
          <w:rFonts w:ascii="Times New Roman" w:hAnsi="Times New Roman" w:cs="Times New Roman"/>
          <w:b/>
          <w:bCs/>
          <w:sz w:val="24"/>
          <w:szCs w:val="24"/>
          <w:lang w:val="es-ES_tradnl"/>
        </w:rPr>
        <w:t>F1-score</w:t>
      </w:r>
      <w:r>
        <w:rPr>
          <w:rFonts w:ascii="Times New Roman" w:hAnsi="Times New Roman" w:cs="Times New Roman"/>
          <w:sz w:val="24"/>
          <w:szCs w:val="24"/>
          <w:lang w:val="es-ES_tradnl"/>
        </w:rPr>
        <w:t>. Dicha métrica es muy empleada ya que resume la sensibilidad y especificidad en una única y se calcula como:</w:t>
      </w:r>
    </w:p>
    <w:p w14:paraId="32C18845" w14:textId="3C761209" w:rsidR="003F2D44" w:rsidRDefault="003F2D44" w:rsidP="003F2D44">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 </w:t>
      </w: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m:oMath>
        <m:f>
          <m:fPr>
            <m:ctrlPr>
              <w:rPr>
                <w:rFonts w:ascii="Cambria Math" w:hAnsi="Cambria Math" w:cs="Times New Roman"/>
                <w:iCs/>
                <w:sz w:val="24"/>
                <w:szCs w:val="24"/>
                <w:lang w:val="es-ES_tradnl"/>
              </w:rPr>
            </m:ctrlPr>
          </m:fPr>
          <m:num>
            <m:r>
              <m:rPr>
                <m:sty m:val="p"/>
              </m:rPr>
              <w:rPr>
                <w:rFonts w:ascii="Cambria Math" w:hAnsi="Cambria Math" w:cs="Times New Roman"/>
                <w:sz w:val="24"/>
                <w:szCs w:val="24"/>
                <w:lang w:val="es-ES_tradnl"/>
              </w:rPr>
              <m:t>2*sensibilidad*especificidad</m:t>
            </m:r>
          </m:num>
          <m:den>
            <m:r>
              <m:rPr>
                <m:sty m:val="p"/>
              </m:rPr>
              <w:rPr>
                <w:rFonts w:ascii="Cambria Math" w:hAnsi="Cambria Math" w:cs="Times New Roman"/>
                <w:sz w:val="24"/>
                <w:szCs w:val="24"/>
                <w:lang w:val="es-ES_tradnl"/>
              </w:rPr>
              <m:t>sensibilidad+especificidad</m:t>
            </m:r>
          </m:den>
        </m:f>
        <m:r>
          <w:rPr>
            <w:rFonts w:ascii="Cambria Math" w:hAnsi="Cambria Math" w:cs="Times New Roman"/>
            <w:sz w:val="24"/>
            <w:szCs w:val="24"/>
            <w:lang w:val="es-ES_tradnl"/>
          </w:rPr>
          <m:t xml:space="preserve"> </m:t>
        </m:r>
      </m:oMath>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t xml:space="preserve">  (1</w:t>
      </w:r>
      <w:r w:rsidR="00CA3BDD">
        <w:rPr>
          <w:rFonts w:ascii="Times New Roman" w:eastAsiaTheme="minorEastAsia" w:hAnsi="Times New Roman" w:cs="Times New Roman"/>
          <w:iCs/>
          <w:sz w:val="24"/>
          <w:szCs w:val="24"/>
          <w:lang w:val="es-ES_tradnl"/>
        </w:rPr>
        <w:t>5</w:t>
      </w:r>
      <w:r>
        <w:rPr>
          <w:rFonts w:ascii="Times New Roman" w:eastAsiaTheme="minorEastAsia" w:hAnsi="Times New Roman" w:cs="Times New Roman"/>
          <w:iCs/>
          <w:sz w:val="24"/>
          <w:szCs w:val="24"/>
          <w:lang w:val="es-ES_tradnl"/>
        </w:rPr>
        <w:t>)</w:t>
      </w:r>
    </w:p>
    <w:p w14:paraId="7D95A6D4" w14:textId="5CA824E2" w:rsidR="000F13B2" w:rsidRDefault="00DF3F2A" w:rsidP="003F2D44">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Por último, una de las métricas más importantes para comprobar el rendimiento de cualquier modelo de clasificación son las curvas </w:t>
      </w:r>
      <w:r w:rsidRPr="00D655C8">
        <w:rPr>
          <w:rFonts w:ascii="Times New Roman" w:hAnsi="Times New Roman" w:cs="Times New Roman"/>
          <w:b/>
          <w:bCs/>
          <w:sz w:val="24"/>
          <w:szCs w:val="24"/>
          <w:lang w:val="es-ES_tradnl"/>
        </w:rPr>
        <w:t>AUC-ROC</w:t>
      </w:r>
      <w:r>
        <w:rPr>
          <w:rFonts w:ascii="Times New Roman" w:hAnsi="Times New Roman" w:cs="Times New Roman"/>
          <w:sz w:val="24"/>
          <w:szCs w:val="24"/>
          <w:lang w:val="es-ES_tradnl"/>
        </w:rPr>
        <w:t xml:space="preserve"> </w:t>
      </w:r>
      <w:r w:rsidR="004F5B9A">
        <w:rPr>
          <w:rFonts w:ascii="Times New Roman" w:hAnsi="Times New Roman" w:cs="Times New Roman"/>
          <w:sz w:val="24"/>
          <w:szCs w:val="24"/>
          <w:lang w:val="es-ES_tradnl"/>
        </w:rPr>
        <w:fldChar w:fldCharType="begin" w:fldLock="1"/>
      </w:r>
      <w:r w:rsidR="000F13B2">
        <w:rPr>
          <w:rFonts w:ascii="Times New Roman" w:hAnsi="Times New Roman" w:cs="Times New Roman"/>
          <w:sz w:val="24"/>
          <w:szCs w:val="24"/>
          <w:lang w:val="es-ES_tradnl"/>
        </w:rPr>
        <w:instrText>ADDIN CSL_CITATION {"citationItems":[{"id":"ITEM-1","itemData":{"URL":"https://towardsdatascience.com/understanding-auc-roc-curve-68b2303cc9c5","accessed":{"date-parts":[["2022","1","21"]]},"author":[{"dropping-particle":"","family":"Narkhede","given":"Sarang","non-dropping-particle":"","parse-names":false,"suffix":""}],"id":"ITEM-1","issued":{"date-parts":[["2018","6","26"]]},"title":"Understanding AUC - ROC Curve | by Sarang Narkhede | Towards Data Science","type":"webpage"},"uris":["http://www.mendeley.com/documents/?uuid=7883464f-bb95-3741-897a-497d1e28cbc1"]}],"mendeley":{"formattedCitation":"(Narkhede, 2018)","plainTextFormattedCitation":"(Narkhede, 2018)","previouslyFormattedCitation":"(Narkhede, 2018)"},"properties":{"noteIndex":0},"schema":"https://github.com/citation-style-language/schema/raw/master/csl-citation.json"}</w:instrText>
      </w:r>
      <w:r w:rsidR="004F5B9A">
        <w:rPr>
          <w:rFonts w:ascii="Times New Roman" w:hAnsi="Times New Roman" w:cs="Times New Roman"/>
          <w:sz w:val="24"/>
          <w:szCs w:val="24"/>
          <w:lang w:val="es-ES_tradnl"/>
        </w:rPr>
        <w:fldChar w:fldCharType="separate"/>
      </w:r>
      <w:r w:rsidR="004F5B9A" w:rsidRPr="004F5B9A">
        <w:rPr>
          <w:rFonts w:ascii="Times New Roman" w:hAnsi="Times New Roman" w:cs="Times New Roman"/>
          <w:noProof/>
          <w:sz w:val="24"/>
          <w:szCs w:val="24"/>
          <w:lang w:val="es-ES_tradnl"/>
        </w:rPr>
        <w:t>(Narkhede, 2018)</w:t>
      </w:r>
      <w:r w:rsidR="004F5B9A">
        <w:rPr>
          <w:rFonts w:ascii="Times New Roman" w:hAnsi="Times New Roman" w:cs="Times New Roman"/>
          <w:sz w:val="24"/>
          <w:szCs w:val="24"/>
          <w:lang w:val="es-ES_tradnl"/>
        </w:rPr>
        <w:fldChar w:fldCharType="end"/>
      </w:r>
      <w:r>
        <w:rPr>
          <w:rFonts w:ascii="Times New Roman" w:hAnsi="Times New Roman" w:cs="Times New Roman"/>
          <w:sz w:val="24"/>
          <w:szCs w:val="24"/>
          <w:lang w:val="es-ES_tradnl"/>
        </w:rPr>
        <w:t>.</w:t>
      </w:r>
      <w:r w:rsidR="004F5B9A">
        <w:rPr>
          <w:rFonts w:ascii="Times New Roman" w:hAnsi="Times New Roman" w:cs="Times New Roman"/>
          <w:sz w:val="24"/>
          <w:szCs w:val="24"/>
          <w:lang w:val="es-ES_tradnl"/>
        </w:rPr>
        <w:t xml:space="preserve"> ROC se trata de una curva</w:t>
      </w:r>
      <w:r w:rsidR="005B2B05">
        <w:rPr>
          <w:rFonts w:ascii="Times New Roman" w:hAnsi="Times New Roman" w:cs="Times New Roman"/>
          <w:sz w:val="24"/>
          <w:szCs w:val="24"/>
          <w:lang w:val="es-ES_tradnl"/>
        </w:rPr>
        <w:t xml:space="preserve"> de probabilidad </w:t>
      </w:r>
      <w:r w:rsidR="00630DAB">
        <w:rPr>
          <w:rFonts w:ascii="Times New Roman" w:hAnsi="Times New Roman" w:cs="Times New Roman"/>
          <w:sz w:val="24"/>
          <w:szCs w:val="24"/>
          <w:lang w:val="es-ES_tradnl"/>
        </w:rPr>
        <w:t>calculada en base a la TPR y FPR (1-especificidad), mientras que</w:t>
      </w:r>
      <w:r w:rsidR="005B2B05">
        <w:rPr>
          <w:rFonts w:ascii="Times New Roman" w:hAnsi="Times New Roman" w:cs="Times New Roman"/>
          <w:sz w:val="24"/>
          <w:szCs w:val="24"/>
          <w:lang w:val="es-ES_tradnl"/>
        </w:rPr>
        <w:t xml:space="preserve"> AUC representa el grado o medida de separabilidad</w:t>
      </w:r>
      <w:r w:rsidR="004A2197">
        <w:rPr>
          <w:rFonts w:ascii="Times New Roman" w:hAnsi="Times New Roman" w:cs="Times New Roman"/>
          <w:sz w:val="24"/>
          <w:szCs w:val="24"/>
          <w:lang w:val="es-ES_tradnl"/>
        </w:rPr>
        <w:t xml:space="preserve"> del modelo</w:t>
      </w:r>
      <w:r w:rsidR="00B46B58">
        <w:rPr>
          <w:rFonts w:ascii="Times New Roman" w:hAnsi="Times New Roman" w:cs="Times New Roman"/>
          <w:sz w:val="24"/>
          <w:szCs w:val="24"/>
          <w:lang w:val="es-ES_tradnl"/>
        </w:rPr>
        <w:t xml:space="preserve"> (</w:t>
      </w:r>
      <w:r w:rsidR="00D655C8" w:rsidRPr="00D655C8">
        <w:rPr>
          <w:rFonts w:ascii="Times New Roman" w:hAnsi="Times New Roman" w:cs="Times New Roman"/>
          <w:color w:val="2E74B5" w:themeColor="accent5" w:themeShade="BF"/>
          <w:sz w:val="24"/>
          <w:szCs w:val="24"/>
          <w:u w:val="single"/>
          <w:lang w:val="es-ES_tradnl"/>
        </w:rPr>
        <w:fldChar w:fldCharType="begin"/>
      </w:r>
      <w:r w:rsidR="00D655C8" w:rsidRPr="00D655C8">
        <w:rPr>
          <w:rFonts w:ascii="Times New Roman" w:hAnsi="Times New Roman" w:cs="Times New Roman"/>
          <w:color w:val="2E74B5" w:themeColor="accent5" w:themeShade="BF"/>
          <w:sz w:val="24"/>
          <w:szCs w:val="24"/>
          <w:u w:val="single"/>
          <w:lang w:val="es-ES_tradnl"/>
        </w:rPr>
        <w:instrText xml:space="preserve"> REF _Ref94008744 \h  \* MERGEFORMAT </w:instrText>
      </w:r>
      <w:r w:rsidR="00D655C8" w:rsidRPr="00D655C8">
        <w:rPr>
          <w:rFonts w:ascii="Times New Roman" w:hAnsi="Times New Roman" w:cs="Times New Roman"/>
          <w:color w:val="2E74B5" w:themeColor="accent5" w:themeShade="BF"/>
          <w:sz w:val="24"/>
          <w:szCs w:val="24"/>
          <w:u w:val="single"/>
          <w:lang w:val="es-ES_tradnl"/>
        </w:rPr>
      </w:r>
      <w:r w:rsidR="00D655C8" w:rsidRPr="00D655C8">
        <w:rPr>
          <w:rFonts w:ascii="Times New Roman" w:hAnsi="Times New Roman" w:cs="Times New Roman"/>
          <w:color w:val="2E74B5" w:themeColor="accent5" w:themeShade="BF"/>
          <w:sz w:val="24"/>
          <w:szCs w:val="24"/>
          <w:u w:val="single"/>
          <w:lang w:val="es-ES_tradnl"/>
        </w:rPr>
        <w:fldChar w:fldCharType="separate"/>
      </w:r>
      <w:ins w:id="465" w:author="sumit kumar" w:date="2022-01-28T00:52:00Z">
        <w:r w:rsidR="00A55E47" w:rsidRPr="00A55E47">
          <w:rPr>
            <w:rFonts w:ascii="Times New Roman" w:hAnsi="Times New Roman" w:cs="Times New Roman"/>
            <w:color w:val="2E74B5" w:themeColor="accent5" w:themeShade="BF"/>
            <w:sz w:val="24"/>
            <w:szCs w:val="24"/>
            <w:u w:val="single"/>
            <w:rPrChange w:id="466" w:author="sumit kumar" w:date="2022-01-28T00:52:00Z">
              <w:rPr/>
            </w:rPrChange>
          </w:rPr>
          <w:t xml:space="preserve">Figura </w:t>
        </w:r>
        <w:r w:rsidR="00A55E47" w:rsidRPr="00A55E47">
          <w:rPr>
            <w:rFonts w:ascii="Times New Roman" w:hAnsi="Times New Roman" w:cs="Times New Roman"/>
            <w:noProof/>
            <w:color w:val="2E74B5" w:themeColor="accent5" w:themeShade="BF"/>
            <w:sz w:val="24"/>
            <w:szCs w:val="24"/>
            <w:u w:val="single"/>
            <w:rPrChange w:id="467" w:author="sumit kumar" w:date="2022-01-28T00:52:00Z">
              <w:rPr>
                <w:noProof/>
              </w:rPr>
            </w:rPrChange>
          </w:rPr>
          <w:t>24</w:t>
        </w:r>
      </w:ins>
      <w:del w:id="468"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Figura </w:delText>
        </w:r>
        <w:r w:rsidR="00614ADD" w:rsidRPr="00614ADD" w:rsidDel="00A55E47">
          <w:rPr>
            <w:rFonts w:ascii="Times New Roman" w:hAnsi="Times New Roman" w:cs="Times New Roman"/>
            <w:noProof/>
            <w:color w:val="2E74B5" w:themeColor="accent5" w:themeShade="BF"/>
            <w:sz w:val="24"/>
            <w:szCs w:val="24"/>
            <w:u w:val="single"/>
          </w:rPr>
          <w:delText>24</w:delText>
        </w:r>
      </w:del>
      <w:r w:rsidR="00D655C8" w:rsidRPr="00D655C8">
        <w:rPr>
          <w:rFonts w:ascii="Times New Roman" w:hAnsi="Times New Roman" w:cs="Times New Roman"/>
          <w:color w:val="2E74B5" w:themeColor="accent5" w:themeShade="BF"/>
          <w:sz w:val="24"/>
          <w:szCs w:val="24"/>
          <w:u w:val="single"/>
          <w:lang w:val="es-ES_tradnl"/>
        </w:rPr>
        <w:fldChar w:fldCharType="end"/>
      </w:r>
      <w:r w:rsidR="00B46B58">
        <w:rPr>
          <w:rFonts w:ascii="Times New Roman" w:hAnsi="Times New Roman" w:cs="Times New Roman"/>
          <w:sz w:val="24"/>
          <w:szCs w:val="24"/>
          <w:lang w:val="es-ES_tradnl"/>
        </w:rPr>
        <w:t>)</w:t>
      </w:r>
      <w:r w:rsidR="005B2B05">
        <w:rPr>
          <w:rFonts w:ascii="Times New Roman" w:hAnsi="Times New Roman" w:cs="Times New Roman"/>
          <w:sz w:val="24"/>
          <w:szCs w:val="24"/>
          <w:lang w:val="es-ES_tradnl"/>
        </w:rPr>
        <w:t>.</w:t>
      </w:r>
      <w:r w:rsidR="00C1644B">
        <w:rPr>
          <w:rFonts w:ascii="Times New Roman" w:hAnsi="Times New Roman" w:cs="Times New Roman"/>
          <w:sz w:val="24"/>
          <w:szCs w:val="24"/>
          <w:lang w:val="es-ES_tradnl"/>
        </w:rPr>
        <w:t xml:space="preserve"> </w:t>
      </w:r>
    </w:p>
    <w:p w14:paraId="1B091908" w14:textId="617E7C4C" w:rsidR="00F40BD2" w:rsidRPr="00F40BD2" w:rsidRDefault="00F40BD2" w:rsidP="00351399">
      <w:pPr>
        <w:pStyle w:val="Figuras"/>
      </w:pPr>
      <w:bookmarkStart w:id="469" w:name="_Ref94008744"/>
      <w:bookmarkStart w:id="470" w:name="_Toc94028630"/>
      <w:bookmarkStart w:id="471" w:name="_Toc94033266"/>
      <w:r w:rsidRPr="00F40BD2">
        <w:t xml:space="preserve">Figura </w:t>
      </w:r>
      <w:fldSimple w:instr=" SEQ Figura \* ARABIC ">
        <w:r w:rsidR="00A55E47">
          <w:rPr>
            <w:noProof/>
          </w:rPr>
          <w:t>24</w:t>
        </w:r>
      </w:fldSimple>
      <w:bookmarkEnd w:id="469"/>
      <w:r w:rsidRPr="00F40BD2">
        <w:t>: Curva AUC-ROC</w:t>
      </w:r>
      <w:bookmarkEnd w:id="470"/>
      <w:bookmarkEnd w:id="471"/>
    </w:p>
    <w:p w14:paraId="4830BCCD" w14:textId="77777777" w:rsidR="00F40BD2" w:rsidRDefault="00F40BD2" w:rsidP="00F40BD2">
      <w:pPr>
        <w:keepNext/>
        <w:spacing w:after="0" w:line="240" w:lineRule="auto"/>
        <w:jc w:val="center"/>
      </w:pPr>
      <w:r w:rsidRPr="00F40BD2">
        <w:rPr>
          <w:rFonts w:ascii="Times New Roman" w:hAnsi="Times New Roman" w:cs="Times New Roman"/>
          <w:noProof/>
          <w:sz w:val="24"/>
          <w:szCs w:val="24"/>
          <w:lang w:eastAsia="es-ES"/>
        </w:rPr>
        <w:drawing>
          <wp:inline distT="0" distB="0" distL="0" distR="0" wp14:anchorId="09DFF7A6" wp14:editId="2C55B2D9">
            <wp:extent cx="2580224" cy="2238965"/>
            <wp:effectExtent l="0" t="0" r="0" b="9525"/>
            <wp:docPr id="31" name="Imagen 3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10;&#10;Descripción generada automáticamente"/>
                    <pic:cNvPicPr/>
                  </pic:nvPicPr>
                  <pic:blipFill rotWithShape="1">
                    <a:blip r:embed="rId39"/>
                    <a:srcRect l="6724" t="6938" r="3783"/>
                    <a:stretch/>
                  </pic:blipFill>
                  <pic:spPr bwMode="auto">
                    <a:xfrm>
                      <a:off x="0" y="0"/>
                      <a:ext cx="2589297" cy="2246838"/>
                    </a:xfrm>
                    <a:prstGeom prst="rect">
                      <a:avLst/>
                    </a:prstGeom>
                    <a:ln>
                      <a:noFill/>
                    </a:ln>
                    <a:extLst>
                      <a:ext uri="{53640926-AAD7-44D8-BBD7-CCE9431645EC}">
                        <a14:shadowObscured xmlns:a14="http://schemas.microsoft.com/office/drawing/2010/main"/>
                      </a:ext>
                    </a:extLst>
                  </pic:spPr>
                </pic:pic>
              </a:graphicData>
            </a:graphic>
          </wp:inline>
        </w:drawing>
      </w:r>
    </w:p>
    <w:p w14:paraId="0FDD9A82" w14:textId="73F6D63E" w:rsidR="000F13B2" w:rsidRPr="00F40BD2" w:rsidRDefault="00F40BD2" w:rsidP="00F40BD2">
      <w:pPr>
        <w:pStyle w:val="Descripcin"/>
        <w:spacing w:after="180"/>
        <w:jc w:val="center"/>
        <w:rPr>
          <w:rFonts w:ascii="Times New Roman" w:hAnsi="Times New Roman" w:cs="Times New Roman"/>
          <w:i w:val="0"/>
          <w:iCs w:val="0"/>
          <w:color w:val="auto"/>
          <w:sz w:val="16"/>
          <w:szCs w:val="16"/>
        </w:rPr>
      </w:pPr>
      <w:bookmarkStart w:id="472" w:name="_Toc94028631"/>
      <w:r w:rsidRPr="00F40BD2">
        <w:rPr>
          <w:rFonts w:ascii="Times New Roman" w:hAnsi="Times New Roman" w:cs="Times New Roman"/>
          <w:i w:val="0"/>
          <w:iCs w:val="0"/>
          <w:color w:val="auto"/>
          <w:sz w:val="16"/>
          <w:szCs w:val="16"/>
        </w:rPr>
        <w:t>Fuente: Extraído de</w:t>
      </w:r>
      <w:r>
        <w:rPr>
          <w:rFonts w:ascii="Times New Roman" w:hAnsi="Times New Roman" w:cs="Times New Roman"/>
          <w:i w:val="0"/>
          <w:iCs w:val="0"/>
          <w:color w:val="auto"/>
          <w:sz w:val="16"/>
          <w:szCs w:val="16"/>
        </w:rPr>
        <w:t xml:space="preserve"> </w:t>
      </w:r>
      <w:r>
        <w:rPr>
          <w:rFonts w:ascii="Times New Roman" w:hAnsi="Times New Roman" w:cs="Times New Roman"/>
          <w:i w:val="0"/>
          <w:iCs w:val="0"/>
          <w:color w:val="auto"/>
          <w:sz w:val="16"/>
          <w:szCs w:val="16"/>
        </w:rPr>
        <w:fldChar w:fldCharType="begin" w:fldLock="1"/>
      </w:r>
      <w:r w:rsidR="00245763">
        <w:rPr>
          <w:rFonts w:ascii="Times New Roman" w:hAnsi="Times New Roman" w:cs="Times New Roman"/>
          <w:i w:val="0"/>
          <w:iCs w:val="0"/>
          <w:color w:val="auto"/>
          <w:sz w:val="16"/>
          <w:szCs w:val="16"/>
        </w:rPr>
        <w:instrText>ADDIN CSL_CITATION {"citationItems":[{"id":"ITEM-1","itemData":{"URL":"https://towardsdatascience.com/understanding-auc-roc-curve-68b2303cc9c5","accessed":{"date-parts":[["2022","1","21"]]},"author":[{"dropping-particle":"","family":"Narkhede","given":"Sarang","non-dropping-particle":"","parse-names":false,"suffix":""}],"id":"ITEM-1","issued":{"date-parts":[["2018","6","26"]]},"title":"Understanding AUC - ROC Curve | by Sarang Narkhede | Towards Data Science","type":"webpage"},"uris":["http://www.mendeley.com/documents/?uuid=7883464f-bb95-3741-897a-497d1e28cbc1"]}],"mendeley":{"formattedCitation":"(Narkhede, 2018)","manualFormatting":"Narkhede (2018)","plainTextFormattedCitation":"(Narkhede, 2018)","previouslyFormattedCitation":"(Narkhede, 2018)"},"properties":{"noteIndex":0},"schema":"https://github.com/citation-style-language/schema/raw/master/csl-citation.json"}</w:instrText>
      </w:r>
      <w:r>
        <w:rPr>
          <w:rFonts w:ascii="Times New Roman" w:hAnsi="Times New Roman" w:cs="Times New Roman"/>
          <w:i w:val="0"/>
          <w:iCs w:val="0"/>
          <w:color w:val="auto"/>
          <w:sz w:val="16"/>
          <w:szCs w:val="16"/>
        </w:rPr>
        <w:fldChar w:fldCharType="separate"/>
      </w:r>
      <w:r w:rsidRPr="00F40BD2">
        <w:rPr>
          <w:rFonts w:ascii="Times New Roman" w:hAnsi="Times New Roman" w:cs="Times New Roman"/>
          <w:i w:val="0"/>
          <w:iCs w:val="0"/>
          <w:noProof/>
          <w:color w:val="auto"/>
          <w:sz w:val="16"/>
          <w:szCs w:val="16"/>
        </w:rPr>
        <w:t xml:space="preserve">Narkhede </w:t>
      </w:r>
      <w:r>
        <w:rPr>
          <w:rFonts w:ascii="Times New Roman" w:hAnsi="Times New Roman" w:cs="Times New Roman"/>
          <w:i w:val="0"/>
          <w:iCs w:val="0"/>
          <w:noProof/>
          <w:color w:val="auto"/>
          <w:sz w:val="16"/>
          <w:szCs w:val="16"/>
        </w:rPr>
        <w:t>(</w:t>
      </w:r>
      <w:r w:rsidRPr="00F40BD2">
        <w:rPr>
          <w:rFonts w:ascii="Times New Roman" w:hAnsi="Times New Roman" w:cs="Times New Roman"/>
          <w:i w:val="0"/>
          <w:iCs w:val="0"/>
          <w:noProof/>
          <w:color w:val="auto"/>
          <w:sz w:val="16"/>
          <w:szCs w:val="16"/>
        </w:rPr>
        <w:t>2018)</w:t>
      </w:r>
      <w:bookmarkEnd w:id="472"/>
      <w:r>
        <w:rPr>
          <w:rFonts w:ascii="Times New Roman" w:hAnsi="Times New Roman" w:cs="Times New Roman"/>
          <w:i w:val="0"/>
          <w:iCs w:val="0"/>
          <w:color w:val="auto"/>
          <w:sz w:val="16"/>
          <w:szCs w:val="16"/>
        </w:rPr>
        <w:fldChar w:fldCharType="end"/>
      </w:r>
    </w:p>
    <w:p w14:paraId="082BC71A" w14:textId="5121A0EB" w:rsidR="00307C25" w:rsidRDefault="000F13B2" w:rsidP="003F2D44">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De este modo, AUC </w:t>
      </w:r>
      <w:r w:rsidR="005B2B05">
        <w:rPr>
          <w:rFonts w:ascii="Times New Roman" w:hAnsi="Times New Roman" w:cs="Times New Roman"/>
          <w:sz w:val="24"/>
          <w:szCs w:val="24"/>
          <w:lang w:val="es-ES_tradnl"/>
        </w:rPr>
        <w:t xml:space="preserve">indica la capacidad del modelo para distinguir entre las clases </w:t>
      </w:r>
      <w:r w:rsidR="00630DAB">
        <w:rPr>
          <w:rFonts w:ascii="Times New Roman" w:hAnsi="Times New Roman" w:cs="Times New Roman"/>
          <w:sz w:val="24"/>
          <w:szCs w:val="24"/>
          <w:lang w:val="es-ES_tradnl"/>
        </w:rPr>
        <w:t xml:space="preserve">disponibles </w:t>
      </w:r>
      <w:r w:rsidR="005B2B05">
        <w:rPr>
          <w:rFonts w:ascii="Times New Roman" w:hAnsi="Times New Roman" w:cs="Times New Roman"/>
          <w:sz w:val="24"/>
          <w:szCs w:val="24"/>
          <w:lang w:val="es-ES_tradnl"/>
        </w:rPr>
        <w:fldChar w:fldCharType="begin" w:fldLock="1"/>
      </w:r>
      <w:r>
        <w:rPr>
          <w:rFonts w:ascii="Times New Roman" w:hAnsi="Times New Roman" w:cs="Times New Roman"/>
          <w:sz w:val="24"/>
          <w:szCs w:val="24"/>
          <w:lang w:val="es-ES_tradnl"/>
        </w:rPr>
        <w:instrText>ADDIN CSL_CITATION {"citationItems":[{"id":"ITEM-1","itemData":{"URL":"https://towardsdatascience.com/understanding-auc-roc-curve-68b2303cc9c5","accessed":{"date-parts":[["2022","1","21"]]},"author":[{"dropping-particle":"","family":"Narkhede","given":"Sarang","non-dropping-particle":"","parse-names":false,"suffix":""}],"id":"ITEM-1","issued":{"date-parts":[["2018","6","26"]]},"title":"Understanding AUC - ROC Curve | by Sarang Narkhede | Towards Data Science","type":"webpage"},"uris":["http://www.mendeley.com/documents/?uuid=7883464f-bb95-3741-897a-497d1e28cbc1"]}],"mendeley":{"formattedCitation":"(Narkhede, 2018)","plainTextFormattedCitation":"(Narkhede, 2018)","previouslyFormattedCitation":"(Narkhede, 2018)"},"properties":{"noteIndex":0},"schema":"https://github.com/citation-style-language/schema/raw/master/csl-citation.json"}</w:instrText>
      </w:r>
      <w:r w:rsidR="005B2B05">
        <w:rPr>
          <w:rFonts w:ascii="Times New Roman" w:hAnsi="Times New Roman" w:cs="Times New Roman"/>
          <w:sz w:val="24"/>
          <w:szCs w:val="24"/>
          <w:lang w:val="es-ES_tradnl"/>
        </w:rPr>
        <w:fldChar w:fldCharType="separate"/>
      </w:r>
      <w:r w:rsidR="005B2B05" w:rsidRPr="004F5B9A">
        <w:rPr>
          <w:rFonts w:ascii="Times New Roman" w:hAnsi="Times New Roman" w:cs="Times New Roman"/>
          <w:noProof/>
          <w:sz w:val="24"/>
          <w:szCs w:val="24"/>
          <w:lang w:val="es-ES_tradnl"/>
        </w:rPr>
        <w:t>(Narkhede, 2018)</w:t>
      </w:r>
      <w:r w:rsidR="005B2B05">
        <w:rPr>
          <w:rFonts w:ascii="Times New Roman" w:hAnsi="Times New Roman" w:cs="Times New Roman"/>
          <w:sz w:val="24"/>
          <w:szCs w:val="24"/>
          <w:lang w:val="es-ES_tradnl"/>
        </w:rPr>
        <w:fldChar w:fldCharType="end"/>
      </w:r>
      <w:r w:rsidR="005B2B05">
        <w:rPr>
          <w:rFonts w:ascii="Times New Roman" w:hAnsi="Times New Roman" w:cs="Times New Roman"/>
          <w:sz w:val="24"/>
          <w:szCs w:val="24"/>
          <w:lang w:val="es-ES_tradnl"/>
        </w:rPr>
        <w:t>. Por lo tanto, cuanto mayor sea AUC</w:t>
      </w:r>
      <w:r w:rsidR="00B46B58">
        <w:rPr>
          <w:rFonts w:ascii="Times New Roman" w:hAnsi="Times New Roman" w:cs="Times New Roman"/>
          <w:sz w:val="24"/>
          <w:szCs w:val="24"/>
          <w:lang w:val="es-ES_tradnl"/>
        </w:rPr>
        <w:t>,</w:t>
      </w:r>
      <w:r w:rsidR="005B2B05">
        <w:rPr>
          <w:rFonts w:ascii="Times New Roman" w:hAnsi="Times New Roman" w:cs="Times New Roman"/>
          <w:sz w:val="24"/>
          <w:szCs w:val="24"/>
          <w:lang w:val="es-ES_tradnl"/>
        </w:rPr>
        <w:t xml:space="preserve"> mejor será el modelo para </w:t>
      </w:r>
      <w:r w:rsidR="00630DAB">
        <w:rPr>
          <w:rFonts w:ascii="Times New Roman" w:hAnsi="Times New Roman" w:cs="Times New Roman"/>
          <w:sz w:val="24"/>
          <w:szCs w:val="24"/>
          <w:lang w:val="es-ES_tradnl"/>
        </w:rPr>
        <w:t>distinguir entre empresas zombis y no zombis</w:t>
      </w:r>
      <w:r w:rsidR="005B2B05">
        <w:rPr>
          <w:rFonts w:ascii="Times New Roman" w:hAnsi="Times New Roman" w:cs="Times New Roman"/>
          <w:sz w:val="24"/>
          <w:szCs w:val="24"/>
          <w:lang w:val="es-ES_tradnl"/>
        </w:rPr>
        <w:t>.</w:t>
      </w:r>
      <w:r>
        <w:rPr>
          <w:rFonts w:ascii="Times New Roman" w:hAnsi="Times New Roman" w:cs="Times New Roman"/>
          <w:sz w:val="24"/>
          <w:szCs w:val="24"/>
          <w:lang w:val="es-ES_tradnl"/>
        </w:rPr>
        <w:t xml:space="preserve"> Sin embargo, una AUC de 0.5 indica que el modelo no tiene capacidad de separación alguna </w:t>
      </w:r>
      <w:r>
        <w:rPr>
          <w:rFonts w:ascii="Times New Roman" w:hAnsi="Times New Roman" w:cs="Times New Roman"/>
          <w:sz w:val="24"/>
          <w:szCs w:val="24"/>
          <w:lang w:val="es-ES_tradnl"/>
        </w:rPr>
        <w:fldChar w:fldCharType="begin" w:fldLock="1"/>
      </w:r>
      <w:r w:rsidR="00F40BD2">
        <w:rPr>
          <w:rFonts w:ascii="Times New Roman" w:hAnsi="Times New Roman" w:cs="Times New Roman"/>
          <w:sz w:val="24"/>
          <w:szCs w:val="24"/>
          <w:lang w:val="es-ES_tradnl"/>
        </w:rPr>
        <w:instrText>ADDIN CSL_CITATION {"citationItems":[{"id":"ITEM-1","itemData":{"URL":"https://towardsdatascience.com/understanding-auc-roc-curve-68b2303cc9c5","accessed":{"date-parts":[["2022","1","21"]]},"author":[{"dropping-particle":"","family":"Narkhede","given":"Sarang","non-dropping-particle":"","parse-names":false,"suffix":""}],"id":"ITEM-1","issued":{"date-parts":[["2018","6","26"]]},"title":"Understanding AUC - ROC Curve | by Sarang Narkhede | Towards Data Science","type":"webpage"},"uris":["http://www.mendeley.com/documents/?uuid=7883464f-bb95-3741-897a-497d1e28cbc1"]}],"mendeley":{"formattedCitation":"(Narkhede, 2018)","plainTextFormattedCitation":"(Narkhede, 2018)","previouslyFormattedCitation":"(Narkhede, 2018)"},"properties":{"noteIndex":0},"schema":"https://github.com/citation-style-language/schema/raw/master/csl-citation.json"}</w:instrText>
      </w:r>
      <w:r>
        <w:rPr>
          <w:rFonts w:ascii="Times New Roman" w:hAnsi="Times New Roman" w:cs="Times New Roman"/>
          <w:sz w:val="24"/>
          <w:szCs w:val="24"/>
          <w:lang w:val="es-ES_tradnl"/>
        </w:rPr>
        <w:fldChar w:fldCharType="separate"/>
      </w:r>
      <w:r w:rsidRPr="000F13B2">
        <w:rPr>
          <w:rFonts w:ascii="Times New Roman" w:hAnsi="Times New Roman" w:cs="Times New Roman"/>
          <w:noProof/>
          <w:sz w:val="24"/>
          <w:szCs w:val="24"/>
          <w:lang w:val="es-ES_tradnl"/>
        </w:rPr>
        <w:t>(Narkhede, 2018)</w:t>
      </w:r>
      <w:r>
        <w:rPr>
          <w:rFonts w:ascii="Times New Roman" w:hAnsi="Times New Roman" w:cs="Times New Roman"/>
          <w:sz w:val="24"/>
          <w:szCs w:val="24"/>
          <w:lang w:val="es-ES_tradnl"/>
        </w:rPr>
        <w:fldChar w:fldCharType="end"/>
      </w:r>
      <w:r>
        <w:rPr>
          <w:rFonts w:ascii="Times New Roman" w:hAnsi="Times New Roman" w:cs="Times New Roman"/>
          <w:sz w:val="24"/>
          <w:szCs w:val="24"/>
          <w:lang w:val="es-ES_tradnl"/>
        </w:rPr>
        <w:t xml:space="preserve">. </w:t>
      </w:r>
      <w:r w:rsidR="00B46B58">
        <w:rPr>
          <w:rFonts w:ascii="Times New Roman" w:hAnsi="Times New Roman" w:cs="Times New Roman"/>
          <w:sz w:val="24"/>
          <w:szCs w:val="24"/>
          <w:lang w:val="es-ES_tradnl"/>
        </w:rPr>
        <w:t>Asimismo</w:t>
      </w:r>
      <w:r>
        <w:rPr>
          <w:rFonts w:ascii="Times New Roman" w:hAnsi="Times New Roman" w:cs="Times New Roman"/>
          <w:sz w:val="24"/>
          <w:szCs w:val="24"/>
          <w:lang w:val="es-ES_tradnl"/>
        </w:rPr>
        <w:t xml:space="preserve">, esta medida </w:t>
      </w:r>
      <w:r w:rsidR="00B46B58">
        <w:rPr>
          <w:rFonts w:ascii="Times New Roman" w:hAnsi="Times New Roman" w:cs="Times New Roman"/>
          <w:sz w:val="24"/>
          <w:szCs w:val="24"/>
          <w:lang w:val="es-ES_tradnl"/>
        </w:rPr>
        <w:t xml:space="preserve">es la que </w:t>
      </w:r>
      <w:r>
        <w:rPr>
          <w:rFonts w:ascii="Times New Roman" w:hAnsi="Times New Roman" w:cs="Times New Roman"/>
          <w:sz w:val="24"/>
          <w:szCs w:val="24"/>
          <w:lang w:val="es-ES_tradnl"/>
        </w:rPr>
        <w:t>se ha empleado para el entrenamiento y validación de la CNN, con el objetivo de lograr una AUC cerca</w:t>
      </w:r>
      <w:r w:rsidR="00B46B58">
        <w:rPr>
          <w:rFonts w:ascii="Times New Roman" w:hAnsi="Times New Roman" w:cs="Times New Roman"/>
          <w:sz w:val="24"/>
          <w:szCs w:val="24"/>
          <w:lang w:val="es-ES_tradnl"/>
        </w:rPr>
        <w:t>na</w:t>
      </w:r>
      <w:r>
        <w:rPr>
          <w:rFonts w:ascii="Times New Roman" w:hAnsi="Times New Roman" w:cs="Times New Roman"/>
          <w:sz w:val="24"/>
          <w:szCs w:val="24"/>
          <w:lang w:val="es-ES_tradnl"/>
        </w:rPr>
        <w:t xml:space="preserve"> del 1.</w:t>
      </w:r>
    </w:p>
    <w:p w14:paraId="1022D4A1" w14:textId="19F7E4C9" w:rsidR="000F13B2" w:rsidRDefault="002F7D32" w:rsidP="003F2D44">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Tras </w:t>
      </w:r>
      <w:r w:rsidR="00B71B89">
        <w:rPr>
          <w:rFonts w:ascii="Times New Roman" w:hAnsi="Times New Roman" w:cs="Times New Roman"/>
          <w:sz w:val="24"/>
          <w:szCs w:val="24"/>
          <w:lang w:val="es-ES_tradnl"/>
        </w:rPr>
        <w:t>explicar</w:t>
      </w:r>
      <w:r>
        <w:rPr>
          <w:rFonts w:ascii="Times New Roman" w:hAnsi="Times New Roman" w:cs="Times New Roman"/>
          <w:sz w:val="24"/>
          <w:szCs w:val="24"/>
          <w:lang w:val="es-ES_tradnl"/>
        </w:rPr>
        <w:t xml:space="preserve"> las métricas </w:t>
      </w:r>
      <w:r w:rsidR="00B71B89">
        <w:rPr>
          <w:rFonts w:ascii="Times New Roman" w:hAnsi="Times New Roman" w:cs="Times New Roman"/>
          <w:sz w:val="24"/>
          <w:szCs w:val="24"/>
          <w:lang w:val="es-ES_tradnl"/>
        </w:rPr>
        <w:t>que se utilizan en este estudio</w:t>
      </w:r>
      <w:r>
        <w:rPr>
          <w:rFonts w:ascii="Times New Roman" w:hAnsi="Times New Roman" w:cs="Times New Roman"/>
          <w:sz w:val="24"/>
          <w:szCs w:val="24"/>
          <w:lang w:val="es-ES_tradnl"/>
        </w:rPr>
        <w:t>, se procede con la evaluación de los distintos modelos generados en la sección anterior. De est</w:t>
      </w:r>
      <w:r w:rsidR="00B71B89">
        <w:rPr>
          <w:rFonts w:ascii="Times New Roman" w:hAnsi="Times New Roman" w:cs="Times New Roman"/>
          <w:sz w:val="24"/>
          <w:szCs w:val="24"/>
          <w:lang w:val="es-ES_tradnl"/>
        </w:rPr>
        <w:t>a</w:t>
      </w:r>
      <w:r>
        <w:rPr>
          <w:rFonts w:ascii="Times New Roman" w:hAnsi="Times New Roman" w:cs="Times New Roman"/>
          <w:sz w:val="24"/>
          <w:szCs w:val="24"/>
          <w:lang w:val="es-ES_tradnl"/>
        </w:rPr>
        <w:t xml:space="preserve"> </w:t>
      </w:r>
      <w:r w:rsidR="002F3C6F">
        <w:rPr>
          <w:rFonts w:ascii="Times New Roman" w:hAnsi="Times New Roman" w:cs="Times New Roman"/>
          <w:sz w:val="24"/>
          <w:szCs w:val="24"/>
          <w:lang w:val="es-ES_tradnl"/>
        </w:rPr>
        <w:t>manera</w:t>
      </w:r>
      <w:r>
        <w:rPr>
          <w:rFonts w:ascii="Times New Roman" w:hAnsi="Times New Roman" w:cs="Times New Roman"/>
          <w:sz w:val="24"/>
          <w:szCs w:val="24"/>
          <w:lang w:val="es-ES_tradnl"/>
        </w:rPr>
        <w:t xml:space="preserve">, la </w:t>
      </w:r>
      <w:r w:rsidR="00716AD5" w:rsidRPr="00716AD5">
        <w:rPr>
          <w:rFonts w:ascii="Times New Roman" w:hAnsi="Times New Roman" w:cs="Times New Roman"/>
          <w:color w:val="2E74B5" w:themeColor="accent5" w:themeShade="BF"/>
          <w:sz w:val="24"/>
          <w:szCs w:val="24"/>
          <w:u w:val="single"/>
          <w:lang w:val="es-ES_tradnl"/>
        </w:rPr>
        <w:fldChar w:fldCharType="begin"/>
      </w:r>
      <w:r w:rsidR="00716AD5" w:rsidRPr="00716AD5">
        <w:rPr>
          <w:rFonts w:ascii="Times New Roman" w:hAnsi="Times New Roman" w:cs="Times New Roman"/>
          <w:color w:val="2E74B5" w:themeColor="accent5" w:themeShade="BF"/>
          <w:sz w:val="24"/>
          <w:szCs w:val="24"/>
          <w:u w:val="single"/>
          <w:lang w:val="es-ES_tradnl"/>
        </w:rPr>
        <w:instrText xml:space="preserve"> REF _Ref94008832 \h  \* MERGEFORMAT </w:instrText>
      </w:r>
      <w:r w:rsidR="00716AD5" w:rsidRPr="00716AD5">
        <w:rPr>
          <w:rFonts w:ascii="Times New Roman" w:hAnsi="Times New Roman" w:cs="Times New Roman"/>
          <w:color w:val="2E74B5" w:themeColor="accent5" w:themeShade="BF"/>
          <w:sz w:val="24"/>
          <w:szCs w:val="24"/>
          <w:u w:val="single"/>
          <w:lang w:val="es-ES_tradnl"/>
        </w:rPr>
      </w:r>
      <w:r w:rsidR="00716AD5" w:rsidRPr="00716AD5">
        <w:rPr>
          <w:rFonts w:ascii="Times New Roman" w:hAnsi="Times New Roman" w:cs="Times New Roman"/>
          <w:color w:val="2E74B5" w:themeColor="accent5" w:themeShade="BF"/>
          <w:sz w:val="24"/>
          <w:szCs w:val="24"/>
          <w:u w:val="single"/>
          <w:lang w:val="es-ES_tradnl"/>
        </w:rPr>
        <w:fldChar w:fldCharType="separate"/>
      </w:r>
      <w:ins w:id="473" w:author="sumit kumar" w:date="2022-01-28T00:52:00Z">
        <w:r w:rsidR="00A55E47" w:rsidRPr="00A55E47">
          <w:rPr>
            <w:rFonts w:ascii="Times New Roman" w:hAnsi="Times New Roman" w:cs="Times New Roman"/>
            <w:color w:val="2E74B5" w:themeColor="accent5" w:themeShade="BF"/>
            <w:sz w:val="24"/>
            <w:szCs w:val="24"/>
            <w:u w:val="single"/>
            <w:rPrChange w:id="474" w:author="sumit kumar" w:date="2022-01-28T00:52:00Z">
              <w:rPr/>
            </w:rPrChange>
          </w:rPr>
          <w:t xml:space="preserve">Tabla </w:t>
        </w:r>
        <w:r w:rsidR="00A55E47" w:rsidRPr="00A55E47">
          <w:rPr>
            <w:rFonts w:ascii="Times New Roman" w:hAnsi="Times New Roman" w:cs="Times New Roman"/>
            <w:noProof/>
            <w:color w:val="2E74B5" w:themeColor="accent5" w:themeShade="BF"/>
            <w:sz w:val="24"/>
            <w:szCs w:val="24"/>
            <w:u w:val="single"/>
            <w:rPrChange w:id="475" w:author="sumit kumar" w:date="2022-01-28T00:52:00Z">
              <w:rPr>
                <w:noProof/>
              </w:rPr>
            </w:rPrChange>
          </w:rPr>
          <w:t>13</w:t>
        </w:r>
      </w:ins>
      <w:del w:id="476"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Tabla </w:delText>
        </w:r>
        <w:r w:rsidR="00614ADD" w:rsidRPr="00614ADD" w:rsidDel="00A55E47">
          <w:rPr>
            <w:rFonts w:ascii="Times New Roman" w:hAnsi="Times New Roman" w:cs="Times New Roman"/>
            <w:noProof/>
            <w:color w:val="2E74B5" w:themeColor="accent5" w:themeShade="BF"/>
            <w:sz w:val="24"/>
            <w:szCs w:val="24"/>
            <w:u w:val="single"/>
          </w:rPr>
          <w:delText>13</w:delText>
        </w:r>
      </w:del>
      <w:r w:rsidR="00716AD5" w:rsidRPr="00716AD5">
        <w:rPr>
          <w:rFonts w:ascii="Times New Roman" w:hAnsi="Times New Roman" w:cs="Times New Roman"/>
          <w:color w:val="2E74B5" w:themeColor="accent5" w:themeShade="BF"/>
          <w:sz w:val="24"/>
          <w:szCs w:val="24"/>
          <w:u w:val="single"/>
          <w:lang w:val="es-ES_tradnl"/>
        </w:rPr>
        <w:fldChar w:fldCharType="end"/>
      </w:r>
      <w:r>
        <w:rPr>
          <w:rFonts w:ascii="Times New Roman" w:hAnsi="Times New Roman" w:cs="Times New Roman"/>
          <w:sz w:val="24"/>
          <w:szCs w:val="24"/>
          <w:lang w:val="es-ES_tradnl"/>
        </w:rPr>
        <w:t xml:space="preserve"> recoge todas las métricas enumeradas anteriormente para los </w:t>
      </w:r>
      <w:r w:rsidR="00467345">
        <w:rPr>
          <w:rFonts w:ascii="Times New Roman" w:hAnsi="Times New Roman" w:cs="Times New Roman"/>
          <w:sz w:val="24"/>
          <w:szCs w:val="24"/>
          <w:lang w:val="es-ES_tradnl"/>
        </w:rPr>
        <w:t xml:space="preserve">distintos modelos </w:t>
      </w:r>
      <w:r w:rsidR="00564357">
        <w:rPr>
          <w:rFonts w:ascii="Times New Roman" w:hAnsi="Times New Roman" w:cs="Times New Roman"/>
          <w:sz w:val="24"/>
          <w:szCs w:val="24"/>
          <w:lang w:val="es-ES_tradnl"/>
        </w:rPr>
        <w:t>del estudio</w:t>
      </w:r>
      <w:r w:rsidR="00467345">
        <w:rPr>
          <w:rFonts w:ascii="Times New Roman" w:hAnsi="Times New Roman" w:cs="Times New Roman"/>
          <w:sz w:val="24"/>
          <w:szCs w:val="24"/>
          <w:lang w:val="es-ES_tradnl"/>
        </w:rPr>
        <w:t>.</w:t>
      </w:r>
    </w:p>
    <w:p w14:paraId="2EDEFB1D" w14:textId="02929605" w:rsidR="00F74479" w:rsidRPr="00F74479" w:rsidRDefault="00F74479" w:rsidP="00351399">
      <w:pPr>
        <w:pStyle w:val="Tablas"/>
      </w:pPr>
      <w:bookmarkStart w:id="477" w:name="_Ref94008832"/>
      <w:bookmarkStart w:id="478" w:name="_Toc94028632"/>
      <w:bookmarkStart w:id="479" w:name="_Toc94033222"/>
      <w:r w:rsidRPr="00F74479">
        <w:lastRenderedPageBreak/>
        <w:t xml:space="preserve">Tabla </w:t>
      </w:r>
      <w:fldSimple w:instr=" SEQ Tabla \* ARABIC ">
        <w:r w:rsidR="00A55E47">
          <w:rPr>
            <w:noProof/>
          </w:rPr>
          <w:t>13</w:t>
        </w:r>
      </w:fldSimple>
      <w:bookmarkEnd w:id="477"/>
      <w:r w:rsidRPr="00F74479">
        <w:t>: Métricas modelos</w:t>
      </w:r>
      <w:bookmarkEnd w:id="478"/>
      <w:bookmarkEnd w:id="479"/>
    </w:p>
    <w:tbl>
      <w:tblPr>
        <w:tblStyle w:val="Tablaconcuadrcula"/>
        <w:tblW w:w="0" w:type="auto"/>
        <w:tblLook w:val="04A0" w:firstRow="1" w:lastRow="0" w:firstColumn="1" w:lastColumn="0" w:noHBand="0" w:noVBand="1"/>
      </w:tblPr>
      <w:tblGrid>
        <w:gridCol w:w="1274"/>
        <w:gridCol w:w="1050"/>
        <w:gridCol w:w="847"/>
        <w:gridCol w:w="847"/>
        <w:gridCol w:w="1385"/>
        <w:gridCol w:w="1396"/>
        <w:gridCol w:w="876"/>
        <w:gridCol w:w="735"/>
        <w:gridCol w:w="650"/>
      </w:tblGrid>
      <w:tr w:rsidR="00A90C93" w14:paraId="0B9144B6" w14:textId="77777777" w:rsidTr="00A90C93">
        <w:trPr>
          <w:trHeight w:val="20"/>
        </w:trPr>
        <w:tc>
          <w:tcPr>
            <w:tcW w:w="1274" w:type="dxa"/>
            <w:vMerge w:val="restart"/>
            <w:shd w:val="clear" w:color="auto" w:fill="FFD966" w:themeFill="accent4" w:themeFillTint="99"/>
            <w:vAlign w:val="center"/>
          </w:tcPr>
          <w:p w14:paraId="6D2A4EC4" w14:textId="07D4A709" w:rsidR="00A90C93" w:rsidRPr="00467345" w:rsidRDefault="00A90C93" w:rsidP="00A90C93">
            <w:pPr>
              <w:jc w:val="center"/>
              <w:rPr>
                <w:rFonts w:ascii="Times New Roman" w:hAnsi="Times New Roman" w:cs="Times New Roman"/>
                <w:b/>
                <w:bCs/>
                <w:sz w:val="20"/>
                <w:szCs w:val="20"/>
                <w:lang w:val="es-ES_tradnl"/>
              </w:rPr>
            </w:pPr>
            <w:r w:rsidRPr="00467345">
              <w:rPr>
                <w:rFonts w:ascii="Times New Roman" w:hAnsi="Times New Roman" w:cs="Times New Roman"/>
                <w:b/>
                <w:bCs/>
                <w:sz w:val="20"/>
                <w:szCs w:val="20"/>
                <w:lang w:val="es-ES_tradnl"/>
              </w:rPr>
              <w:t>Modelo</w:t>
            </w:r>
          </w:p>
        </w:tc>
        <w:tc>
          <w:tcPr>
            <w:tcW w:w="1050" w:type="dxa"/>
            <w:vMerge w:val="restart"/>
            <w:shd w:val="clear" w:color="auto" w:fill="FFD966" w:themeFill="accent4" w:themeFillTint="99"/>
            <w:vAlign w:val="center"/>
          </w:tcPr>
          <w:p w14:paraId="0B1CB82F" w14:textId="4ECA565C" w:rsidR="00A90C93" w:rsidRPr="00467345" w:rsidRDefault="00A90C93" w:rsidP="00A90C93">
            <w:pPr>
              <w:jc w:val="center"/>
              <w:rPr>
                <w:rFonts w:ascii="Times New Roman" w:hAnsi="Times New Roman" w:cs="Times New Roman"/>
                <w:b/>
                <w:bCs/>
                <w:sz w:val="20"/>
                <w:szCs w:val="20"/>
                <w:lang w:val="es-ES_tradnl"/>
              </w:rPr>
            </w:pPr>
            <w:r w:rsidRPr="00467345">
              <w:rPr>
                <w:rFonts w:ascii="Times New Roman" w:hAnsi="Times New Roman" w:cs="Times New Roman"/>
                <w:b/>
                <w:bCs/>
                <w:sz w:val="20"/>
                <w:szCs w:val="20"/>
                <w:lang w:val="es-ES_tradnl"/>
              </w:rPr>
              <w:t>Exactitud</w:t>
            </w:r>
          </w:p>
        </w:tc>
        <w:tc>
          <w:tcPr>
            <w:tcW w:w="1694" w:type="dxa"/>
            <w:gridSpan w:val="2"/>
            <w:shd w:val="clear" w:color="auto" w:fill="FFD966" w:themeFill="accent4" w:themeFillTint="99"/>
            <w:vAlign w:val="center"/>
          </w:tcPr>
          <w:p w14:paraId="67D28F34" w14:textId="40CA0907" w:rsidR="00A90C93" w:rsidRPr="00467345" w:rsidRDefault="00A90C93" w:rsidP="00A90C93">
            <w:pPr>
              <w:jc w:val="center"/>
              <w:rPr>
                <w:rFonts w:ascii="Times New Roman" w:hAnsi="Times New Roman" w:cs="Times New Roman"/>
                <w:b/>
                <w:bCs/>
                <w:sz w:val="20"/>
                <w:szCs w:val="20"/>
                <w:lang w:val="es-ES_tradnl"/>
              </w:rPr>
            </w:pPr>
            <w:r w:rsidRPr="00467345">
              <w:rPr>
                <w:rFonts w:ascii="Times New Roman" w:hAnsi="Times New Roman" w:cs="Times New Roman"/>
                <w:b/>
                <w:bCs/>
                <w:sz w:val="20"/>
                <w:szCs w:val="20"/>
                <w:lang w:val="es-ES_tradnl"/>
              </w:rPr>
              <w:t>Precisión</w:t>
            </w:r>
          </w:p>
        </w:tc>
        <w:tc>
          <w:tcPr>
            <w:tcW w:w="1385" w:type="dxa"/>
            <w:vMerge w:val="restart"/>
            <w:shd w:val="clear" w:color="auto" w:fill="FFD966" w:themeFill="accent4" w:themeFillTint="99"/>
            <w:vAlign w:val="center"/>
          </w:tcPr>
          <w:p w14:paraId="13CCBD92" w14:textId="3D0544E2" w:rsidR="00A90C93" w:rsidRPr="00467345" w:rsidRDefault="00A90C93" w:rsidP="00A90C93">
            <w:pPr>
              <w:jc w:val="center"/>
              <w:rPr>
                <w:rFonts w:ascii="Times New Roman" w:hAnsi="Times New Roman" w:cs="Times New Roman"/>
                <w:b/>
                <w:bCs/>
                <w:sz w:val="20"/>
                <w:szCs w:val="20"/>
                <w:lang w:val="es-ES_tradnl"/>
              </w:rPr>
            </w:pPr>
            <w:r w:rsidRPr="00467345">
              <w:rPr>
                <w:rFonts w:ascii="Times New Roman" w:hAnsi="Times New Roman" w:cs="Times New Roman"/>
                <w:b/>
                <w:bCs/>
                <w:sz w:val="20"/>
                <w:szCs w:val="20"/>
                <w:lang w:val="es-ES_tradnl"/>
              </w:rPr>
              <w:t>Sensibilidad</w:t>
            </w:r>
          </w:p>
        </w:tc>
        <w:tc>
          <w:tcPr>
            <w:tcW w:w="1396" w:type="dxa"/>
            <w:vMerge w:val="restart"/>
            <w:shd w:val="clear" w:color="auto" w:fill="FFD966" w:themeFill="accent4" w:themeFillTint="99"/>
            <w:vAlign w:val="center"/>
          </w:tcPr>
          <w:p w14:paraId="3091514C" w14:textId="38B2D925" w:rsidR="00A90C93" w:rsidRPr="00467345" w:rsidRDefault="00A90C93" w:rsidP="00A90C93">
            <w:pPr>
              <w:jc w:val="center"/>
              <w:rPr>
                <w:rFonts w:ascii="Times New Roman" w:hAnsi="Times New Roman" w:cs="Times New Roman"/>
                <w:b/>
                <w:bCs/>
                <w:sz w:val="20"/>
                <w:szCs w:val="20"/>
                <w:lang w:val="es-ES_tradnl"/>
              </w:rPr>
            </w:pPr>
            <w:r w:rsidRPr="00467345">
              <w:rPr>
                <w:rFonts w:ascii="Times New Roman" w:hAnsi="Times New Roman" w:cs="Times New Roman"/>
                <w:b/>
                <w:bCs/>
                <w:sz w:val="20"/>
                <w:szCs w:val="20"/>
                <w:lang w:val="es-ES_tradnl"/>
              </w:rPr>
              <w:t>Especificidad</w:t>
            </w:r>
          </w:p>
        </w:tc>
        <w:tc>
          <w:tcPr>
            <w:tcW w:w="1611" w:type="dxa"/>
            <w:gridSpan w:val="2"/>
            <w:shd w:val="clear" w:color="auto" w:fill="FFD966" w:themeFill="accent4" w:themeFillTint="99"/>
            <w:vAlign w:val="center"/>
          </w:tcPr>
          <w:p w14:paraId="51E8A07B" w14:textId="5D13B7FA" w:rsidR="00A90C93" w:rsidRPr="00467345" w:rsidRDefault="00A90C93" w:rsidP="00A90C93">
            <w:pPr>
              <w:jc w:val="center"/>
              <w:rPr>
                <w:rFonts w:ascii="Times New Roman" w:hAnsi="Times New Roman" w:cs="Times New Roman"/>
                <w:b/>
                <w:bCs/>
                <w:sz w:val="20"/>
                <w:szCs w:val="20"/>
                <w:lang w:val="es-ES_tradnl"/>
              </w:rPr>
            </w:pPr>
            <w:r w:rsidRPr="00467345">
              <w:rPr>
                <w:rFonts w:ascii="Times New Roman" w:hAnsi="Times New Roman" w:cs="Times New Roman"/>
                <w:b/>
                <w:bCs/>
                <w:sz w:val="20"/>
                <w:szCs w:val="20"/>
                <w:lang w:val="es-ES_tradnl"/>
              </w:rPr>
              <w:t>F1-score</w:t>
            </w:r>
          </w:p>
        </w:tc>
        <w:tc>
          <w:tcPr>
            <w:tcW w:w="650" w:type="dxa"/>
            <w:vMerge w:val="restart"/>
            <w:shd w:val="clear" w:color="auto" w:fill="FFD966" w:themeFill="accent4" w:themeFillTint="99"/>
            <w:vAlign w:val="center"/>
          </w:tcPr>
          <w:p w14:paraId="646180A6" w14:textId="5885C9C9" w:rsidR="00A90C93" w:rsidRPr="00467345" w:rsidRDefault="00A90C93" w:rsidP="00A90C93">
            <w:pPr>
              <w:jc w:val="center"/>
              <w:rPr>
                <w:rFonts w:ascii="Times New Roman" w:hAnsi="Times New Roman" w:cs="Times New Roman"/>
                <w:b/>
                <w:bCs/>
                <w:sz w:val="20"/>
                <w:szCs w:val="20"/>
                <w:lang w:val="es-ES_tradnl"/>
              </w:rPr>
            </w:pPr>
            <w:r w:rsidRPr="00467345">
              <w:rPr>
                <w:rFonts w:ascii="Times New Roman" w:hAnsi="Times New Roman" w:cs="Times New Roman"/>
                <w:b/>
                <w:bCs/>
                <w:sz w:val="20"/>
                <w:szCs w:val="20"/>
                <w:lang w:val="es-ES_tradnl"/>
              </w:rPr>
              <w:t>AUC</w:t>
            </w:r>
          </w:p>
        </w:tc>
      </w:tr>
      <w:tr w:rsidR="00A90C93" w14:paraId="08C1D43E" w14:textId="3A748E95" w:rsidTr="00A90C93">
        <w:trPr>
          <w:trHeight w:val="20"/>
        </w:trPr>
        <w:tc>
          <w:tcPr>
            <w:tcW w:w="1274" w:type="dxa"/>
            <w:vMerge/>
            <w:shd w:val="clear" w:color="auto" w:fill="FFD966" w:themeFill="accent4" w:themeFillTint="99"/>
          </w:tcPr>
          <w:p w14:paraId="5AC93828" w14:textId="2AA974B5" w:rsidR="00A90C93" w:rsidRPr="00467345" w:rsidRDefault="00A90C93" w:rsidP="007E5E8A">
            <w:pPr>
              <w:jc w:val="center"/>
              <w:rPr>
                <w:rFonts w:ascii="Times New Roman" w:hAnsi="Times New Roman" w:cs="Times New Roman"/>
                <w:b/>
                <w:bCs/>
                <w:sz w:val="20"/>
                <w:szCs w:val="20"/>
                <w:lang w:val="es-ES_tradnl"/>
              </w:rPr>
            </w:pPr>
          </w:p>
        </w:tc>
        <w:tc>
          <w:tcPr>
            <w:tcW w:w="1050" w:type="dxa"/>
            <w:vMerge/>
            <w:shd w:val="clear" w:color="auto" w:fill="FFD966" w:themeFill="accent4" w:themeFillTint="99"/>
          </w:tcPr>
          <w:p w14:paraId="747C2B7F" w14:textId="37F1A084" w:rsidR="00A90C93" w:rsidRPr="00467345" w:rsidRDefault="00A90C93" w:rsidP="007E5E8A">
            <w:pPr>
              <w:jc w:val="center"/>
              <w:rPr>
                <w:rFonts w:ascii="Times New Roman" w:hAnsi="Times New Roman" w:cs="Times New Roman"/>
                <w:b/>
                <w:bCs/>
                <w:sz w:val="20"/>
                <w:szCs w:val="20"/>
                <w:lang w:val="es-ES_tradnl"/>
              </w:rPr>
            </w:pPr>
          </w:p>
        </w:tc>
        <w:tc>
          <w:tcPr>
            <w:tcW w:w="847" w:type="dxa"/>
            <w:shd w:val="clear" w:color="auto" w:fill="FFD966" w:themeFill="accent4" w:themeFillTint="99"/>
          </w:tcPr>
          <w:p w14:paraId="2B9A2BFF" w14:textId="5496AB81" w:rsidR="00A90C93" w:rsidRPr="00467345" w:rsidRDefault="00A90C93" w:rsidP="007E5E8A">
            <w:pPr>
              <w:jc w:val="center"/>
              <w:rPr>
                <w:rFonts w:ascii="Times New Roman" w:hAnsi="Times New Roman" w:cs="Times New Roman"/>
                <w:b/>
                <w:bCs/>
                <w:sz w:val="20"/>
                <w:szCs w:val="20"/>
                <w:lang w:val="es-ES_tradnl"/>
              </w:rPr>
            </w:pPr>
            <w:r>
              <w:rPr>
                <w:rFonts w:ascii="Times New Roman" w:hAnsi="Times New Roman" w:cs="Times New Roman"/>
                <w:b/>
                <w:bCs/>
                <w:sz w:val="20"/>
                <w:szCs w:val="20"/>
                <w:lang w:val="es-ES_tradnl"/>
              </w:rPr>
              <w:t>0</w:t>
            </w:r>
          </w:p>
        </w:tc>
        <w:tc>
          <w:tcPr>
            <w:tcW w:w="847" w:type="dxa"/>
            <w:shd w:val="clear" w:color="auto" w:fill="FFD966" w:themeFill="accent4" w:themeFillTint="99"/>
          </w:tcPr>
          <w:p w14:paraId="5A9DA697" w14:textId="333E53D9" w:rsidR="00A90C93" w:rsidRPr="00467345" w:rsidRDefault="00A90C93" w:rsidP="007E5E8A">
            <w:pPr>
              <w:jc w:val="center"/>
              <w:rPr>
                <w:rFonts w:ascii="Times New Roman" w:hAnsi="Times New Roman" w:cs="Times New Roman"/>
                <w:b/>
                <w:bCs/>
                <w:sz w:val="20"/>
                <w:szCs w:val="20"/>
                <w:lang w:val="es-ES_tradnl"/>
              </w:rPr>
            </w:pPr>
            <w:r>
              <w:rPr>
                <w:rFonts w:ascii="Times New Roman" w:hAnsi="Times New Roman" w:cs="Times New Roman"/>
                <w:b/>
                <w:bCs/>
                <w:sz w:val="20"/>
                <w:szCs w:val="20"/>
                <w:lang w:val="es-ES_tradnl"/>
              </w:rPr>
              <w:t>1</w:t>
            </w:r>
          </w:p>
        </w:tc>
        <w:tc>
          <w:tcPr>
            <w:tcW w:w="1385" w:type="dxa"/>
            <w:vMerge/>
            <w:shd w:val="clear" w:color="auto" w:fill="FFD966" w:themeFill="accent4" w:themeFillTint="99"/>
          </w:tcPr>
          <w:p w14:paraId="6D0CC7A5" w14:textId="49D6BF6D" w:rsidR="00A90C93" w:rsidRPr="00467345" w:rsidRDefault="00A90C93" w:rsidP="007E5E8A">
            <w:pPr>
              <w:jc w:val="center"/>
              <w:rPr>
                <w:rFonts w:ascii="Times New Roman" w:hAnsi="Times New Roman" w:cs="Times New Roman"/>
                <w:b/>
                <w:bCs/>
                <w:sz w:val="20"/>
                <w:szCs w:val="20"/>
                <w:lang w:val="es-ES_tradnl"/>
              </w:rPr>
            </w:pPr>
          </w:p>
        </w:tc>
        <w:tc>
          <w:tcPr>
            <w:tcW w:w="1396" w:type="dxa"/>
            <w:vMerge/>
            <w:shd w:val="clear" w:color="auto" w:fill="FFD966" w:themeFill="accent4" w:themeFillTint="99"/>
          </w:tcPr>
          <w:p w14:paraId="1E53E826" w14:textId="6D494299" w:rsidR="00A90C93" w:rsidRPr="00467345" w:rsidRDefault="00A90C93" w:rsidP="007E5E8A">
            <w:pPr>
              <w:jc w:val="center"/>
              <w:rPr>
                <w:rFonts w:ascii="Times New Roman" w:hAnsi="Times New Roman" w:cs="Times New Roman"/>
                <w:b/>
                <w:bCs/>
                <w:sz w:val="20"/>
                <w:szCs w:val="20"/>
                <w:lang w:val="es-ES_tradnl"/>
              </w:rPr>
            </w:pPr>
          </w:p>
        </w:tc>
        <w:tc>
          <w:tcPr>
            <w:tcW w:w="876" w:type="dxa"/>
            <w:shd w:val="clear" w:color="auto" w:fill="FFD966" w:themeFill="accent4" w:themeFillTint="99"/>
          </w:tcPr>
          <w:p w14:paraId="688E6EF8" w14:textId="3B440D44" w:rsidR="00A90C93" w:rsidRPr="00467345" w:rsidRDefault="00A90C93" w:rsidP="007E5E8A">
            <w:pPr>
              <w:jc w:val="center"/>
              <w:rPr>
                <w:rFonts w:ascii="Times New Roman" w:hAnsi="Times New Roman" w:cs="Times New Roman"/>
                <w:b/>
                <w:bCs/>
                <w:sz w:val="20"/>
                <w:szCs w:val="20"/>
                <w:lang w:val="es-ES_tradnl"/>
              </w:rPr>
            </w:pPr>
            <w:r>
              <w:rPr>
                <w:rFonts w:ascii="Times New Roman" w:hAnsi="Times New Roman" w:cs="Times New Roman"/>
                <w:b/>
                <w:bCs/>
                <w:sz w:val="20"/>
                <w:szCs w:val="20"/>
                <w:lang w:val="es-ES_tradnl"/>
              </w:rPr>
              <w:t>0</w:t>
            </w:r>
          </w:p>
        </w:tc>
        <w:tc>
          <w:tcPr>
            <w:tcW w:w="735" w:type="dxa"/>
            <w:shd w:val="clear" w:color="auto" w:fill="FFD966" w:themeFill="accent4" w:themeFillTint="99"/>
          </w:tcPr>
          <w:p w14:paraId="13FDC02A" w14:textId="3CBDB621" w:rsidR="00A90C93" w:rsidRPr="00467345" w:rsidRDefault="00A90C93" w:rsidP="007E5E8A">
            <w:pPr>
              <w:jc w:val="center"/>
              <w:rPr>
                <w:rFonts w:ascii="Times New Roman" w:hAnsi="Times New Roman" w:cs="Times New Roman"/>
                <w:b/>
                <w:bCs/>
                <w:sz w:val="20"/>
                <w:szCs w:val="20"/>
                <w:lang w:val="es-ES_tradnl"/>
              </w:rPr>
            </w:pPr>
            <w:r>
              <w:rPr>
                <w:rFonts w:ascii="Times New Roman" w:hAnsi="Times New Roman" w:cs="Times New Roman"/>
                <w:b/>
                <w:bCs/>
                <w:sz w:val="20"/>
                <w:szCs w:val="20"/>
                <w:lang w:val="es-ES_tradnl"/>
              </w:rPr>
              <w:t>1</w:t>
            </w:r>
          </w:p>
        </w:tc>
        <w:tc>
          <w:tcPr>
            <w:tcW w:w="650" w:type="dxa"/>
            <w:vMerge/>
            <w:shd w:val="clear" w:color="auto" w:fill="FFD966" w:themeFill="accent4" w:themeFillTint="99"/>
          </w:tcPr>
          <w:p w14:paraId="248EAB05" w14:textId="404142F9" w:rsidR="00A90C93" w:rsidRPr="00467345" w:rsidRDefault="00A90C93" w:rsidP="007E5E8A">
            <w:pPr>
              <w:jc w:val="center"/>
              <w:rPr>
                <w:rFonts w:ascii="Times New Roman" w:hAnsi="Times New Roman" w:cs="Times New Roman"/>
                <w:b/>
                <w:bCs/>
                <w:sz w:val="20"/>
                <w:szCs w:val="20"/>
                <w:lang w:val="es-ES_tradnl"/>
              </w:rPr>
            </w:pPr>
          </w:p>
        </w:tc>
      </w:tr>
      <w:tr w:rsidR="00A90C93" w14:paraId="7C4693A0" w14:textId="10439DD6" w:rsidTr="00A90C93">
        <w:trPr>
          <w:trHeight w:val="20"/>
        </w:trPr>
        <w:tc>
          <w:tcPr>
            <w:tcW w:w="1274" w:type="dxa"/>
            <w:shd w:val="clear" w:color="auto" w:fill="D9E2F3" w:themeFill="accent1" w:themeFillTint="33"/>
          </w:tcPr>
          <w:p w14:paraId="0EF7FEDB" w14:textId="066DC25B" w:rsidR="00A90C93" w:rsidRPr="008E67AA" w:rsidRDefault="00A90C93" w:rsidP="007E5E8A">
            <w:pPr>
              <w:jc w:val="center"/>
              <w:rPr>
                <w:rFonts w:ascii="Times New Roman" w:hAnsi="Times New Roman" w:cs="Times New Roman"/>
                <w:b/>
                <w:bCs/>
                <w:sz w:val="20"/>
                <w:szCs w:val="20"/>
                <w:lang w:val="es-ES_tradnl"/>
              </w:rPr>
            </w:pPr>
            <w:r w:rsidRPr="008E67AA">
              <w:rPr>
                <w:rFonts w:ascii="Times New Roman" w:hAnsi="Times New Roman" w:cs="Times New Roman"/>
                <w:b/>
                <w:bCs/>
                <w:sz w:val="20"/>
                <w:szCs w:val="20"/>
                <w:lang w:val="es-ES_tradnl"/>
              </w:rPr>
              <w:t>model_dsa1</w:t>
            </w:r>
          </w:p>
        </w:tc>
        <w:tc>
          <w:tcPr>
            <w:tcW w:w="1050" w:type="dxa"/>
          </w:tcPr>
          <w:p w14:paraId="5AF8D11A" w14:textId="6FFD6A96" w:rsidR="00A90C93" w:rsidRPr="00467345" w:rsidRDefault="00A90C93" w:rsidP="007E5E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0,74</w:t>
            </w:r>
          </w:p>
        </w:tc>
        <w:tc>
          <w:tcPr>
            <w:tcW w:w="847" w:type="dxa"/>
          </w:tcPr>
          <w:p w14:paraId="21F3533A" w14:textId="63F0D36D" w:rsidR="00A90C93" w:rsidRPr="00467345" w:rsidRDefault="00A90C93" w:rsidP="007E5E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0,99</w:t>
            </w:r>
          </w:p>
        </w:tc>
        <w:tc>
          <w:tcPr>
            <w:tcW w:w="847" w:type="dxa"/>
          </w:tcPr>
          <w:p w14:paraId="167ABF78" w14:textId="77FFE3DC" w:rsidR="00A90C93" w:rsidRPr="00467345" w:rsidRDefault="00A90C93" w:rsidP="007E5E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0,23</w:t>
            </w:r>
          </w:p>
        </w:tc>
        <w:tc>
          <w:tcPr>
            <w:tcW w:w="1385" w:type="dxa"/>
          </w:tcPr>
          <w:p w14:paraId="7E101D15" w14:textId="251A5864" w:rsidR="00A90C93" w:rsidRPr="00467345" w:rsidRDefault="00A90C93" w:rsidP="007E5E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0,92</w:t>
            </w:r>
          </w:p>
        </w:tc>
        <w:tc>
          <w:tcPr>
            <w:tcW w:w="1396" w:type="dxa"/>
          </w:tcPr>
          <w:p w14:paraId="4B389B33" w14:textId="164DD9A7" w:rsidR="00A90C93" w:rsidRPr="00467345" w:rsidRDefault="00A90C93" w:rsidP="007E5E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0,73</w:t>
            </w:r>
          </w:p>
        </w:tc>
        <w:tc>
          <w:tcPr>
            <w:tcW w:w="876" w:type="dxa"/>
          </w:tcPr>
          <w:p w14:paraId="4BFE8DC4" w14:textId="5C77F2A4" w:rsidR="00A90C93" w:rsidRPr="00467345" w:rsidRDefault="00A90C93" w:rsidP="007E5E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0,84</w:t>
            </w:r>
          </w:p>
        </w:tc>
        <w:tc>
          <w:tcPr>
            <w:tcW w:w="735" w:type="dxa"/>
          </w:tcPr>
          <w:p w14:paraId="55A6D502" w14:textId="16A3080C" w:rsidR="00A90C93" w:rsidRPr="00467345" w:rsidRDefault="00A90C93" w:rsidP="007E5E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0,37</w:t>
            </w:r>
          </w:p>
        </w:tc>
        <w:tc>
          <w:tcPr>
            <w:tcW w:w="650" w:type="dxa"/>
          </w:tcPr>
          <w:p w14:paraId="0D0AC501" w14:textId="1D225C35" w:rsidR="00A90C93" w:rsidRPr="00467345" w:rsidRDefault="00A90C93" w:rsidP="007E5E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0,82</w:t>
            </w:r>
          </w:p>
        </w:tc>
      </w:tr>
      <w:tr w:rsidR="00A90C93" w14:paraId="3C9778B8" w14:textId="71347BEC" w:rsidTr="00A90C93">
        <w:trPr>
          <w:trHeight w:val="20"/>
        </w:trPr>
        <w:tc>
          <w:tcPr>
            <w:tcW w:w="1274" w:type="dxa"/>
            <w:shd w:val="clear" w:color="auto" w:fill="D9E2F3" w:themeFill="accent1" w:themeFillTint="33"/>
          </w:tcPr>
          <w:p w14:paraId="3A9A6287" w14:textId="5E9223F1" w:rsidR="00A90C93" w:rsidRPr="008E67AA" w:rsidRDefault="00A90C93" w:rsidP="007E5E8A">
            <w:pPr>
              <w:jc w:val="center"/>
              <w:rPr>
                <w:rFonts w:ascii="Times New Roman" w:hAnsi="Times New Roman" w:cs="Times New Roman"/>
                <w:b/>
                <w:bCs/>
                <w:sz w:val="20"/>
                <w:szCs w:val="20"/>
                <w:lang w:val="es-ES_tradnl"/>
              </w:rPr>
            </w:pPr>
            <w:r w:rsidRPr="008E67AA">
              <w:rPr>
                <w:rFonts w:ascii="Times New Roman" w:hAnsi="Times New Roman" w:cs="Times New Roman"/>
                <w:b/>
                <w:bCs/>
                <w:sz w:val="20"/>
                <w:szCs w:val="20"/>
                <w:lang w:val="es-ES_tradnl"/>
              </w:rPr>
              <w:t>model_dsa2</w:t>
            </w:r>
          </w:p>
        </w:tc>
        <w:tc>
          <w:tcPr>
            <w:tcW w:w="1050" w:type="dxa"/>
          </w:tcPr>
          <w:p w14:paraId="4FC2A331" w14:textId="52DCA507" w:rsidR="00A90C93" w:rsidRPr="006103FC" w:rsidRDefault="00A90C93" w:rsidP="007E5E8A">
            <w:pPr>
              <w:jc w:val="center"/>
              <w:rPr>
                <w:rFonts w:ascii="Times New Roman" w:hAnsi="Times New Roman" w:cs="Times New Roman"/>
                <w:b/>
                <w:bCs/>
                <w:sz w:val="20"/>
                <w:szCs w:val="20"/>
                <w:lang w:val="es-ES_tradnl"/>
              </w:rPr>
            </w:pPr>
            <w:r w:rsidRPr="006103FC">
              <w:rPr>
                <w:rFonts w:ascii="Times New Roman" w:hAnsi="Times New Roman" w:cs="Times New Roman"/>
                <w:b/>
                <w:bCs/>
                <w:sz w:val="20"/>
                <w:szCs w:val="20"/>
                <w:lang w:val="es-ES_tradnl"/>
              </w:rPr>
              <w:t>0,79</w:t>
            </w:r>
          </w:p>
        </w:tc>
        <w:tc>
          <w:tcPr>
            <w:tcW w:w="847" w:type="dxa"/>
          </w:tcPr>
          <w:p w14:paraId="26FB6C06" w14:textId="335E870A" w:rsidR="00A90C93" w:rsidRPr="006103FC" w:rsidRDefault="00A90C93" w:rsidP="007E5E8A">
            <w:pPr>
              <w:jc w:val="center"/>
              <w:rPr>
                <w:rFonts w:ascii="Times New Roman" w:hAnsi="Times New Roman" w:cs="Times New Roman"/>
                <w:b/>
                <w:bCs/>
                <w:sz w:val="20"/>
                <w:szCs w:val="20"/>
                <w:lang w:val="es-ES_tradnl"/>
              </w:rPr>
            </w:pPr>
            <w:r w:rsidRPr="006103FC">
              <w:rPr>
                <w:rFonts w:ascii="Times New Roman" w:hAnsi="Times New Roman" w:cs="Times New Roman"/>
                <w:b/>
                <w:bCs/>
                <w:sz w:val="20"/>
                <w:szCs w:val="20"/>
                <w:lang w:val="es-ES_tradnl"/>
              </w:rPr>
              <w:t>1,00</w:t>
            </w:r>
          </w:p>
        </w:tc>
        <w:tc>
          <w:tcPr>
            <w:tcW w:w="847" w:type="dxa"/>
          </w:tcPr>
          <w:p w14:paraId="78FB79F2" w14:textId="42F91B60" w:rsidR="00A90C93" w:rsidRPr="006103FC" w:rsidRDefault="00253974" w:rsidP="007E5E8A">
            <w:pPr>
              <w:jc w:val="center"/>
              <w:rPr>
                <w:rFonts w:ascii="Times New Roman" w:hAnsi="Times New Roman" w:cs="Times New Roman"/>
                <w:b/>
                <w:bCs/>
                <w:sz w:val="20"/>
                <w:szCs w:val="20"/>
                <w:lang w:val="es-ES_tradnl"/>
              </w:rPr>
            </w:pPr>
            <w:r w:rsidRPr="006103FC">
              <w:rPr>
                <w:rFonts w:ascii="Times New Roman" w:hAnsi="Times New Roman" w:cs="Times New Roman"/>
                <w:b/>
                <w:bCs/>
                <w:sz w:val="20"/>
                <w:szCs w:val="20"/>
                <w:lang w:val="es-ES_tradnl"/>
              </w:rPr>
              <w:t>0,27</w:t>
            </w:r>
          </w:p>
        </w:tc>
        <w:tc>
          <w:tcPr>
            <w:tcW w:w="1385" w:type="dxa"/>
          </w:tcPr>
          <w:p w14:paraId="62822F60" w14:textId="05683E58" w:rsidR="00A90C93" w:rsidRPr="006103FC" w:rsidRDefault="00253974" w:rsidP="007E5E8A">
            <w:pPr>
              <w:jc w:val="center"/>
              <w:rPr>
                <w:rFonts w:ascii="Times New Roman" w:hAnsi="Times New Roman" w:cs="Times New Roman"/>
                <w:b/>
                <w:bCs/>
                <w:sz w:val="20"/>
                <w:szCs w:val="20"/>
                <w:lang w:val="es-ES_tradnl"/>
              </w:rPr>
            </w:pPr>
            <w:r w:rsidRPr="006103FC">
              <w:rPr>
                <w:rFonts w:ascii="Times New Roman" w:hAnsi="Times New Roman" w:cs="Times New Roman"/>
                <w:b/>
                <w:bCs/>
                <w:sz w:val="20"/>
                <w:szCs w:val="20"/>
                <w:lang w:val="es-ES_tradnl"/>
              </w:rPr>
              <w:t>0,97</w:t>
            </w:r>
          </w:p>
        </w:tc>
        <w:tc>
          <w:tcPr>
            <w:tcW w:w="1396" w:type="dxa"/>
          </w:tcPr>
          <w:p w14:paraId="37605675" w14:textId="4D3D8F7D" w:rsidR="00A90C93" w:rsidRPr="006103FC" w:rsidRDefault="00253974" w:rsidP="007E5E8A">
            <w:pPr>
              <w:jc w:val="center"/>
              <w:rPr>
                <w:rFonts w:ascii="Times New Roman" w:hAnsi="Times New Roman" w:cs="Times New Roman"/>
                <w:b/>
                <w:bCs/>
                <w:sz w:val="20"/>
                <w:szCs w:val="20"/>
                <w:lang w:val="es-ES_tradnl"/>
              </w:rPr>
            </w:pPr>
            <w:r w:rsidRPr="006103FC">
              <w:rPr>
                <w:rFonts w:ascii="Times New Roman" w:hAnsi="Times New Roman" w:cs="Times New Roman"/>
                <w:b/>
                <w:bCs/>
                <w:sz w:val="20"/>
                <w:szCs w:val="20"/>
                <w:lang w:val="es-ES_tradnl"/>
              </w:rPr>
              <w:t>0,77</w:t>
            </w:r>
          </w:p>
        </w:tc>
        <w:tc>
          <w:tcPr>
            <w:tcW w:w="876" w:type="dxa"/>
          </w:tcPr>
          <w:p w14:paraId="20A7E345" w14:textId="32878AFD" w:rsidR="00A90C93" w:rsidRPr="006103FC" w:rsidRDefault="00253974" w:rsidP="007E5E8A">
            <w:pPr>
              <w:jc w:val="center"/>
              <w:rPr>
                <w:rFonts w:ascii="Times New Roman" w:hAnsi="Times New Roman" w:cs="Times New Roman"/>
                <w:b/>
                <w:bCs/>
                <w:sz w:val="20"/>
                <w:szCs w:val="20"/>
                <w:lang w:val="es-ES_tradnl"/>
              </w:rPr>
            </w:pPr>
            <w:r w:rsidRPr="006103FC">
              <w:rPr>
                <w:rFonts w:ascii="Times New Roman" w:hAnsi="Times New Roman" w:cs="Times New Roman"/>
                <w:b/>
                <w:bCs/>
                <w:sz w:val="20"/>
                <w:szCs w:val="20"/>
                <w:lang w:val="es-ES_tradnl"/>
              </w:rPr>
              <w:t>0,87</w:t>
            </w:r>
          </w:p>
        </w:tc>
        <w:tc>
          <w:tcPr>
            <w:tcW w:w="735" w:type="dxa"/>
          </w:tcPr>
          <w:p w14:paraId="05E1A584" w14:textId="374E7520" w:rsidR="00A90C93" w:rsidRPr="006103FC" w:rsidRDefault="00253974" w:rsidP="007E5E8A">
            <w:pPr>
              <w:jc w:val="center"/>
              <w:rPr>
                <w:rFonts w:ascii="Times New Roman" w:hAnsi="Times New Roman" w:cs="Times New Roman"/>
                <w:b/>
                <w:bCs/>
                <w:sz w:val="20"/>
                <w:szCs w:val="20"/>
                <w:lang w:val="es-ES_tradnl"/>
              </w:rPr>
            </w:pPr>
            <w:r w:rsidRPr="006103FC">
              <w:rPr>
                <w:rFonts w:ascii="Times New Roman" w:hAnsi="Times New Roman" w:cs="Times New Roman"/>
                <w:b/>
                <w:bCs/>
                <w:sz w:val="20"/>
                <w:szCs w:val="20"/>
                <w:lang w:val="es-ES_tradnl"/>
              </w:rPr>
              <w:t>0,43</w:t>
            </w:r>
          </w:p>
        </w:tc>
        <w:tc>
          <w:tcPr>
            <w:tcW w:w="650" w:type="dxa"/>
          </w:tcPr>
          <w:p w14:paraId="0582EE4B" w14:textId="760BD44F" w:rsidR="00A90C93" w:rsidRPr="006103FC" w:rsidRDefault="00253974" w:rsidP="007E5E8A">
            <w:pPr>
              <w:jc w:val="center"/>
              <w:rPr>
                <w:rFonts w:ascii="Times New Roman" w:hAnsi="Times New Roman" w:cs="Times New Roman"/>
                <w:b/>
                <w:bCs/>
                <w:sz w:val="20"/>
                <w:szCs w:val="20"/>
                <w:lang w:val="es-ES_tradnl"/>
              </w:rPr>
            </w:pPr>
            <w:r w:rsidRPr="006103FC">
              <w:rPr>
                <w:rFonts w:ascii="Times New Roman" w:hAnsi="Times New Roman" w:cs="Times New Roman"/>
                <w:b/>
                <w:bCs/>
                <w:sz w:val="20"/>
                <w:szCs w:val="20"/>
                <w:lang w:val="es-ES_tradnl"/>
              </w:rPr>
              <w:t>0,87</w:t>
            </w:r>
          </w:p>
        </w:tc>
      </w:tr>
      <w:tr w:rsidR="00A90C93" w14:paraId="662335B5" w14:textId="0AFC79E8" w:rsidTr="00A90C93">
        <w:trPr>
          <w:trHeight w:val="20"/>
        </w:trPr>
        <w:tc>
          <w:tcPr>
            <w:tcW w:w="1274" w:type="dxa"/>
            <w:tcBorders>
              <w:bottom w:val="single" w:sz="12" w:space="0" w:color="auto"/>
            </w:tcBorders>
            <w:shd w:val="clear" w:color="auto" w:fill="D9E2F3" w:themeFill="accent1" w:themeFillTint="33"/>
          </w:tcPr>
          <w:p w14:paraId="19FEF46D" w14:textId="24B67ABA" w:rsidR="00A90C93" w:rsidRPr="008E67AA" w:rsidRDefault="00A90C93" w:rsidP="007E5E8A">
            <w:pPr>
              <w:jc w:val="center"/>
              <w:rPr>
                <w:rFonts w:ascii="Times New Roman" w:hAnsi="Times New Roman" w:cs="Times New Roman"/>
                <w:b/>
                <w:bCs/>
                <w:sz w:val="20"/>
                <w:szCs w:val="20"/>
                <w:lang w:val="es-ES_tradnl"/>
              </w:rPr>
            </w:pPr>
            <w:r w:rsidRPr="008E67AA">
              <w:rPr>
                <w:rFonts w:ascii="Times New Roman" w:hAnsi="Times New Roman" w:cs="Times New Roman"/>
                <w:b/>
                <w:bCs/>
                <w:sz w:val="20"/>
                <w:szCs w:val="20"/>
                <w:lang w:val="es-ES_tradnl"/>
              </w:rPr>
              <w:t>model_dsa3</w:t>
            </w:r>
          </w:p>
        </w:tc>
        <w:tc>
          <w:tcPr>
            <w:tcW w:w="1050" w:type="dxa"/>
            <w:tcBorders>
              <w:bottom w:val="single" w:sz="12" w:space="0" w:color="auto"/>
            </w:tcBorders>
          </w:tcPr>
          <w:p w14:paraId="64F3BB4F" w14:textId="3FD7DEDF" w:rsidR="00A90C93" w:rsidRPr="00467345" w:rsidRDefault="00253974" w:rsidP="007E5E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0,72</w:t>
            </w:r>
          </w:p>
        </w:tc>
        <w:tc>
          <w:tcPr>
            <w:tcW w:w="847" w:type="dxa"/>
            <w:tcBorders>
              <w:bottom w:val="single" w:sz="12" w:space="0" w:color="auto"/>
            </w:tcBorders>
          </w:tcPr>
          <w:p w14:paraId="770A4154" w14:textId="35E69294" w:rsidR="00A90C93" w:rsidRPr="00467345" w:rsidRDefault="00253974" w:rsidP="007E5E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0,99</w:t>
            </w:r>
          </w:p>
        </w:tc>
        <w:tc>
          <w:tcPr>
            <w:tcW w:w="847" w:type="dxa"/>
            <w:tcBorders>
              <w:bottom w:val="single" w:sz="12" w:space="0" w:color="auto"/>
            </w:tcBorders>
          </w:tcPr>
          <w:p w14:paraId="7565AB00" w14:textId="45D1B2F2" w:rsidR="00A90C93" w:rsidRPr="00467345" w:rsidRDefault="00253974" w:rsidP="007E5E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0,21</w:t>
            </w:r>
          </w:p>
        </w:tc>
        <w:tc>
          <w:tcPr>
            <w:tcW w:w="1385" w:type="dxa"/>
            <w:tcBorders>
              <w:bottom w:val="single" w:sz="12" w:space="0" w:color="auto"/>
            </w:tcBorders>
          </w:tcPr>
          <w:p w14:paraId="585E0F04" w14:textId="6EE52246" w:rsidR="00A90C93" w:rsidRPr="00467345" w:rsidRDefault="00253974" w:rsidP="007E5E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0,92</w:t>
            </w:r>
          </w:p>
        </w:tc>
        <w:tc>
          <w:tcPr>
            <w:tcW w:w="1396" w:type="dxa"/>
            <w:tcBorders>
              <w:bottom w:val="single" w:sz="12" w:space="0" w:color="auto"/>
            </w:tcBorders>
          </w:tcPr>
          <w:p w14:paraId="2B72FB93" w14:textId="0BA74B06" w:rsidR="00A90C93" w:rsidRPr="00467345" w:rsidRDefault="00253974" w:rsidP="007E5E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0,70</w:t>
            </w:r>
          </w:p>
        </w:tc>
        <w:tc>
          <w:tcPr>
            <w:tcW w:w="876" w:type="dxa"/>
            <w:tcBorders>
              <w:bottom w:val="single" w:sz="12" w:space="0" w:color="auto"/>
            </w:tcBorders>
          </w:tcPr>
          <w:p w14:paraId="4360E46F" w14:textId="5B3D98ED" w:rsidR="00A90C93" w:rsidRPr="00467345" w:rsidRDefault="00253974" w:rsidP="007E5E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0,82</w:t>
            </w:r>
          </w:p>
        </w:tc>
        <w:tc>
          <w:tcPr>
            <w:tcW w:w="735" w:type="dxa"/>
            <w:tcBorders>
              <w:bottom w:val="single" w:sz="12" w:space="0" w:color="auto"/>
            </w:tcBorders>
          </w:tcPr>
          <w:p w14:paraId="7529F830" w14:textId="2769E958" w:rsidR="00A90C93" w:rsidRPr="00467345" w:rsidRDefault="00253974" w:rsidP="007E5E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0,35</w:t>
            </w:r>
          </w:p>
        </w:tc>
        <w:tc>
          <w:tcPr>
            <w:tcW w:w="650" w:type="dxa"/>
            <w:tcBorders>
              <w:bottom w:val="single" w:sz="12" w:space="0" w:color="auto"/>
            </w:tcBorders>
          </w:tcPr>
          <w:p w14:paraId="12DD77C6" w14:textId="1CB0F113" w:rsidR="00A90C93" w:rsidRPr="00467345" w:rsidRDefault="00253974" w:rsidP="007E5E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0,81</w:t>
            </w:r>
          </w:p>
        </w:tc>
      </w:tr>
      <w:tr w:rsidR="00A90C93" w14:paraId="3159E678" w14:textId="5548AD23" w:rsidTr="00A90C93">
        <w:trPr>
          <w:trHeight w:val="20"/>
        </w:trPr>
        <w:tc>
          <w:tcPr>
            <w:tcW w:w="1274" w:type="dxa"/>
            <w:tcBorders>
              <w:top w:val="single" w:sz="12" w:space="0" w:color="auto"/>
            </w:tcBorders>
            <w:shd w:val="clear" w:color="auto" w:fill="D9E2F3" w:themeFill="accent1" w:themeFillTint="33"/>
          </w:tcPr>
          <w:p w14:paraId="6FD04CB9" w14:textId="444F0213" w:rsidR="00A90C93" w:rsidRPr="008E67AA" w:rsidRDefault="00A90C93" w:rsidP="007E5E8A">
            <w:pPr>
              <w:jc w:val="center"/>
              <w:rPr>
                <w:rFonts w:ascii="Times New Roman" w:hAnsi="Times New Roman" w:cs="Times New Roman"/>
                <w:b/>
                <w:bCs/>
                <w:sz w:val="20"/>
                <w:szCs w:val="20"/>
                <w:lang w:val="es-ES_tradnl"/>
              </w:rPr>
            </w:pPr>
            <w:r w:rsidRPr="008E67AA">
              <w:rPr>
                <w:rFonts w:ascii="Times New Roman" w:hAnsi="Times New Roman" w:cs="Times New Roman"/>
                <w:b/>
                <w:bCs/>
                <w:sz w:val="20"/>
                <w:szCs w:val="20"/>
                <w:lang w:val="es-ES_tradnl"/>
              </w:rPr>
              <w:t>model_dsc1</w:t>
            </w:r>
          </w:p>
        </w:tc>
        <w:tc>
          <w:tcPr>
            <w:tcW w:w="1050" w:type="dxa"/>
            <w:tcBorders>
              <w:top w:val="single" w:sz="12" w:space="0" w:color="auto"/>
            </w:tcBorders>
          </w:tcPr>
          <w:p w14:paraId="251C4B98" w14:textId="3BB27C71" w:rsidR="00A90C93" w:rsidRPr="00467345" w:rsidRDefault="00253974" w:rsidP="007E5E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0,92</w:t>
            </w:r>
          </w:p>
        </w:tc>
        <w:tc>
          <w:tcPr>
            <w:tcW w:w="847" w:type="dxa"/>
            <w:tcBorders>
              <w:top w:val="single" w:sz="12" w:space="0" w:color="auto"/>
            </w:tcBorders>
          </w:tcPr>
          <w:p w14:paraId="7B4AF0AB" w14:textId="24018428" w:rsidR="00A90C93" w:rsidRPr="00467345" w:rsidRDefault="00253974" w:rsidP="007E5E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0,92</w:t>
            </w:r>
          </w:p>
        </w:tc>
        <w:tc>
          <w:tcPr>
            <w:tcW w:w="847" w:type="dxa"/>
            <w:tcBorders>
              <w:top w:val="single" w:sz="12" w:space="0" w:color="auto"/>
            </w:tcBorders>
          </w:tcPr>
          <w:p w14:paraId="498CDFC2" w14:textId="63D25299" w:rsidR="00A90C93" w:rsidRPr="00467345" w:rsidRDefault="00253974" w:rsidP="007E5E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0,00</w:t>
            </w:r>
          </w:p>
        </w:tc>
        <w:tc>
          <w:tcPr>
            <w:tcW w:w="1385" w:type="dxa"/>
            <w:tcBorders>
              <w:top w:val="single" w:sz="12" w:space="0" w:color="auto"/>
            </w:tcBorders>
          </w:tcPr>
          <w:p w14:paraId="3C70F1A4" w14:textId="71CFDB92" w:rsidR="00A90C93" w:rsidRPr="00467345" w:rsidRDefault="00253974" w:rsidP="007E5E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0,00</w:t>
            </w:r>
          </w:p>
        </w:tc>
        <w:tc>
          <w:tcPr>
            <w:tcW w:w="1396" w:type="dxa"/>
            <w:tcBorders>
              <w:top w:val="single" w:sz="12" w:space="0" w:color="auto"/>
            </w:tcBorders>
          </w:tcPr>
          <w:p w14:paraId="53F2E416" w14:textId="6BA0C514" w:rsidR="00A90C93" w:rsidRPr="00467345" w:rsidRDefault="00253974" w:rsidP="007E5E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1,00</w:t>
            </w:r>
          </w:p>
        </w:tc>
        <w:tc>
          <w:tcPr>
            <w:tcW w:w="876" w:type="dxa"/>
            <w:tcBorders>
              <w:top w:val="single" w:sz="12" w:space="0" w:color="auto"/>
            </w:tcBorders>
          </w:tcPr>
          <w:p w14:paraId="47503BA9" w14:textId="1E66DD6A" w:rsidR="00A90C93" w:rsidRPr="00467345" w:rsidRDefault="00253974" w:rsidP="007E5E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0,96</w:t>
            </w:r>
          </w:p>
        </w:tc>
        <w:tc>
          <w:tcPr>
            <w:tcW w:w="735" w:type="dxa"/>
            <w:tcBorders>
              <w:top w:val="single" w:sz="12" w:space="0" w:color="auto"/>
            </w:tcBorders>
          </w:tcPr>
          <w:p w14:paraId="28251315" w14:textId="6D60118A" w:rsidR="00A90C93" w:rsidRPr="00467345" w:rsidRDefault="00253974" w:rsidP="007E5E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0,00</w:t>
            </w:r>
          </w:p>
        </w:tc>
        <w:tc>
          <w:tcPr>
            <w:tcW w:w="650" w:type="dxa"/>
            <w:tcBorders>
              <w:top w:val="single" w:sz="12" w:space="0" w:color="auto"/>
            </w:tcBorders>
          </w:tcPr>
          <w:p w14:paraId="6026F91F" w14:textId="37E62602" w:rsidR="00A90C93" w:rsidRPr="00467345" w:rsidRDefault="00253974" w:rsidP="007E5E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0,5</w:t>
            </w:r>
          </w:p>
        </w:tc>
      </w:tr>
      <w:tr w:rsidR="00E7318A" w14:paraId="186F1D41" w14:textId="522FF932" w:rsidTr="00A90C93">
        <w:trPr>
          <w:trHeight w:val="20"/>
        </w:trPr>
        <w:tc>
          <w:tcPr>
            <w:tcW w:w="1274" w:type="dxa"/>
            <w:shd w:val="clear" w:color="auto" w:fill="D9E2F3" w:themeFill="accent1" w:themeFillTint="33"/>
          </w:tcPr>
          <w:p w14:paraId="60EB5B44" w14:textId="741757B2" w:rsidR="00E7318A" w:rsidRPr="008E67AA" w:rsidRDefault="00E7318A" w:rsidP="00E7318A">
            <w:pPr>
              <w:jc w:val="center"/>
              <w:rPr>
                <w:rFonts w:ascii="Times New Roman" w:hAnsi="Times New Roman" w:cs="Times New Roman"/>
                <w:b/>
                <w:bCs/>
                <w:sz w:val="20"/>
                <w:szCs w:val="20"/>
                <w:lang w:val="es-ES_tradnl"/>
              </w:rPr>
            </w:pPr>
            <w:r w:rsidRPr="008E67AA">
              <w:rPr>
                <w:rFonts w:ascii="Times New Roman" w:hAnsi="Times New Roman" w:cs="Times New Roman"/>
                <w:b/>
                <w:bCs/>
                <w:sz w:val="20"/>
                <w:szCs w:val="20"/>
                <w:lang w:val="es-ES_tradnl"/>
              </w:rPr>
              <w:t>model_dsc2</w:t>
            </w:r>
          </w:p>
        </w:tc>
        <w:tc>
          <w:tcPr>
            <w:tcW w:w="1050" w:type="dxa"/>
          </w:tcPr>
          <w:p w14:paraId="40191918" w14:textId="73D98409"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0,92</w:t>
            </w:r>
          </w:p>
        </w:tc>
        <w:tc>
          <w:tcPr>
            <w:tcW w:w="847" w:type="dxa"/>
          </w:tcPr>
          <w:p w14:paraId="1888350D" w14:textId="50F5359D"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0,92</w:t>
            </w:r>
          </w:p>
        </w:tc>
        <w:tc>
          <w:tcPr>
            <w:tcW w:w="847" w:type="dxa"/>
          </w:tcPr>
          <w:p w14:paraId="1DE47BF2" w14:textId="6A1695E2"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0,00</w:t>
            </w:r>
          </w:p>
        </w:tc>
        <w:tc>
          <w:tcPr>
            <w:tcW w:w="1385" w:type="dxa"/>
          </w:tcPr>
          <w:p w14:paraId="6173BEAA" w14:textId="7F80F4BC"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0,00</w:t>
            </w:r>
          </w:p>
        </w:tc>
        <w:tc>
          <w:tcPr>
            <w:tcW w:w="1396" w:type="dxa"/>
          </w:tcPr>
          <w:p w14:paraId="3066721A" w14:textId="1139D73F"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1,00</w:t>
            </w:r>
          </w:p>
        </w:tc>
        <w:tc>
          <w:tcPr>
            <w:tcW w:w="876" w:type="dxa"/>
          </w:tcPr>
          <w:p w14:paraId="699AB15A" w14:textId="7447EBC2"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0,96</w:t>
            </w:r>
          </w:p>
        </w:tc>
        <w:tc>
          <w:tcPr>
            <w:tcW w:w="735" w:type="dxa"/>
          </w:tcPr>
          <w:p w14:paraId="653409F6" w14:textId="062C665E"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0,00</w:t>
            </w:r>
          </w:p>
        </w:tc>
        <w:tc>
          <w:tcPr>
            <w:tcW w:w="650" w:type="dxa"/>
          </w:tcPr>
          <w:p w14:paraId="1577D253" w14:textId="065B5DE0"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0,5</w:t>
            </w:r>
          </w:p>
        </w:tc>
      </w:tr>
      <w:tr w:rsidR="00E7318A" w14:paraId="0DA1CA95" w14:textId="30CC87DB" w:rsidTr="00A90C93">
        <w:trPr>
          <w:trHeight w:val="20"/>
        </w:trPr>
        <w:tc>
          <w:tcPr>
            <w:tcW w:w="1274" w:type="dxa"/>
            <w:tcBorders>
              <w:bottom w:val="single" w:sz="12" w:space="0" w:color="auto"/>
            </w:tcBorders>
            <w:shd w:val="clear" w:color="auto" w:fill="D9E2F3" w:themeFill="accent1" w:themeFillTint="33"/>
          </w:tcPr>
          <w:p w14:paraId="79C1F5E4" w14:textId="14D85819" w:rsidR="00E7318A" w:rsidRPr="008E67AA" w:rsidRDefault="00E7318A" w:rsidP="00E7318A">
            <w:pPr>
              <w:jc w:val="center"/>
              <w:rPr>
                <w:rFonts w:ascii="Times New Roman" w:hAnsi="Times New Roman" w:cs="Times New Roman"/>
                <w:b/>
                <w:bCs/>
                <w:sz w:val="20"/>
                <w:szCs w:val="20"/>
                <w:lang w:val="es-ES_tradnl"/>
              </w:rPr>
            </w:pPr>
            <w:r w:rsidRPr="008E67AA">
              <w:rPr>
                <w:rFonts w:ascii="Times New Roman" w:hAnsi="Times New Roman" w:cs="Times New Roman"/>
                <w:b/>
                <w:bCs/>
                <w:sz w:val="20"/>
                <w:szCs w:val="20"/>
                <w:lang w:val="es-ES_tradnl"/>
              </w:rPr>
              <w:t>model_dsc3</w:t>
            </w:r>
          </w:p>
        </w:tc>
        <w:tc>
          <w:tcPr>
            <w:tcW w:w="1050" w:type="dxa"/>
            <w:tcBorders>
              <w:bottom w:val="single" w:sz="12" w:space="0" w:color="auto"/>
            </w:tcBorders>
          </w:tcPr>
          <w:p w14:paraId="21031D46" w14:textId="0040D6C8"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0,08</w:t>
            </w:r>
          </w:p>
        </w:tc>
        <w:tc>
          <w:tcPr>
            <w:tcW w:w="847" w:type="dxa"/>
            <w:tcBorders>
              <w:bottom w:val="single" w:sz="12" w:space="0" w:color="auto"/>
            </w:tcBorders>
          </w:tcPr>
          <w:p w14:paraId="63520118" w14:textId="1B8FF45E"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0,00</w:t>
            </w:r>
          </w:p>
        </w:tc>
        <w:tc>
          <w:tcPr>
            <w:tcW w:w="847" w:type="dxa"/>
            <w:tcBorders>
              <w:bottom w:val="single" w:sz="12" w:space="0" w:color="auto"/>
            </w:tcBorders>
          </w:tcPr>
          <w:p w14:paraId="0F86BA35" w14:textId="5DC616D7"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0,00</w:t>
            </w:r>
          </w:p>
        </w:tc>
        <w:tc>
          <w:tcPr>
            <w:tcW w:w="1385" w:type="dxa"/>
            <w:tcBorders>
              <w:bottom w:val="single" w:sz="12" w:space="0" w:color="auto"/>
            </w:tcBorders>
          </w:tcPr>
          <w:p w14:paraId="3EA24A70" w14:textId="53BE8CD7"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1,00</w:t>
            </w:r>
          </w:p>
        </w:tc>
        <w:tc>
          <w:tcPr>
            <w:tcW w:w="1396" w:type="dxa"/>
            <w:tcBorders>
              <w:bottom w:val="single" w:sz="12" w:space="0" w:color="auto"/>
            </w:tcBorders>
          </w:tcPr>
          <w:p w14:paraId="730E7397" w14:textId="38351904"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0,00</w:t>
            </w:r>
          </w:p>
        </w:tc>
        <w:tc>
          <w:tcPr>
            <w:tcW w:w="876" w:type="dxa"/>
            <w:tcBorders>
              <w:bottom w:val="single" w:sz="12" w:space="0" w:color="auto"/>
            </w:tcBorders>
          </w:tcPr>
          <w:p w14:paraId="19A1B8B9" w14:textId="4F9FAE69"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0,00</w:t>
            </w:r>
          </w:p>
        </w:tc>
        <w:tc>
          <w:tcPr>
            <w:tcW w:w="735" w:type="dxa"/>
            <w:tcBorders>
              <w:bottom w:val="single" w:sz="12" w:space="0" w:color="auto"/>
            </w:tcBorders>
          </w:tcPr>
          <w:p w14:paraId="0C755DF2" w14:textId="1EAFC752"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0,15</w:t>
            </w:r>
          </w:p>
        </w:tc>
        <w:tc>
          <w:tcPr>
            <w:tcW w:w="650" w:type="dxa"/>
            <w:tcBorders>
              <w:bottom w:val="single" w:sz="12" w:space="0" w:color="auto"/>
            </w:tcBorders>
          </w:tcPr>
          <w:p w14:paraId="31849DE6" w14:textId="7A2D0634"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0,5</w:t>
            </w:r>
          </w:p>
        </w:tc>
      </w:tr>
      <w:tr w:rsidR="00E7318A" w14:paraId="6730F8E9" w14:textId="47AA4304" w:rsidTr="00A90C93">
        <w:trPr>
          <w:trHeight w:val="20"/>
        </w:trPr>
        <w:tc>
          <w:tcPr>
            <w:tcW w:w="1274" w:type="dxa"/>
            <w:tcBorders>
              <w:top w:val="single" w:sz="12" w:space="0" w:color="auto"/>
            </w:tcBorders>
            <w:shd w:val="clear" w:color="auto" w:fill="D9E2F3" w:themeFill="accent1" w:themeFillTint="33"/>
          </w:tcPr>
          <w:p w14:paraId="12E57C6A" w14:textId="3DC78F15" w:rsidR="00E7318A" w:rsidRPr="008E67AA" w:rsidRDefault="00E7318A" w:rsidP="00E7318A">
            <w:pPr>
              <w:jc w:val="center"/>
              <w:rPr>
                <w:rFonts w:ascii="Times New Roman" w:hAnsi="Times New Roman" w:cs="Times New Roman"/>
                <w:b/>
                <w:bCs/>
                <w:sz w:val="20"/>
                <w:szCs w:val="20"/>
                <w:lang w:val="es-ES_tradnl"/>
              </w:rPr>
            </w:pPr>
            <w:r w:rsidRPr="008E67AA">
              <w:rPr>
                <w:rFonts w:ascii="Times New Roman" w:hAnsi="Times New Roman" w:cs="Times New Roman"/>
                <w:b/>
                <w:bCs/>
                <w:sz w:val="20"/>
                <w:szCs w:val="20"/>
                <w:lang w:val="es-ES_tradnl"/>
              </w:rPr>
              <w:t>logreg_1</w:t>
            </w:r>
          </w:p>
        </w:tc>
        <w:tc>
          <w:tcPr>
            <w:tcW w:w="1050" w:type="dxa"/>
            <w:tcBorders>
              <w:top w:val="single" w:sz="12" w:space="0" w:color="auto"/>
            </w:tcBorders>
          </w:tcPr>
          <w:p w14:paraId="08E2B086" w14:textId="40BE0028"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0,77</w:t>
            </w:r>
          </w:p>
        </w:tc>
        <w:tc>
          <w:tcPr>
            <w:tcW w:w="847" w:type="dxa"/>
            <w:tcBorders>
              <w:top w:val="single" w:sz="12" w:space="0" w:color="auto"/>
            </w:tcBorders>
          </w:tcPr>
          <w:p w14:paraId="663DFD0C" w14:textId="6250B174"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0,97</w:t>
            </w:r>
          </w:p>
        </w:tc>
        <w:tc>
          <w:tcPr>
            <w:tcW w:w="847" w:type="dxa"/>
            <w:tcBorders>
              <w:top w:val="single" w:sz="12" w:space="0" w:color="auto"/>
            </w:tcBorders>
          </w:tcPr>
          <w:p w14:paraId="7B9AB920" w14:textId="30F5A9E3"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0,22</w:t>
            </w:r>
          </w:p>
        </w:tc>
        <w:tc>
          <w:tcPr>
            <w:tcW w:w="1385" w:type="dxa"/>
            <w:tcBorders>
              <w:top w:val="single" w:sz="12" w:space="0" w:color="auto"/>
            </w:tcBorders>
          </w:tcPr>
          <w:p w14:paraId="79BD0685" w14:textId="05D9083D"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0,72</w:t>
            </w:r>
          </w:p>
        </w:tc>
        <w:tc>
          <w:tcPr>
            <w:tcW w:w="1396" w:type="dxa"/>
            <w:tcBorders>
              <w:top w:val="single" w:sz="12" w:space="0" w:color="auto"/>
            </w:tcBorders>
          </w:tcPr>
          <w:p w14:paraId="63B00CEF" w14:textId="1CA6155D"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0,78</w:t>
            </w:r>
          </w:p>
        </w:tc>
        <w:tc>
          <w:tcPr>
            <w:tcW w:w="876" w:type="dxa"/>
            <w:tcBorders>
              <w:top w:val="single" w:sz="12" w:space="0" w:color="auto"/>
            </w:tcBorders>
          </w:tcPr>
          <w:p w14:paraId="2F8D9193" w14:textId="3D4F18BE"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0,86</w:t>
            </w:r>
          </w:p>
        </w:tc>
        <w:tc>
          <w:tcPr>
            <w:tcW w:w="735" w:type="dxa"/>
            <w:tcBorders>
              <w:top w:val="single" w:sz="12" w:space="0" w:color="auto"/>
            </w:tcBorders>
          </w:tcPr>
          <w:p w14:paraId="73ED06F6" w14:textId="23C980D5"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0,34</w:t>
            </w:r>
          </w:p>
        </w:tc>
        <w:tc>
          <w:tcPr>
            <w:tcW w:w="650" w:type="dxa"/>
            <w:tcBorders>
              <w:top w:val="single" w:sz="12" w:space="0" w:color="auto"/>
            </w:tcBorders>
          </w:tcPr>
          <w:p w14:paraId="69D9CEB6" w14:textId="6D4F98FE"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0,75</w:t>
            </w:r>
          </w:p>
        </w:tc>
      </w:tr>
      <w:tr w:rsidR="00E7318A" w14:paraId="5D1A06EE" w14:textId="77777777" w:rsidTr="00A90C93">
        <w:trPr>
          <w:trHeight w:val="20"/>
        </w:trPr>
        <w:tc>
          <w:tcPr>
            <w:tcW w:w="1274" w:type="dxa"/>
            <w:shd w:val="clear" w:color="auto" w:fill="D9E2F3" w:themeFill="accent1" w:themeFillTint="33"/>
          </w:tcPr>
          <w:p w14:paraId="3852971A" w14:textId="6FF0E0BC" w:rsidR="00E7318A" w:rsidRPr="008E67AA" w:rsidRDefault="00E7318A" w:rsidP="00E7318A">
            <w:pPr>
              <w:jc w:val="center"/>
              <w:rPr>
                <w:rFonts w:ascii="Times New Roman" w:hAnsi="Times New Roman" w:cs="Times New Roman"/>
                <w:b/>
                <w:bCs/>
                <w:sz w:val="20"/>
                <w:szCs w:val="20"/>
                <w:lang w:val="es-ES_tradnl"/>
              </w:rPr>
            </w:pPr>
            <w:r w:rsidRPr="008E67AA">
              <w:rPr>
                <w:rFonts w:ascii="Times New Roman" w:hAnsi="Times New Roman" w:cs="Times New Roman"/>
                <w:b/>
                <w:bCs/>
                <w:sz w:val="20"/>
                <w:szCs w:val="20"/>
                <w:lang w:val="es-ES_tradnl"/>
              </w:rPr>
              <w:t>logreg_2</w:t>
            </w:r>
          </w:p>
        </w:tc>
        <w:tc>
          <w:tcPr>
            <w:tcW w:w="1050" w:type="dxa"/>
          </w:tcPr>
          <w:p w14:paraId="537B8993" w14:textId="48CBA3AA"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0,77</w:t>
            </w:r>
          </w:p>
        </w:tc>
        <w:tc>
          <w:tcPr>
            <w:tcW w:w="847" w:type="dxa"/>
          </w:tcPr>
          <w:p w14:paraId="2ED17E04" w14:textId="5E01A51A"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0,97</w:t>
            </w:r>
          </w:p>
        </w:tc>
        <w:tc>
          <w:tcPr>
            <w:tcW w:w="847" w:type="dxa"/>
          </w:tcPr>
          <w:p w14:paraId="4559B108" w14:textId="2A439BC8"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0,22</w:t>
            </w:r>
          </w:p>
        </w:tc>
        <w:tc>
          <w:tcPr>
            <w:tcW w:w="1385" w:type="dxa"/>
          </w:tcPr>
          <w:p w14:paraId="1CE95793" w14:textId="76C0B4FF"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0,71</w:t>
            </w:r>
          </w:p>
        </w:tc>
        <w:tc>
          <w:tcPr>
            <w:tcW w:w="1396" w:type="dxa"/>
          </w:tcPr>
          <w:p w14:paraId="3ED169CF" w14:textId="06A54406"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0,78</w:t>
            </w:r>
          </w:p>
        </w:tc>
        <w:tc>
          <w:tcPr>
            <w:tcW w:w="876" w:type="dxa"/>
          </w:tcPr>
          <w:p w14:paraId="58AC37D4" w14:textId="027BE059"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0,86</w:t>
            </w:r>
          </w:p>
        </w:tc>
        <w:tc>
          <w:tcPr>
            <w:tcW w:w="735" w:type="dxa"/>
          </w:tcPr>
          <w:p w14:paraId="02D50803" w14:textId="5ADD4D1B"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0,34</w:t>
            </w:r>
          </w:p>
        </w:tc>
        <w:tc>
          <w:tcPr>
            <w:tcW w:w="650" w:type="dxa"/>
          </w:tcPr>
          <w:p w14:paraId="41A11E73" w14:textId="6986EBBC"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0,74</w:t>
            </w:r>
          </w:p>
        </w:tc>
      </w:tr>
      <w:tr w:rsidR="00E7318A" w14:paraId="36C920E1" w14:textId="77777777" w:rsidTr="00A90C93">
        <w:trPr>
          <w:trHeight w:val="20"/>
        </w:trPr>
        <w:tc>
          <w:tcPr>
            <w:tcW w:w="1274" w:type="dxa"/>
            <w:shd w:val="clear" w:color="auto" w:fill="D9E2F3" w:themeFill="accent1" w:themeFillTint="33"/>
          </w:tcPr>
          <w:p w14:paraId="6E54FB5E" w14:textId="3D2975FA" w:rsidR="00E7318A" w:rsidRPr="008E67AA" w:rsidRDefault="00E7318A" w:rsidP="00E7318A">
            <w:pPr>
              <w:jc w:val="center"/>
              <w:rPr>
                <w:rFonts w:ascii="Times New Roman" w:hAnsi="Times New Roman" w:cs="Times New Roman"/>
                <w:b/>
                <w:bCs/>
                <w:sz w:val="20"/>
                <w:szCs w:val="20"/>
                <w:lang w:val="es-ES_tradnl"/>
              </w:rPr>
            </w:pPr>
            <w:r w:rsidRPr="008E67AA">
              <w:rPr>
                <w:rFonts w:ascii="Times New Roman" w:hAnsi="Times New Roman" w:cs="Times New Roman"/>
                <w:b/>
                <w:bCs/>
                <w:sz w:val="20"/>
                <w:szCs w:val="20"/>
                <w:lang w:val="es-ES_tradnl"/>
              </w:rPr>
              <w:t>logreg_3</w:t>
            </w:r>
          </w:p>
        </w:tc>
        <w:tc>
          <w:tcPr>
            <w:tcW w:w="1050" w:type="dxa"/>
          </w:tcPr>
          <w:p w14:paraId="4D3C3D8F" w14:textId="67BDC195" w:rsidR="00E7318A" w:rsidRPr="00467345" w:rsidRDefault="001065CC"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0,65</w:t>
            </w:r>
          </w:p>
        </w:tc>
        <w:tc>
          <w:tcPr>
            <w:tcW w:w="847" w:type="dxa"/>
          </w:tcPr>
          <w:p w14:paraId="627E1185" w14:textId="40E9DCEA" w:rsidR="00E7318A" w:rsidRPr="00467345" w:rsidRDefault="001065CC"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0,92</w:t>
            </w:r>
          </w:p>
        </w:tc>
        <w:tc>
          <w:tcPr>
            <w:tcW w:w="847" w:type="dxa"/>
          </w:tcPr>
          <w:p w14:paraId="1B126CE5" w14:textId="1A49556F" w:rsidR="00E7318A" w:rsidRPr="00467345" w:rsidRDefault="001065CC"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0,08</w:t>
            </w:r>
          </w:p>
        </w:tc>
        <w:tc>
          <w:tcPr>
            <w:tcW w:w="1385" w:type="dxa"/>
          </w:tcPr>
          <w:p w14:paraId="2CE84DC8" w14:textId="1D040AC5" w:rsidR="00E7318A" w:rsidRPr="00467345" w:rsidRDefault="001065CC"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0,34</w:t>
            </w:r>
          </w:p>
        </w:tc>
        <w:tc>
          <w:tcPr>
            <w:tcW w:w="1396" w:type="dxa"/>
          </w:tcPr>
          <w:p w14:paraId="66FCBB29" w14:textId="76E0A2FF" w:rsidR="00E7318A" w:rsidRPr="00467345" w:rsidRDefault="001065CC"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0,68</w:t>
            </w:r>
          </w:p>
        </w:tc>
        <w:tc>
          <w:tcPr>
            <w:tcW w:w="876" w:type="dxa"/>
          </w:tcPr>
          <w:p w14:paraId="19DBC443" w14:textId="478F669A" w:rsidR="00E7318A" w:rsidRPr="00467345" w:rsidRDefault="001065CC"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0,78</w:t>
            </w:r>
          </w:p>
        </w:tc>
        <w:tc>
          <w:tcPr>
            <w:tcW w:w="735" w:type="dxa"/>
          </w:tcPr>
          <w:p w14:paraId="08A4F501" w14:textId="42FE3794" w:rsidR="00E7318A" w:rsidRPr="00467345" w:rsidRDefault="001065CC"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0,14</w:t>
            </w:r>
          </w:p>
        </w:tc>
        <w:tc>
          <w:tcPr>
            <w:tcW w:w="650" w:type="dxa"/>
          </w:tcPr>
          <w:p w14:paraId="3B57EA6D" w14:textId="60AAB629" w:rsidR="00E7318A" w:rsidRPr="00467345" w:rsidRDefault="001065CC" w:rsidP="00F74479">
            <w:pPr>
              <w:keepNext/>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0,51</w:t>
            </w:r>
          </w:p>
        </w:tc>
      </w:tr>
    </w:tbl>
    <w:p w14:paraId="3AA46F51" w14:textId="7EBC1360" w:rsidR="00F74479" w:rsidRDefault="00F74479" w:rsidP="00226B20">
      <w:pPr>
        <w:pStyle w:val="Descripcin"/>
        <w:spacing w:after="180"/>
        <w:jc w:val="both"/>
        <w:rPr>
          <w:rFonts w:ascii="Times New Roman" w:hAnsi="Times New Roman" w:cs="Times New Roman"/>
          <w:i w:val="0"/>
          <w:iCs w:val="0"/>
          <w:color w:val="auto"/>
          <w:sz w:val="16"/>
          <w:szCs w:val="16"/>
        </w:rPr>
      </w:pPr>
      <w:bookmarkStart w:id="480" w:name="_Toc94028633"/>
      <w:r>
        <w:rPr>
          <w:rFonts w:ascii="Times New Roman" w:hAnsi="Times New Roman" w:cs="Times New Roman"/>
          <w:i w:val="0"/>
          <w:iCs w:val="0"/>
          <w:color w:val="auto"/>
          <w:sz w:val="16"/>
          <w:szCs w:val="16"/>
        </w:rPr>
        <w:t xml:space="preserve">model_dsa1: CNN entrenada sobre </w:t>
      </w:r>
      <w:r w:rsidR="000F17CC" w:rsidRPr="000F17CC">
        <w:rPr>
          <w:rFonts w:ascii="Times New Roman" w:hAnsi="Times New Roman" w:cs="Times New Roman"/>
          <w:color w:val="auto"/>
          <w:sz w:val="16"/>
          <w:szCs w:val="16"/>
        </w:rPr>
        <w:t>dataset</w:t>
      </w:r>
      <w:r>
        <w:rPr>
          <w:rFonts w:ascii="Times New Roman" w:hAnsi="Times New Roman" w:cs="Times New Roman"/>
          <w:i w:val="0"/>
          <w:iCs w:val="0"/>
          <w:color w:val="auto"/>
          <w:sz w:val="16"/>
          <w:szCs w:val="16"/>
        </w:rPr>
        <w:t xml:space="preserve"> </w:t>
      </w:r>
      <w:r w:rsidRPr="005E566E">
        <w:rPr>
          <w:rFonts w:ascii="Times New Roman" w:hAnsi="Times New Roman" w:cs="Times New Roman"/>
          <w:color w:val="auto"/>
          <w:sz w:val="16"/>
          <w:szCs w:val="16"/>
        </w:rPr>
        <w:t>dsa1</w:t>
      </w:r>
      <w:r>
        <w:rPr>
          <w:rFonts w:ascii="Times New Roman" w:hAnsi="Times New Roman" w:cs="Times New Roman"/>
          <w:i w:val="0"/>
          <w:iCs w:val="0"/>
          <w:color w:val="auto"/>
          <w:sz w:val="16"/>
          <w:szCs w:val="16"/>
        </w:rPr>
        <w:t xml:space="preserve">; model_dsa2: CNN entrenada sobre </w:t>
      </w:r>
      <w:r w:rsidR="000F17CC" w:rsidRPr="000F17CC">
        <w:rPr>
          <w:rFonts w:ascii="Times New Roman" w:hAnsi="Times New Roman" w:cs="Times New Roman"/>
          <w:color w:val="auto"/>
          <w:sz w:val="16"/>
          <w:szCs w:val="16"/>
        </w:rPr>
        <w:t>dataset</w:t>
      </w:r>
      <w:r>
        <w:rPr>
          <w:rFonts w:ascii="Times New Roman" w:hAnsi="Times New Roman" w:cs="Times New Roman"/>
          <w:i w:val="0"/>
          <w:iCs w:val="0"/>
          <w:color w:val="auto"/>
          <w:sz w:val="16"/>
          <w:szCs w:val="16"/>
        </w:rPr>
        <w:t xml:space="preserve"> </w:t>
      </w:r>
      <w:r w:rsidRPr="005E566E">
        <w:rPr>
          <w:rFonts w:ascii="Times New Roman" w:hAnsi="Times New Roman" w:cs="Times New Roman"/>
          <w:color w:val="auto"/>
          <w:sz w:val="16"/>
          <w:szCs w:val="16"/>
        </w:rPr>
        <w:t>dsa2</w:t>
      </w:r>
      <w:r>
        <w:rPr>
          <w:rFonts w:ascii="Times New Roman" w:hAnsi="Times New Roman" w:cs="Times New Roman"/>
          <w:i w:val="0"/>
          <w:iCs w:val="0"/>
          <w:color w:val="auto"/>
          <w:sz w:val="16"/>
          <w:szCs w:val="16"/>
        </w:rPr>
        <w:t xml:space="preserve">; model_dsa3: CNN entrenada sobre </w:t>
      </w:r>
      <w:r w:rsidR="000F17CC" w:rsidRPr="000F17CC">
        <w:rPr>
          <w:rFonts w:ascii="Times New Roman" w:hAnsi="Times New Roman" w:cs="Times New Roman"/>
          <w:color w:val="auto"/>
          <w:sz w:val="16"/>
          <w:szCs w:val="16"/>
        </w:rPr>
        <w:t>dataset</w:t>
      </w:r>
      <w:r>
        <w:rPr>
          <w:rFonts w:ascii="Times New Roman" w:hAnsi="Times New Roman" w:cs="Times New Roman"/>
          <w:i w:val="0"/>
          <w:iCs w:val="0"/>
          <w:color w:val="auto"/>
          <w:sz w:val="16"/>
          <w:szCs w:val="16"/>
        </w:rPr>
        <w:t xml:space="preserve"> </w:t>
      </w:r>
      <w:r w:rsidRPr="005E566E">
        <w:rPr>
          <w:rFonts w:ascii="Times New Roman" w:hAnsi="Times New Roman" w:cs="Times New Roman"/>
          <w:color w:val="auto"/>
          <w:sz w:val="16"/>
          <w:szCs w:val="16"/>
        </w:rPr>
        <w:t>dsa3</w:t>
      </w:r>
      <w:r>
        <w:rPr>
          <w:rFonts w:ascii="Times New Roman" w:hAnsi="Times New Roman" w:cs="Times New Roman"/>
          <w:i w:val="0"/>
          <w:iCs w:val="0"/>
          <w:color w:val="auto"/>
          <w:sz w:val="16"/>
          <w:szCs w:val="16"/>
        </w:rPr>
        <w:t>; model</w:t>
      </w:r>
      <w:r w:rsidR="00226B20">
        <w:rPr>
          <w:rFonts w:ascii="Times New Roman" w:hAnsi="Times New Roman" w:cs="Times New Roman"/>
          <w:i w:val="0"/>
          <w:iCs w:val="0"/>
          <w:color w:val="auto"/>
          <w:sz w:val="16"/>
          <w:szCs w:val="16"/>
        </w:rPr>
        <w:t>_</w:t>
      </w:r>
      <w:r>
        <w:rPr>
          <w:rFonts w:ascii="Times New Roman" w:hAnsi="Times New Roman" w:cs="Times New Roman"/>
          <w:i w:val="0"/>
          <w:iCs w:val="0"/>
          <w:color w:val="auto"/>
          <w:sz w:val="16"/>
          <w:szCs w:val="16"/>
        </w:rPr>
        <w:t xml:space="preserve">dsc1: CNN entrenada sobre </w:t>
      </w:r>
      <w:r w:rsidR="000F17CC" w:rsidRPr="000F17CC">
        <w:rPr>
          <w:rFonts w:ascii="Times New Roman" w:hAnsi="Times New Roman" w:cs="Times New Roman"/>
          <w:color w:val="auto"/>
          <w:sz w:val="16"/>
          <w:szCs w:val="16"/>
        </w:rPr>
        <w:t>dataset</w:t>
      </w:r>
      <w:r>
        <w:rPr>
          <w:rFonts w:ascii="Times New Roman" w:hAnsi="Times New Roman" w:cs="Times New Roman"/>
          <w:i w:val="0"/>
          <w:iCs w:val="0"/>
          <w:color w:val="auto"/>
          <w:sz w:val="16"/>
          <w:szCs w:val="16"/>
        </w:rPr>
        <w:t xml:space="preserve"> </w:t>
      </w:r>
      <w:r w:rsidRPr="005E566E">
        <w:rPr>
          <w:rFonts w:ascii="Times New Roman" w:hAnsi="Times New Roman" w:cs="Times New Roman"/>
          <w:color w:val="auto"/>
          <w:sz w:val="16"/>
          <w:szCs w:val="16"/>
        </w:rPr>
        <w:t>dsc1</w:t>
      </w:r>
      <w:r>
        <w:rPr>
          <w:rFonts w:ascii="Times New Roman" w:hAnsi="Times New Roman" w:cs="Times New Roman"/>
          <w:i w:val="0"/>
          <w:iCs w:val="0"/>
          <w:color w:val="auto"/>
          <w:sz w:val="16"/>
          <w:szCs w:val="16"/>
        </w:rPr>
        <w:t>;</w:t>
      </w:r>
      <w:r w:rsidRPr="00F74479">
        <w:rPr>
          <w:rFonts w:ascii="Times New Roman" w:hAnsi="Times New Roman" w:cs="Times New Roman"/>
          <w:i w:val="0"/>
          <w:iCs w:val="0"/>
          <w:color w:val="auto"/>
          <w:sz w:val="16"/>
          <w:szCs w:val="16"/>
        </w:rPr>
        <w:t xml:space="preserve"> </w:t>
      </w:r>
      <w:r>
        <w:rPr>
          <w:rFonts w:ascii="Times New Roman" w:hAnsi="Times New Roman" w:cs="Times New Roman"/>
          <w:i w:val="0"/>
          <w:iCs w:val="0"/>
          <w:color w:val="auto"/>
          <w:sz w:val="16"/>
          <w:szCs w:val="16"/>
        </w:rPr>
        <w:t xml:space="preserve">model_dsc2: CNN entrenada sobre </w:t>
      </w:r>
      <w:r w:rsidR="000F17CC" w:rsidRPr="000F17CC">
        <w:rPr>
          <w:rFonts w:ascii="Times New Roman" w:hAnsi="Times New Roman" w:cs="Times New Roman"/>
          <w:color w:val="auto"/>
          <w:sz w:val="16"/>
          <w:szCs w:val="16"/>
        </w:rPr>
        <w:t>dataset</w:t>
      </w:r>
      <w:r>
        <w:rPr>
          <w:rFonts w:ascii="Times New Roman" w:hAnsi="Times New Roman" w:cs="Times New Roman"/>
          <w:i w:val="0"/>
          <w:iCs w:val="0"/>
          <w:color w:val="auto"/>
          <w:sz w:val="16"/>
          <w:szCs w:val="16"/>
        </w:rPr>
        <w:t xml:space="preserve"> </w:t>
      </w:r>
      <w:r w:rsidRPr="005E566E">
        <w:rPr>
          <w:rFonts w:ascii="Times New Roman" w:hAnsi="Times New Roman" w:cs="Times New Roman"/>
          <w:color w:val="auto"/>
          <w:sz w:val="16"/>
          <w:szCs w:val="16"/>
        </w:rPr>
        <w:t>dsc2</w:t>
      </w:r>
      <w:r>
        <w:rPr>
          <w:rFonts w:ascii="Times New Roman" w:hAnsi="Times New Roman" w:cs="Times New Roman"/>
          <w:i w:val="0"/>
          <w:iCs w:val="0"/>
          <w:color w:val="auto"/>
          <w:sz w:val="16"/>
          <w:szCs w:val="16"/>
        </w:rPr>
        <w:t>;</w:t>
      </w:r>
      <w:r w:rsidRPr="00F74479">
        <w:rPr>
          <w:rFonts w:ascii="Times New Roman" w:hAnsi="Times New Roman" w:cs="Times New Roman"/>
          <w:i w:val="0"/>
          <w:iCs w:val="0"/>
          <w:color w:val="auto"/>
          <w:sz w:val="16"/>
          <w:szCs w:val="16"/>
        </w:rPr>
        <w:t xml:space="preserve"> </w:t>
      </w:r>
      <w:r>
        <w:rPr>
          <w:rFonts w:ascii="Times New Roman" w:hAnsi="Times New Roman" w:cs="Times New Roman"/>
          <w:i w:val="0"/>
          <w:iCs w:val="0"/>
          <w:color w:val="auto"/>
          <w:sz w:val="16"/>
          <w:szCs w:val="16"/>
        </w:rPr>
        <w:t>model_dsc</w:t>
      </w:r>
      <w:r w:rsidR="00226B20">
        <w:rPr>
          <w:rFonts w:ascii="Times New Roman" w:hAnsi="Times New Roman" w:cs="Times New Roman"/>
          <w:i w:val="0"/>
          <w:iCs w:val="0"/>
          <w:color w:val="auto"/>
          <w:sz w:val="16"/>
          <w:szCs w:val="16"/>
        </w:rPr>
        <w:t>3</w:t>
      </w:r>
      <w:r>
        <w:rPr>
          <w:rFonts w:ascii="Times New Roman" w:hAnsi="Times New Roman" w:cs="Times New Roman"/>
          <w:i w:val="0"/>
          <w:iCs w:val="0"/>
          <w:color w:val="auto"/>
          <w:sz w:val="16"/>
          <w:szCs w:val="16"/>
        </w:rPr>
        <w:t xml:space="preserve">: CNN entrenada sobre </w:t>
      </w:r>
      <w:r w:rsidR="000F17CC" w:rsidRPr="000F17CC">
        <w:rPr>
          <w:rFonts w:ascii="Times New Roman" w:hAnsi="Times New Roman" w:cs="Times New Roman"/>
          <w:color w:val="auto"/>
          <w:sz w:val="16"/>
          <w:szCs w:val="16"/>
        </w:rPr>
        <w:t>dataset</w:t>
      </w:r>
      <w:r>
        <w:rPr>
          <w:rFonts w:ascii="Times New Roman" w:hAnsi="Times New Roman" w:cs="Times New Roman"/>
          <w:i w:val="0"/>
          <w:iCs w:val="0"/>
          <w:color w:val="auto"/>
          <w:sz w:val="16"/>
          <w:szCs w:val="16"/>
        </w:rPr>
        <w:t xml:space="preserve"> </w:t>
      </w:r>
      <w:r w:rsidRPr="005E566E">
        <w:rPr>
          <w:rFonts w:ascii="Times New Roman" w:hAnsi="Times New Roman" w:cs="Times New Roman"/>
          <w:color w:val="auto"/>
          <w:sz w:val="16"/>
          <w:szCs w:val="16"/>
        </w:rPr>
        <w:t>dsc</w:t>
      </w:r>
      <w:r w:rsidR="00226B20" w:rsidRPr="005E566E">
        <w:rPr>
          <w:rFonts w:ascii="Times New Roman" w:hAnsi="Times New Roman" w:cs="Times New Roman"/>
          <w:color w:val="auto"/>
          <w:sz w:val="16"/>
          <w:szCs w:val="16"/>
        </w:rPr>
        <w:t>3</w:t>
      </w:r>
      <w:r>
        <w:rPr>
          <w:rFonts w:ascii="Times New Roman" w:hAnsi="Times New Roman" w:cs="Times New Roman"/>
          <w:i w:val="0"/>
          <w:iCs w:val="0"/>
          <w:color w:val="auto"/>
          <w:sz w:val="16"/>
          <w:szCs w:val="16"/>
        </w:rPr>
        <w:t>;</w:t>
      </w:r>
      <w:r w:rsidR="00226B20">
        <w:rPr>
          <w:rFonts w:ascii="Times New Roman" w:hAnsi="Times New Roman" w:cs="Times New Roman"/>
          <w:i w:val="0"/>
          <w:iCs w:val="0"/>
          <w:color w:val="auto"/>
          <w:sz w:val="16"/>
          <w:szCs w:val="16"/>
        </w:rPr>
        <w:t xml:space="preserve"> logreg_1: regresión logística binaria sobre el </w:t>
      </w:r>
      <w:r w:rsidR="00226B20" w:rsidRPr="005E566E">
        <w:rPr>
          <w:rFonts w:ascii="Times New Roman" w:hAnsi="Times New Roman" w:cs="Times New Roman"/>
          <w:color w:val="auto"/>
          <w:sz w:val="16"/>
          <w:szCs w:val="16"/>
        </w:rPr>
        <w:t>dataframe</w:t>
      </w:r>
      <w:r w:rsidR="00226B20">
        <w:rPr>
          <w:rFonts w:ascii="Times New Roman" w:hAnsi="Times New Roman" w:cs="Times New Roman"/>
          <w:i w:val="0"/>
          <w:iCs w:val="0"/>
          <w:color w:val="auto"/>
          <w:sz w:val="16"/>
          <w:szCs w:val="16"/>
        </w:rPr>
        <w:t xml:space="preserve"> </w:t>
      </w:r>
      <w:r w:rsidR="00226B20" w:rsidRPr="005E566E">
        <w:rPr>
          <w:rFonts w:ascii="Times New Roman" w:hAnsi="Times New Roman" w:cs="Times New Roman"/>
          <w:color w:val="auto"/>
          <w:sz w:val="16"/>
          <w:szCs w:val="16"/>
        </w:rPr>
        <w:t>ratios</w:t>
      </w:r>
      <w:r w:rsidR="00226B20">
        <w:rPr>
          <w:rFonts w:ascii="Times New Roman" w:hAnsi="Times New Roman" w:cs="Times New Roman"/>
          <w:i w:val="0"/>
          <w:iCs w:val="0"/>
          <w:color w:val="auto"/>
          <w:sz w:val="16"/>
          <w:szCs w:val="16"/>
        </w:rPr>
        <w:t>;</w:t>
      </w:r>
      <w:r w:rsidR="00226B20" w:rsidRPr="00226B20">
        <w:rPr>
          <w:rFonts w:ascii="Times New Roman" w:hAnsi="Times New Roman" w:cs="Times New Roman"/>
          <w:i w:val="0"/>
          <w:iCs w:val="0"/>
          <w:color w:val="auto"/>
          <w:sz w:val="16"/>
          <w:szCs w:val="16"/>
        </w:rPr>
        <w:t xml:space="preserve"> </w:t>
      </w:r>
      <w:r w:rsidR="00226B20">
        <w:rPr>
          <w:rFonts w:ascii="Times New Roman" w:hAnsi="Times New Roman" w:cs="Times New Roman"/>
          <w:i w:val="0"/>
          <w:iCs w:val="0"/>
          <w:color w:val="auto"/>
          <w:sz w:val="16"/>
          <w:szCs w:val="16"/>
        </w:rPr>
        <w:t xml:space="preserve">logreg_2: regresión logística binaria sobre el </w:t>
      </w:r>
      <w:r w:rsidR="00226B20" w:rsidRPr="005E566E">
        <w:rPr>
          <w:rFonts w:ascii="Times New Roman" w:hAnsi="Times New Roman" w:cs="Times New Roman"/>
          <w:color w:val="auto"/>
          <w:sz w:val="16"/>
          <w:szCs w:val="16"/>
        </w:rPr>
        <w:t>dataframe</w:t>
      </w:r>
      <w:r w:rsidR="00226B20">
        <w:rPr>
          <w:rFonts w:ascii="Times New Roman" w:hAnsi="Times New Roman" w:cs="Times New Roman"/>
          <w:i w:val="0"/>
          <w:iCs w:val="0"/>
          <w:color w:val="auto"/>
          <w:sz w:val="16"/>
          <w:szCs w:val="16"/>
        </w:rPr>
        <w:t xml:space="preserve"> </w:t>
      </w:r>
      <w:r w:rsidR="00226B20" w:rsidRPr="005E566E">
        <w:rPr>
          <w:rFonts w:ascii="Times New Roman" w:hAnsi="Times New Roman" w:cs="Times New Roman"/>
          <w:color w:val="auto"/>
          <w:sz w:val="16"/>
          <w:szCs w:val="16"/>
        </w:rPr>
        <w:t>ratios_with_dif</w:t>
      </w:r>
      <w:r w:rsidR="00226B20">
        <w:rPr>
          <w:rFonts w:ascii="Times New Roman" w:hAnsi="Times New Roman" w:cs="Times New Roman"/>
          <w:i w:val="0"/>
          <w:iCs w:val="0"/>
          <w:color w:val="auto"/>
          <w:sz w:val="16"/>
          <w:szCs w:val="16"/>
        </w:rPr>
        <w:t xml:space="preserve">; logreg_3: regresión logística binaria sobre el </w:t>
      </w:r>
      <w:r w:rsidR="00226B20" w:rsidRPr="005E566E">
        <w:rPr>
          <w:rFonts w:ascii="Times New Roman" w:hAnsi="Times New Roman" w:cs="Times New Roman"/>
          <w:color w:val="auto"/>
          <w:sz w:val="16"/>
          <w:szCs w:val="16"/>
        </w:rPr>
        <w:t>dataframe</w:t>
      </w:r>
      <w:r w:rsidR="00226B20">
        <w:rPr>
          <w:rFonts w:ascii="Times New Roman" w:hAnsi="Times New Roman" w:cs="Times New Roman"/>
          <w:i w:val="0"/>
          <w:iCs w:val="0"/>
          <w:color w:val="auto"/>
          <w:sz w:val="16"/>
          <w:szCs w:val="16"/>
        </w:rPr>
        <w:t xml:space="preserve"> </w:t>
      </w:r>
      <w:r w:rsidR="00226B20" w:rsidRPr="005E566E">
        <w:rPr>
          <w:rFonts w:ascii="Times New Roman" w:hAnsi="Times New Roman" w:cs="Times New Roman"/>
          <w:color w:val="auto"/>
          <w:sz w:val="16"/>
          <w:szCs w:val="16"/>
        </w:rPr>
        <w:t>ratios_with_sq</w:t>
      </w:r>
      <w:bookmarkEnd w:id="480"/>
      <w:r w:rsidR="00226B20">
        <w:rPr>
          <w:rFonts w:ascii="Times New Roman" w:hAnsi="Times New Roman" w:cs="Times New Roman"/>
          <w:i w:val="0"/>
          <w:iCs w:val="0"/>
          <w:color w:val="auto"/>
          <w:sz w:val="16"/>
          <w:szCs w:val="16"/>
        </w:rPr>
        <w:t xml:space="preserve"> </w:t>
      </w:r>
    </w:p>
    <w:p w14:paraId="0955D935" w14:textId="31B9A966" w:rsidR="00467345" w:rsidRPr="00F74479" w:rsidRDefault="00F74479" w:rsidP="00F74479">
      <w:pPr>
        <w:pStyle w:val="Descripcin"/>
        <w:spacing w:after="180"/>
        <w:jc w:val="center"/>
        <w:rPr>
          <w:rFonts w:ascii="Times New Roman" w:hAnsi="Times New Roman" w:cs="Times New Roman"/>
          <w:i w:val="0"/>
          <w:iCs w:val="0"/>
          <w:color w:val="auto"/>
          <w:sz w:val="16"/>
          <w:szCs w:val="16"/>
        </w:rPr>
      </w:pPr>
      <w:bookmarkStart w:id="481" w:name="_Toc94028634"/>
      <w:r w:rsidRPr="00F74479">
        <w:rPr>
          <w:rFonts w:ascii="Times New Roman" w:hAnsi="Times New Roman" w:cs="Times New Roman"/>
          <w:i w:val="0"/>
          <w:iCs w:val="0"/>
          <w:color w:val="auto"/>
          <w:sz w:val="16"/>
          <w:szCs w:val="16"/>
        </w:rPr>
        <w:t>Fuente: Elaboración propia del autor</w:t>
      </w:r>
      <w:bookmarkEnd w:id="481"/>
    </w:p>
    <w:p w14:paraId="43AD620A" w14:textId="10C446ED" w:rsidR="007F7E01" w:rsidRDefault="00B91C34" w:rsidP="003F2D44">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La primera característica</w:t>
      </w:r>
      <w:r w:rsidR="000F5D93">
        <w:rPr>
          <w:rFonts w:ascii="Times New Roman" w:hAnsi="Times New Roman" w:cs="Times New Roman"/>
          <w:sz w:val="24"/>
          <w:szCs w:val="24"/>
          <w:lang w:val="es-ES_tradnl"/>
        </w:rPr>
        <w:t xml:space="preserve"> </w:t>
      </w:r>
      <w:r w:rsidR="00B71B89">
        <w:rPr>
          <w:rFonts w:ascii="Times New Roman" w:hAnsi="Times New Roman" w:cs="Times New Roman"/>
          <w:sz w:val="24"/>
          <w:szCs w:val="24"/>
          <w:lang w:val="es-ES_tradnl"/>
        </w:rPr>
        <w:t>que destaca en dicha tabla</w:t>
      </w:r>
      <w:r w:rsidR="000F5D93">
        <w:rPr>
          <w:rFonts w:ascii="Times New Roman" w:hAnsi="Times New Roman" w:cs="Times New Roman"/>
          <w:sz w:val="24"/>
          <w:szCs w:val="24"/>
          <w:lang w:val="es-ES_tradnl"/>
        </w:rPr>
        <w:t xml:space="preserve">, es que los modelos correlacionados no han logrado obtener un buen rendimiento en la predicción de </w:t>
      </w:r>
      <w:r>
        <w:rPr>
          <w:rFonts w:ascii="Times New Roman" w:hAnsi="Times New Roman" w:cs="Times New Roman"/>
          <w:sz w:val="24"/>
          <w:szCs w:val="24"/>
          <w:lang w:val="es-ES_tradnl"/>
        </w:rPr>
        <w:t xml:space="preserve">las </w:t>
      </w:r>
      <w:r w:rsidR="000F5D93">
        <w:rPr>
          <w:rFonts w:ascii="Times New Roman" w:hAnsi="Times New Roman" w:cs="Times New Roman"/>
          <w:sz w:val="24"/>
          <w:szCs w:val="24"/>
          <w:lang w:val="es-ES_tradnl"/>
        </w:rPr>
        <w:t>pymes zombis.</w:t>
      </w:r>
      <w:r w:rsidR="00B71B89">
        <w:rPr>
          <w:rFonts w:ascii="Times New Roman" w:hAnsi="Times New Roman" w:cs="Times New Roman"/>
          <w:sz w:val="24"/>
          <w:szCs w:val="24"/>
          <w:lang w:val="es-ES_tradnl"/>
        </w:rPr>
        <w:t xml:space="preserve"> </w:t>
      </w:r>
      <w:r w:rsidR="000F5D93">
        <w:rPr>
          <w:rFonts w:ascii="Times New Roman" w:hAnsi="Times New Roman" w:cs="Times New Roman"/>
          <w:sz w:val="24"/>
          <w:szCs w:val="24"/>
          <w:lang w:val="es-ES_tradnl"/>
        </w:rPr>
        <w:t xml:space="preserve">En este sentido, para los tres modelos </w:t>
      </w:r>
      <w:r w:rsidR="00E3001A">
        <w:rPr>
          <w:rFonts w:ascii="Times New Roman" w:hAnsi="Times New Roman" w:cs="Times New Roman"/>
          <w:sz w:val="24"/>
          <w:szCs w:val="24"/>
          <w:lang w:val="es-ES_tradnl"/>
        </w:rPr>
        <w:t xml:space="preserve">propuestos </w:t>
      </w:r>
      <w:r w:rsidR="000F5D93">
        <w:rPr>
          <w:rFonts w:ascii="Times New Roman" w:hAnsi="Times New Roman" w:cs="Times New Roman"/>
          <w:sz w:val="24"/>
          <w:szCs w:val="24"/>
          <w:lang w:val="es-ES_tradnl"/>
        </w:rPr>
        <w:t>el valor de AUC es 0.5, lo cual significa que la CNN no presenta capacidad de separación alguna entre las zombis y no zombis.</w:t>
      </w:r>
      <w:r w:rsidR="007F7E01">
        <w:rPr>
          <w:rFonts w:ascii="Times New Roman" w:hAnsi="Times New Roman" w:cs="Times New Roman"/>
          <w:sz w:val="24"/>
          <w:szCs w:val="24"/>
          <w:lang w:val="es-ES_tradnl"/>
        </w:rPr>
        <w:t xml:space="preserve"> </w:t>
      </w:r>
      <w:r w:rsidR="00E3001A">
        <w:rPr>
          <w:rFonts w:ascii="Times New Roman" w:hAnsi="Times New Roman" w:cs="Times New Roman"/>
          <w:sz w:val="24"/>
          <w:szCs w:val="24"/>
          <w:lang w:val="es-ES_tradnl"/>
        </w:rPr>
        <w:t>L</w:t>
      </w:r>
      <w:r w:rsidR="007F7E01">
        <w:rPr>
          <w:rFonts w:ascii="Times New Roman" w:hAnsi="Times New Roman" w:cs="Times New Roman"/>
          <w:sz w:val="24"/>
          <w:szCs w:val="24"/>
          <w:lang w:val="es-ES_tradnl"/>
        </w:rPr>
        <w:t xml:space="preserve">as posibles razones que explican el fracaso de </w:t>
      </w:r>
      <w:r w:rsidR="0072203B">
        <w:rPr>
          <w:rFonts w:ascii="Times New Roman" w:hAnsi="Times New Roman" w:cs="Times New Roman"/>
          <w:sz w:val="24"/>
          <w:szCs w:val="24"/>
          <w:lang w:val="es-ES_tradnl"/>
        </w:rPr>
        <w:t>estos</w:t>
      </w:r>
      <w:r w:rsidR="007F7E01">
        <w:rPr>
          <w:rFonts w:ascii="Times New Roman" w:hAnsi="Times New Roman" w:cs="Times New Roman"/>
          <w:sz w:val="24"/>
          <w:szCs w:val="24"/>
          <w:lang w:val="es-ES_tradnl"/>
        </w:rPr>
        <w:t xml:space="preserve"> modelos son:</w:t>
      </w:r>
    </w:p>
    <w:p w14:paraId="0E5B8E9B" w14:textId="0D4154C6" w:rsidR="00004E1B" w:rsidRDefault="009B00A0" w:rsidP="007F7E01">
      <w:pPr>
        <w:pStyle w:val="Prrafodelista"/>
        <w:numPr>
          <w:ilvl w:val="0"/>
          <w:numId w:val="50"/>
        </w:numPr>
        <w:spacing w:after="180" w:line="360" w:lineRule="auto"/>
        <w:ind w:left="927"/>
        <w:jc w:val="both"/>
        <w:rPr>
          <w:rFonts w:ascii="Times New Roman" w:hAnsi="Times New Roman" w:cs="Times New Roman"/>
          <w:sz w:val="24"/>
          <w:szCs w:val="24"/>
          <w:lang w:val="es-ES_tradnl"/>
        </w:rPr>
      </w:pPr>
      <w:r>
        <w:rPr>
          <w:rFonts w:ascii="Times New Roman" w:hAnsi="Times New Roman" w:cs="Times New Roman"/>
          <w:sz w:val="24"/>
          <w:szCs w:val="24"/>
          <w:lang w:val="es-ES_tradnl"/>
        </w:rPr>
        <w:t>L</w:t>
      </w:r>
      <w:r w:rsidR="007F7E01">
        <w:rPr>
          <w:rFonts w:ascii="Times New Roman" w:hAnsi="Times New Roman" w:cs="Times New Roman"/>
          <w:sz w:val="24"/>
          <w:szCs w:val="24"/>
          <w:lang w:val="es-ES_tradnl"/>
        </w:rPr>
        <w:t xml:space="preserve">a poca cantidad de información </w:t>
      </w:r>
      <w:r w:rsidR="00E3001A">
        <w:rPr>
          <w:rFonts w:ascii="Times New Roman" w:hAnsi="Times New Roman" w:cs="Times New Roman"/>
          <w:sz w:val="24"/>
          <w:szCs w:val="24"/>
          <w:lang w:val="es-ES_tradnl"/>
        </w:rPr>
        <w:t xml:space="preserve">original </w:t>
      </w:r>
      <w:r w:rsidR="007F7E01">
        <w:rPr>
          <w:rFonts w:ascii="Times New Roman" w:hAnsi="Times New Roman" w:cs="Times New Roman"/>
          <w:sz w:val="24"/>
          <w:szCs w:val="24"/>
          <w:lang w:val="es-ES_tradnl"/>
        </w:rPr>
        <w:t xml:space="preserve">disponible en las imágenes de los </w:t>
      </w:r>
      <w:r w:rsidR="000F17CC" w:rsidRPr="000F17CC">
        <w:rPr>
          <w:rFonts w:ascii="Times New Roman" w:hAnsi="Times New Roman" w:cs="Times New Roman"/>
          <w:i/>
          <w:iCs/>
          <w:sz w:val="24"/>
          <w:szCs w:val="24"/>
          <w:lang w:val="es-ES_tradnl"/>
        </w:rPr>
        <w:t>datasets</w:t>
      </w:r>
      <w:r w:rsidR="00E3001A">
        <w:rPr>
          <w:rFonts w:ascii="Times New Roman" w:hAnsi="Times New Roman" w:cs="Times New Roman"/>
          <w:sz w:val="24"/>
          <w:szCs w:val="24"/>
          <w:lang w:val="es-ES_tradnl"/>
        </w:rPr>
        <w:t xml:space="preserve"> </w:t>
      </w:r>
      <w:r w:rsidR="00E3001A" w:rsidRPr="00716AD5">
        <w:rPr>
          <w:rFonts w:ascii="Times New Roman" w:hAnsi="Times New Roman" w:cs="Times New Roman"/>
          <w:i/>
          <w:iCs/>
          <w:sz w:val="24"/>
          <w:szCs w:val="24"/>
          <w:lang w:val="es-ES_tradnl"/>
        </w:rPr>
        <w:t>dsc1</w:t>
      </w:r>
      <w:r w:rsidR="00E3001A">
        <w:rPr>
          <w:rFonts w:ascii="Times New Roman" w:hAnsi="Times New Roman" w:cs="Times New Roman"/>
          <w:sz w:val="24"/>
          <w:szCs w:val="24"/>
          <w:lang w:val="es-ES_tradnl"/>
        </w:rPr>
        <w:t xml:space="preserve">, </w:t>
      </w:r>
      <w:r w:rsidR="00E3001A" w:rsidRPr="00716AD5">
        <w:rPr>
          <w:rFonts w:ascii="Times New Roman" w:hAnsi="Times New Roman" w:cs="Times New Roman"/>
          <w:i/>
          <w:iCs/>
          <w:sz w:val="24"/>
          <w:szCs w:val="24"/>
          <w:lang w:val="es-ES_tradnl"/>
        </w:rPr>
        <w:t>dsc2</w:t>
      </w:r>
      <w:r w:rsidR="00E3001A">
        <w:rPr>
          <w:rFonts w:ascii="Times New Roman" w:hAnsi="Times New Roman" w:cs="Times New Roman"/>
          <w:sz w:val="24"/>
          <w:szCs w:val="24"/>
          <w:lang w:val="es-ES_tradnl"/>
        </w:rPr>
        <w:t xml:space="preserve"> y </w:t>
      </w:r>
      <w:r w:rsidR="00E3001A" w:rsidRPr="00716AD5">
        <w:rPr>
          <w:rFonts w:ascii="Times New Roman" w:hAnsi="Times New Roman" w:cs="Times New Roman"/>
          <w:i/>
          <w:iCs/>
          <w:sz w:val="24"/>
          <w:szCs w:val="24"/>
          <w:lang w:val="es-ES_tradnl"/>
        </w:rPr>
        <w:t>dsc3</w:t>
      </w:r>
      <w:r w:rsidR="00245763">
        <w:rPr>
          <w:rFonts w:ascii="Times New Roman" w:hAnsi="Times New Roman" w:cs="Times New Roman"/>
          <w:sz w:val="24"/>
          <w:szCs w:val="24"/>
          <w:lang w:val="es-ES_tradnl"/>
        </w:rPr>
        <w:t>, en comparación al estudio de</w:t>
      </w:r>
      <w:r w:rsidR="00E3001A">
        <w:rPr>
          <w:rFonts w:ascii="Times New Roman" w:hAnsi="Times New Roman" w:cs="Times New Roman"/>
          <w:sz w:val="24"/>
          <w:szCs w:val="24"/>
          <w:lang w:val="es-ES_tradnl"/>
        </w:rPr>
        <w:t xml:space="preserve"> </w:t>
      </w:r>
      <w:r w:rsidR="00E3001A">
        <w:rPr>
          <w:rFonts w:ascii="Times New Roman" w:hAnsi="Times New Roman" w:cs="Times New Roman"/>
          <w:sz w:val="24"/>
          <w:szCs w:val="24"/>
          <w:lang w:val="es-ES_tradnl"/>
        </w:rPr>
        <w:fldChar w:fldCharType="begin" w:fldLock="1"/>
      </w:r>
      <w:r w:rsidR="00F01EA5">
        <w:rPr>
          <w:rFonts w:ascii="Times New Roman" w:hAnsi="Times New Roman" w:cs="Times New Roman"/>
          <w:sz w:val="24"/>
          <w:szCs w:val="24"/>
          <w:lang w:val="es-ES_tradnl"/>
        </w:rPr>
        <w:instrText>ADDIN CSL_CITATION {"citationItems":[{"id":"ITEM-1","itemData":{"DOI":"10.1016/j.eswa.2018.09.039","ISSN":"09574174","abstract":"Convolutional neural networks are being applied to identification problems in a variety of fields, and in some areas are showing higher discrimination accuracies than conventional methods. However, applications of convolutional neural networks to financial analyses have only been reported in a small number of studies on the prediction of stock price movements. The reason for this seems to be that convolutional neural networks are more suitable for application to images and less suitable for general numerical data including financial statements. Hence, in this research, an attempt is made to apply a convolutional neural network to the prediction of corporate bankruptcy, which in most cases is treated as a two-class classification problem. We use the financial statements (balance sheets and profit-and-loss statements) of 102 companies that have been delisted from the Japanese stock market due to de facto bankruptcy as well as the financial statements of 2062 currently listed companies over four financial periods. In our proposed method, a set of financial ratios are derived from the financial statements and represented as a grayscale image. The image generated by this process is utilized for training and testing a convolutional neural network. Moreover, the size of the dataset is increased using the weighted averages to create synthetic data points. A total of 7520 images for the bankrupt and continuing enterprises classes are used for training the convolutional neural network based on GoogLeNet. Bankruptcy predictions through the trained network are shown to have a higher performance compared to methods using decision trees, linear discriminant analysis, support vector machines, multi-layer perceptron, AdaBoost, or Altman's Z′′-score.","author":[{"dropping-particle":"","family":"Hosaka","given":"Tadaaki","non-dropping-particle":"","parse-names":false,"suffix":""}],"container-title":"Expert Systems with Applications","id":"ITEM-1","issued":{"date-parts":[["2019"]]},"page":"287-299","publisher":"Elsevier Ltd","title":"Bankruptcy prediction using imaged financial ratios and convolutional neural networks","type":"article-journal","volume":"117"},"uris":["http://www.mendeley.com/documents/?uuid=3a05fa39-344c-4085-8362-e47ed40a89bd"]}],"mendeley":{"formattedCitation":"(Hosaka, 2019)","manualFormatting":"Hosaka (2019)","plainTextFormattedCitation":"(Hosaka, 2019)","previouslyFormattedCitation":"(Hosaka, 2019)"},"properties":{"noteIndex":0},"schema":"https://github.com/citation-style-language/schema/raw/master/csl-citation.json"}</w:instrText>
      </w:r>
      <w:r w:rsidR="00E3001A">
        <w:rPr>
          <w:rFonts w:ascii="Times New Roman" w:hAnsi="Times New Roman" w:cs="Times New Roman"/>
          <w:sz w:val="24"/>
          <w:szCs w:val="24"/>
          <w:lang w:val="es-ES_tradnl"/>
        </w:rPr>
        <w:fldChar w:fldCharType="separate"/>
      </w:r>
      <w:r w:rsidR="00E3001A" w:rsidRPr="00245763">
        <w:rPr>
          <w:rFonts w:ascii="Times New Roman" w:hAnsi="Times New Roman" w:cs="Times New Roman"/>
          <w:noProof/>
          <w:sz w:val="24"/>
          <w:szCs w:val="24"/>
          <w:lang w:val="es-ES_tradnl"/>
        </w:rPr>
        <w:t xml:space="preserve">Hosaka </w:t>
      </w:r>
      <w:r w:rsidR="00E3001A">
        <w:rPr>
          <w:rFonts w:ascii="Times New Roman" w:hAnsi="Times New Roman" w:cs="Times New Roman"/>
          <w:noProof/>
          <w:sz w:val="24"/>
          <w:szCs w:val="24"/>
          <w:lang w:val="es-ES_tradnl"/>
        </w:rPr>
        <w:t>(</w:t>
      </w:r>
      <w:r w:rsidR="00E3001A" w:rsidRPr="00245763">
        <w:rPr>
          <w:rFonts w:ascii="Times New Roman" w:hAnsi="Times New Roman" w:cs="Times New Roman"/>
          <w:noProof/>
          <w:sz w:val="24"/>
          <w:szCs w:val="24"/>
          <w:lang w:val="es-ES_tradnl"/>
        </w:rPr>
        <w:t>2019)</w:t>
      </w:r>
      <w:r w:rsidR="00E3001A">
        <w:rPr>
          <w:rFonts w:ascii="Times New Roman" w:hAnsi="Times New Roman" w:cs="Times New Roman"/>
          <w:sz w:val="24"/>
          <w:szCs w:val="24"/>
          <w:lang w:val="es-ES_tradnl"/>
        </w:rPr>
        <w:fldChar w:fldCharType="end"/>
      </w:r>
      <w:r w:rsidR="00245763">
        <w:rPr>
          <w:rFonts w:ascii="Times New Roman" w:hAnsi="Times New Roman" w:cs="Times New Roman"/>
          <w:sz w:val="24"/>
          <w:szCs w:val="24"/>
          <w:lang w:val="es-ES_tradnl"/>
        </w:rPr>
        <w:t>.</w:t>
      </w:r>
      <w:r w:rsidR="00004E1B">
        <w:rPr>
          <w:rFonts w:ascii="Times New Roman" w:hAnsi="Times New Roman" w:cs="Times New Roman"/>
          <w:sz w:val="24"/>
          <w:szCs w:val="24"/>
          <w:lang w:val="es-ES_tradnl"/>
        </w:rPr>
        <w:t xml:space="preserve"> Así, el número </w:t>
      </w:r>
      <w:r>
        <w:rPr>
          <w:rFonts w:ascii="Times New Roman" w:hAnsi="Times New Roman" w:cs="Times New Roman"/>
          <w:sz w:val="24"/>
          <w:szCs w:val="24"/>
          <w:lang w:val="es-ES_tradnl"/>
        </w:rPr>
        <w:t xml:space="preserve">original </w:t>
      </w:r>
      <w:r w:rsidR="00004E1B">
        <w:rPr>
          <w:rFonts w:ascii="Times New Roman" w:hAnsi="Times New Roman" w:cs="Times New Roman"/>
          <w:sz w:val="24"/>
          <w:szCs w:val="24"/>
          <w:lang w:val="es-ES_tradnl"/>
        </w:rPr>
        <w:t xml:space="preserve">de variables para </w:t>
      </w:r>
      <w:r w:rsidR="00B71B89">
        <w:rPr>
          <w:rFonts w:ascii="Times New Roman" w:hAnsi="Times New Roman" w:cs="Times New Roman"/>
          <w:sz w:val="24"/>
          <w:szCs w:val="24"/>
          <w:lang w:val="es-ES_tradnl"/>
        </w:rPr>
        <w:t xml:space="preserve">el presente estudio </w:t>
      </w:r>
      <w:r w:rsidR="00004E1B">
        <w:rPr>
          <w:rFonts w:ascii="Times New Roman" w:hAnsi="Times New Roman" w:cs="Times New Roman"/>
          <w:sz w:val="24"/>
          <w:szCs w:val="24"/>
          <w:lang w:val="es-ES_tradnl"/>
        </w:rPr>
        <w:t>son 19</w:t>
      </w:r>
      <w:r w:rsidR="00BF59BE">
        <w:rPr>
          <w:rFonts w:ascii="Times New Roman" w:hAnsi="Times New Roman" w:cs="Times New Roman"/>
          <w:sz w:val="24"/>
          <w:szCs w:val="24"/>
          <w:lang w:val="es-ES_tradnl"/>
        </w:rPr>
        <w:t xml:space="preserve">, número considerablemente inferior </w:t>
      </w:r>
      <w:r w:rsidR="009133BC">
        <w:rPr>
          <w:rFonts w:ascii="Times New Roman" w:hAnsi="Times New Roman" w:cs="Times New Roman"/>
          <w:sz w:val="24"/>
          <w:szCs w:val="24"/>
          <w:lang w:val="es-ES_tradnl"/>
        </w:rPr>
        <w:t>frente al</w:t>
      </w:r>
      <w:r w:rsidR="00BF59BE">
        <w:rPr>
          <w:rFonts w:ascii="Times New Roman" w:hAnsi="Times New Roman" w:cs="Times New Roman"/>
          <w:sz w:val="24"/>
          <w:szCs w:val="24"/>
          <w:lang w:val="es-ES_tradnl"/>
        </w:rPr>
        <w:t xml:space="preserve"> e</w:t>
      </w:r>
      <w:r w:rsidR="009132B0">
        <w:rPr>
          <w:rFonts w:ascii="Times New Roman" w:hAnsi="Times New Roman" w:cs="Times New Roman"/>
          <w:sz w:val="24"/>
          <w:szCs w:val="24"/>
          <w:lang w:val="es-ES_tradnl"/>
        </w:rPr>
        <w:t xml:space="preserve">studio de </w:t>
      </w:r>
      <w:r w:rsidR="009132B0">
        <w:rPr>
          <w:rFonts w:ascii="Times New Roman" w:hAnsi="Times New Roman" w:cs="Times New Roman"/>
          <w:sz w:val="24"/>
          <w:szCs w:val="24"/>
          <w:lang w:val="es-ES_tradnl"/>
        </w:rPr>
        <w:fldChar w:fldCharType="begin" w:fldLock="1"/>
      </w:r>
      <w:r w:rsidR="00F01EA5">
        <w:rPr>
          <w:rFonts w:ascii="Times New Roman" w:hAnsi="Times New Roman" w:cs="Times New Roman"/>
          <w:sz w:val="24"/>
          <w:szCs w:val="24"/>
          <w:lang w:val="es-ES_tradnl"/>
        </w:rPr>
        <w:instrText>ADDIN CSL_CITATION {"citationItems":[{"id":"ITEM-1","itemData":{"DOI":"10.1016/j.eswa.2018.09.039","ISSN":"09574174","abstract":"Convolutional neural networks are being applied to identification problems in a variety of fields, and in some areas are showing higher discrimination accuracies than conventional methods. However, applications of convolutional neural networks to financial analyses have only been reported in a small number of studies on the prediction of stock price movements. The reason for this seems to be that convolutional neural networks are more suitable for application to images and less suitable for general numerical data including financial statements. Hence, in this research, an attempt is made to apply a convolutional neural network to the prediction of corporate bankruptcy, which in most cases is treated as a two-class classification problem. We use the financial statements (balance sheets and profit-and-loss statements) of 102 companies that have been delisted from the Japanese stock market due to de facto bankruptcy as well as the financial statements of 2062 currently listed companies over four financial periods. In our proposed method, a set of financial ratios are derived from the financial statements and represented as a grayscale image. The image generated by this process is utilized for training and testing a convolutional neural network. Moreover, the size of the dataset is increased using the weighted averages to create synthetic data points. A total of 7520 images for the bankrupt and continuing enterprises classes are used for training the convolutional neural network based on GoogLeNet. Bankruptcy predictions through the trained network are shown to have a higher performance compared to methods using decision trees, linear discriminant analysis, support vector machines, multi-layer perceptron, AdaBoost, or Altman's Z′′-score.","author":[{"dropping-particle":"","family":"Hosaka","given":"Tadaaki","non-dropping-particle":"","parse-names":false,"suffix":""}],"container-title":"Expert Systems with Applications","id":"ITEM-1","issued":{"date-parts":[["2019"]]},"page":"287-299","publisher":"Elsevier Ltd","title":"Bankruptcy prediction using imaged financial ratios and convolutional neural networks","type":"article-journal","volume":"117"},"uris":["http://www.mendeley.com/documents/?uuid=3a05fa39-344c-4085-8362-e47ed40a89bd"]}],"mendeley":{"formattedCitation":"(Hosaka, 2019)","manualFormatting":"Hosaka (2019)","plainTextFormattedCitation":"(Hosaka, 2019)","previouslyFormattedCitation":"(Hosaka, 2019)"},"properties":{"noteIndex":0},"schema":"https://github.com/citation-style-language/schema/raw/master/csl-citation.json"}</w:instrText>
      </w:r>
      <w:r w:rsidR="009132B0">
        <w:rPr>
          <w:rFonts w:ascii="Times New Roman" w:hAnsi="Times New Roman" w:cs="Times New Roman"/>
          <w:sz w:val="24"/>
          <w:szCs w:val="24"/>
          <w:lang w:val="es-ES_tradnl"/>
        </w:rPr>
        <w:fldChar w:fldCharType="separate"/>
      </w:r>
      <w:r w:rsidR="009132B0" w:rsidRPr="00245763">
        <w:rPr>
          <w:rFonts w:ascii="Times New Roman" w:hAnsi="Times New Roman" w:cs="Times New Roman"/>
          <w:noProof/>
          <w:sz w:val="24"/>
          <w:szCs w:val="24"/>
          <w:lang w:val="es-ES_tradnl"/>
        </w:rPr>
        <w:t xml:space="preserve">Hosaka </w:t>
      </w:r>
      <w:r w:rsidR="009132B0">
        <w:rPr>
          <w:rFonts w:ascii="Times New Roman" w:hAnsi="Times New Roman" w:cs="Times New Roman"/>
          <w:noProof/>
          <w:sz w:val="24"/>
          <w:szCs w:val="24"/>
          <w:lang w:val="es-ES_tradnl"/>
        </w:rPr>
        <w:t>(</w:t>
      </w:r>
      <w:r w:rsidR="009132B0" w:rsidRPr="00245763">
        <w:rPr>
          <w:rFonts w:ascii="Times New Roman" w:hAnsi="Times New Roman" w:cs="Times New Roman"/>
          <w:noProof/>
          <w:sz w:val="24"/>
          <w:szCs w:val="24"/>
          <w:lang w:val="es-ES_tradnl"/>
        </w:rPr>
        <w:t>2019)</w:t>
      </w:r>
      <w:r w:rsidR="009132B0">
        <w:rPr>
          <w:rFonts w:ascii="Times New Roman" w:hAnsi="Times New Roman" w:cs="Times New Roman"/>
          <w:sz w:val="24"/>
          <w:szCs w:val="24"/>
          <w:lang w:val="es-ES_tradnl"/>
        </w:rPr>
        <w:fldChar w:fldCharType="end"/>
      </w:r>
      <w:r w:rsidR="00004E1B">
        <w:rPr>
          <w:rFonts w:ascii="Times New Roman" w:hAnsi="Times New Roman" w:cs="Times New Roman"/>
          <w:sz w:val="24"/>
          <w:szCs w:val="24"/>
          <w:lang w:val="es-ES_tradnl"/>
        </w:rPr>
        <w:t>.</w:t>
      </w:r>
    </w:p>
    <w:p w14:paraId="510BE827" w14:textId="54094A9A" w:rsidR="00723ABF" w:rsidRDefault="00723ABF" w:rsidP="007F7E01">
      <w:pPr>
        <w:pStyle w:val="Prrafodelista"/>
        <w:numPr>
          <w:ilvl w:val="0"/>
          <w:numId w:val="50"/>
        </w:numPr>
        <w:spacing w:after="180" w:line="360" w:lineRule="auto"/>
        <w:ind w:left="927"/>
        <w:jc w:val="both"/>
        <w:rPr>
          <w:rFonts w:ascii="Times New Roman" w:hAnsi="Times New Roman" w:cs="Times New Roman"/>
          <w:sz w:val="24"/>
          <w:szCs w:val="24"/>
          <w:lang w:val="es-ES_tradnl"/>
        </w:rPr>
      </w:pPr>
      <w:r>
        <w:rPr>
          <w:rFonts w:ascii="Times New Roman" w:hAnsi="Times New Roman" w:cs="Times New Roman"/>
          <w:sz w:val="24"/>
          <w:szCs w:val="24"/>
          <w:lang w:val="es-ES_tradnl"/>
        </w:rPr>
        <w:t>La condición de parada del método correlacionado</w:t>
      </w:r>
      <w:r w:rsidR="00004E1B">
        <w:rPr>
          <w:rFonts w:ascii="Times New Roman" w:hAnsi="Times New Roman" w:cs="Times New Roman"/>
          <w:sz w:val="24"/>
          <w:szCs w:val="24"/>
          <w:lang w:val="es-ES_tradnl"/>
        </w:rPr>
        <w:t>.</w:t>
      </w:r>
      <w:r w:rsidR="009B00A0">
        <w:rPr>
          <w:rFonts w:ascii="Times New Roman" w:hAnsi="Times New Roman" w:cs="Times New Roman"/>
          <w:sz w:val="24"/>
          <w:szCs w:val="24"/>
          <w:lang w:val="es-ES_tradnl"/>
        </w:rPr>
        <w:t xml:space="preserve"> </w:t>
      </w:r>
      <w:r w:rsidR="00F83622">
        <w:rPr>
          <w:rFonts w:ascii="Times New Roman" w:hAnsi="Times New Roman" w:cs="Times New Roman"/>
          <w:sz w:val="24"/>
          <w:szCs w:val="24"/>
          <w:lang w:val="es-ES_tradnl"/>
        </w:rPr>
        <w:t xml:space="preserve">Tal </w:t>
      </w:r>
      <w:r w:rsidR="009B00A0">
        <w:rPr>
          <w:rFonts w:ascii="Times New Roman" w:hAnsi="Times New Roman" w:cs="Times New Roman"/>
          <w:sz w:val="24"/>
          <w:szCs w:val="24"/>
          <w:lang w:val="es-ES_tradnl"/>
        </w:rPr>
        <w:t xml:space="preserve">como se comentó en la sección </w:t>
      </w:r>
      <w:hyperlink w:anchor="_Generación_de_las" w:history="1">
        <w:r w:rsidR="009B00A0" w:rsidRPr="00716AD5">
          <w:rPr>
            <w:rStyle w:val="Hipervnculo"/>
            <w:rFonts w:ascii="Times New Roman" w:hAnsi="Times New Roman" w:cs="Times New Roman"/>
            <w:sz w:val="24"/>
            <w:szCs w:val="24"/>
            <w:lang w:val="es-ES_tradnl"/>
          </w:rPr>
          <w:t>6.3.3</w:t>
        </w:r>
      </w:hyperlink>
      <w:r w:rsidR="009B00A0">
        <w:rPr>
          <w:rFonts w:ascii="Times New Roman" w:hAnsi="Times New Roman" w:cs="Times New Roman"/>
          <w:sz w:val="24"/>
          <w:szCs w:val="24"/>
          <w:lang w:val="es-ES_tradnl"/>
        </w:rPr>
        <w:t xml:space="preserve">, </w:t>
      </w:r>
      <w:r w:rsidR="00695967">
        <w:rPr>
          <w:rFonts w:ascii="Times New Roman" w:hAnsi="Times New Roman" w:cs="Times New Roman"/>
          <w:sz w:val="24"/>
          <w:szCs w:val="24"/>
          <w:lang w:val="es-ES_tradnl"/>
        </w:rPr>
        <w:t xml:space="preserve">dicho método </w:t>
      </w:r>
      <w:r w:rsidR="009133BC">
        <w:rPr>
          <w:rFonts w:ascii="Times New Roman" w:hAnsi="Times New Roman" w:cs="Times New Roman"/>
          <w:sz w:val="24"/>
          <w:szCs w:val="24"/>
          <w:lang w:val="es-ES_tradnl"/>
        </w:rPr>
        <w:t>termina</w:t>
      </w:r>
      <w:r w:rsidR="009B00A0">
        <w:rPr>
          <w:rFonts w:ascii="Times New Roman" w:hAnsi="Times New Roman" w:cs="Times New Roman"/>
          <w:sz w:val="24"/>
          <w:szCs w:val="24"/>
          <w:lang w:val="es-ES_tradnl"/>
        </w:rPr>
        <w:t xml:space="preserve"> si por 3N veces </w:t>
      </w:r>
      <w:r w:rsidR="00695967">
        <w:rPr>
          <w:rFonts w:ascii="Times New Roman" w:hAnsi="Times New Roman" w:cs="Times New Roman"/>
          <w:sz w:val="24"/>
          <w:szCs w:val="24"/>
          <w:lang w:val="es-ES_tradnl"/>
        </w:rPr>
        <w:t xml:space="preserve">consecutivas </w:t>
      </w:r>
      <w:r w:rsidR="009B00A0">
        <w:rPr>
          <w:rFonts w:ascii="Times New Roman" w:hAnsi="Times New Roman" w:cs="Times New Roman"/>
          <w:sz w:val="24"/>
          <w:szCs w:val="24"/>
          <w:lang w:val="es-ES_tradnl"/>
        </w:rPr>
        <w:t>no es capaz de reducir la función de energía</w:t>
      </w:r>
      <w:r w:rsidR="00695967">
        <w:rPr>
          <w:rFonts w:ascii="Times New Roman" w:hAnsi="Times New Roman" w:cs="Times New Roman"/>
          <w:sz w:val="24"/>
          <w:szCs w:val="24"/>
          <w:lang w:val="es-ES_tradnl"/>
        </w:rPr>
        <w:t xml:space="preserve">. Esto junto </w:t>
      </w:r>
      <w:r w:rsidR="00F83622">
        <w:rPr>
          <w:rFonts w:ascii="Times New Roman" w:hAnsi="Times New Roman" w:cs="Times New Roman"/>
          <w:sz w:val="24"/>
          <w:szCs w:val="24"/>
          <w:lang w:val="es-ES_tradnl"/>
        </w:rPr>
        <w:t xml:space="preserve">a </w:t>
      </w:r>
      <w:r w:rsidR="00985741">
        <w:rPr>
          <w:rFonts w:ascii="Times New Roman" w:hAnsi="Times New Roman" w:cs="Times New Roman"/>
          <w:sz w:val="24"/>
          <w:szCs w:val="24"/>
          <w:lang w:val="es-ES_tradnl"/>
        </w:rPr>
        <w:t xml:space="preserve">la </w:t>
      </w:r>
      <w:r w:rsidR="00F83622">
        <w:rPr>
          <w:rFonts w:ascii="Times New Roman" w:hAnsi="Times New Roman" w:cs="Times New Roman"/>
          <w:sz w:val="24"/>
          <w:szCs w:val="24"/>
          <w:lang w:val="es-ES_tradnl"/>
        </w:rPr>
        <w:t>razón anterior</w:t>
      </w:r>
      <w:r w:rsidR="00695967">
        <w:rPr>
          <w:rFonts w:ascii="Times New Roman" w:hAnsi="Times New Roman" w:cs="Times New Roman"/>
          <w:sz w:val="24"/>
          <w:szCs w:val="24"/>
          <w:lang w:val="es-ES_tradnl"/>
        </w:rPr>
        <w:t xml:space="preserve">, hacen que el método </w:t>
      </w:r>
      <w:r w:rsidR="009133BC">
        <w:rPr>
          <w:rFonts w:ascii="Times New Roman" w:hAnsi="Times New Roman" w:cs="Times New Roman"/>
          <w:sz w:val="24"/>
          <w:szCs w:val="24"/>
          <w:lang w:val="es-ES_tradnl"/>
        </w:rPr>
        <w:t>finalice</w:t>
      </w:r>
      <w:r w:rsidR="00CF4068">
        <w:rPr>
          <w:rFonts w:ascii="Times New Roman" w:hAnsi="Times New Roman" w:cs="Times New Roman"/>
          <w:sz w:val="24"/>
          <w:szCs w:val="24"/>
          <w:lang w:val="es-ES_tradnl"/>
        </w:rPr>
        <w:t xml:space="preserve"> relativamente pronto y no sea del todo eficiente al </w:t>
      </w:r>
      <w:r w:rsidR="009133BC">
        <w:rPr>
          <w:rFonts w:ascii="Times New Roman" w:hAnsi="Times New Roman" w:cs="Times New Roman"/>
          <w:sz w:val="24"/>
          <w:szCs w:val="24"/>
          <w:lang w:val="es-ES_tradnl"/>
        </w:rPr>
        <w:t>posicionar</w:t>
      </w:r>
      <w:r w:rsidR="00CF4068">
        <w:rPr>
          <w:rFonts w:ascii="Times New Roman" w:hAnsi="Times New Roman" w:cs="Times New Roman"/>
          <w:sz w:val="24"/>
          <w:szCs w:val="24"/>
          <w:lang w:val="es-ES_tradnl"/>
        </w:rPr>
        <w:t xml:space="preserve"> las variables más correlacionadas</w:t>
      </w:r>
      <w:r w:rsidR="009133BC">
        <w:rPr>
          <w:rFonts w:ascii="Times New Roman" w:hAnsi="Times New Roman" w:cs="Times New Roman"/>
          <w:sz w:val="24"/>
          <w:szCs w:val="24"/>
          <w:lang w:val="es-ES_tradnl"/>
        </w:rPr>
        <w:t xml:space="preserve"> juntas</w:t>
      </w:r>
      <w:r w:rsidR="00AB5805">
        <w:rPr>
          <w:rFonts w:ascii="Times New Roman" w:hAnsi="Times New Roman" w:cs="Times New Roman"/>
          <w:sz w:val="24"/>
          <w:szCs w:val="24"/>
          <w:lang w:val="es-ES_tradnl"/>
        </w:rPr>
        <w:t>.</w:t>
      </w:r>
    </w:p>
    <w:p w14:paraId="19A9B222" w14:textId="1C52881B" w:rsidR="00671605" w:rsidRDefault="00F83622" w:rsidP="00671605">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Es por dichas razones</w:t>
      </w:r>
      <w:r w:rsidR="00716AD5">
        <w:rPr>
          <w:rFonts w:ascii="Times New Roman" w:hAnsi="Times New Roman" w:cs="Times New Roman"/>
          <w:sz w:val="24"/>
          <w:szCs w:val="24"/>
          <w:lang w:val="es-ES_tradnl"/>
        </w:rPr>
        <w:t>,</w:t>
      </w:r>
      <w:r>
        <w:rPr>
          <w:rFonts w:ascii="Times New Roman" w:hAnsi="Times New Roman" w:cs="Times New Roman"/>
          <w:sz w:val="24"/>
          <w:szCs w:val="24"/>
          <w:lang w:val="es-ES_tradnl"/>
        </w:rPr>
        <w:t xml:space="preserve"> que</w:t>
      </w:r>
      <w:r w:rsidR="009A0644">
        <w:rPr>
          <w:rFonts w:ascii="Times New Roman" w:hAnsi="Times New Roman" w:cs="Times New Roman"/>
          <w:sz w:val="24"/>
          <w:szCs w:val="24"/>
          <w:lang w:val="es-ES_tradnl"/>
        </w:rPr>
        <w:t xml:space="preserve"> se procede a descartar todos los modelos correlacionados debido a su baja capacidad </w:t>
      </w:r>
      <w:r w:rsidR="00716AD5">
        <w:rPr>
          <w:rFonts w:ascii="Times New Roman" w:hAnsi="Times New Roman" w:cs="Times New Roman"/>
          <w:sz w:val="24"/>
          <w:szCs w:val="24"/>
          <w:lang w:val="es-ES_tradnl"/>
        </w:rPr>
        <w:t xml:space="preserve">de discriminación </w:t>
      </w:r>
      <w:r w:rsidR="009A0644">
        <w:rPr>
          <w:rFonts w:ascii="Times New Roman" w:hAnsi="Times New Roman" w:cs="Times New Roman"/>
          <w:sz w:val="24"/>
          <w:szCs w:val="24"/>
          <w:lang w:val="es-ES_tradnl"/>
        </w:rPr>
        <w:t xml:space="preserve">entre </w:t>
      </w:r>
      <w:r>
        <w:rPr>
          <w:rFonts w:ascii="Times New Roman" w:hAnsi="Times New Roman" w:cs="Times New Roman"/>
          <w:sz w:val="24"/>
          <w:szCs w:val="24"/>
          <w:lang w:val="es-ES_tradnl"/>
        </w:rPr>
        <w:t xml:space="preserve">las pymes </w:t>
      </w:r>
      <w:r w:rsidR="009A0644">
        <w:rPr>
          <w:rFonts w:ascii="Times New Roman" w:hAnsi="Times New Roman" w:cs="Times New Roman"/>
          <w:sz w:val="24"/>
          <w:szCs w:val="24"/>
          <w:lang w:val="es-ES_tradnl"/>
        </w:rPr>
        <w:t>zombis y no zombis.</w:t>
      </w:r>
    </w:p>
    <w:p w14:paraId="606FA2F1" w14:textId="68B64E51" w:rsidR="009A0644" w:rsidRDefault="00716AD5" w:rsidP="00671605">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Por contrario</w:t>
      </w:r>
      <w:r w:rsidR="004A296B">
        <w:rPr>
          <w:rFonts w:ascii="Times New Roman" w:hAnsi="Times New Roman" w:cs="Times New Roman"/>
          <w:sz w:val="24"/>
          <w:szCs w:val="24"/>
          <w:lang w:val="es-ES_tradnl"/>
        </w:rPr>
        <w:t xml:space="preserve">, los modelos simples </w:t>
      </w:r>
      <w:r w:rsidR="00F83622">
        <w:rPr>
          <w:rFonts w:ascii="Times New Roman" w:hAnsi="Times New Roman" w:cs="Times New Roman"/>
          <w:sz w:val="24"/>
          <w:szCs w:val="24"/>
          <w:lang w:val="es-ES_tradnl"/>
        </w:rPr>
        <w:t>sí</w:t>
      </w:r>
      <w:r w:rsidR="004A296B">
        <w:rPr>
          <w:rFonts w:ascii="Times New Roman" w:hAnsi="Times New Roman" w:cs="Times New Roman"/>
          <w:sz w:val="24"/>
          <w:szCs w:val="24"/>
          <w:lang w:val="es-ES_tradnl"/>
        </w:rPr>
        <w:t xml:space="preserve"> que logran </w:t>
      </w:r>
      <w:r w:rsidR="00F83622">
        <w:rPr>
          <w:rFonts w:ascii="Times New Roman" w:hAnsi="Times New Roman" w:cs="Times New Roman"/>
          <w:sz w:val="24"/>
          <w:szCs w:val="24"/>
          <w:lang w:val="es-ES_tradnl"/>
        </w:rPr>
        <w:t xml:space="preserve">obtener </w:t>
      </w:r>
      <w:r w:rsidR="004A296B">
        <w:rPr>
          <w:rFonts w:ascii="Times New Roman" w:hAnsi="Times New Roman" w:cs="Times New Roman"/>
          <w:sz w:val="24"/>
          <w:szCs w:val="24"/>
          <w:lang w:val="es-ES_tradnl"/>
        </w:rPr>
        <w:t xml:space="preserve">unas AUC cercanas a </w:t>
      </w:r>
      <w:r w:rsidR="00317AA5">
        <w:rPr>
          <w:rFonts w:ascii="Times New Roman" w:hAnsi="Times New Roman" w:cs="Times New Roman"/>
          <w:sz w:val="24"/>
          <w:szCs w:val="24"/>
          <w:lang w:val="es-ES_tradnl"/>
        </w:rPr>
        <w:t>0,9</w:t>
      </w:r>
      <w:r w:rsidR="004A296B">
        <w:rPr>
          <w:rFonts w:ascii="Times New Roman" w:hAnsi="Times New Roman" w:cs="Times New Roman"/>
          <w:sz w:val="24"/>
          <w:szCs w:val="24"/>
          <w:lang w:val="es-ES_tradnl"/>
        </w:rPr>
        <w:t xml:space="preserve">, </w:t>
      </w:r>
      <w:r w:rsidR="00BD3AAC">
        <w:rPr>
          <w:rFonts w:ascii="Times New Roman" w:hAnsi="Times New Roman" w:cs="Times New Roman"/>
          <w:sz w:val="24"/>
          <w:szCs w:val="24"/>
          <w:lang w:val="es-ES_tradnl"/>
        </w:rPr>
        <w:t xml:space="preserve">lo que indica </w:t>
      </w:r>
      <w:r w:rsidR="00317AA5">
        <w:rPr>
          <w:rFonts w:ascii="Times New Roman" w:hAnsi="Times New Roman" w:cs="Times New Roman"/>
          <w:sz w:val="24"/>
          <w:szCs w:val="24"/>
          <w:lang w:val="es-ES_tradnl"/>
        </w:rPr>
        <w:t>una buena</w:t>
      </w:r>
      <w:r w:rsidR="00BD3AAC">
        <w:rPr>
          <w:rFonts w:ascii="Times New Roman" w:hAnsi="Times New Roman" w:cs="Times New Roman"/>
          <w:sz w:val="24"/>
          <w:szCs w:val="24"/>
          <w:lang w:val="es-ES_tradnl"/>
        </w:rPr>
        <w:t xml:space="preserve"> capacidad de estos para distinguir entre las</w:t>
      </w:r>
      <w:r w:rsidR="00317AA5">
        <w:rPr>
          <w:rFonts w:ascii="Times New Roman" w:hAnsi="Times New Roman" w:cs="Times New Roman"/>
          <w:sz w:val="24"/>
          <w:szCs w:val="24"/>
          <w:lang w:val="es-ES_tradnl"/>
        </w:rPr>
        <w:t xml:space="preserve"> empresas</w:t>
      </w:r>
      <w:r w:rsidR="00BD3AAC">
        <w:rPr>
          <w:rFonts w:ascii="Times New Roman" w:hAnsi="Times New Roman" w:cs="Times New Roman"/>
          <w:sz w:val="24"/>
          <w:szCs w:val="24"/>
          <w:lang w:val="es-ES_tradnl"/>
        </w:rPr>
        <w:t xml:space="preserve"> zombis y no zombis.</w:t>
      </w:r>
      <w:r w:rsidR="008F7C20">
        <w:rPr>
          <w:rFonts w:ascii="Times New Roman" w:hAnsi="Times New Roman" w:cs="Times New Roman"/>
          <w:sz w:val="24"/>
          <w:szCs w:val="24"/>
          <w:lang w:val="es-ES_tradnl"/>
        </w:rPr>
        <w:t xml:space="preserve"> </w:t>
      </w:r>
      <w:r w:rsidR="00985741">
        <w:rPr>
          <w:rFonts w:ascii="Times New Roman" w:hAnsi="Times New Roman" w:cs="Times New Roman"/>
          <w:sz w:val="24"/>
          <w:szCs w:val="24"/>
          <w:lang w:val="es-ES_tradnl"/>
        </w:rPr>
        <w:t>Además</w:t>
      </w:r>
      <w:r w:rsidR="008F7C20">
        <w:rPr>
          <w:rFonts w:ascii="Times New Roman" w:hAnsi="Times New Roman" w:cs="Times New Roman"/>
          <w:sz w:val="24"/>
          <w:szCs w:val="24"/>
          <w:lang w:val="es-ES_tradnl"/>
        </w:rPr>
        <w:t xml:space="preserve">, </w:t>
      </w:r>
      <w:r w:rsidR="003A394C">
        <w:rPr>
          <w:rFonts w:ascii="Times New Roman" w:hAnsi="Times New Roman" w:cs="Times New Roman"/>
          <w:sz w:val="24"/>
          <w:szCs w:val="24"/>
          <w:lang w:val="es-ES_tradnl"/>
        </w:rPr>
        <w:t xml:space="preserve">todos </w:t>
      </w:r>
      <w:r w:rsidR="00BB30F0">
        <w:rPr>
          <w:rFonts w:ascii="Times New Roman" w:hAnsi="Times New Roman" w:cs="Times New Roman"/>
          <w:sz w:val="24"/>
          <w:szCs w:val="24"/>
          <w:lang w:val="es-ES_tradnl"/>
        </w:rPr>
        <w:t>estos</w:t>
      </w:r>
      <w:r w:rsidR="003A394C">
        <w:rPr>
          <w:rFonts w:ascii="Times New Roman" w:hAnsi="Times New Roman" w:cs="Times New Roman"/>
          <w:sz w:val="24"/>
          <w:szCs w:val="24"/>
          <w:lang w:val="es-ES_tradnl"/>
        </w:rPr>
        <w:t xml:space="preserve"> modelos presentan unas sensibilidades altas y precisiones bajas para las pymes zombis</w:t>
      </w:r>
      <w:r w:rsidR="0019420A">
        <w:rPr>
          <w:rFonts w:ascii="Times New Roman" w:hAnsi="Times New Roman" w:cs="Times New Roman"/>
          <w:sz w:val="24"/>
          <w:szCs w:val="24"/>
          <w:lang w:val="es-ES_tradnl"/>
        </w:rPr>
        <w:t>. Esto último significa que dichos modelos</w:t>
      </w:r>
      <w:r w:rsidR="003A394C">
        <w:rPr>
          <w:rFonts w:ascii="Times New Roman" w:hAnsi="Times New Roman" w:cs="Times New Roman"/>
          <w:sz w:val="24"/>
          <w:szCs w:val="24"/>
          <w:lang w:val="es-ES_tradnl"/>
        </w:rPr>
        <w:t xml:space="preserve"> logran detectar bien la clase zombi, </w:t>
      </w:r>
      <w:r w:rsidR="00014827">
        <w:rPr>
          <w:rFonts w:ascii="Times New Roman" w:hAnsi="Times New Roman" w:cs="Times New Roman"/>
          <w:sz w:val="24"/>
          <w:szCs w:val="24"/>
          <w:lang w:val="es-ES_tradnl"/>
        </w:rPr>
        <w:t xml:space="preserve">aunque </w:t>
      </w:r>
      <w:r w:rsidR="003A394C">
        <w:rPr>
          <w:rFonts w:ascii="Times New Roman" w:hAnsi="Times New Roman" w:cs="Times New Roman"/>
          <w:sz w:val="24"/>
          <w:szCs w:val="24"/>
          <w:lang w:val="es-ES_tradnl"/>
        </w:rPr>
        <w:t xml:space="preserve">incluyen también muestras </w:t>
      </w:r>
      <w:r w:rsidR="00014827">
        <w:rPr>
          <w:rFonts w:ascii="Times New Roman" w:hAnsi="Times New Roman" w:cs="Times New Roman"/>
          <w:sz w:val="24"/>
          <w:szCs w:val="24"/>
          <w:lang w:val="es-ES_tradnl"/>
        </w:rPr>
        <w:t>no zombi</w:t>
      </w:r>
      <w:r w:rsidR="0058499B">
        <w:rPr>
          <w:rFonts w:ascii="Times New Roman" w:hAnsi="Times New Roman" w:cs="Times New Roman"/>
          <w:sz w:val="24"/>
          <w:szCs w:val="24"/>
          <w:lang w:val="es-ES_tradnl"/>
        </w:rPr>
        <w:t>s</w:t>
      </w:r>
      <w:r w:rsidR="003A394C">
        <w:rPr>
          <w:rFonts w:ascii="Times New Roman" w:hAnsi="Times New Roman" w:cs="Times New Roman"/>
          <w:sz w:val="24"/>
          <w:szCs w:val="24"/>
          <w:lang w:val="es-ES_tradnl"/>
        </w:rPr>
        <w:t>.</w:t>
      </w:r>
      <w:r w:rsidR="00014827">
        <w:rPr>
          <w:rFonts w:ascii="Times New Roman" w:hAnsi="Times New Roman" w:cs="Times New Roman"/>
          <w:sz w:val="24"/>
          <w:szCs w:val="24"/>
          <w:lang w:val="es-ES_tradnl"/>
        </w:rPr>
        <w:t xml:space="preserve"> </w:t>
      </w:r>
      <w:r w:rsidR="00985741">
        <w:rPr>
          <w:rFonts w:ascii="Times New Roman" w:hAnsi="Times New Roman" w:cs="Times New Roman"/>
          <w:sz w:val="24"/>
          <w:szCs w:val="24"/>
          <w:lang w:val="es-ES_tradnl"/>
        </w:rPr>
        <w:t>Por otro lado</w:t>
      </w:r>
      <w:r w:rsidR="0019420A">
        <w:rPr>
          <w:rFonts w:ascii="Times New Roman" w:hAnsi="Times New Roman" w:cs="Times New Roman"/>
          <w:sz w:val="24"/>
          <w:szCs w:val="24"/>
          <w:lang w:val="es-ES_tradnl"/>
        </w:rPr>
        <w:t>,</w:t>
      </w:r>
      <w:r w:rsidR="00014827">
        <w:rPr>
          <w:rFonts w:ascii="Times New Roman" w:hAnsi="Times New Roman" w:cs="Times New Roman"/>
          <w:sz w:val="24"/>
          <w:szCs w:val="24"/>
          <w:lang w:val="es-ES_tradnl"/>
        </w:rPr>
        <w:t xml:space="preserve"> para las no zombis se da justo la situación </w:t>
      </w:r>
      <w:r w:rsidR="00014827">
        <w:rPr>
          <w:rFonts w:ascii="Times New Roman" w:hAnsi="Times New Roman" w:cs="Times New Roman"/>
          <w:sz w:val="24"/>
          <w:szCs w:val="24"/>
          <w:lang w:val="es-ES_tradnl"/>
        </w:rPr>
        <w:lastRenderedPageBreak/>
        <w:t>contraria</w:t>
      </w:r>
      <w:r w:rsidR="0058499B">
        <w:rPr>
          <w:rFonts w:ascii="Times New Roman" w:hAnsi="Times New Roman" w:cs="Times New Roman"/>
          <w:sz w:val="24"/>
          <w:szCs w:val="24"/>
          <w:lang w:val="es-ES_tradnl"/>
        </w:rPr>
        <w:t>,</w:t>
      </w:r>
      <w:r w:rsidR="00014827">
        <w:rPr>
          <w:rFonts w:ascii="Times New Roman" w:hAnsi="Times New Roman" w:cs="Times New Roman"/>
          <w:sz w:val="24"/>
          <w:szCs w:val="24"/>
          <w:lang w:val="es-ES_tradnl"/>
        </w:rPr>
        <w:t xml:space="preserve"> lo que supone que </w:t>
      </w:r>
      <w:r w:rsidR="00BB30F0">
        <w:rPr>
          <w:rFonts w:ascii="Times New Roman" w:hAnsi="Times New Roman" w:cs="Times New Roman"/>
          <w:sz w:val="24"/>
          <w:szCs w:val="24"/>
          <w:lang w:val="es-ES_tradnl"/>
        </w:rPr>
        <w:t xml:space="preserve">los </w:t>
      </w:r>
      <w:r w:rsidR="00014827">
        <w:rPr>
          <w:rFonts w:ascii="Times New Roman" w:hAnsi="Times New Roman" w:cs="Times New Roman"/>
          <w:sz w:val="24"/>
          <w:szCs w:val="24"/>
          <w:lang w:val="es-ES_tradnl"/>
        </w:rPr>
        <w:t>modelo</w:t>
      </w:r>
      <w:r w:rsidR="00BB30F0">
        <w:rPr>
          <w:rFonts w:ascii="Times New Roman" w:hAnsi="Times New Roman" w:cs="Times New Roman"/>
          <w:sz w:val="24"/>
          <w:szCs w:val="24"/>
          <w:lang w:val="es-ES_tradnl"/>
        </w:rPr>
        <w:t>s</w:t>
      </w:r>
      <w:r w:rsidR="00014827">
        <w:rPr>
          <w:rFonts w:ascii="Times New Roman" w:hAnsi="Times New Roman" w:cs="Times New Roman"/>
          <w:sz w:val="24"/>
          <w:szCs w:val="24"/>
          <w:lang w:val="es-ES_tradnl"/>
        </w:rPr>
        <w:t xml:space="preserve"> de aprendizaje profundo no detecta</w:t>
      </w:r>
      <w:r w:rsidR="00BB30F0">
        <w:rPr>
          <w:rFonts w:ascii="Times New Roman" w:hAnsi="Times New Roman" w:cs="Times New Roman"/>
          <w:sz w:val="24"/>
          <w:szCs w:val="24"/>
          <w:lang w:val="es-ES_tradnl"/>
        </w:rPr>
        <w:t>n</w:t>
      </w:r>
      <w:r w:rsidR="00014827">
        <w:rPr>
          <w:rFonts w:ascii="Times New Roman" w:hAnsi="Times New Roman" w:cs="Times New Roman"/>
          <w:sz w:val="24"/>
          <w:szCs w:val="24"/>
          <w:lang w:val="es-ES_tradnl"/>
        </w:rPr>
        <w:t xml:space="preserve"> muy bien la clase, pero cuando lo hace</w:t>
      </w:r>
      <w:r w:rsidR="00BB30F0">
        <w:rPr>
          <w:rFonts w:ascii="Times New Roman" w:hAnsi="Times New Roman" w:cs="Times New Roman"/>
          <w:sz w:val="24"/>
          <w:szCs w:val="24"/>
          <w:lang w:val="es-ES_tradnl"/>
        </w:rPr>
        <w:t>n</w:t>
      </w:r>
      <w:r w:rsidR="00014827">
        <w:rPr>
          <w:rFonts w:ascii="Times New Roman" w:hAnsi="Times New Roman" w:cs="Times New Roman"/>
          <w:sz w:val="24"/>
          <w:szCs w:val="24"/>
          <w:lang w:val="es-ES_tradnl"/>
        </w:rPr>
        <w:t xml:space="preserve"> </w:t>
      </w:r>
      <w:r w:rsidR="00BB30F0">
        <w:rPr>
          <w:rFonts w:ascii="Times New Roman" w:hAnsi="Times New Roman" w:cs="Times New Roman"/>
          <w:sz w:val="24"/>
          <w:szCs w:val="24"/>
          <w:lang w:val="es-ES_tradnl"/>
        </w:rPr>
        <w:t xml:space="preserve">son </w:t>
      </w:r>
      <w:r w:rsidR="00014827">
        <w:rPr>
          <w:rFonts w:ascii="Times New Roman" w:hAnsi="Times New Roman" w:cs="Times New Roman"/>
          <w:sz w:val="24"/>
          <w:szCs w:val="24"/>
          <w:lang w:val="es-ES_tradnl"/>
        </w:rPr>
        <w:t>altamente confiable</w:t>
      </w:r>
      <w:r w:rsidR="00BB30F0">
        <w:rPr>
          <w:rFonts w:ascii="Times New Roman" w:hAnsi="Times New Roman" w:cs="Times New Roman"/>
          <w:sz w:val="24"/>
          <w:szCs w:val="24"/>
          <w:lang w:val="es-ES_tradnl"/>
        </w:rPr>
        <w:t>s</w:t>
      </w:r>
      <w:r w:rsidR="00014827">
        <w:rPr>
          <w:rFonts w:ascii="Times New Roman" w:hAnsi="Times New Roman" w:cs="Times New Roman"/>
          <w:sz w:val="24"/>
          <w:szCs w:val="24"/>
          <w:lang w:val="es-ES_tradnl"/>
        </w:rPr>
        <w:t xml:space="preserve">. </w:t>
      </w:r>
    </w:p>
    <w:p w14:paraId="5F753AA5" w14:textId="7C76D369" w:rsidR="00985741" w:rsidRDefault="000F6091" w:rsidP="00671605">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Otro de los objetivos que se había propuesto, era </w:t>
      </w:r>
      <w:r w:rsidR="00731F06">
        <w:rPr>
          <w:rFonts w:ascii="Times New Roman" w:hAnsi="Times New Roman" w:cs="Times New Roman"/>
          <w:sz w:val="24"/>
          <w:szCs w:val="24"/>
          <w:lang w:val="es-ES_tradnl"/>
        </w:rPr>
        <w:t>determinar</w:t>
      </w:r>
      <w:r>
        <w:rPr>
          <w:rFonts w:ascii="Times New Roman" w:hAnsi="Times New Roman" w:cs="Times New Roman"/>
          <w:sz w:val="24"/>
          <w:szCs w:val="24"/>
          <w:lang w:val="es-ES_tradnl"/>
        </w:rPr>
        <w:t xml:space="preserve"> si de verdad es necesario el uso de las CNN cuando con las metodologías tradicionales es posible su predicción de manera más simple. </w:t>
      </w:r>
      <w:r w:rsidR="00C11CEF">
        <w:rPr>
          <w:rFonts w:ascii="Times New Roman" w:hAnsi="Times New Roman" w:cs="Times New Roman"/>
          <w:sz w:val="24"/>
          <w:szCs w:val="24"/>
          <w:lang w:val="es-ES_tradnl"/>
        </w:rPr>
        <w:t>A tal efecto</w:t>
      </w:r>
      <w:r w:rsidR="00731F06">
        <w:rPr>
          <w:rFonts w:ascii="Times New Roman" w:hAnsi="Times New Roman" w:cs="Times New Roman"/>
          <w:sz w:val="24"/>
          <w:szCs w:val="24"/>
          <w:lang w:val="es-ES_tradnl"/>
        </w:rPr>
        <w:t xml:space="preserve">, </w:t>
      </w:r>
      <w:r w:rsidR="00420763">
        <w:rPr>
          <w:rFonts w:ascii="Times New Roman" w:hAnsi="Times New Roman" w:cs="Times New Roman"/>
          <w:sz w:val="24"/>
          <w:szCs w:val="24"/>
          <w:lang w:val="es-ES_tradnl"/>
        </w:rPr>
        <w:t xml:space="preserve">las regresiones </w:t>
      </w:r>
      <w:r w:rsidR="00420763" w:rsidRPr="0019420A">
        <w:rPr>
          <w:rFonts w:ascii="Times New Roman" w:hAnsi="Times New Roman" w:cs="Times New Roman"/>
          <w:i/>
          <w:iCs/>
          <w:sz w:val="24"/>
          <w:szCs w:val="24"/>
          <w:lang w:val="es-ES_tradnl"/>
        </w:rPr>
        <w:t>logreg_1</w:t>
      </w:r>
      <w:r w:rsidR="00420763">
        <w:rPr>
          <w:rFonts w:ascii="Times New Roman" w:hAnsi="Times New Roman" w:cs="Times New Roman"/>
          <w:sz w:val="24"/>
          <w:szCs w:val="24"/>
          <w:lang w:val="es-ES_tradnl"/>
        </w:rPr>
        <w:t xml:space="preserve"> y </w:t>
      </w:r>
      <w:r w:rsidR="00420763" w:rsidRPr="0019420A">
        <w:rPr>
          <w:rFonts w:ascii="Times New Roman" w:hAnsi="Times New Roman" w:cs="Times New Roman"/>
          <w:i/>
          <w:iCs/>
          <w:sz w:val="24"/>
          <w:szCs w:val="24"/>
          <w:lang w:val="es-ES_tradnl"/>
        </w:rPr>
        <w:t>logreg_2</w:t>
      </w:r>
      <w:r w:rsidR="00420763">
        <w:rPr>
          <w:rFonts w:ascii="Times New Roman" w:hAnsi="Times New Roman" w:cs="Times New Roman"/>
          <w:sz w:val="24"/>
          <w:szCs w:val="24"/>
          <w:lang w:val="es-ES_tradnl"/>
        </w:rPr>
        <w:t xml:space="preserve"> </w:t>
      </w:r>
      <w:r w:rsidR="008D4077">
        <w:rPr>
          <w:rFonts w:ascii="Times New Roman" w:hAnsi="Times New Roman" w:cs="Times New Roman"/>
          <w:sz w:val="24"/>
          <w:szCs w:val="24"/>
          <w:lang w:val="es-ES_tradnl"/>
        </w:rPr>
        <w:t>aun</w:t>
      </w:r>
      <w:r w:rsidR="00F83622">
        <w:rPr>
          <w:rFonts w:ascii="Times New Roman" w:hAnsi="Times New Roman" w:cs="Times New Roman"/>
          <w:sz w:val="24"/>
          <w:szCs w:val="24"/>
          <w:lang w:val="es-ES_tradnl"/>
        </w:rPr>
        <w:t xml:space="preserve"> presen</w:t>
      </w:r>
      <w:r w:rsidR="008D4077">
        <w:rPr>
          <w:rFonts w:ascii="Times New Roman" w:hAnsi="Times New Roman" w:cs="Times New Roman"/>
          <w:sz w:val="24"/>
          <w:szCs w:val="24"/>
          <w:lang w:val="es-ES_tradnl"/>
        </w:rPr>
        <w:t>t</w:t>
      </w:r>
      <w:r w:rsidR="00F83622">
        <w:rPr>
          <w:rFonts w:ascii="Times New Roman" w:hAnsi="Times New Roman" w:cs="Times New Roman"/>
          <w:sz w:val="24"/>
          <w:szCs w:val="24"/>
          <w:lang w:val="es-ES_tradnl"/>
        </w:rPr>
        <w:t xml:space="preserve">ando </w:t>
      </w:r>
      <w:r w:rsidR="00420763">
        <w:rPr>
          <w:rFonts w:ascii="Times New Roman" w:hAnsi="Times New Roman" w:cs="Times New Roman"/>
          <w:sz w:val="24"/>
          <w:szCs w:val="24"/>
          <w:lang w:val="es-ES_tradnl"/>
        </w:rPr>
        <w:t xml:space="preserve">unas AUC de 0.75 y 0.74, respectivamente, </w:t>
      </w:r>
      <w:r w:rsidR="008D4077">
        <w:rPr>
          <w:rFonts w:ascii="Times New Roman" w:hAnsi="Times New Roman" w:cs="Times New Roman"/>
          <w:sz w:val="24"/>
          <w:szCs w:val="24"/>
          <w:lang w:val="es-ES_tradnl"/>
        </w:rPr>
        <w:t xml:space="preserve">no logran superar a las </w:t>
      </w:r>
      <w:r w:rsidR="00CE1880">
        <w:rPr>
          <w:rFonts w:ascii="Times New Roman" w:hAnsi="Times New Roman" w:cs="Times New Roman"/>
          <w:sz w:val="24"/>
          <w:szCs w:val="24"/>
          <w:lang w:val="es-ES_tradnl"/>
        </w:rPr>
        <w:t xml:space="preserve">AUC </w:t>
      </w:r>
      <w:r w:rsidR="008D4077">
        <w:rPr>
          <w:rFonts w:ascii="Times New Roman" w:hAnsi="Times New Roman" w:cs="Times New Roman"/>
          <w:sz w:val="24"/>
          <w:szCs w:val="24"/>
          <w:lang w:val="es-ES_tradnl"/>
        </w:rPr>
        <w:t>obtenidas por los modelos simples.</w:t>
      </w:r>
      <w:r w:rsidR="006732ED">
        <w:rPr>
          <w:rFonts w:ascii="Times New Roman" w:hAnsi="Times New Roman" w:cs="Times New Roman"/>
          <w:sz w:val="24"/>
          <w:szCs w:val="24"/>
          <w:lang w:val="es-ES_tradnl"/>
        </w:rPr>
        <w:t xml:space="preserve"> Asimismo</w:t>
      </w:r>
      <w:r w:rsidR="00CE1880">
        <w:rPr>
          <w:rFonts w:ascii="Times New Roman" w:hAnsi="Times New Roman" w:cs="Times New Roman"/>
          <w:sz w:val="24"/>
          <w:szCs w:val="24"/>
          <w:lang w:val="es-ES_tradnl"/>
        </w:rPr>
        <w:t xml:space="preserve">, </w:t>
      </w:r>
      <w:r w:rsidR="006732ED">
        <w:rPr>
          <w:rFonts w:ascii="Times New Roman" w:hAnsi="Times New Roman" w:cs="Times New Roman"/>
          <w:sz w:val="24"/>
          <w:szCs w:val="24"/>
          <w:lang w:val="es-ES_tradnl"/>
        </w:rPr>
        <w:t xml:space="preserve">dichas </w:t>
      </w:r>
      <w:r w:rsidR="00CE1880">
        <w:rPr>
          <w:rFonts w:ascii="Times New Roman" w:hAnsi="Times New Roman" w:cs="Times New Roman"/>
          <w:sz w:val="24"/>
          <w:szCs w:val="24"/>
          <w:lang w:val="es-ES_tradnl"/>
        </w:rPr>
        <w:t xml:space="preserve">regresiones </w:t>
      </w:r>
      <w:r w:rsidR="006732ED">
        <w:rPr>
          <w:rFonts w:ascii="Times New Roman" w:hAnsi="Times New Roman" w:cs="Times New Roman"/>
          <w:sz w:val="24"/>
          <w:szCs w:val="24"/>
          <w:lang w:val="es-ES_tradnl"/>
        </w:rPr>
        <w:t xml:space="preserve">también presentan una menor sensibilidad en la identificación de las pymes zombis que la obtenida por las CNN. Todo </w:t>
      </w:r>
      <w:r w:rsidR="00E709E4">
        <w:rPr>
          <w:rFonts w:ascii="Times New Roman" w:hAnsi="Times New Roman" w:cs="Times New Roman"/>
          <w:sz w:val="24"/>
          <w:szCs w:val="24"/>
          <w:lang w:val="es-ES_tradnl"/>
        </w:rPr>
        <w:t xml:space="preserve">esto </w:t>
      </w:r>
      <w:r w:rsidR="006732ED">
        <w:rPr>
          <w:rFonts w:ascii="Times New Roman" w:hAnsi="Times New Roman" w:cs="Times New Roman"/>
          <w:sz w:val="24"/>
          <w:szCs w:val="24"/>
          <w:lang w:val="es-ES_tradnl"/>
        </w:rPr>
        <w:t xml:space="preserve">se traduce en que, </w:t>
      </w:r>
      <w:r w:rsidR="00CE1880">
        <w:rPr>
          <w:rFonts w:ascii="Times New Roman" w:hAnsi="Times New Roman" w:cs="Times New Roman"/>
          <w:sz w:val="24"/>
          <w:szCs w:val="24"/>
          <w:lang w:val="es-ES_tradnl"/>
        </w:rPr>
        <w:t xml:space="preserve">las CNN </w:t>
      </w:r>
      <w:r w:rsidR="006732ED">
        <w:rPr>
          <w:rFonts w:ascii="Times New Roman" w:hAnsi="Times New Roman" w:cs="Times New Roman"/>
          <w:sz w:val="24"/>
          <w:szCs w:val="24"/>
          <w:lang w:val="es-ES_tradnl"/>
        </w:rPr>
        <w:t xml:space="preserve">poseen una mejor capacidad para distinguir </w:t>
      </w:r>
      <w:r w:rsidR="00CE1880">
        <w:rPr>
          <w:rFonts w:ascii="Times New Roman" w:hAnsi="Times New Roman" w:cs="Times New Roman"/>
          <w:sz w:val="24"/>
          <w:szCs w:val="24"/>
          <w:lang w:val="es-ES_tradnl"/>
        </w:rPr>
        <w:t xml:space="preserve">entre las </w:t>
      </w:r>
      <w:r w:rsidR="006732ED">
        <w:rPr>
          <w:rFonts w:ascii="Times New Roman" w:hAnsi="Times New Roman" w:cs="Times New Roman"/>
          <w:sz w:val="24"/>
          <w:szCs w:val="24"/>
          <w:lang w:val="es-ES_tradnl"/>
        </w:rPr>
        <w:t xml:space="preserve">pymes </w:t>
      </w:r>
      <w:r w:rsidR="00CE1880">
        <w:rPr>
          <w:rFonts w:ascii="Times New Roman" w:hAnsi="Times New Roman" w:cs="Times New Roman"/>
          <w:sz w:val="24"/>
          <w:szCs w:val="24"/>
          <w:lang w:val="es-ES_tradnl"/>
        </w:rPr>
        <w:t>zombis y no zombis que las metodologías tradicionales.</w:t>
      </w:r>
      <w:r w:rsidR="00E709E4">
        <w:rPr>
          <w:rFonts w:ascii="Times New Roman" w:hAnsi="Times New Roman" w:cs="Times New Roman"/>
          <w:sz w:val="24"/>
          <w:szCs w:val="24"/>
          <w:lang w:val="es-ES_tradnl"/>
        </w:rPr>
        <w:t xml:space="preserve"> No obstante, un aspecto positivo a destacar de estas regresiones, es la obtención de unas tasas de predicción y especificidad similares a las obtenidas por los modelos simples de la </w:t>
      </w:r>
      <w:r w:rsidR="0019420A" w:rsidRPr="00716AD5">
        <w:rPr>
          <w:rFonts w:ascii="Times New Roman" w:hAnsi="Times New Roman" w:cs="Times New Roman"/>
          <w:color w:val="2E74B5" w:themeColor="accent5" w:themeShade="BF"/>
          <w:sz w:val="24"/>
          <w:szCs w:val="24"/>
          <w:u w:val="single"/>
          <w:lang w:val="es-ES_tradnl"/>
        </w:rPr>
        <w:fldChar w:fldCharType="begin"/>
      </w:r>
      <w:r w:rsidR="0019420A" w:rsidRPr="00716AD5">
        <w:rPr>
          <w:rFonts w:ascii="Times New Roman" w:hAnsi="Times New Roman" w:cs="Times New Roman"/>
          <w:color w:val="2E74B5" w:themeColor="accent5" w:themeShade="BF"/>
          <w:sz w:val="24"/>
          <w:szCs w:val="24"/>
          <w:u w:val="single"/>
          <w:lang w:val="es-ES_tradnl"/>
        </w:rPr>
        <w:instrText xml:space="preserve"> REF _Ref94008832 \h  \* MERGEFORMAT </w:instrText>
      </w:r>
      <w:r w:rsidR="0019420A" w:rsidRPr="00716AD5">
        <w:rPr>
          <w:rFonts w:ascii="Times New Roman" w:hAnsi="Times New Roman" w:cs="Times New Roman"/>
          <w:color w:val="2E74B5" w:themeColor="accent5" w:themeShade="BF"/>
          <w:sz w:val="24"/>
          <w:szCs w:val="24"/>
          <w:u w:val="single"/>
          <w:lang w:val="es-ES_tradnl"/>
        </w:rPr>
      </w:r>
      <w:r w:rsidR="0019420A" w:rsidRPr="00716AD5">
        <w:rPr>
          <w:rFonts w:ascii="Times New Roman" w:hAnsi="Times New Roman" w:cs="Times New Roman"/>
          <w:color w:val="2E74B5" w:themeColor="accent5" w:themeShade="BF"/>
          <w:sz w:val="24"/>
          <w:szCs w:val="24"/>
          <w:u w:val="single"/>
          <w:lang w:val="es-ES_tradnl"/>
        </w:rPr>
        <w:fldChar w:fldCharType="separate"/>
      </w:r>
      <w:ins w:id="482" w:author="sumit kumar" w:date="2022-01-28T00:52:00Z">
        <w:r w:rsidR="00A55E47" w:rsidRPr="00A55E47">
          <w:rPr>
            <w:rFonts w:ascii="Times New Roman" w:hAnsi="Times New Roman" w:cs="Times New Roman"/>
            <w:color w:val="2E74B5" w:themeColor="accent5" w:themeShade="BF"/>
            <w:sz w:val="24"/>
            <w:szCs w:val="24"/>
            <w:u w:val="single"/>
            <w:rPrChange w:id="483" w:author="sumit kumar" w:date="2022-01-28T00:52:00Z">
              <w:rPr/>
            </w:rPrChange>
          </w:rPr>
          <w:t xml:space="preserve">Tabla </w:t>
        </w:r>
        <w:r w:rsidR="00A55E47" w:rsidRPr="00A55E47">
          <w:rPr>
            <w:rFonts w:ascii="Times New Roman" w:hAnsi="Times New Roman" w:cs="Times New Roman"/>
            <w:noProof/>
            <w:color w:val="2E74B5" w:themeColor="accent5" w:themeShade="BF"/>
            <w:sz w:val="24"/>
            <w:szCs w:val="24"/>
            <w:u w:val="single"/>
            <w:rPrChange w:id="484" w:author="sumit kumar" w:date="2022-01-28T00:52:00Z">
              <w:rPr>
                <w:noProof/>
              </w:rPr>
            </w:rPrChange>
          </w:rPr>
          <w:t>13</w:t>
        </w:r>
      </w:ins>
      <w:del w:id="485"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Tabla </w:delText>
        </w:r>
        <w:r w:rsidR="00614ADD" w:rsidRPr="00614ADD" w:rsidDel="00A55E47">
          <w:rPr>
            <w:rFonts w:ascii="Times New Roman" w:hAnsi="Times New Roman" w:cs="Times New Roman"/>
            <w:noProof/>
            <w:color w:val="2E74B5" w:themeColor="accent5" w:themeShade="BF"/>
            <w:sz w:val="24"/>
            <w:szCs w:val="24"/>
            <w:u w:val="single"/>
          </w:rPr>
          <w:delText>13</w:delText>
        </w:r>
      </w:del>
      <w:r w:rsidR="0019420A" w:rsidRPr="00716AD5">
        <w:rPr>
          <w:rFonts w:ascii="Times New Roman" w:hAnsi="Times New Roman" w:cs="Times New Roman"/>
          <w:color w:val="2E74B5" w:themeColor="accent5" w:themeShade="BF"/>
          <w:sz w:val="24"/>
          <w:szCs w:val="24"/>
          <w:u w:val="single"/>
          <w:lang w:val="es-ES_tradnl"/>
        </w:rPr>
        <w:fldChar w:fldCharType="end"/>
      </w:r>
      <w:r w:rsidR="00E709E4">
        <w:rPr>
          <w:rFonts w:ascii="Times New Roman" w:hAnsi="Times New Roman" w:cs="Times New Roman"/>
          <w:sz w:val="24"/>
          <w:szCs w:val="24"/>
          <w:lang w:val="es-ES_tradnl"/>
        </w:rPr>
        <w:t>.</w:t>
      </w:r>
    </w:p>
    <w:p w14:paraId="0FBC3931" w14:textId="2B24F9C0" w:rsidR="006023A3" w:rsidRDefault="008D4077" w:rsidP="00671605">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Por último</w:t>
      </w:r>
      <w:r w:rsidR="00E709E4">
        <w:rPr>
          <w:rFonts w:ascii="Times New Roman" w:hAnsi="Times New Roman" w:cs="Times New Roman"/>
          <w:sz w:val="24"/>
          <w:szCs w:val="24"/>
          <w:lang w:val="es-ES_tradnl"/>
        </w:rPr>
        <w:t xml:space="preserve">, y </w:t>
      </w:r>
      <w:r w:rsidR="00D850C3">
        <w:rPr>
          <w:rFonts w:ascii="Times New Roman" w:hAnsi="Times New Roman" w:cs="Times New Roman"/>
          <w:sz w:val="24"/>
          <w:szCs w:val="24"/>
          <w:lang w:val="es-ES_tradnl"/>
        </w:rPr>
        <w:t>c</w:t>
      </w:r>
      <w:r w:rsidR="00A84C04">
        <w:rPr>
          <w:rFonts w:ascii="Times New Roman" w:hAnsi="Times New Roman" w:cs="Times New Roman"/>
          <w:sz w:val="24"/>
          <w:szCs w:val="24"/>
          <w:lang w:val="es-ES_tradnl"/>
        </w:rPr>
        <w:t xml:space="preserve">on el fin de establecer una comparativa visual entre los modelos simples y las regresiones, se proporcionan las </w:t>
      </w:r>
      <w:r w:rsidR="0019420A" w:rsidRPr="0019420A">
        <w:rPr>
          <w:rFonts w:ascii="Times New Roman" w:hAnsi="Times New Roman" w:cs="Times New Roman"/>
          <w:color w:val="2E74B5" w:themeColor="accent5" w:themeShade="BF"/>
          <w:sz w:val="24"/>
          <w:szCs w:val="24"/>
          <w:u w:val="single"/>
          <w:lang w:val="es-ES_tradnl"/>
        </w:rPr>
        <w:fldChar w:fldCharType="begin"/>
      </w:r>
      <w:r w:rsidR="0019420A" w:rsidRPr="0019420A">
        <w:rPr>
          <w:rFonts w:ascii="Times New Roman" w:hAnsi="Times New Roman" w:cs="Times New Roman"/>
          <w:color w:val="2E74B5" w:themeColor="accent5" w:themeShade="BF"/>
          <w:sz w:val="24"/>
          <w:szCs w:val="24"/>
          <w:u w:val="single"/>
          <w:lang w:val="es-ES_tradnl"/>
        </w:rPr>
        <w:instrText xml:space="preserve"> REF _Ref94009314 \h  \* MERGEFORMAT </w:instrText>
      </w:r>
      <w:r w:rsidR="0019420A" w:rsidRPr="0019420A">
        <w:rPr>
          <w:rFonts w:ascii="Times New Roman" w:hAnsi="Times New Roman" w:cs="Times New Roman"/>
          <w:color w:val="2E74B5" w:themeColor="accent5" w:themeShade="BF"/>
          <w:sz w:val="24"/>
          <w:szCs w:val="24"/>
          <w:u w:val="single"/>
          <w:lang w:val="es-ES_tradnl"/>
        </w:rPr>
      </w:r>
      <w:r w:rsidR="0019420A" w:rsidRPr="0019420A">
        <w:rPr>
          <w:rFonts w:ascii="Times New Roman" w:hAnsi="Times New Roman" w:cs="Times New Roman"/>
          <w:color w:val="2E74B5" w:themeColor="accent5" w:themeShade="BF"/>
          <w:sz w:val="24"/>
          <w:szCs w:val="24"/>
          <w:u w:val="single"/>
          <w:lang w:val="es-ES_tradnl"/>
        </w:rPr>
        <w:fldChar w:fldCharType="separate"/>
      </w:r>
      <w:ins w:id="486" w:author="sumit kumar" w:date="2022-01-28T00:52:00Z">
        <w:r w:rsidR="00A55E47" w:rsidRPr="00A55E47">
          <w:rPr>
            <w:rFonts w:ascii="Times New Roman" w:hAnsi="Times New Roman" w:cs="Times New Roman"/>
            <w:color w:val="2E74B5" w:themeColor="accent5" w:themeShade="BF"/>
            <w:sz w:val="24"/>
            <w:szCs w:val="24"/>
            <w:u w:val="single"/>
            <w:rPrChange w:id="487" w:author="sumit kumar" w:date="2022-01-28T00:52:00Z">
              <w:rPr/>
            </w:rPrChange>
          </w:rPr>
          <w:t xml:space="preserve">Figura </w:t>
        </w:r>
        <w:r w:rsidR="00A55E47" w:rsidRPr="00A55E47">
          <w:rPr>
            <w:rFonts w:ascii="Times New Roman" w:hAnsi="Times New Roman" w:cs="Times New Roman"/>
            <w:noProof/>
            <w:color w:val="2E74B5" w:themeColor="accent5" w:themeShade="BF"/>
            <w:sz w:val="24"/>
            <w:szCs w:val="24"/>
            <w:u w:val="single"/>
            <w:rPrChange w:id="488" w:author="sumit kumar" w:date="2022-01-28T00:52:00Z">
              <w:rPr>
                <w:noProof/>
              </w:rPr>
            </w:rPrChange>
          </w:rPr>
          <w:t>25</w:t>
        </w:r>
      </w:ins>
      <w:del w:id="489"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Figura </w:delText>
        </w:r>
        <w:r w:rsidR="00614ADD" w:rsidRPr="00614ADD" w:rsidDel="00A55E47">
          <w:rPr>
            <w:rFonts w:ascii="Times New Roman" w:hAnsi="Times New Roman" w:cs="Times New Roman"/>
            <w:noProof/>
            <w:color w:val="2E74B5" w:themeColor="accent5" w:themeShade="BF"/>
            <w:sz w:val="24"/>
            <w:szCs w:val="24"/>
            <w:u w:val="single"/>
          </w:rPr>
          <w:delText>25</w:delText>
        </w:r>
      </w:del>
      <w:r w:rsidR="0019420A" w:rsidRPr="0019420A">
        <w:rPr>
          <w:rFonts w:ascii="Times New Roman" w:hAnsi="Times New Roman" w:cs="Times New Roman"/>
          <w:color w:val="2E74B5" w:themeColor="accent5" w:themeShade="BF"/>
          <w:sz w:val="24"/>
          <w:szCs w:val="24"/>
          <w:u w:val="single"/>
          <w:lang w:val="es-ES_tradnl"/>
        </w:rPr>
        <w:fldChar w:fldCharType="end"/>
      </w:r>
      <w:r w:rsidR="00A84C04">
        <w:rPr>
          <w:rFonts w:ascii="Times New Roman" w:hAnsi="Times New Roman" w:cs="Times New Roman"/>
          <w:sz w:val="24"/>
          <w:szCs w:val="24"/>
          <w:lang w:val="es-ES_tradnl"/>
        </w:rPr>
        <w:t xml:space="preserve">, </w:t>
      </w:r>
      <w:r w:rsidR="0019420A" w:rsidRPr="0019420A">
        <w:rPr>
          <w:rFonts w:ascii="Times New Roman" w:hAnsi="Times New Roman" w:cs="Times New Roman"/>
          <w:color w:val="2E74B5" w:themeColor="accent5" w:themeShade="BF"/>
          <w:sz w:val="24"/>
          <w:szCs w:val="24"/>
          <w:u w:val="single"/>
          <w:lang w:val="es-ES_tradnl"/>
        </w:rPr>
        <w:fldChar w:fldCharType="begin"/>
      </w:r>
      <w:r w:rsidR="0019420A" w:rsidRPr="0019420A">
        <w:rPr>
          <w:rFonts w:ascii="Times New Roman" w:hAnsi="Times New Roman" w:cs="Times New Roman"/>
          <w:color w:val="2E74B5" w:themeColor="accent5" w:themeShade="BF"/>
          <w:sz w:val="24"/>
          <w:szCs w:val="24"/>
          <w:u w:val="single"/>
          <w:lang w:val="es-ES_tradnl"/>
        </w:rPr>
        <w:instrText xml:space="preserve"> REF _Ref94009349 \h  \* MERGEFORMAT </w:instrText>
      </w:r>
      <w:r w:rsidR="0019420A" w:rsidRPr="0019420A">
        <w:rPr>
          <w:rFonts w:ascii="Times New Roman" w:hAnsi="Times New Roman" w:cs="Times New Roman"/>
          <w:color w:val="2E74B5" w:themeColor="accent5" w:themeShade="BF"/>
          <w:sz w:val="24"/>
          <w:szCs w:val="24"/>
          <w:u w:val="single"/>
          <w:lang w:val="es-ES_tradnl"/>
        </w:rPr>
      </w:r>
      <w:r w:rsidR="0019420A" w:rsidRPr="0019420A">
        <w:rPr>
          <w:rFonts w:ascii="Times New Roman" w:hAnsi="Times New Roman" w:cs="Times New Roman"/>
          <w:color w:val="2E74B5" w:themeColor="accent5" w:themeShade="BF"/>
          <w:sz w:val="24"/>
          <w:szCs w:val="24"/>
          <w:u w:val="single"/>
          <w:lang w:val="es-ES_tradnl"/>
        </w:rPr>
        <w:fldChar w:fldCharType="separate"/>
      </w:r>
      <w:ins w:id="490" w:author="sumit kumar" w:date="2022-01-28T00:52:00Z">
        <w:r w:rsidR="00A55E47" w:rsidRPr="00A55E47">
          <w:rPr>
            <w:rFonts w:ascii="Times New Roman" w:hAnsi="Times New Roman" w:cs="Times New Roman"/>
            <w:noProof/>
            <w:color w:val="2E74B5" w:themeColor="accent5" w:themeShade="BF"/>
            <w:sz w:val="24"/>
            <w:szCs w:val="24"/>
            <w:u w:val="single"/>
            <w:rPrChange w:id="491" w:author="sumit kumar" w:date="2022-01-28T00:52:00Z">
              <w:rPr/>
            </w:rPrChange>
          </w:rPr>
          <w:t>Figura</w:t>
        </w:r>
        <w:r w:rsidR="00A55E47" w:rsidRPr="00736238">
          <w:t xml:space="preserve"> </w:t>
        </w:r>
        <w:r w:rsidR="00A55E47">
          <w:rPr>
            <w:noProof/>
          </w:rPr>
          <w:t>26</w:t>
        </w:r>
      </w:ins>
      <w:del w:id="492" w:author="sumit kumar" w:date="2022-01-28T00:52:00Z">
        <w:r w:rsidR="00614ADD" w:rsidRPr="00614ADD" w:rsidDel="00A55E47">
          <w:rPr>
            <w:rFonts w:ascii="Times New Roman" w:hAnsi="Times New Roman" w:cs="Times New Roman"/>
            <w:noProof/>
            <w:color w:val="2E74B5" w:themeColor="accent5" w:themeShade="BF"/>
            <w:sz w:val="24"/>
            <w:szCs w:val="24"/>
            <w:u w:val="single"/>
          </w:rPr>
          <w:delText>Figura</w:delText>
        </w:r>
        <w:r w:rsidR="00614ADD" w:rsidRPr="00736238" w:rsidDel="00A55E47">
          <w:delText xml:space="preserve"> </w:delText>
        </w:r>
        <w:r w:rsidR="00614ADD" w:rsidDel="00A55E47">
          <w:rPr>
            <w:noProof/>
          </w:rPr>
          <w:delText>26</w:delText>
        </w:r>
      </w:del>
      <w:r w:rsidR="0019420A" w:rsidRPr="0019420A">
        <w:rPr>
          <w:rFonts w:ascii="Times New Roman" w:hAnsi="Times New Roman" w:cs="Times New Roman"/>
          <w:color w:val="2E74B5" w:themeColor="accent5" w:themeShade="BF"/>
          <w:sz w:val="24"/>
          <w:szCs w:val="24"/>
          <w:u w:val="single"/>
          <w:lang w:val="es-ES_tradnl"/>
        </w:rPr>
        <w:fldChar w:fldCharType="end"/>
      </w:r>
      <w:r w:rsidR="00A84C04">
        <w:rPr>
          <w:rFonts w:ascii="Times New Roman" w:hAnsi="Times New Roman" w:cs="Times New Roman"/>
          <w:sz w:val="24"/>
          <w:szCs w:val="24"/>
          <w:lang w:val="es-ES_tradnl"/>
        </w:rPr>
        <w:t xml:space="preserve"> y </w:t>
      </w:r>
      <w:r w:rsidR="0019420A" w:rsidRPr="0019420A">
        <w:rPr>
          <w:rFonts w:ascii="Times New Roman" w:hAnsi="Times New Roman" w:cs="Times New Roman"/>
          <w:color w:val="2E74B5" w:themeColor="accent5" w:themeShade="BF"/>
          <w:sz w:val="24"/>
          <w:szCs w:val="24"/>
          <w:u w:val="single"/>
          <w:lang w:val="es-ES_tradnl"/>
        </w:rPr>
        <w:fldChar w:fldCharType="begin"/>
      </w:r>
      <w:r w:rsidR="0019420A" w:rsidRPr="0019420A">
        <w:rPr>
          <w:rFonts w:ascii="Times New Roman" w:hAnsi="Times New Roman" w:cs="Times New Roman"/>
          <w:color w:val="2E74B5" w:themeColor="accent5" w:themeShade="BF"/>
          <w:sz w:val="24"/>
          <w:szCs w:val="24"/>
          <w:u w:val="single"/>
          <w:lang w:val="es-ES_tradnl"/>
        </w:rPr>
        <w:instrText xml:space="preserve"> REF _Ref94009385 \h  \* MERGEFORMAT </w:instrText>
      </w:r>
      <w:r w:rsidR="0019420A" w:rsidRPr="0019420A">
        <w:rPr>
          <w:rFonts w:ascii="Times New Roman" w:hAnsi="Times New Roman" w:cs="Times New Roman"/>
          <w:color w:val="2E74B5" w:themeColor="accent5" w:themeShade="BF"/>
          <w:sz w:val="24"/>
          <w:szCs w:val="24"/>
          <w:u w:val="single"/>
          <w:lang w:val="es-ES_tradnl"/>
        </w:rPr>
      </w:r>
      <w:r w:rsidR="0019420A" w:rsidRPr="0019420A">
        <w:rPr>
          <w:rFonts w:ascii="Times New Roman" w:hAnsi="Times New Roman" w:cs="Times New Roman"/>
          <w:color w:val="2E74B5" w:themeColor="accent5" w:themeShade="BF"/>
          <w:sz w:val="24"/>
          <w:szCs w:val="24"/>
          <w:u w:val="single"/>
          <w:lang w:val="es-ES_tradnl"/>
        </w:rPr>
        <w:fldChar w:fldCharType="separate"/>
      </w:r>
      <w:ins w:id="493" w:author="sumit kumar" w:date="2022-01-28T00:52:00Z">
        <w:r w:rsidR="00A55E47" w:rsidRPr="00A55E47">
          <w:rPr>
            <w:rFonts w:ascii="Times New Roman" w:hAnsi="Times New Roman" w:cs="Times New Roman"/>
            <w:noProof/>
            <w:color w:val="2E74B5" w:themeColor="accent5" w:themeShade="BF"/>
            <w:sz w:val="24"/>
            <w:szCs w:val="24"/>
            <w:u w:val="single"/>
            <w:rPrChange w:id="494" w:author="sumit kumar" w:date="2022-01-28T00:52:00Z">
              <w:rPr/>
            </w:rPrChange>
          </w:rPr>
          <w:t>Figura</w:t>
        </w:r>
        <w:r w:rsidR="00A55E47" w:rsidRPr="00736238">
          <w:t xml:space="preserve"> </w:t>
        </w:r>
        <w:r w:rsidR="00A55E47">
          <w:rPr>
            <w:noProof/>
          </w:rPr>
          <w:t>27</w:t>
        </w:r>
      </w:ins>
      <w:del w:id="495" w:author="sumit kumar" w:date="2022-01-28T00:52:00Z">
        <w:r w:rsidR="00614ADD" w:rsidRPr="00614ADD" w:rsidDel="00A55E47">
          <w:rPr>
            <w:rFonts w:ascii="Times New Roman" w:hAnsi="Times New Roman" w:cs="Times New Roman"/>
            <w:noProof/>
            <w:color w:val="2E74B5" w:themeColor="accent5" w:themeShade="BF"/>
            <w:sz w:val="24"/>
            <w:szCs w:val="24"/>
            <w:u w:val="single"/>
          </w:rPr>
          <w:delText>Figura</w:delText>
        </w:r>
        <w:r w:rsidR="00614ADD" w:rsidRPr="00736238" w:rsidDel="00A55E47">
          <w:delText xml:space="preserve"> </w:delText>
        </w:r>
        <w:r w:rsidR="00614ADD" w:rsidDel="00A55E47">
          <w:rPr>
            <w:noProof/>
          </w:rPr>
          <w:delText>27</w:delText>
        </w:r>
      </w:del>
      <w:r w:rsidR="0019420A" w:rsidRPr="0019420A">
        <w:rPr>
          <w:rFonts w:ascii="Times New Roman" w:hAnsi="Times New Roman" w:cs="Times New Roman"/>
          <w:color w:val="2E74B5" w:themeColor="accent5" w:themeShade="BF"/>
          <w:sz w:val="24"/>
          <w:szCs w:val="24"/>
          <w:u w:val="single"/>
          <w:lang w:val="es-ES_tradnl"/>
        </w:rPr>
        <w:fldChar w:fldCharType="end"/>
      </w:r>
      <w:r w:rsidR="00A84C04">
        <w:rPr>
          <w:rFonts w:ascii="Times New Roman" w:hAnsi="Times New Roman" w:cs="Times New Roman"/>
          <w:sz w:val="24"/>
          <w:szCs w:val="24"/>
          <w:lang w:val="es-ES_tradnl"/>
        </w:rPr>
        <w:t xml:space="preserve"> que muestran la curva AUC-ROC para estos</w:t>
      </w:r>
      <w:r w:rsidR="00D850C3">
        <w:rPr>
          <w:rFonts w:ascii="Times New Roman" w:hAnsi="Times New Roman" w:cs="Times New Roman"/>
          <w:sz w:val="24"/>
          <w:szCs w:val="24"/>
          <w:lang w:val="es-ES_tradnl"/>
        </w:rPr>
        <w:t xml:space="preserve"> modelos</w:t>
      </w:r>
      <w:r w:rsidR="00A84C04">
        <w:rPr>
          <w:rFonts w:ascii="Times New Roman" w:hAnsi="Times New Roman" w:cs="Times New Roman"/>
          <w:sz w:val="24"/>
          <w:szCs w:val="24"/>
          <w:lang w:val="es-ES_tradnl"/>
        </w:rPr>
        <w:t>.</w:t>
      </w:r>
    </w:p>
    <w:p w14:paraId="774B433F" w14:textId="45012B72" w:rsidR="00C70204" w:rsidRPr="00C70204" w:rsidRDefault="00C70204" w:rsidP="00351399">
      <w:pPr>
        <w:pStyle w:val="Figuras"/>
      </w:pPr>
      <w:bookmarkStart w:id="496" w:name="_Ref94009314"/>
      <w:bookmarkStart w:id="497" w:name="_Toc94028635"/>
      <w:bookmarkStart w:id="498" w:name="_Toc94033267"/>
      <w:r w:rsidRPr="00C70204">
        <w:t xml:space="preserve">Figura </w:t>
      </w:r>
      <w:fldSimple w:instr=" SEQ Figura \* ARABIC ">
        <w:r w:rsidR="00A55E47">
          <w:rPr>
            <w:noProof/>
          </w:rPr>
          <w:t>25</w:t>
        </w:r>
      </w:fldSimple>
      <w:bookmarkEnd w:id="496"/>
      <w:r w:rsidRPr="00C70204">
        <w:t xml:space="preserve">: Curva AUC-ROC </w:t>
      </w:r>
      <w:r w:rsidRPr="005E566E">
        <w:rPr>
          <w:i/>
          <w:iCs/>
          <w:noProof/>
        </w:rPr>
        <w:t>model_dsa1-logreg_1</w:t>
      </w:r>
      <w:bookmarkEnd w:id="497"/>
      <w:bookmarkEnd w:id="498"/>
    </w:p>
    <w:p w14:paraId="5A0E13A5" w14:textId="77777777" w:rsidR="00C70204" w:rsidRDefault="0029618E" w:rsidP="00C70204">
      <w:pPr>
        <w:keepNext/>
        <w:spacing w:after="0" w:line="240" w:lineRule="auto"/>
        <w:jc w:val="center"/>
      </w:pPr>
      <w:r w:rsidRPr="00C70204">
        <w:rPr>
          <w:rFonts w:ascii="Times New Roman" w:hAnsi="Times New Roman" w:cs="Times New Roman"/>
          <w:noProof/>
          <w:sz w:val="24"/>
          <w:szCs w:val="24"/>
          <w:lang w:eastAsia="es-ES"/>
        </w:rPr>
        <w:drawing>
          <wp:inline distT="0" distB="0" distL="0" distR="0" wp14:anchorId="2317C658" wp14:editId="6EBAFFAD">
            <wp:extent cx="5654399" cy="1979295"/>
            <wp:effectExtent l="0" t="0" r="3810" b="1905"/>
            <wp:docPr id="34" name="Imagen 3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 Gráfico de líneas&#10;&#10;Descripción generada automáticamente"/>
                    <pic:cNvPicPr/>
                  </pic:nvPicPr>
                  <pic:blipFill rotWithShape="1">
                    <a:blip r:embed="rId40"/>
                    <a:srcRect l="1795" b="3887"/>
                    <a:stretch/>
                  </pic:blipFill>
                  <pic:spPr bwMode="auto">
                    <a:xfrm>
                      <a:off x="0" y="0"/>
                      <a:ext cx="5656053" cy="1979874"/>
                    </a:xfrm>
                    <a:prstGeom prst="rect">
                      <a:avLst/>
                    </a:prstGeom>
                    <a:ln>
                      <a:noFill/>
                    </a:ln>
                    <a:extLst>
                      <a:ext uri="{53640926-AAD7-44D8-BBD7-CCE9431645EC}">
                        <a14:shadowObscured xmlns:a14="http://schemas.microsoft.com/office/drawing/2010/main"/>
                      </a:ext>
                    </a:extLst>
                  </pic:spPr>
                </pic:pic>
              </a:graphicData>
            </a:graphic>
          </wp:inline>
        </w:drawing>
      </w:r>
    </w:p>
    <w:p w14:paraId="07D6D2A8" w14:textId="07AC2B98" w:rsidR="0029618E" w:rsidRPr="00C70204" w:rsidRDefault="00C70204" w:rsidP="00C70204">
      <w:pPr>
        <w:pStyle w:val="Descripcin"/>
        <w:spacing w:after="180"/>
        <w:jc w:val="center"/>
        <w:rPr>
          <w:rFonts w:ascii="Times New Roman" w:hAnsi="Times New Roman" w:cs="Times New Roman"/>
          <w:i w:val="0"/>
          <w:iCs w:val="0"/>
          <w:color w:val="auto"/>
          <w:sz w:val="16"/>
          <w:szCs w:val="16"/>
        </w:rPr>
      </w:pPr>
      <w:bookmarkStart w:id="499" w:name="_Toc94028636"/>
      <w:r w:rsidRPr="00C70204">
        <w:rPr>
          <w:rFonts w:ascii="Times New Roman" w:hAnsi="Times New Roman" w:cs="Times New Roman"/>
          <w:i w:val="0"/>
          <w:iCs w:val="0"/>
          <w:color w:val="auto"/>
          <w:sz w:val="16"/>
          <w:szCs w:val="16"/>
        </w:rPr>
        <w:t>Fuente: Elaboración propia del autor</w:t>
      </w:r>
      <w:bookmarkEnd w:id="499"/>
    </w:p>
    <w:p w14:paraId="2CCDD5A7" w14:textId="52CF1979" w:rsidR="00C70204" w:rsidRPr="00736238" w:rsidRDefault="00C70204" w:rsidP="00351399">
      <w:pPr>
        <w:pStyle w:val="Figuras"/>
      </w:pPr>
      <w:bookmarkStart w:id="500" w:name="_Ref94009349"/>
      <w:bookmarkStart w:id="501" w:name="_Toc94028637"/>
      <w:bookmarkStart w:id="502" w:name="_Toc94033268"/>
      <w:r w:rsidRPr="00736238">
        <w:lastRenderedPageBreak/>
        <w:t xml:space="preserve">Figura </w:t>
      </w:r>
      <w:fldSimple w:instr=" SEQ Figura \* ARABIC ">
        <w:r w:rsidR="00A55E47">
          <w:rPr>
            <w:noProof/>
          </w:rPr>
          <w:t>26</w:t>
        </w:r>
      </w:fldSimple>
      <w:bookmarkEnd w:id="500"/>
      <w:r w:rsidRPr="00736238">
        <w:t xml:space="preserve">: Curva AUC-ROC </w:t>
      </w:r>
      <w:r w:rsidRPr="005E566E">
        <w:rPr>
          <w:i/>
          <w:iCs/>
        </w:rPr>
        <w:t>model_dsa2-logreg_2</w:t>
      </w:r>
      <w:bookmarkEnd w:id="501"/>
      <w:bookmarkEnd w:id="502"/>
    </w:p>
    <w:p w14:paraId="66D98A8B" w14:textId="77777777" w:rsidR="00C70204" w:rsidRDefault="0029618E" w:rsidP="00C70204">
      <w:pPr>
        <w:keepNext/>
        <w:spacing w:after="0" w:line="240" w:lineRule="auto"/>
        <w:jc w:val="center"/>
      </w:pPr>
      <w:r w:rsidRPr="00C70204">
        <w:rPr>
          <w:rFonts w:ascii="Times New Roman" w:hAnsi="Times New Roman" w:cs="Times New Roman"/>
          <w:noProof/>
          <w:sz w:val="24"/>
          <w:szCs w:val="24"/>
          <w:lang w:eastAsia="es-ES"/>
        </w:rPr>
        <w:drawing>
          <wp:inline distT="0" distB="0" distL="0" distR="0" wp14:anchorId="7CFFEE0A" wp14:editId="16EF8FAE">
            <wp:extent cx="5655945" cy="1940119"/>
            <wp:effectExtent l="0" t="0" r="1905" b="3175"/>
            <wp:docPr id="37" name="Imagen 3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Gráfico, Gráfico de líneas&#10;&#10;Descripción generada automáticamente"/>
                    <pic:cNvPicPr/>
                  </pic:nvPicPr>
                  <pic:blipFill rotWithShape="1">
                    <a:blip r:embed="rId41"/>
                    <a:srcRect l="1795" b="3464"/>
                    <a:stretch/>
                  </pic:blipFill>
                  <pic:spPr bwMode="auto">
                    <a:xfrm>
                      <a:off x="0" y="0"/>
                      <a:ext cx="5656083" cy="1940166"/>
                    </a:xfrm>
                    <a:prstGeom prst="rect">
                      <a:avLst/>
                    </a:prstGeom>
                    <a:ln>
                      <a:noFill/>
                    </a:ln>
                    <a:extLst>
                      <a:ext uri="{53640926-AAD7-44D8-BBD7-CCE9431645EC}">
                        <a14:shadowObscured xmlns:a14="http://schemas.microsoft.com/office/drawing/2010/main"/>
                      </a:ext>
                    </a:extLst>
                  </pic:spPr>
                </pic:pic>
              </a:graphicData>
            </a:graphic>
          </wp:inline>
        </w:drawing>
      </w:r>
    </w:p>
    <w:p w14:paraId="4E19CD73" w14:textId="43A6C378" w:rsidR="0029618E" w:rsidRPr="00736238" w:rsidRDefault="00C70204" w:rsidP="00736238">
      <w:pPr>
        <w:pStyle w:val="Descripcin"/>
        <w:spacing w:after="180"/>
        <w:jc w:val="center"/>
        <w:rPr>
          <w:rFonts w:ascii="Times New Roman" w:hAnsi="Times New Roman" w:cs="Times New Roman"/>
          <w:i w:val="0"/>
          <w:iCs w:val="0"/>
          <w:noProof/>
          <w:color w:val="auto"/>
          <w:sz w:val="16"/>
          <w:szCs w:val="16"/>
        </w:rPr>
      </w:pPr>
      <w:bookmarkStart w:id="503" w:name="_Toc94028638"/>
      <w:r w:rsidRPr="00736238">
        <w:rPr>
          <w:rFonts w:ascii="Times New Roman" w:hAnsi="Times New Roman" w:cs="Times New Roman"/>
          <w:i w:val="0"/>
          <w:iCs w:val="0"/>
          <w:color w:val="auto"/>
          <w:sz w:val="16"/>
          <w:szCs w:val="16"/>
        </w:rPr>
        <w:t>Fuente: Elaboración propia del autor</w:t>
      </w:r>
      <w:bookmarkEnd w:id="503"/>
    </w:p>
    <w:p w14:paraId="17649D89" w14:textId="3EBE0F47" w:rsidR="00736238" w:rsidRPr="00736238" w:rsidRDefault="00736238" w:rsidP="00351399">
      <w:pPr>
        <w:pStyle w:val="Figuras"/>
      </w:pPr>
      <w:bookmarkStart w:id="504" w:name="_Ref94009385"/>
      <w:bookmarkStart w:id="505" w:name="_Toc94028639"/>
      <w:bookmarkStart w:id="506" w:name="_Toc94033269"/>
      <w:r w:rsidRPr="00736238">
        <w:t xml:space="preserve">Figura </w:t>
      </w:r>
      <w:fldSimple w:instr=" SEQ Figura \* ARABIC ">
        <w:r w:rsidR="00A55E47">
          <w:rPr>
            <w:noProof/>
          </w:rPr>
          <w:t>27</w:t>
        </w:r>
      </w:fldSimple>
      <w:bookmarkEnd w:id="504"/>
      <w:r w:rsidRPr="00736238">
        <w:t xml:space="preserve">: Curva AUC-ROC </w:t>
      </w:r>
      <w:r w:rsidRPr="005E566E">
        <w:rPr>
          <w:i/>
          <w:iCs/>
        </w:rPr>
        <w:t>model_dsa3-logreg_3</w:t>
      </w:r>
      <w:bookmarkEnd w:id="505"/>
      <w:bookmarkEnd w:id="506"/>
    </w:p>
    <w:p w14:paraId="0A1BE1BB" w14:textId="77777777" w:rsidR="00736238" w:rsidRDefault="00C70204" w:rsidP="00736238">
      <w:pPr>
        <w:keepNext/>
        <w:spacing w:after="0" w:line="240" w:lineRule="auto"/>
        <w:jc w:val="center"/>
      </w:pPr>
      <w:r w:rsidRPr="00736238">
        <w:rPr>
          <w:rFonts w:ascii="Times New Roman" w:hAnsi="Times New Roman" w:cs="Times New Roman"/>
          <w:noProof/>
          <w:sz w:val="24"/>
          <w:szCs w:val="24"/>
          <w:lang w:eastAsia="es-ES"/>
        </w:rPr>
        <w:drawing>
          <wp:inline distT="0" distB="0" distL="0" distR="0" wp14:anchorId="2D23FBE8" wp14:editId="7F67B530">
            <wp:extent cx="5759450" cy="1983740"/>
            <wp:effectExtent l="0" t="0" r="0" b="0"/>
            <wp:docPr id="40" name="Imagen 4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Gráfico de líneas&#10;&#10;Descripción generada automáticamente"/>
                    <pic:cNvPicPr/>
                  </pic:nvPicPr>
                  <pic:blipFill>
                    <a:blip r:embed="rId42"/>
                    <a:stretch>
                      <a:fillRect/>
                    </a:stretch>
                  </pic:blipFill>
                  <pic:spPr>
                    <a:xfrm>
                      <a:off x="0" y="0"/>
                      <a:ext cx="5759450" cy="1983740"/>
                    </a:xfrm>
                    <a:prstGeom prst="rect">
                      <a:avLst/>
                    </a:prstGeom>
                  </pic:spPr>
                </pic:pic>
              </a:graphicData>
            </a:graphic>
          </wp:inline>
        </w:drawing>
      </w:r>
    </w:p>
    <w:p w14:paraId="5D7B4065" w14:textId="25705F7D" w:rsidR="00C70204" w:rsidRPr="00736238" w:rsidRDefault="00736238" w:rsidP="00736238">
      <w:pPr>
        <w:pStyle w:val="Descripcin"/>
        <w:spacing w:after="180"/>
        <w:jc w:val="center"/>
        <w:rPr>
          <w:rFonts w:ascii="Times New Roman" w:hAnsi="Times New Roman" w:cs="Times New Roman"/>
          <w:i w:val="0"/>
          <w:iCs w:val="0"/>
          <w:color w:val="auto"/>
          <w:sz w:val="16"/>
          <w:szCs w:val="16"/>
        </w:rPr>
      </w:pPr>
      <w:bookmarkStart w:id="507" w:name="_Toc94028640"/>
      <w:r w:rsidRPr="00736238">
        <w:rPr>
          <w:rFonts w:ascii="Times New Roman" w:hAnsi="Times New Roman" w:cs="Times New Roman"/>
          <w:i w:val="0"/>
          <w:iCs w:val="0"/>
          <w:color w:val="auto"/>
          <w:sz w:val="16"/>
          <w:szCs w:val="16"/>
        </w:rPr>
        <w:t>Fuente: Elaboración propia del autor</w:t>
      </w:r>
      <w:bookmarkEnd w:id="507"/>
    </w:p>
    <w:p w14:paraId="20C61766" w14:textId="2E96C8A9" w:rsidR="00931F77" w:rsidRDefault="00E709E4" w:rsidP="00671605">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Como conclusión de esta última tarea de la fase de modelado, se da por </w:t>
      </w:r>
      <w:r w:rsidR="00931F77">
        <w:rPr>
          <w:rFonts w:ascii="Times New Roman" w:hAnsi="Times New Roman" w:cs="Times New Roman"/>
          <w:sz w:val="24"/>
          <w:szCs w:val="24"/>
          <w:lang w:val="es-ES_tradnl"/>
        </w:rPr>
        <w:t>cumplimentado</w:t>
      </w:r>
      <w:r>
        <w:rPr>
          <w:rFonts w:ascii="Times New Roman" w:hAnsi="Times New Roman" w:cs="Times New Roman"/>
          <w:sz w:val="24"/>
          <w:szCs w:val="24"/>
          <w:lang w:val="es-ES_tradnl"/>
        </w:rPr>
        <w:t xml:space="preserve"> el objetivo de la minería de datos del proyecto. </w:t>
      </w:r>
      <w:r w:rsidR="00931F77">
        <w:rPr>
          <w:rFonts w:ascii="Times New Roman" w:hAnsi="Times New Roman" w:cs="Times New Roman"/>
          <w:sz w:val="24"/>
          <w:szCs w:val="24"/>
          <w:lang w:val="es-ES_tradnl"/>
        </w:rPr>
        <w:t xml:space="preserve">Es decir, se ha demostrado que las CNN poseen la capacidad </w:t>
      </w:r>
      <w:r w:rsidR="00931F77" w:rsidRPr="005723FD">
        <w:rPr>
          <w:rFonts w:ascii="Times New Roman" w:hAnsi="Times New Roman" w:cs="Times New Roman"/>
          <w:sz w:val="24"/>
          <w:szCs w:val="24"/>
        </w:rPr>
        <w:t>de predecir con datos contables de periodos anteriores</w:t>
      </w:r>
      <w:r w:rsidR="00931F77">
        <w:rPr>
          <w:rFonts w:ascii="Times New Roman" w:hAnsi="Times New Roman" w:cs="Times New Roman"/>
          <w:sz w:val="24"/>
          <w:szCs w:val="24"/>
        </w:rPr>
        <w:t>,</w:t>
      </w:r>
      <w:r w:rsidR="00931F77" w:rsidRPr="005723FD">
        <w:rPr>
          <w:rFonts w:ascii="Times New Roman" w:hAnsi="Times New Roman" w:cs="Times New Roman"/>
          <w:sz w:val="24"/>
          <w:szCs w:val="24"/>
        </w:rPr>
        <w:t xml:space="preserve"> </w:t>
      </w:r>
      <w:r w:rsidR="00931F77">
        <w:rPr>
          <w:rFonts w:ascii="Times New Roman" w:hAnsi="Times New Roman" w:cs="Times New Roman"/>
          <w:sz w:val="24"/>
          <w:szCs w:val="24"/>
        </w:rPr>
        <w:t xml:space="preserve">aquellas </w:t>
      </w:r>
      <w:r w:rsidR="00931F77" w:rsidRPr="005723FD">
        <w:rPr>
          <w:rFonts w:ascii="Times New Roman" w:hAnsi="Times New Roman" w:cs="Times New Roman"/>
          <w:sz w:val="24"/>
          <w:szCs w:val="24"/>
        </w:rPr>
        <w:t xml:space="preserve">pymes </w:t>
      </w:r>
      <w:r w:rsidR="00931F77">
        <w:rPr>
          <w:rFonts w:ascii="Times New Roman" w:hAnsi="Times New Roman" w:cs="Times New Roman"/>
          <w:sz w:val="24"/>
          <w:szCs w:val="24"/>
        </w:rPr>
        <w:t>españolas</w:t>
      </w:r>
      <w:r w:rsidR="00931F77" w:rsidRPr="005723FD">
        <w:rPr>
          <w:rFonts w:ascii="Times New Roman" w:hAnsi="Times New Roman" w:cs="Times New Roman"/>
          <w:sz w:val="24"/>
          <w:szCs w:val="24"/>
        </w:rPr>
        <w:t xml:space="preserve"> que pasarán al estado zombi en un futuro cercano</w:t>
      </w:r>
      <w:r w:rsidR="00931F77">
        <w:rPr>
          <w:rFonts w:ascii="Times New Roman" w:hAnsi="Times New Roman" w:cs="Times New Roman"/>
          <w:sz w:val="24"/>
          <w:szCs w:val="24"/>
          <w:lang w:val="es-ES_tradnl"/>
        </w:rPr>
        <w:t xml:space="preserve">. </w:t>
      </w:r>
      <w:r w:rsidR="00DD0982">
        <w:rPr>
          <w:rFonts w:ascii="Times New Roman" w:hAnsi="Times New Roman" w:cs="Times New Roman"/>
          <w:sz w:val="24"/>
          <w:szCs w:val="24"/>
          <w:lang w:val="es-ES_tradnl"/>
        </w:rPr>
        <w:t xml:space="preserve">Además, estas presentan una mejor capacidad de distinción que las regresiones logísticas binarias. Sin embargo, un aspecto negativo a señalar de esta fase es el fracaso del método correlacionado </w:t>
      </w:r>
      <w:r w:rsidR="008665F7">
        <w:rPr>
          <w:rFonts w:ascii="Times New Roman" w:hAnsi="Times New Roman" w:cs="Times New Roman"/>
          <w:sz w:val="24"/>
          <w:szCs w:val="24"/>
          <w:lang w:val="es-ES_tradnl"/>
        </w:rPr>
        <w:t>en</w:t>
      </w:r>
      <w:r w:rsidR="00DD0982">
        <w:rPr>
          <w:rFonts w:ascii="Times New Roman" w:hAnsi="Times New Roman" w:cs="Times New Roman"/>
          <w:sz w:val="24"/>
          <w:szCs w:val="24"/>
          <w:lang w:val="es-ES_tradnl"/>
        </w:rPr>
        <w:t xml:space="preserve"> la predicción de </w:t>
      </w:r>
      <w:r w:rsidR="00DA4AC8">
        <w:rPr>
          <w:rFonts w:ascii="Times New Roman" w:hAnsi="Times New Roman" w:cs="Times New Roman"/>
          <w:sz w:val="24"/>
          <w:szCs w:val="24"/>
          <w:lang w:val="es-ES_tradnl"/>
        </w:rPr>
        <w:t>dichas empresas</w:t>
      </w:r>
      <w:r w:rsidR="00DD0982">
        <w:rPr>
          <w:rFonts w:ascii="Times New Roman" w:hAnsi="Times New Roman" w:cs="Times New Roman"/>
          <w:sz w:val="24"/>
          <w:szCs w:val="24"/>
          <w:lang w:val="es-ES_tradnl"/>
        </w:rPr>
        <w:t>.</w:t>
      </w:r>
    </w:p>
    <w:p w14:paraId="23DFEB45" w14:textId="1870BC14" w:rsidR="009D3B3B" w:rsidRPr="00DC671C" w:rsidRDefault="00A81332" w:rsidP="009D3B3B">
      <w:pPr>
        <w:pStyle w:val="Ttulo1"/>
        <w:numPr>
          <w:ilvl w:val="1"/>
          <w:numId w:val="5"/>
        </w:numPr>
        <w:spacing w:before="0" w:after="180" w:line="360" w:lineRule="auto"/>
        <w:ind w:left="432"/>
        <w:jc w:val="both"/>
        <w:rPr>
          <w:rFonts w:ascii="Times New Roman" w:hAnsi="Times New Roman" w:cs="Times New Roman"/>
          <w:b/>
          <w:bCs/>
          <w:color w:val="auto"/>
          <w:sz w:val="24"/>
          <w:szCs w:val="24"/>
          <w:lang w:val="es-ES_tradnl"/>
        </w:rPr>
      </w:pPr>
      <w:bookmarkStart w:id="508" w:name="_Toc94027302"/>
      <w:r>
        <w:rPr>
          <w:rFonts w:ascii="Times New Roman" w:hAnsi="Times New Roman" w:cs="Times New Roman"/>
          <w:b/>
          <w:bCs/>
          <w:color w:val="auto"/>
          <w:sz w:val="24"/>
          <w:szCs w:val="24"/>
          <w:lang w:val="es-ES_tradnl"/>
        </w:rPr>
        <w:t>Evaluación</w:t>
      </w:r>
      <w:bookmarkEnd w:id="508"/>
    </w:p>
    <w:p w14:paraId="22076112" w14:textId="7DBDEB38" w:rsidR="0084759D" w:rsidRDefault="0084759D" w:rsidP="005B30A0">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La evaluación </w:t>
      </w:r>
      <w:r w:rsidR="00B73D6D">
        <w:rPr>
          <w:rFonts w:ascii="Times New Roman" w:hAnsi="Times New Roman" w:cs="Times New Roman"/>
          <w:sz w:val="24"/>
          <w:szCs w:val="24"/>
          <w:lang w:val="es-ES_tradnl"/>
        </w:rPr>
        <w:t xml:space="preserve">realizada </w:t>
      </w:r>
      <w:r>
        <w:rPr>
          <w:rFonts w:ascii="Times New Roman" w:hAnsi="Times New Roman" w:cs="Times New Roman"/>
          <w:sz w:val="24"/>
          <w:szCs w:val="24"/>
          <w:lang w:val="es-ES_tradnl"/>
        </w:rPr>
        <w:t xml:space="preserve">en la fase anterior se </w:t>
      </w:r>
      <w:r w:rsidR="00B73D6D">
        <w:rPr>
          <w:rFonts w:ascii="Times New Roman" w:hAnsi="Times New Roman" w:cs="Times New Roman"/>
          <w:sz w:val="24"/>
          <w:szCs w:val="24"/>
          <w:lang w:val="es-ES_tradnl"/>
        </w:rPr>
        <w:t xml:space="preserve">refiere </w:t>
      </w:r>
      <w:r>
        <w:rPr>
          <w:rFonts w:ascii="Times New Roman" w:hAnsi="Times New Roman" w:cs="Times New Roman"/>
          <w:sz w:val="24"/>
          <w:szCs w:val="24"/>
          <w:lang w:val="es-ES_tradnl"/>
        </w:rPr>
        <w:t>a los aspectos técnicos del modelo</w:t>
      </w:r>
      <w:r w:rsidR="00B73D6D">
        <w:rPr>
          <w:rFonts w:ascii="Times New Roman" w:hAnsi="Times New Roman" w:cs="Times New Roman"/>
          <w:sz w:val="24"/>
          <w:szCs w:val="24"/>
          <w:lang w:val="es-ES_tradnl"/>
        </w:rPr>
        <w:t>.</w:t>
      </w:r>
      <w:r w:rsidR="0028570C">
        <w:rPr>
          <w:rFonts w:ascii="Times New Roman" w:hAnsi="Times New Roman" w:cs="Times New Roman"/>
          <w:sz w:val="24"/>
          <w:szCs w:val="24"/>
          <w:lang w:val="es-ES_tradnl"/>
        </w:rPr>
        <w:t xml:space="preserve"> </w:t>
      </w:r>
      <w:r w:rsidR="00B73D6D">
        <w:rPr>
          <w:rFonts w:ascii="Times New Roman" w:hAnsi="Times New Roman" w:cs="Times New Roman"/>
          <w:sz w:val="24"/>
          <w:szCs w:val="24"/>
          <w:lang w:val="es-ES_tradnl"/>
        </w:rPr>
        <w:t>S</w:t>
      </w:r>
      <w:r>
        <w:rPr>
          <w:rFonts w:ascii="Times New Roman" w:hAnsi="Times New Roman" w:cs="Times New Roman"/>
          <w:sz w:val="24"/>
          <w:szCs w:val="24"/>
          <w:lang w:val="es-ES_tradnl"/>
        </w:rPr>
        <w:t xml:space="preserve">in embargo, en </w:t>
      </w:r>
      <w:r w:rsidR="0028570C">
        <w:rPr>
          <w:rFonts w:ascii="Times New Roman" w:hAnsi="Times New Roman" w:cs="Times New Roman"/>
          <w:sz w:val="24"/>
          <w:szCs w:val="24"/>
          <w:lang w:val="es-ES_tradnl"/>
        </w:rPr>
        <w:t xml:space="preserve">esta </w:t>
      </w:r>
      <w:r>
        <w:rPr>
          <w:rFonts w:ascii="Times New Roman" w:hAnsi="Times New Roman" w:cs="Times New Roman"/>
          <w:sz w:val="24"/>
          <w:szCs w:val="24"/>
          <w:lang w:val="es-ES_tradnl"/>
        </w:rPr>
        <w:t xml:space="preserve">fase se mide el grado en que </w:t>
      </w:r>
      <w:r w:rsidR="0028570C">
        <w:rPr>
          <w:rFonts w:ascii="Times New Roman" w:hAnsi="Times New Roman" w:cs="Times New Roman"/>
          <w:sz w:val="24"/>
          <w:szCs w:val="24"/>
          <w:lang w:val="es-ES_tradnl"/>
        </w:rPr>
        <w:t xml:space="preserve">dichos modelos </w:t>
      </w:r>
      <w:r>
        <w:rPr>
          <w:rFonts w:ascii="Times New Roman" w:hAnsi="Times New Roman" w:cs="Times New Roman"/>
          <w:sz w:val="24"/>
          <w:szCs w:val="24"/>
          <w:lang w:val="es-ES_tradnl"/>
        </w:rPr>
        <w:t>cumplen con los objetivos iniciales del proyecto. Así al final de esta, se aprueban los modelos que mejor cumplan con los criterios de éxito del proyecto.</w:t>
      </w:r>
    </w:p>
    <w:p w14:paraId="00FDB6C3" w14:textId="07E1E279" w:rsidR="00B23CD7" w:rsidRDefault="00CD50C3" w:rsidP="005B30A0">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 este modo,</w:t>
      </w:r>
      <w:r w:rsidR="0028570C">
        <w:rPr>
          <w:rFonts w:ascii="Times New Roman" w:hAnsi="Times New Roman" w:cs="Times New Roman"/>
          <w:sz w:val="24"/>
          <w:szCs w:val="24"/>
          <w:lang w:val="es-ES_tradnl"/>
        </w:rPr>
        <w:t xml:space="preserve"> como se puede </w:t>
      </w:r>
      <w:r>
        <w:rPr>
          <w:rFonts w:ascii="Times New Roman" w:hAnsi="Times New Roman" w:cs="Times New Roman"/>
          <w:sz w:val="24"/>
          <w:szCs w:val="24"/>
          <w:lang w:val="es-ES_tradnl"/>
        </w:rPr>
        <w:t>comprobar</w:t>
      </w:r>
      <w:r w:rsidR="0028570C">
        <w:rPr>
          <w:rFonts w:ascii="Times New Roman" w:hAnsi="Times New Roman" w:cs="Times New Roman"/>
          <w:sz w:val="24"/>
          <w:szCs w:val="24"/>
          <w:lang w:val="es-ES_tradnl"/>
        </w:rPr>
        <w:t xml:space="preserve"> en la </w:t>
      </w:r>
      <w:r w:rsidRPr="00716AD5">
        <w:rPr>
          <w:rFonts w:ascii="Times New Roman" w:hAnsi="Times New Roman" w:cs="Times New Roman"/>
          <w:color w:val="2E74B5" w:themeColor="accent5" w:themeShade="BF"/>
          <w:sz w:val="24"/>
          <w:szCs w:val="24"/>
          <w:u w:val="single"/>
          <w:lang w:val="es-ES_tradnl"/>
        </w:rPr>
        <w:fldChar w:fldCharType="begin"/>
      </w:r>
      <w:r w:rsidRPr="00716AD5">
        <w:rPr>
          <w:rFonts w:ascii="Times New Roman" w:hAnsi="Times New Roman" w:cs="Times New Roman"/>
          <w:color w:val="2E74B5" w:themeColor="accent5" w:themeShade="BF"/>
          <w:sz w:val="24"/>
          <w:szCs w:val="24"/>
          <w:u w:val="single"/>
          <w:lang w:val="es-ES_tradnl"/>
        </w:rPr>
        <w:instrText xml:space="preserve"> REF _Ref94008832 \h  \* MERGEFORMAT </w:instrText>
      </w:r>
      <w:r w:rsidRPr="00716AD5">
        <w:rPr>
          <w:rFonts w:ascii="Times New Roman" w:hAnsi="Times New Roman" w:cs="Times New Roman"/>
          <w:color w:val="2E74B5" w:themeColor="accent5" w:themeShade="BF"/>
          <w:sz w:val="24"/>
          <w:szCs w:val="24"/>
          <w:u w:val="single"/>
          <w:lang w:val="es-ES_tradnl"/>
        </w:rPr>
      </w:r>
      <w:r w:rsidRPr="00716AD5">
        <w:rPr>
          <w:rFonts w:ascii="Times New Roman" w:hAnsi="Times New Roman" w:cs="Times New Roman"/>
          <w:color w:val="2E74B5" w:themeColor="accent5" w:themeShade="BF"/>
          <w:sz w:val="24"/>
          <w:szCs w:val="24"/>
          <w:u w:val="single"/>
          <w:lang w:val="es-ES_tradnl"/>
        </w:rPr>
        <w:fldChar w:fldCharType="separate"/>
      </w:r>
      <w:ins w:id="509" w:author="sumit kumar" w:date="2022-01-28T00:52:00Z">
        <w:r w:rsidR="00A55E47" w:rsidRPr="00A55E47">
          <w:rPr>
            <w:rFonts w:ascii="Times New Roman" w:hAnsi="Times New Roman" w:cs="Times New Roman"/>
            <w:color w:val="2E74B5" w:themeColor="accent5" w:themeShade="BF"/>
            <w:sz w:val="24"/>
            <w:szCs w:val="24"/>
            <w:u w:val="single"/>
            <w:rPrChange w:id="510" w:author="sumit kumar" w:date="2022-01-28T00:52:00Z">
              <w:rPr/>
            </w:rPrChange>
          </w:rPr>
          <w:t xml:space="preserve">Tabla </w:t>
        </w:r>
        <w:r w:rsidR="00A55E47" w:rsidRPr="00A55E47">
          <w:rPr>
            <w:rFonts w:ascii="Times New Roman" w:hAnsi="Times New Roman" w:cs="Times New Roman"/>
            <w:noProof/>
            <w:color w:val="2E74B5" w:themeColor="accent5" w:themeShade="BF"/>
            <w:sz w:val="24"/>
            <w:szCs w:val="24"/>
            <w:u w:val="single"/>
            <w:rPrChange w:id="511" w:author="sumit kumar" w:date="2022-01-28T00:52:00Z">
              <w:rPr>
                <w:noProof/>
              </w:rPr>
            </w:rPrChange>
          </w:rPr>
          <w:t>13</w:t>
        </w:r>
      </w:ins>
      <w:del w:id="512" w:author="sumit kumar" w:date="2022-01-28T00:52:00Z">
        <w:r w:rsidR="00614ADD" w:rsidRPr="00614ADD" w:rsidDel="00A55E47">
          <w:rPr>
            <w:rFonts w:ascii="Times New Roman" w:hAnsi="Times New Roman" w:cs="Times New Roman"/>
            <w:color w:val="2E74B5" w:themeColor="accent5" w:themeShade="BF"/>
            <w:sz w:val="24"/>
            <w:szCs w:val="24"/>
            <w:u w:val="single"/>
          </w:rPr>
          <w:delText xml:space="preserve">Tabla </w:delText>
        </w:r>
        <w:r w:rsidR="00614ADD" w:rsidRPr="00614ADD" w:rsidDel="00A55E47">
          <w:rPr>
            <w:rFonts w:ascii="Times New Roman" w:hAnsi="Times New Roman" w:cs="Times New Roman"/>
            <w:noProof/>
            <w:color w:val="2E74B5" w:themeColor="accent5" w:themeShade="BF"/>
            <w:sz w:val="24"/>
            <w:szCs w:val="24"/>
            <w:u w:val="single"/>
          </w:rPr>
          <w:delText>13</w:delText>
        </w:r>
      </w:del>
      <w:r w:rsidRPr="00716AD5">
        <w:rPr>
          <w:rFonts w:ascii="Times New Roman" w:hAnsi="Times New Roman" w:cs="Times New Roman"/>
          <w:color w:val="2E74B5" w:themeColor="accent5" w:themeShade="BF"/>
          <w:sz w:val="24"/>
          <w:szCs w:val="24"/>
          <w:u w:val="single"/>
          <w:lang w:val="es-ES_tradnl"/>
        </w:rPr>
        <w:fldChar w:fldCharType="end"/>
      </w:r>
      <w:r w:rsidR="0028570C">
        <w:rPr>
          <w:rFonts w:ascii="Times New Roman" w:hAnsi="Times New Roman" w:cs="Times New Roman"/>
          <w:sz w:val="24"/>
          <w:szCs w:val="24"/>
          <w:lang w:val="es-ES_tradnl"/>
        </w:rPr>
        <w:t>, el modelo que mejor</w:t>
      </w:r>
      <w:r w:rsidR="00457D67">
        <w:rPr>
          <w:rFonts w:ascii="Times New Roman" w:hAnsi="Times New Roman" w:cs="Times New Roman"/>
          <w:sz w:val="24"/>
          <w:szCs w:val="24"/>
          <w:lang w:val="es-ES_tradnl"/>
        </w:rPr>
        <w:t xml:space="preserve">es métricas </w:t>
      </w:r>
      <w:r w:rsidR="0028570C">
        <w:rPr>
          <w:rFonts w:ascii="Times New Roman" w:hAnsi="Times New Roman" w:cs="Times New Roman"/>
          <w:sz w:val="24"/>
          <w:szCs w:val="24"/>
          <w:lang w:val="es-ES_tradnl"/>
        </w:rPr>
        <w:t>presenta</w:t>
      </w:r>
      <w:r w:rsidR="007A1C70">
        <w:rPr>
          <w:rFonts w:ascii="Times New Roman" w:hAnsi="Times New Roman" w:cs="Times New Roman"/>
          <w:sz w:val="24"/>
          <w:szCs w:val="24"/>
          <w:lang w:val="es-ES_tradnl"/>
        </w:rPr>
        <w:t xml:space="preserve"> en comparación a las regresiones </w:t>
      </w:r>
      <w:r>
        <w:rPr>
          <w:rFonts w:ascii="Times New Roman" w:hAnsi="Times New Roman" w:cs="Times New Roman"/>
          <w:sz w:val="24"/>
          <w:szCs w:val="24"/>
          <w:lang w:val="es-ES_tradnl"/>
        </w:rPr>
        <w:t>logísticas</w:t>
      </w:r>
      <w:r w:rsidR="0028570C">
        <w:rPr>
          <w:rFonts w:ascii="Times New Roman" w:hAnsi="Times New Roman" w:cs="Times New Roman"/>
          <w:sz w:val="24"/>
          <w:szCs w:val="24"/>
          <w:lang w:val="es-ES_tradnl"/>
        </w:rPr>
        <w:t xml:space="preserve">, es el </w:t>
      </w:r>
      <w:r w:rsidR="0028570C" w:rsidRPr="00CD50C3">
        <w:rPr>
          <w:rFonts w:ascii="Times New Roman" w:hAnsi="Times New Roman" w:cs="Times New Roman"/>
          <w:b/>
          <w:bCs/>
          <w:i/>
          <w:iCs/>
          <w:sz w:val="24"/>
          <w:szCs w:val="24"/>
          <w:lang w:val="es-ES_tradnl"/>
        </w:rPr>
        <w:t>model_dsa2</w:t>
      </w:r>
      <w:r w:rsidR="0028570C">
        <w:rPr>
          <w:rFonts w:ascii="Times New Roman" w:hAnsi="Times New Roman" w:cs="Times New Roman"/>
          <w:sz w:val="24"/>
          <w:szCs w:val="24"/>
          <w:lang w:val="es-ES_tradnl"/>
        </w:rPr>
        <w:t xml:space="preserve">. Así, dicho modelo </w:t>
      </w:r>
      <w:r w:rsidR="00457D67">
        <w:rPr>
          <w:rFonts w:ascii="Times New Roman" w:hAnsi="Times New Roman" w:cs="Times New Roman"/>
          <w:sz w:val="24"/>
          <w:szCs w:val="24"/>
          <w:lang w:val="es-ES_tradnl"/>
        </w:rPr>
        <w:t>obtiene</w:t>
      </w:r>
      <w:r w:rsidR="0028570C">
        <w:rPr>
          <w:rFonts w:ascii="Times New Roman" w:hAnsi="Times New Roman" w:cs="Times New Roman"/>
          <w:sz w:val="24"/>
          <w:szCs w:val="24"/>
          <w:lang w:val="es-ES_tradnl"/>
        </w:rPr>
        <w:t xml:space="preserve"> la AUC más cercana a 1 (0.87) y logra identificar en un 97% y 77%, a las pymes </w:t>
      </w:r>
      <w:r w:rsidR="0028570C">
        <w:rPr>
          <w:rFonts w:ascii="Times New Roman" w:hAnsi="Times New Roman" w:cs="Times New Roman"/>
          <w:sz w:val="24"/>
          <w:szCs w:val="24"/>
          <w:lang w:val="es-ES_tradnl"/>
        </w:rPr>
        <w:lastRenderedPageBreak/>
        <w:t>zombis y no zombis, respectivamente.</w:t>
      </w:r>
      <w:r w:rsidR="007A1C70">
        <w:rPr>
          <w:rFonts w:ascii="Times New Roman" w:hAnsi="Times New Roman" w:cs="Times New Roman"/>
          <w:sz w:val="24"/>
          <w:szCs w:val="24"/>
          <w:lang w:val="es-ES_tradnl"/>
        </w:rPr>
        <w:t xml:space="preserve"> Es por dicha razón, que se selecciona el </w:t>
      </w:r>
      <w:r w:rsidR="007A1C70" w:rsidRPr="00CD50C3">
        <w:rPr>
          <w:rFonts w:ascii="Times New Roman" w:hAnsi="Times New Roman" w:cs="Times New Roman"/>
          <w:b/>
          <w:bCs/>
          <w:i/>
          <w:iCs/>
          <w:sz w:val="24"/>
          <w:szCs w:val="24"/>
          <w:lang w:val="es-ES_tradnl"/>
        </w:rPr>
        <w:t>model_dsa2</w:t>
      </w:r>
      <w:r w:rsidR="007A1C70">
        <w:rPr>
          <w:rFonts w:ascii="Times New Roman" w:hAnsi="Times New Roman" w:cs="Times New Roman"/>
          <w:sz w:val="24"/>
          <w:szCs w:val="24"/>
          <w:lang w:val="es-ES_tradnl"/>
        </w:rPr>
        <w:t xml:space="preserve"> como el modelo que mejor cumple con el primer criterio de éxito del proyecto</w:t>
      </w:r>
      <w:r w:rsidR="00D55440">
        <w:rPr>
          <w:rFonts w:ascii="Times New Roman" w:hAnsi="Times New Roman" w:cs="Times New Roman"/>
          <w:sz w:val="24"/>
          <w:szCs w:val="24"/>
          <w:lang w:val="es-ES_tradnl"/>
        </w:rPr>
        <w:t xml:space="preserve"> y el que </w:t>
      </w:r>
      <w:r>
        <w:rPr>
          <w:rFonts w:ascii="Times New Roman" w:hAnsi="Times New Roman" w:cs="Times New Roman"/>
          <w:sz w:val="24"/>
          <w:szCs w:val="24"/>
          <w:lang w:val="es-ES_tradnl"/>
        </w:rPr>
        <w:t xml:space="preserve">continuará </w:t>
      </w:r>
      <w:r w:rsidR="00D55440">
        <w:rPr>
          <w:rFonts w:ascii="Times New Roman" w:hAnsi="Times New Roman" w:cs="Times New Roman"/>
          <w:sz w:val="24"/>
          <w:szCs w:val="24"/>
          <w:lang w:val="es-ES_tradnl"/>
        </w:rPr>
        <w:t>hacia la fase del despliegue</w:t>
      </w:r>
      <w:r w:rsidR="007A1C70">
        <w:rPr>
          <w:rFonts w:ascii="Times New Roman" w:hAnsi="Times New Roman" w:cs="Times New Roman"/>
          <w:sz w:val="24"/>
          <w:szCs w:val="24"/>
          <w:lang w:val="es-ES_tradnl"/>
        </w:rPr>
        <w:t>.</w:t>
      </w:r>
      <w:r w:rsidR="00696C71">
        <w:rPr>
          <w:rFonts w:ascii="Times New Roman" w:hAnsi="Times New Roman" w:cs="Times New Roman"/>
          <w:sz w:val="24"/>
          <w:szCs w:val="24"/>
          <w:lang w:val="es-ES_tradnl"/>
        </w:rPr>
        <w:t xml:space="preserve"> Asimismo</w:t>
      </w:r>
      <w:r w:rsidR="007A1C70">
        <w:rPr>
          <w:rFonts w:ascii="Times New Roman" w:hAnsi="Times New Roman" w:cs="Times New Roman"/>
          <w:sz w:val="24"/>
          <w:szCs w:val="24"/>
          <w:lang w:val="es-ES_tradnl"/>
        </w:rPr>
        <w:t xml:space="preserve">, </w:t>
      </w:r>
      <w:r w:rsidR="00696C71">
        <w:rPr>
          <w:rFonts w:ascii="Times New Roman" w:hAnsi="Times New Roman" w:cs="Times New Roman"/>
          <w:sz w:val="24"/>
          <w:szCs w:val="24"/>
          <w:lang w:val="es-ES_tradnl"/>
        </w:rPr>
        <w:t xml:space="preserve">en la sección </w:t>
      </w:r>
      <w:hyperlink w:anchor="_Identificación_de_las" w:history="1">
        <w:r w:rsidR="00696C71" w:rsidRPr="00CD50C3">
          <w:rPr>
            <w:rStyle w:val="Hipervnculo"/>
            <w:rFonts w:ascii="Times New Roman" w:hAnsi="Times New Roman" w:cs="Times New Roman"/>
            <w:sz w:val="24"/>
            <w:szCs w:val="24"/>
            <w:lang w:val="es-ES_tradnl"/>
          </w:rPr>
          <w:t>6.2.1</w:t>
        </w:r>
      </w:hyperlink>
      <w:r w:rsidR="00696C71">
        <w:rPr>
          <w:rFonts w:ascii="Times New Roman" w:hAnsi="Times New Roman" w:cs="Times New Roman"/>
          <w:sz w:val="24"/>
          <w:szCs w:val="24"/>
          <w:lang w:val="es-ES_tradnl"/>
        </w:rPr>
        <w:t xml:space="preserve"> </w:t>
      </w:r>
      <w:r w:rsidR="0020531A">
        <w:rPr>
          <w:rFonts w:ascii="Times New Roman" w:hAnsi="Times New Roman" w:cs="Times New Roman"/>
          <w:sz w:val="24"/>
          <w:szCs w:val="24"/>
          <w:lang w:val="es-ES_tradnl"/>
        </w:rPr>
        <w:t xml:space="preserve">ya </w:t>
      </w:r>
      <w:r w:rsidR="00696C71">
        <w:rPr>
          <w:rFonts w:ascii="Times New Roman" w:hAnsi="Times New Roman" w:cs="Times New Roman"/>
          <w:sz w:val="24"/>
          <w:szCs w:val="24"/>
          <w:lang w:val="es-ES_tradnl"/>
        </w:rPr>
        <w:t>había quedado satisfecho el segundo criterio de éxito del proyecto</w:t>
      </w:r>
      <w:r w:rsidR="00D55440">
        <w:rPr>
          <w:rFonts w:ascii="Times New Roman" w:hAnsi="Times New Roman" w:cs="Times New Roman"/>
          <w:sz w:val="24"/>
          <w:szCs w:val="24"/>
          <w:lang w:val="es-ES_tradnl"/>
        </w:rPr>
        <w:t xml:space="preserve">, que consistía en la identificación de las pymes zombis españolas con </w:t>
      </w:r>
      <w:r w:rsidR="00D55440">
        <w:rPr>
          <w:rFonts w:ascii="Times New Roman" w:hAnsi="Times New Roman" w:cs="Times New Roman"/>
          <w:sz w:val="24"/>
          <w:szCs w:val="24"/>
        </w:rPr>
        <w:t xml:space="preserve">los dos criterios </w:t>
      </w:r>
      <w:r>
        <w:rPr>
          <w:rFonts w:ascii="Times New Roman" w:hAnsi="Times New Roman" w:cs="Times New Roman"/>
          <w:sz w:val="24"/>
          <w:szCs w:val="24"/>
        </w:rPr>
        <w:t>mencionados</w:t>
      </w:r>
      <w:r w:rsidR="00D55440">
        <w:rPr>
          <w:rFonts w:ascii="Times New Roman" w:hAnsi="Times New Roman" w:cs="Times New Roman"/>
          <w:sz w:val="24"/>
          <w:szCs w:val="24"/>
        </w:rPr>
        <w:t xml:space="preserve"> en la sección </w:t>
      </w:r>
      <w:hyperlink w:anchor="_Criterios_seleccionados_para" w:history="1">
        <w:r w:rsidR="001F7179" w:rsidRPr="00B06D32">
          <w:rPr>
            <w:rStyle w:val="Hipervnculo"/>
            <w:rFonts w:ascii="Times New Roman" w:hAnsi="Times New Roman" w:cs="Times New Roman"/>
            <w:sz w:val="24"/>
            <w:szCs w:val="24"/>
            <w:lang w:val="es-ES_tradnl"/>
          </w:rPr>
          <w:t>4.1.4</w:t>
        </w:r>
      </w:hyperlink>
      <w:r w:rsidR="00D55440">
        <w:rPr>
          <w:rFonts w:ascii="Times New Roman" w:hAnsi="Times New Roman" w:cs="Times New Roman"/>
          <w:sz w:val="24"/>
          <w:szCs w:val="24"/>
        </w:rPr>
        <w:t>.</w:t>
      </w:r>
    </w:p>
    <w:p w14:paraId="7229DA77" w14:textId="5DE3F5DB" w:rsidR="00EA0843" w:rsidRDefault="001F7179" w:rsidP="00671605">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Así, l</w:t>
      </w:r>
      <w:r w:rsidR="00EA0843">
        <w:rPr>
          <w:rFonts w:ascii="Times New Roman" w:hAnsi="Times New Roman" w:cs="Times New Roman"/>
          <w:sz w:val="24"/>
          <w:szCs w:val="24"/>
          <w:lang w:val="es-ES_tradnl"/>
        </w:rPr>
        <w:t xml:space="preserve">legados a este punto, se han </w:t>
      </w:r>
      <w:r>
        <w:rPr>
          <w:rFonts w:ascii="Times New Roman" w:hAnsi="Times New Roman" w:cs="Times New Roman"/>
          <w:sz w:val="24"/>
          <w:szCs w:val="24"/>
          <w:lang w:val="es-ES_tradnl"/>
        </w:rPr>
        <w:t xml:space="preserve">cumplido </w:t>
      </w:r>
      <w:r w:rsidR="00EA0843">
        <w:rPr>
          <w:rFonts w:ascii="Times New Roman" w:hAnsi="Times New Roman" w:cs="Times New Roman"/>
          <w:sz w:val="24"/>
          <w:szCs w:val="24"/>
          <w:lang w:val="es-ES_tradnl"/>
        </w:rPr>
        <w:t xml:space="preserve">los dos objetivos inicialmente propuestos </w:t>
      </w:r>
      <w:r w:rsidR="00364B1F">
        <w:rPr>
          <w:rFonts w:ascii="Times New Roman" w:hAnsi="Times New Roman" w:cs="Times New Roman"/>
          <w:sz w:val="24"/>
          <w:szCs w:val="24"/>
          <w:lang w:val="es-ES_tradnl"/>
        </w:rPr>
        <w:t>para este proyecto</w:t>
      </w:r>
      <w:r w:rsidR="00EA0843">
        <w:rPr>
          <w:rFonts w:ascii="Times New Roman" w:hAnsi="Times New Roman" w:cs="Times New Roman"/>
          <w:sz w:val="24"/>
          <w:szCs w:val="24"/>
          <w:lang w:val="es-ES_tradnl"/>
        </w:rPr>
        <w:t>.</w:t>
      </w:r>
      <w:r w:rsidR="00364B1F">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P</w:t>
      </w:r>
      <w:r w:rsidR="00EA0843">
        <w:rPr>
          <w:rFonts w:ascii="Times New Roman" w:hAnsi="Times New Roman" w:cs="Times New Roman"/>
          <w:sz w:val="24"/>
          <w:szCs w:val="24"/>
          <w:lang w:val="es-ES_tradnl"/>
        </w:rPr>
        <w:t>or un lado, la prueba de concepto ha logrado obtener unos resultados prometedores al predecir las pymes zombis en el sector turístico español con la ayuda de las CNN.</w:t>
      </w:r>
      <w:r w:rsidR="00364B1F">
        <w:rPr>
          <w:rFonts w:ascii="Times New Roman" w:hAnsi="Times New Roman" w:cs="Times New Roman"/>
          <w:sz w:val="24"/>
          <w:szCs w:val="24"/>
          <w:lang w:val="es-ES_tradnl"/>
        </w:rPr>
        <w:t xml:space="preserve"> </w:t>
      </w:r>
      <w:r w:rsidR="00EA0843">
        <w:rPr>
          <w:rFonts w:ascii="Times New Roman" w:hAnsi="Times New Roman" w:cs="Times New Roman"/>
          <w:sz w:val="24"/>
          <w:szCs w:val="24"/>
          <w:lang w:val="es-ES_tradnl"/>
        </w:rPr>
        <w:t>Mien</w:t>
      </w:r>
      <w:r w:rsidR="00E34330">
        <w:rPr>
          <w:rFonts w:ascii="Times New Roman" w:hAnsi="Times New Roman" w:cs="Times New Roman"/>
          <w:sz w:val="24"/>
          <w:szCs w:val="24"/>
          <w:lang w:val="es-ES_tradnl"/>
        </w:rPr>
        <w:t xml:space="preserve">tras que por </w:t>
      </w:r>
      <w:r w:rsidR="00364B1F">
        <w:rPr>
          <w:rFonts w:ascii="Times New Roman" w:hAnsi="Times New Roman" w:cs="Times New Roman"/>
          <w:sz w:val="24"/>
          <w:szCs w:val="24"/>
          <w:lang w:val="es-ES_tradnl"/>
        </w:rPr>
        <w:t xml:space="preserve">el </w:t>
      </w:r>
      <w:r w:rsidR="00E34330">
        <w:rPr>
          <w:rFonts w:ascii="Times New Roman" w:hAnsi="Times New Roman" w:cs="Times New Roman"/>
          <w:sz w:val="24"/>
          <w:szCs w:val="24"/>
          <w:lang w:val="es-ES_tradnl"/>
        </w:rPr>
        <w:t xml:space="preserve">otro y </w:t>
      </w:r>
      <w:r w:rsidR="00364B1F">
        <w:rPr>
          <w:rFonts w:ascii="Times New Roman" w:hAnsi="Times New Roman" w:cs="Times New Roman"/>
          <w:sz w:val="24"/>
          <w:szCs w:val="24"/>
          <w:lang w:val="es-ES_tradnl"/>
        </w:rPr>
        <w:t xml:space="preserve">a través de </w:t>
      </w:r>
      <w:r w:rsidR="00E34330">
        <w:rPr>
          <w:rFonts w:ascii="Times New Roman" w:hAnsi="Times New Roman" w:cs="Times New Roman"/>
          <w:sz w:val="24"/>
          <w:szCs w:val="24"/>
          <w:lang w:val="es-ES_tradnl"/>
        </w:rPr>
        <w:t xml:space="preserve">la revisión bibliográfica, se ha aportado una mayor luz a la escasa literatura existente sobre estas empresas en España, además de su identificación </w:t>
      </w:r>
      <w:r w:rsidR="00364B1F">
        <w:rPr>
          <w:rFonts w:ascii="Times New Roman" w:hAnsi="Times New Roman" w:cs="Times New Roman"/>
          <w:sz w:val="24"/>
          <w:szCs w:val="24"/>
          <w:lang w:val="es-ES_tradnl"/>
        </w:rPr>
        <w:t>mediante</w:t>
      </w:r>
      <w:r w:rsidR="00E34330">
        <w:rPr>
          <w:rFonts w:ascii="Times New Roman" w:hAnsi="Times New Roman" w:cs="Times New Roman"/>
          <w:sz w:val="24"/>
          <w:szCs w:val="24"/>
          <w:lang w:val="es-ES_tradnl"/>
        </w:rPr>
        <w:t xml:space="preserve"> de dos criterios.</w:t>
      </w:r>
    </w:p>
    <w:p w14:paraId="7019EBED" w14:textId="0261D6C1" w:rsidR="00D47473" w:rsidRDefault="00D15E99" w:rsidP="00671605">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Por lo tanto</w:t>
      </w:r>
      <w:r w:rsidR="00D47473">
        <w:rPr>
          <w:rFonts w:ascii="Times New Roman" w:hAnsi="Times New Roman" w:cs="Times New Roman"/>
          <w:sz w:val="24"/>
          <w:szCs w:val="24"/>
          <w:lang w:val="es-ES_tradnl"/>
        </w:rPr>
        <w:t>, a la vista de los resultados obtenidos</w:t>
      </w:r>
      <w:r w:rsidR="00673268">
        <w:rPr>
          <w:rFonts w:ascii="Times New Roman" w:hAnsi="Times New Roman" w:cs="Times New Roman"/>
          <w:sz w:val="24"/>
          <w:szCs w:val="24"/>
          <w:lang w:val="es-ES_tradnl"/>
        </w:rPr>
        <w:t>,</w:t>
      </w:r>
      <w:r w:rsidR="00D47473">
        <w:rPr>
          <w:rFonts w:ascii="Times New Roman" w:hAnsi="Times New Roman" w:cs="Times New Roman"/>
          <w:sz w:val="24"/>
          <w:szCs w:val="24"/>
          <w:lang w:val="es-ES_tradnl"/>
        </w:rPr>
        <w:t xml:space="preserve"> no es necesaria otra </w:t>
      </w:r>
      <w:r w:rsidR="00673268">
        <w:rPr>
          <w:rFonts w:ascii="Times New Roman" w:hAnsi="Times New Roman" w:cs="Times New Roman"/>
          <w:sz w:val="24"/>
          <w:szCs w:val="24"/>
          <w:lang w:val="es-ES_tradnl"/>
        </w:rPr>
        <w:t xml:space="preserve">nueva </w:t>
      </w:r>
      <w:r w:rsidR="00D47473">
        <w:rPr>
          <w:rFonts w:ascii="Times New Roman" w:hAnsi="Times New Roman" w:cs="Times New Roman"/>
          <w:sz w:val="24"/>
          <w:szCs w:val="24"/>
          <w:lang w:val="es-ES_tradnl"/>
        </w:rPr>
        <w:t xml:space="preserve">iteración de la </w:t>
      </w:r>
      <w:r w:rsidR="00673268">
        <w:rPr>
          <w:rFonts w:ascii="Times New Roman" w:hAnsi="Times New Roman" w:cs="Times New Roman"/>
          <w:sz w:val="24"/>
          <w:szCs w:val="24"/>
          <w:lang w:val="es-ES_tradnl"/>
        </w:rPr>
        <w:t xml:space="preserve">metodología </w:t>
      </w:r>
      <w:r w:rsidR="00673268" w:rsidRPr="00673268">
        <w:rPr>
          <w:rFonts w:ascii="Times New Roman" w:hAnsi="Times New Roman" w:cs="Times New Roman"/>
          <w:i/>
          <w:iCs/>
          <w:sz w:val="24"/>
          <w:szCs w:val="24"/>
          <w:lang w:val="es-ES_tradnl"/>
        </w:rPr>
        <w:t>CRISP-DM</w:t>
      </w:r>
      <w:r w:rsidR="00673268">
        <w:rPr>
          <w:rFonts w:ascii="Times New Roman" w:hAnsi="Times New Roman" w:cs="Times New Roman"/>
          <w:sz w:val="24"/>
          <w:szCs w:val="24"/>
          <w:lang w:val="es-ES_tradnl"/>
        </w:rPr>
        <w:t xml:space="preserve">, </w:t>
      </w:r>
      <w:r w:rsidR="00671325">
        <w:rPr>
          <w:rFonts w:ascii="Times New Roman" w:hAnsi="Times New Roman" w:cs="Times New Roman"/>
          <w:sz w:val="24"/>
          <w:szCs w:val="24"/>
          <w:lang w:val="es-ES_tradnl"/>
        </w:rPr>
        <w:t xml:space="preserve">lo que a su vez significa la finalización del proyecto a falta </w:t>
      </w:r>
      <w:r w:rsidR="00673268">
        <w:rPr>
          <w:rFonts w:ascii="Times New Roman" w:hAnsi="Times New Roman" w:cs="Times New Roman"/>
          <w:sz w:val="24"/>
          <w:szCs w:val="24"/>
          <w:lang w:val="es-ES_tradnl"/>
        </w:rPr>
        <w:t>del despliegue del modelo</w:t>
      </w:r>
      <w:r w:rsidR="00671325">
        <w:rPr>
          <w:rFonts w:ascii="Times New Roman" w:hAnsi="Times New Roman" w:cs="Times New Roman"/>
          <w:sz w:val="24"/>
          <w:szCs w:val="24"/>
          <w:lang w:val="es-ES_tradnl"/>
        </w:rPr>
        <w:t xml:space="preserve"> seleccionado</w:t>
      </w:r>
      <w:r w:rsidR="00673268">
        <w:rPr>
          <w:rFonts w:ascii="Times New Roman" w:hAnsi="Times New Roman" w:cs="Times New Roman"/>
          <w:sz w:val="24"/>
          <w:szCs w:val="24"/>
          <w:lang w:val="es-ES_tradnl"/>
        </w:rPr>
        <w:t>.</w:t>
      </w:r>
    </w:p>
    <w:p w14:paraId="36E80983" w14:textId="410D6768" w:rsidR="00671325" w:rsidRPr="00DC671C" w:rsidRDefault="00FC176A" w:rsidP="00671325">
      <w:pPr>
        <w:pStyle w:val="Ttulo1"/>
        <w:numPr>
          <w:ilvl w:val="1"/>
          <w:numId w:val="5"/>
        </w:numPr>
        <w:spacing w:before="0" w:after="180" w:line="360" w:lineRule="auto"/>
        <w:ind w:left="432"/>
        <w:jc w:val="both"/>
        <w:rPr>
          <w:rFonts w:ascii="Times New Roman" w:hAnsi="Times New Roman" w:cs="Times New Roman"/>
          <w:b/>
          <w:bCs/>
          <w:color w:val="auto"/>
          <w:sz w:val="24"/>
          <w:szCs w:val="24"/>
          <w:lang w:val="es-ES_tradnl"/>
        </w:rPr>
      </w:pPr>
      <w:bookmarkStart w:id="513" w:name="_Toc94027303"/>
      <w:r>
        <w:rPr>
          <w:rFonts w:ascii="Times New Roman" w:hAnsi="Times New Roman" w:cs="Times New Roman"/>
          <w:b/>
          <w:bCs/>
          <w:color w:val="auto"/>
          <w:sz w:val="24"/>
          <w:szCs w:val="24"/>
          <w:lang w:val="es-ES_tradnl"/>
        </w:rPr>
        <w:t>Despliegue</w:t>
      </w:r>
      <w:bookmarkEnd w:id="513"/>
    </w:p>
    <w:p w14:paraId="2182EDC3" w14:textId="289FDD21" w:rsidR="00671325" w:rsidRDefault="00FC176A" w:rsidP="00671605">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Al tratarse el presente estudio</w:t>
      </w:r>
      <w:r w:rsidR="002770C3">
        <w:rPr>
          <w:rFonts w:ascii="Times New Roman" w:hAnsi="Times New Roman" w:cs="Times New Roman"/>
          <w:sz w:val="24"/>
          <w:szCs w:val="24"/>
          <w:lang w:val="es-ES_tradnl"/>
        </w:rPr>
        <w:t xml:space="preserve"> de un trabajo de fin de titulación, la fase de despliegue consiste simplemente en la elaboración del presente informe además de su exposición ante los diferentes tribunales en el mes de febrero 2022.</w:t>
      </w:r>
    </w:p>
    <w:p w14:paraId="17F30432" w14:textId="1CA245DB" w:rsidR="002770C3" w:rsidRDefault="002770C3" w:rsidP="00671605">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Sin embargo, una de las tareas de </w:t>
      </w:r>
      <w:r w:rsidR="00FC12D9">
        <w:rPr>
          <w:rFonts w:ascii="Times New Roman" w:hAnsi="Times New Roman" w:cs="Times New Roman"/>
          <w:sz w:val="24"/>
          <w:szCs w:val="24"/>
          <w:lang w:val="es-ES_tradnl"/>
        </w:rPr>
        <w:t xml:space="preserve">esta fase </w:t>
      </w:r>
      <w:r>
        <w:rPr>
          <w:rFonts w:ascii="Times New Roman" w:hAnsi="Times New Roman" w:cs="Times New Roman"/>
          <w:sz w:val="24"/>
          <w:szCs w:val="24"/>
          <w:lang w:val="es-ES_tradnl"/>
        </w:rPr>
        <w:t>que si se puede llevar a cabo es la revisión del proyecto. Así, en dicha tarea se realiza una retrospectiva sobre aspectos del proyecto que han salido bien, podrían haber salido mejor y mejoras de cara al futuro.</w:t>
      </w:r>
    </w:p>
    <w:p w14:paraId="54A4C1A3" w14:textId="1C03C496" w:rsidR="002770C3" w:rsidRDefault="00C55A12" w:rsidP="00671605">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 esta manera</w:t>
      </w:r>
      <w:r w:rsidR="00B87AAC">
        <w:rPr>
          <w:rFonts w:ascii="Times New Roman" w:hAnsi="Times New Roman" w:cs="Times New Roman"/>
          <w:sz w:val="24"/>
          <w:szCs w:val="24"/>
          <w:lang w:val="es-ES_tradnl"/>
        </w:rPr>
        <w:t>, un aspecto que merece la pena recalcar es el éxito, con resultados prometedores, de la prueba del concepto del actual proyecto. En este sentido, se ha demostrado que las CNN permiten predecir, y además de una manera más efectiva que las metodologías tradicionales, las pymes zombis del sector turístico español.</w:t>
      </w:r>
    </w:p>
    <w:p w14:paraId="65601E27" w14:textId="44161CE8" w:rsidR="00B87AAC" w:rsidRDefault="00FC12D9" w:rsidP="00671605">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Finalmente</w:t>
      </w:r>
      <w:r w:rsidR="00B87AAC">
        <w:rPr>
          <w:rFonts w:ascii="Times New Roman" w:hAnsi="Times New Roman" w:cs="Times New Roman"/>
          <w:sz w:val="24"/>
          <w:szCs w:val="24"/>
          <w:lang w:val="es-ES_tradnl"/>
        </w:rPr>
        <w:t>, un aspecto a mejorar del presente estudio es la implementación del método correlacionado</w:t>
      </w:r>
      <w:r>
        <w:rPr>
          <w:rFonts w:ascii="Times New Roman" w:hAnsi="Times New Roman" w:cs="Times New Roman"/>
          <w:sz w:val="24"/>
          <w:szCs w:val="24"/>
          <w:lang w:val="es-ES_tradnl"/>
        </w:rPr>
        <w:t>,</w:t>
      </w:r>
      <w:r w:rsidR="00B87AAC">
        <w:rPr>
          <w:rFonts w:ascii="Times New Roman" w:hAnsi="Times New Roman" w:cs="Times New Roman"/>
          <w:sz w:val="24"/>
          <w:szCs w:val="24"/>
          <w:lang w:val="es-ES_tradnl"/>
        </w:rPr>
        <w:t xml:space="preserve"> que no es la </w:t>
      </w:r>
      <w:r w:rsidR="00112A23">
        <w:rPr>
          <w:rFonts w:ascii="Times New Roman" w:hAnsi="Times New Roman" w:cs="Times New Roman"/>
          <w:sz w:val="24"/>
          <w:szCs w:val="24"/>
          <w:lang w:val="es-ES_tradnl"/>
        </w:rPr>
        <w:t>óptima</w:t>
      </w:r>
      <w:r w:rsidR="00B87AAC">
        <w:rPr>
          <w:rFonts w:ascii="Times New Roman" w:hAnsi="Times New Roman" w:cs="Times New Roman"/>
          <w:sz w:val="24"/>
          <w:szCs w:val="24"/>
          <w:lang w:val="es-ES_tradnl"/>
        </w:rPr>
        <w:t xml:space="preserve"> para la generación de los distintas imágenes de los </w:t>
      </w:r>
      <w:r w:rsidR="000F17CC" w:rsidRPr="000F17CC">
        <w:rPr>
          <w:rFonts w:ascii="Times New Roman" w:hAnsi="Times New Roman" w:cs="Times New Roman"/>
          <w:i/>
          <w:iCs/>
          <w:sz w:val="24"/>
          <w:szCs w:val="24"/>
          <w:lang w:val="es-ES_tradnl"/>
        </w:rPr>
        <w:t>datasets</w:t>
      </w:r>
      <w:r w:rsidR="00B87AAC">
        <w:rPr>
          <w:rFonts w:ascii="Times New Roman" w:hAnsi="Times New Roman" w:cs="Times New Roman"/>
          <w:sz w:val="24"/>
          <w:szCs w:val="24"/>
          <w:lang w:val="es-ES_tradnl"/>
        </w:rPr>
        <w:t xml:space="preserve"> correlaciona</w:t>
      </w:r>
      <w:r w:rsidR="00F37F84">
        <w:rPr>
          <w:rFonts w:ascii="Times New Roman" w:hAnsi="Times New Roman" w:cs="Times New Roman"/>
          <w:sz w:val="24"/>
          <w:szCs w:val="24"/>
          <w:lang w:val="es-ES_tradnl"/>
        </w:rPr>
        <w:t>dos.</w:t>
      </w:r>
    </w:p>
    <w:p w14:paraId="40C17893" w14:textId="47AA94BB" w:rsidR="00D60BA8" w:rsidRPr="00E11EF9" w:rsidRDefault="00112A23" w:rsidP="00B91CC8">
      <w:pPr>
        <w:pStyle w:val="Ttulo1"/>
        <w:numPr>
          <w:ilvl w:val="0"/>
          <w:numId w:val="5"/>
        </w:numPr>
        <w:spacing w:before="0" w:after="180" w:line="360" w:lineRule="auto"/>
        <w:jc w:val="both"/>
        <w:rPr>
          <w:rFonts w:ascii="Times New Roman" w:hAnsi="Times New Roman" w:cs="Times New Roman"/>
          <w:b/>
          <w:bCs/>
          <w:color w:val="auto"/>
          <w:sz w:val="24"/>
          <w:szCs w:val="24"/>
          <w:lang w:val="es-ES_tradnl"/>
        </w:rPr>
      </w:pPr>
      <w:bookmarkStart w:id="514" w:name="_Toc94027304"/>
      <w:r>
        <w:rPr>
          <w:rFonts w:ascii="Times New Roman" w:hAnsi="Times New Roman" w:cs="Times New Roman"/>
          <w:b/>
          <w:bCs/>
          <w:color w:val="auto"/>
          <w:sz w:val="24"/>
          <w:szCs w:val="24"/>
          <w:lang w:val="es-ES_tradnl"/>
        </w:rPr>
        <w:lastRenderedPageBreak/>
        <w:t>Conclusiones</w:t>
      </w:r>
      <w:bookmarkEnd w:id="514"/>
    </w:p>
    <w:p w14:paraId="20468A71" w14:textId="2EECB32E" w:rsidR="00C1512E" w:rsidRDefault="00E11EF9" w:rsidP="00B91CC8">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E</w:t>
      </w:r>
      <w:r w:rsidR="00A249AC">
        <w:rPr>
          <w:rFonts w:ascii="Times New Roman" w:hAnsi="Times New Roman" w:cs="Times New Roman"/>
          <w:sz w:val="24"/>
          <w:szCs w:val="24"/>
          <w:lang w:val="es-ES_tradnl"/>
        </w:rPr>
        <w:t xml:space="preserve">l presente estudio ofrece una CNN basada en </w:t>
      </w:r>
      <w:r w:rsidR="00A249AC" w:rsidRPr="00E11EF9">
        <w:rPr>
          <w:rFonts w:ascii="Times New Roman" w:hAnsi="Times New Roman" w:cs="Times New Roman"/>
          <w:i/>
          <w:iCs/>
          <w:sz w:val="24"/>
          <w:szCs w:val="24"/>
          <w:lang w:val="es-ES_tradnl"/>
        </w:rPr>
        <w:t>GoogLeNet</w:t>
      </w:r>
      <w:r w:rsidR="00A249AC">
        <w:rPr>
          <w:rFonts w:ascii="Times New Roman" w:hAnsi="Times New Roman" w:cs="Times New Roman"/>
          <w:sz w:val="24"/>
          <w:szCs w:val="24"/>
          <w:lang w:val="es-ES_tradnl"/>
        </w:rPr>
        <w:t xml:space="preserve">, que tomando como entrada imágenes que representan diferentes variables de una </w:t>
      </w:r>
      <w:r w:rsidR="00C1512E">
        <w:rPr>
          <w:rFonts w:ascii="Times New Roman" w:hAnsi="Times New Roman" w:cs="Times New Roman"/>
          <w:sz w:val="24"/>
          <w:szCs w:val="24"/>
          <w:lang w:val="es-ES_tradnl"/>
        </w:rPr>
        <w:t>pyme</w:t>
      </w:r>
      <w:r w:rsidR="00A249AC">
        <w:rPr>
          <w:rFonts w:ascii="Times New Roman" w:hAnsi="Times New Roman" w:cs="Times New Roman"/>
          <w:sz w:val="24"/>
          <w:szCs w:val="24"/>
          <w:lang w:val="es-ES_tradnl"/>
        </w:rPr>
        <w:t xml:space="preserve"> logra predecir </w:t>
      </w:r>
      <w:r w:rsidR="00C1512E">
        <w:rPr>
          <w:rFonts w:ascii="Times New Roman" w:hAnsi="Times New Roman" w:cs="Times New Roman"/>
          <w:sz w:val="24"/>
          <w:szCs w:val="24"/>
          <w:lang w:val="es-ES_tradnl"/>
        </w:rPr>
        <w:t xml:space="preserve">si esta se </w:t>
      </w:r>
      <w:r w:rsidR="00A249AC">
        <w:rPr>
          <w:rFonts w:ascii="Times New Roman" w:hAnsi="Times New Roman" w:cs="Times New Roman"/>
          <w:sz w:val="24"/>
          <w:szCs w:val="24"/>
          <w:lang w:val="es-ES_tradnl"/>
        </w:rPr>
        <w:t>convertirá en zombi</w:t>
      </w:r>
      <w:r w:rsidR="00472EA2">
        <w:rPr>
          <w:rFonts w:ascii="Times New Roman" w:hAnsi="Times New Roman" w:cs="Times New Roman"/>
          <w:sz w:val="24"/>
          <w:szCs w:val="24"/>
          <w:lang w:val="es-ES_tradnl"/>
        </w:rPr>
        <w:t xml:space="preserve"> </w:t>
      </w:r>
      <w:r w:rsidR="00A249AC">
        <w:rPr>
          <w:rFonts w:ascii="Times New Roman" w:hAnsi="Times New Roman" w:cs="Times New Roman"/>
          <w:sz w:val="24"/>
          <w:szCs w:val="24"/>
          <w:lang w:val="es-ES_tradnl"/>
        </w:rPr>
        <w:t>en un futuro cercano</w:t>
      </w:r>
      <w:r w:rsidR="00472EA2">
        <w:rPr>
          <w:rFonts w:ascii="Times New Roman" w:hAnsi="Times New Roman" w:cs="Times New Roman"/>
          <w:sz w:val="24"/>
          <w:szCs w:val="24"/>
          <w:lang w:val="es-ES_tradnl"/>
        </w:rPr>
        <w:t xml:space="preserve"> (3 años)</w:t>
      </w:r>
      <w:r w:rsidR="00A249AC">
        <w:rPr>
          <w:rFonts w:ascii="Times New Roman" w:hAnsi="Times New Roman" w:cs="Times New Roman"/>
          <w:sz w:val="24"/>
          <w:szCs w:val="24"/>
          <w:lang w:val="es-ES_tradnl"/>
        </w:rPr>
        <w:t>.</w:t>
      </w:r>
    </w:p>
    <w:p w14:paraId="71FF3BBB" w14:textId="47B4ED1F" w:rsidR="00B91CC8" w:rsidRDefault="00E11EF9" w:rsidP="00B91CC8">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C</w:t>
      </w:r>
      <w:r w:rsidR="00C1512E">
        <w:rPr>
          <w:rFonts w:ascii="Times New Roman" w:hAnsi="Times New Roman" w:cs="Times New Roman"/>
          <w:sz w:val="24"/>
          <w:szCs w:val="24"/>
          <w:lang w:val="es-ES_tradnl"/>
        </w:rPr>
        <w:t xml:space="preserve">on </w:t>
      </w:r>
      <w:r w:rsidR="00AD2654">
        <w:rPr>
          <w:rFonts w:ascii="Times New Roman" w:hAnsi="Times New Roman" w:cs="Times New Roman"/>
          <w:sz w:val="24"/>
          <w:szCs w:val="24"/>
          <w:lang w:val="es-ES_tradnl"/>
        </w:rPr>
        <w:t>esto,</w:t>
      </w:r>
      <w:r w:rsidR="00C1512E">
        <w:rPr>
          <w:rFonts w:ascii="Times New Roman" w:hAnsi="Times New Roman" w:cs="Times New Roman"/>
          <w:sz w:val="24"/>
          <w:szCs w:val="24"/>
          <w:lang w:val="es-ES_tradnl"/>
        </w:rPr>
        <w:t xml:space="preserve"> </w:t>
      </w:r>
      <w:r w:rsidR="00AD2654">
        <w:rPr>
          <w:rFonts w:ascii="Times New Roman" w:hAnsi="Times New Roman" w:cs="Times New Roman"/>
          <w:sz w:val="24"/>
          <w:szCs w:val="24"/>
          <w:lang w:val="es-ES_tradnl"/>
        </w:rPr>
        <w:t xml:space="preserve">se </w:t>
      </w:r>
      <w:r w:rsidR="00C1512E">
        <w:rPr>
          <w:rFonts w:ascii="Times New Roman" w:hAnsi="Times New Roman" w:cs="Times New Roman"/>
          <w:sz w:val="24"/>
          <w:szCs w:val="24"/>
          <w:lang w:val="es-ES_tradnl"/>
        </w:rPr>
        <w:t xml:space="preserve">demuestra </w:t>
      </w:r>
      <w:r w:rsidR="00B91CC8">
        <w:rPr>
          <w:rFonts w:ascii="Times New Roman" w:hAnsi="Times New Roman" w:cs="Times New Roman"/>
          <w:sz w:val="24"/>
          <w:szCs w:val="24"/>
          <w:lang w:val="es-ES_tradnl"/>
        </w:rPr>
        <w:t xml:space="preserve">que las CNN ofrecen resultados prometedores en la predicción de </w:t>
      </w:r>
      <w:r>
        <w:rPr>
          <w:rFonts w:ascii="Times New Roman" w:hAnsi="Times New Roman" w:cs="Times New Roman"/>
          <w:sz w:val="24"/>
          <w:szCs w:val="24"/>
          <w:lang w:val="es-ES_tradnl"/>
        </w:rPr>
        <w:t>dichas</w:t>
      </w:r>
      <w:r w:rsidR="00B91CC8">
        <w:rPr>
          <w:rFonts w:ascii="Times New Roman" w:hAnsi="Times New Roman" w:cs="Times New Roman"/>
          <w:sz w:val="24"/>
          <w:szCs w:val="24"/>
          <w:lang w:val="es-ES_tradnl"/>
        </w:rPr>
        <w:t xml:space="preserve"> empresas. </w:t>
      </w:r>
      <w:r>
        <w:rPr>
          <w:rFonts w:ascii="Times New Roman" w:hAnsi="Times New Roman" w:cs="Times New Roman"/>
          <w:sz w:val="24"/>
          <w:szCs w:val="24"/>
          <w:lang w:val="es-ES_tradnl"/>
        </w:rPr>
        <w:t>Así</w:t>
      </w:r>
      <w:r w:rsidR="00B91CC8">
        <w:rPr>
          <w:rFonts w:ascii="Times New Roman" w:hAnsi="Times New Roman" w:cs="Times New Roman"/>
          <w:sz w:val="24"/>
          <w:szCs w:val="24"/>
          <w:lang w:val="es-ES_tradnl"/>
        </w:rPr>
        <w:t xml:space="preserve">, el mejor modelo </w:t>
      </w:r>
      <w:r w:rsidR="00AD2654">
        <w:rPr>
          <w:rFonts w:ascii="Times New Roman" w:hAnsi="Times New Roman" w:cs="Times New Roman"/>
          <w:sz w:val="24"/>
          <w:szCs w:val="24"/>
          <w:lang w:val="es-ES_tradnl"/>
        </w:rPr>
        <w:t xml:space="preserve">del estudio </w:t>
      </w:r>
      <w:r w:rsidR="00373A0A">
        <w:rPr>
          <w:rFonts w:ascii="Times New Roman" w:hAnsi="Times New Roman" w:cs="Times New Roman"/>
          <w:sz w:val="24"/>
          <w:szCs w:val="24"/>
          <w:lang w:val="es-ES_tradnl"/>
        </w:rPr>
        <w:t>obtiene una AUC de 0.87 y logra identificar en un 97% a las pymes zombis del sector turístico español.</w:t>
      </w:r>
      <w:r w:rsidR="001D704D">
        <w:rPr>
          <w:rFonts w:ascii="Times New Roman" w:hAnsi="Times New Roman" w:cs="Times New Roman"/>
          <w:sz w:val="24"/>
          <w:szCs w:val="24"/>
          <w:lang w:val="es-ES_tradnl"/>
        </w:rPr>
        <w:t xml:space="preserve"> </w:t>
      </w:r>
      <w:r w:rsidR="00373A0A">
        <w:rPr>
          <w:rFonts w:ascii="Times New Roman" w:hAnsi="Times New Roman" w:cs="Times New Roman"/>
          <w:sz w:val="24"/>
          <w:szCs w:val="24"/>
          <w:lang w:val="es-ES_tradnl"/>
        </w:rPr>
        <w:t xml:space="preserve">Además, estos resultados superan de manera significativa a los obtenidos por las regresiones logísticas binarias, las cuales consisten en la metodología tradicional en la literatura de </w:t>
      </w:r>
      <w:r w:rsidR="00125AE1">
        <w:rPr>
          <w:rFonts w:ascii="Times New Roman" w:hAnsi="Times New Roman" w:cs="Times New Roman"/>
          <w:sz w:val="24"/>
          <w:szCs w:val="24"/>
          <w:lang w:val="es-ES_tradnl"/>
        </w:rPr>
        <w:t xml:space="preserve">estas </w:t>
      </w:r>
      <w:r w:rsidR="00373A0A">
        <w:rPr>
          <w:rFonts w:ascii="Times New Roman" w:hAnsi="Times New Roman" w:cs="Times New Roman"/>
          <w:sz w:val="24"/>
          <w:szCs w:val="24"/>
          <w:lang w:val="es-ES_tradnl"/>
        </w:rPr>
        <w:t xml:space="preserve">empresas. </w:t>
      </w:r>
      <w:r w:rsidR="00A9716E">
        <w:rPr>
          <w:rFonts w:ascii="Times New Roman" w:hAnsi="Times New Roman" w:cs="Times New Roman"/>
          <w:sz w:val="24"/>
          <w:szCs w:val="24"/>
          <w:lang w:val="es-ES_tradnl"/>
        </w:rPr>
        <w:t xml:space="preserve">Por lo tanto, </w:t>
      </w:r>
      <w:r w:rsidR="00C1512E">
        <w:rPr>
          <w:rFonts w:ascii="Times New Roman" w:hAnsi="Times New Roman" w:cs="Times New Roman"/>
          <w:sz w:val="24"/>
          <w:szCs w:val="24"/>
          <w:lang w:val="es-ES_tradnl"/>
        </w:rPr>
        <w:t>merece</w:t>
      </w:r>
      <w:r w:rsidR="00A9716E">
        <w:rPr>
          <w:rFonts w:ascii="Times New Roman" w:hAnsi="Times New Roman" w:cs="Times New Roman"/>
          <w:sz w:val="24"/>
          <w:szCs w:val="24"/>
          <w:lang w:val="es-ES_tradnl"/>
        </w:rPr>
        <w:t xml:space="preserve"> la pena realizar este trabajo tedioso</w:t>
      </w:r>
      <w:r w:rsidR="001D704D">
        <w:rPr>
          <w:rFonts w:ascii="Times New Roman" w:hAnsi="Times New Roman" w:cs="Times New Roman"/>
          <w:sz w:val="24"/>
          <w:szCs w:val="24"/>
          <w:lang w:val="es-ES_tradnl"/>
        </w:rPr>
        <w:t xml:space="preserve">, </w:t>
      </w:r>
      <w:r w:rsidR="00A9716E">
        <w:rPr>
          <w:rFonts w:ascii="Times New Roman" w:hAnsi="Times New Roman" w:cs="Times New Roman"/>
          <w:sz w:val="24"/>
          <w:szCs w:val="24"/>
          <w:lang w:val="es-ES_tradnl"/>
        </w:rPr>
        <w:t xml:space="preserve">con el fin de obtener un </w:t>
      </w:r>
      <w:r w:rsidR="001D704D">
        <w:rPr>
          <w:rFonts w:ascii="Times New Roman" w:hAnsi="Times New Roman" w:cs="Times New Roman"/>
          <w:sz w:val="24"/>
          <w:szCs w:val="24"/>
          <w:lang w:val="es-ES_tradnl"/>
        </w:rPr>
        <w:t>mayor r</w:t>
      </w:r>
      <w:r w:rsidR="00A9716E">
        <w:rPr>
          <w:rFonts w:ascii="Times New Roman" w:hAnsi="Times New Roman" w:cs="Times New Roman"/>
          <w:sz w:val="24"/>
          <w:szCs w:val="24"/>
          <w:lang w:val="es-ES_tradnl"/>
        </w:rPr>
        <w:t>endimiento en la predicción de las pymes zombis.</w:t>
      </w:r>
    </w:p>
    <w:p w14:paraId="43360326" w14:textId="50FC6C52" w:rsidR="00125AE1" w:rsidRDefault="004B00D3" w:rsidP="00671605">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Además</w:t>
      </w:r>
      <w:r w:rsidR="00125AE1">
        <w:rPr>
          <w:rFonts w:ascii="Times New Roman" w:hAnsi="Times New Roman" w:cs="Times New Roman"/>
          <w:sz w:val="24"/>
          <w:szCs w:val="24"/>
          <w:lang w:val="es-ES_tradnl"/>
        </w:rPr>
        <w:t>, este estudio</w:t>
      </w:r>
      <w:r w:rsidR="00EA7BCD">
        <w:rPr>
          <w:rFonts w:ascii="Times New Roman" w:hAnsi="Times New Roman" w:cs="Times New Roman"/>
          <w:sz w:val="24"/>
          <w:szCs w:val="24"/>
          <w:lang w:val="es-ES_tradnl"/>
        </w:rPr>
        <w:t xml:space="preserve"> también </w:t>
      </w:r>
      <w:r w:rsidR="00680B63">
        <w:rPr>
          <w:rFonts w:ascii="Times New Roman" w:hAnsi="Times New Roman" w:cs="Times New Roman"/>
          <w:sz w:val="24"/>
          <w:szCs w:val="24"/>
          <w:lang w:val="es-ES_tradnl"/>
        </w:rPr>
        <w:t xml:space="preserve">logra </w:t>
      </w:r>
      <w:r w:rsidR="00EA7BCD">
        <w:rPr>
          <w:rFonts w:ascii="Times New Roman" w:hAnsi="Times New Roman" w:cs="Times New Roman"/>
          <w:sz w:val="24"/>
          <w:szCs w:val="24"/>
          <w:lang w:val="es-ES_tradnl"/>
        </w:rPr>
        <w:t>aportar,</w:t>
      </w:r>
      <w:r w:rsidR="00125AE1">
        <w:rPr>
          <w:rFonts w:ascii="Times New Roman" w:hAnsi="Times New Roman" w:cs="Times New Roman"/>
          <w:sz w:val="24"/>
          <w:szCs w:val="24"/>
          <w:lang w:val="es-ES_tradnl"/>
        </w:rPr>
        <w:t xml:space="preserve"> </w:t>
      </w:r>
      <w:r w:rsidR="00EA7BCD">
        <w:rPr>
          <w:rFonts w:ascii="Times New Roman" w:hAnsi="Times New Roman" w:cs="Times New Roman"/>
          <w:sz w:val="24"/>
          <w:szCs w:val="24"/>
          <w:lang w:val="es-ES_tradnl"/>
        </w:rPr>
        <w:t xml:space="preserve">a través de la revisión bibliográfica, </w:t>
      </w:r>
      <w:r w:rsidR="00125AE1">
        <w:rPr>
          <w:rFonts w:ascii="Times New Roman" w:hAnsi="Times New Roman" w:cs="Times New Roman"/>
          <w:sz w:val="24"/>
          <w:szCs w:val="24"/>
          <w:lang w:val="es-ES_tradnl"/>
        </w:rPr>
        <w:t xml:space="preserve">una mayor luz a la escasa literatura existente sobre </w:t>
      </w:r>
      <w:r w:rsidR="00EA7BCD">
        <w:rPr>
          <w:rFonts w:ascii="Times New Roman" w:hAnsi="Times New Roman" w:cs="Times New Roman"/>
          <w:sz w:val="24"/>
          <w:szCs w:val="24"/>
          <w:lang w:val="es-ES_tradnl"/>
        </w:rPr>
        <w:t xml:space="preserve">dichas empresas </w:t>
      </w:r>
      <w:r w:rsidR="00125AE1">
        <w:rPr>
          <w:rFonts w:ascii="Times New Roman" w:hAnsi="Times New Roman" w:cs="Times New Roman"/>
          <w:sz w:val="24"/>
          <w:szCs w:val="24"/>
          <w:lang w:val="es-ES_tradnl"/>
        </w:rPr>
        <w:t>en España. Así, se</w:t>
      </w:r>
      <w:r w:rsidR="00EA7BCD">
        <w:rPr>
          <w:rFonts w:ascii="Times New Roman" w:hAnsi="Times New Roman" w:cs="Times New Roman"/>
          <w:sz w:val="24"/>
          <w:szCs w:val="24"/>
          <w:lang w:val="es-ES_tradnl"/>
        </w:rPr>
        <w:t xml:space="preserve"> demuestra que el 8,2% de las pymes de hostelería son consideradas zombis bajo el criterio principal del estudio</w:t>
      </w:r>
      <w:r w:rsidR="00680B63">
        <w:rPr>
          <w:rFonts w:ascii="Times New Roman" w:hAnsi="Times New Roman" w:cs="Times New Roman"/>
          <w:sz w:val="24"/>
          <w:szCs w:val="24"/>
          <w:lang w:val="es-ES_tradnl"/>
        </w:rPr>
        <w:t xml:space="preserve"> (6,1% bajo el criterio alternativo)</w:t>
      </w:r>
      <w:r w:rsidR="00EA7BCD">
        <w:rPr>
          <w:rFonts w:ascii="Times New Roman" w:hAnsi="Times New Roman" w:cs="Times New Roman"/>
          <w:sz w:val="24"/>
          <w:szCs w:val="24"/>
          <w:lang w:val="es-ES_tradnl"/>
        </w:rPr>
        <w:t>.</w:t>
      </w:r>
    </w:p>
    <w:p w14:paraId="7ED459EE" w14:textId="6B403A71" w:rsidR="00316E20" w:rsidRDefault="00D43FBF" w:rsidP="00671605">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Por último, es de señalar que estas empresas no son errores o equivocaciones en los datos de la contabilidad financiera, sino un grupo especial de empresas que no deberían ser ignoradas por los estudios de la gestión y finanzas. Debido a la creciente amenaza </w:t>
      </w:r>
      <w:r w:rsidR="006E488A">
        <w:rPr>
          <w:rFonts w:ascii="Times New Roman" w:hAnsi="Times New Roman" w:cs="Times New Roman"/>
          <w:sz w:val="24"/>
          <w:szCs w:val="24"/>
          <w:lang w:val="es-ES_tradnl"/>
        </w:rPr>
        <w:t xml:space="preserve">que </w:t>
      </w:r>
      <w:r>
        <w:rPr>
          <w:rFonts w:ascii="Times New Roman" w:hAnsi="Times New Roman" w:cs="Times New Roman"/>
          <w:sz w:val="24"/>
          <w:szCs w:val="24"/>
          <w:lang w:val="es-ES_tradnl"/>
        </w:rPr>
        <w:t xml:space="preserve">estas </w:t>
      </w:r>
      <w:r w:rsidR="006E488A">
        <w:rPr>
          <w:rFonts w:ascii="Times New Roman" w:hAnsi="Times New Roman" w:cs="Times New Roman"/>
          <w:sz w:val="24"/>
          <w:szCs w:val="24"/>
          <w:lang w:val="es-ES_tradnl"/>
        </w:rPr>
        <w:t xml:space="preserve">suponen </w:t>
      </w:r>
      <w:r>
        <w:rPr>
          <w:rFonts w:ascii="Times New Roman" w:hAnsi="Times New Roman" w:cs="Times New Roman"/>
          <w:sz w:val="24"/>
          <w:szCs w:val="24"/>
          <w:lang w:val="es-ES_tradnl"/>
        </w:rPr>
        <w:t>para el desarrollo económico sostenible, consideramos fundamental su predicción exitosa. Así, con la identificación temprana de estas, un sector puede mejor</w:t>
      </w:r>
      <w:r w:rsidR="000509E0">
        <w:rPr>
          <w:rFonts w:ascii="Times New Roman" w:hAnsi="Times New Roman" w:cs="Times New Roman"/>
          <w:sz w:val="24"/>
          <w:szCs w:val="24"/>
          <w:lang w:val="es-ES_tradnl"/>
        </w:rPr>
        <w:t>ar</w:t>
      </w:r>
      <w:r>
        <w:rPr>
          <w:rFonts w:ascii="Times New Roman" w:hAnsi="Times New Roman" w:cs="Times New Roman"/>
          <w:sz w:val="24"/>
          <w:szCs w:val="24"/>
          <w:lang w:val="es-ES_tradnl"/>
        </w:rPr>
        <w:t xml:space="preserve"> la forma en la que se asignan sus recursos haciendo que estos se redesplieguen en actividades o empresas más productivas. Asimismo, esto puede posibilitar la entrada de nuevos participantes potenciales más productivos en dicho sector. Finalmente, con la identificación de estas, las empresas no zombis pueden ver mejoradas sus tasas de beneficios, sus oportunidades de crecimiento, un menor riesgo de salida, disminución de los costes de financiación y una menor restricción financiera debido a la no existencia de empresas que atan abundante capital financiero.</w:t>
      </w:r>
    </w:p>
    <w:p w14:paraId="3D985DF2" w14:textId="3F34DEA1" w:rsidR="0085348E" w:rsidRPr="00DC671C" w:rsidRDefault="0085348E" w:rsidP="0085348E">
      <w:pPr>
        <w:pStyle w:val="Ttulo1"/>
        <w:numPr>
          <w:ilvl w:val="0"/>
          <w:numId w:val="5"/>
        </w:numPr>
        <w:spacing w:before="0" w:after="180" w:line="360" w:lineRule="auto"/>
        <w:jc w:val="both"/>
        <w:rPr>
          <w:rFonts w:ascii="Times New Roman" w:hAnsi="Times New Roman" w:cs="Times New Roman"/>
          <w:b/>
          <w:bCs/>
          <w:color w:val="auto"/>
          <w:sz w:val="24"/>
          <w:szCs w:val="24"/>
          <w:lang w:val="es-ES_tradnl"/>
        </w:rPr>
      </w:pPr>
      <w:bookmarkStart w:id="515" w:name="_Toc94027305"/>
      <w:r>
        <w:rPr>
          <w:rFonts w:ascii="Times New Roman" w:hAnsi="Times New Roman" w:cs="Times New Roman"/>
          <w:b/>
          <w:bCs/>
          <w:color w:val="auto"/>
          <w:sz w:val="24"/>
          <w:szCs w:val="24"/>
          <w:lang w:val="es-ES_tradnl"/>
        </w:rPr>
        <w:t>Futuras investigaciones</w:t>
      </w:r>
      <w:bookmarkEnd w:id="515"/>
    </w:p>
    <w:p w14:paraId="332C17C3" w14:textId="325C76D9" w:rsidR="0085348E" w:rsidRDefault="00885653" w:rsidP="00671605">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El autor del informe, así como los dos tutores académicos, opinan que las empresas familiares </w:t>
      </w:r>
      <w:r w:rsidR="00893FE4">
        <w:rPr>
          <w:rFonts w:ascii="Times New Roman" w:hAnsi="Times New Roman" w:cs="Times New Roman"/>
          <w:sz w:val="24"/>
          <w:szCs w:val="24"/>
          <w:lang w:val="es-ES_tradnl"/>
        </w:rPr>
        <w:t>pueden presentar</w:t>
      </w:r>
      <w:r>
        <w:rPr>
          <w:rFonts w:ascii="Times New Roman" w:hAnsi="Times New Roman" w:cs="Times New Roman"/>
          <w:sz w:val="24"/>
          <w:szCs w:val="24"/>
          <w:lang w:val="es-ES_tradnl"/>
        </w:rPr>
        <w:t xml:space="preserve"> una relación positiva con </w:t>
      </w:r>
      <w:r w:rsidR="00893FE4">
        <w:rPr>
          <w:rFonts w:ascii="Times New Roman" w:hAnsi="Times New Roman" w:cs="Times New Roman"/>
          <w:sz w:val="24"/>
          <w:szCs w:val="24"/>
          <w:lang w:val="es-ES_tradnl"/>
        </w:rPr>
        <w:t xml:space="preserve">la </w:t>
      </w:r>
      <w:r w:rsidR="009B55BB">
        <w:rPr>
          <w:rFonts w:ascii="Times New Roman" w:hAnsi="Times New Roman" w:cs="Times New Roman"/>
          <w:sz w:val="24"/>
          <w:szCs w:val="24"/>
          <w:lang w:val="es-ES_tradnl"/>
        </w:rPr>
        <w:t>probabilidad</w:t>
      </w:r>
      <w:r w:rsidR="00893FE4">
        <w:rPr>
          <w:rFonts w:ascii="Times New Roman" w:hAnsi="Times New Roman" w:cs="Times New Roman"/>
          <w:sz w:val="24"/>
          <w:szCs w:val="24"/>
          <w:lang w:val="es-ES_tradnl"/>
        </w:rPr>
        <w:t xml:space="preserve"> de ser </w:t>
      </w:r>
      <w:r>
        <w:rPr>
          <w:rFonts w:ascii="Times New Roman" w:hAnsi="Times New Roman" w:cs="Times New Roman"/>
          <w:sz w:val="24"/>
          <w:szCs w:val="24"/>
          <w:lang w:val="es-ES_tradnl"/>
        </w:rPr>
        <w:t xml:space="preserve">zombis. </w:t>
      </w:r>
      <w:r w:rsidR="00893FE4">
        <w:rPr>
          <w:rFonts w:ascii="Times New Roman" w:hAnsi="Times New Roman" w:cs="Times New Roman"/>
          <w:sz w:val="24"/>
          <w:szCs w:val="24"/>
          <w:lang w:val="es-ES_tradnl"/>
        </w:rPr>
        <w:t>Así</w:t>
      </w:r>
      <w:r>
        <w:rPr>
          <w:rFonts w:ascii="Times New Roman" w:hAnsi="Times New Roman" w:cs="Times New Roman"/>
          <w:sz w:val="24"/>
          <w:szCs w:val="24"/>
          <w:lang w:val="es-ES_tradnl"/>
        </w:rPr>
        <w:t xml:space="preserve">, se considera que por las relaciones que </w:t>
      </w:r>
      <w:r w:rsidR="00FB5EFE">
        <w:rPr>
          <w:rFonts w:ascii="Times New Roman" w:hAnsi="Times New Roman" w:cs="Times New Roman"/>
          <w:sz w:val="24"/>
          <w:szCs w:val="24"/>
          <w:lang w:val="es-ES_tradnl"/>
        </w:rPr>
        <w:t>se dan</w:t>
      </w:r>
      <w:r>
        <w:rPr>
          <w:rFonts w:ascii="Times New Roman" w:hAnsi="Times New Roman" w:cs="Times New Roman"/>
          <w:sz w:val="24"/>
          <w:szCs w:val="24"/>
          <w:lang w:val="es-ES_tradnl"/>
        </w:rPr>
        <w:t xml:space="preserve"> en dichas empresas, estas pueden presentar </w:t>
      </w:r>
      <w:r w:rsidR="005D54A5">
        <w:rPr>
          <w:rFonts w:ascii="Times New Roman" w:hAnsi="Times New Roman" w:cs="Times New Roman"/>
          <w:sz w:val="24"/>
          <w:szCs w:val="24"/>
          <w:lang w:val="es-ES_tradnl"/>
        </w:rPr>
        <w:t xml:space="preserve">una mayor </w:t>
      </w:r>
      <w:r w:rsidR="00893FE4">
        <w:rPr>
          <w:rFonts w:ascii="Times New Roman" w:hAnsi="Times New Roman" w:cs="Times New Roman"/>
          <w:sz w:val="24"/>
          <w:szCs w:val="24"/>
          <w:lang w:val="es-ES_tradnl"/>
        </w:rPr>
        <w:t>resistencia</w:t>
      </w:r>
      <w:r w:rsidR="005D54A5">
        <w:rPr>
          <w:rFonts w:ascii="Times New Roman" w:hAnsi="Times New Roman" w:cs="Times New Roman"/>
          <w:sz w:val="24"/>
          <w:szCs w:val="24"/>
          <w:lang w:val="es-ES_tradnl"/>
        </w:rPr>
        <w:t xml:space="preserve"> en aceptar su quiebra y </w:t>
      </w:r>
      <w:r w:rsidR="00893FE4">
        <w:rPr>
          <w:rFonts w:ascii="Times New Roman" w:hAnsi="Times New Roman" w:cs="Times New Roman"/>
          <w:sz w:val="24"/>
          <w:szCs w:val="24"/>
          <w:lang w:val="es-ES_tradnl"/>
        </w:rPr>
        <w:t>por</w:t>
      </w:r>
      <w:r w:rsidR="005D54A5">
        <w:rPr>
          <w:rFonts w:ascii="Times New Roman" w:hAnsi="Times New Roman" w:cs="Times New Roman"/>
          <w:sz w:val="24"/>
          <w:szCs w:val="24"/>
          <w:lang w:val="es-ES_tradnl"/>
        </w:rPr>
        <w:t xml:space="preserve"> consiguiente convertirse en zombi.</w:t>
      </w:r>
    </w:p>
    <w:p w14:paraId="2E427F7E" w14:textId="11D5D351" w:rsidR="000E6135" w:rsidRDefault="00893FE4" w:rsidP="00671605">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lastRenderedPageBreak/>
        <w:t xml:space="preserve">Sin embargo, en </w:t>
      </w:r>
      <w:r w:rsidRPr="00893FE4">
        <w:rPr>
          <w:rFonts w:ascii="Times New Roman" w:hAnsi="Times New Roman" w:cs="Times New Roman"/>
          <w:i/>
          <w:iCs/>
          <w:sz w:val="24"/>
          <w:szCs w:val="24"/>
          <w:lang w:val="es-ES_tradnl"/>
        </w:rPr>
        <w:t>SABI</w:t>
      </w:r>
      <w:r>
        <w:rPr>
          <w:rFonts w:ascii="Times New Roman" w:hAnsi="Times New Roman" w:cs="Times New Roman"/>
          <w:sz w:val="24"/>
          <w:szCs w:val="24"/>
          <w:lang w:val="es-ES_tradnl"/>
        </w:rPr>
        <w:t xml:space="preserve"> no es nada </w:t>
      </w:r>
      <w:r w:rsidR="005342BD">
        <w:rPr>
          <w:rFonts w:ascii="Times New Roman" w:hAnsi="Times New Roman" w:cs="Times New Roman"/>
          <w:sz w:val="24"/>
          <w:szCs w:val="24"/>
          <w:lang w:val="es-ES_tradnl"/>
        </w:rPr>
        <w:t>fácil</w:t>
      </w:r>
      <w:r>
        <w:rPr>
          <w:rFonts w:ascii="Times New Roman" w:hAnsi="Times New Roman" w:cs="Times New Roman"/>
          <w:sz w:val="24"/>
          <w:szCs w:val="24"/>
          <w:lang w:val="es-ES_tradnl"/>
        </w:rPr>
        <w:t xml:space="preserve"> determinar que empresas son familiares</w:t>
      </w:r>
      <w:r w:rsidR="00E16A2E">
        <w:rPr>
          <w:rFonts w:ascii="Times New Roman" w:hAnsi="Times New Roman" w:cs="Times New Roman"/>
          <w:sz w:val="24"/>
          <w:szCs w:val="24"/>
          <w:lang w:val="es-ES_tradnl"/>
        </w:rPr>
        <w:t xml:space="preserve">. Esto se debe al mal formato que se sigue en dicha base de datos para los nombres y apellidos de los distintos grupos de interés de la empresa. Es por ello, que a las futuras investigaciones se le reclama la propuesta de un algoritmo que permita identificar </w:t>
      </w:r>
      <w:r w:rsidR="000E6135">
        <w:rPr>
          <w:rFonts w:ascii="Times New Roman" w:hAnsi="Times New Roman" w:cs="Times New Roman"/>
          <w:sz w:val="24"/>
          <w:szCs w:val="24"/>
          <w:lang w:val="es-ES_tradnl"/>
        </w:rPr>
        <w:t xml:space="preserve">a tales empresas </w:t>
      </w:r>
      <w:r w:rsidR="00E16A2E">
        <w:rPr>
          <w:rFonts w:ascii="Times New Roman" w:hAnsi="Times New Roman" w:cs="Times New Roman"/>
          <w:sz w:val="24"/>
          <w:szCs w:val="24"/>
          <w:lang w:val="es-ES_tradnl"/>
        </w:rPr>
        <w:t>y así poder incluir dicha variable en la predicción de las pymes zombis.</w:t>
      </w:r>
    </w:p>
    <w:p w14:paraId="043BF1C5" w14:textId="238C0ED1" w:rsidR="009B55BB" w:rsidRDefault="00850FD8" w:rsidP="00671605">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Por último, también se solicita que futuros </w:t>
      </w:r>
      <w:r w:rsidR="00FB5EFE">
        <w:rPr>
          <w:rFonts w:ascii="Times New Roman" w:hAnsi="Times New Roman" w:cs="Times New Roman"/>
          <w:sz w:val="24"/>
          <w:szCs w:val="24"/>
          <w:lang w:val="es-ES_tradnl"/>
        </w:rPr>
        <w:t>trabajos</w:t>
      </w:r>
      <w:r>
        <w:rPr>
          <w:rFonts w:ascii="Times New Roman" w:hAnsi="Times New Roman" w:cs="Times New Roman"/>
          <w:sz w:val="24"/>
          <w:szCs w:val="24"/>
          <w:lang w:val="es-ES_tradnl"/>
        </w:rPr>
        <w:t xml:space="preserve"> incluyan una mayor cantidad de información original en las imágenes, ya que </w:t>
      </w:r>
      <w:r w:rsidR="0050145E">
        <w:rPr>
          <w:rFonts w:ascii="Times New Roman" w:hAnsi="Times New Roman" w:cs="Times New Roman"/>
          <w:sz w:val="24"/>
          <w:szCs w:val="24"/>
          <w:lang w:val="es-ES_tradnl"/>
        </w:rPr>
        <w:t xml:space="preserve">de esta manera se </w:t>
      </w:r>
      <w:r>
        <w:rPr>
          <w:rFonts w:ascii="Times New Roman" w:hAnsi="Times New Roman" w:cs="Times New Roman"/>
          <w:sz w:val="24"/>
          <w:szCs w:val="24"/>
          <w:lang w:val="es-ES_tradnl"/>
        </w:rPr>
        <w:t>puede aumentar el rendimiento de la CNN.</w:t>
      </w:r>
      <w:r w:rsidR="0050145E">
        <w:rPr>
          <w:rFonts w:ascii="Times New Roman" w:hAnsi="Times New Roman" w:cs="Times New Roman"/>
          <w:sz w:val="24"/>
          <w:szCs w:val="24"/>
          <w:lang w:val="es-ES_tradnl"/>
        </w:rPr>
        <w:t xml:space="preserve"> </w:t>
      </w:r>
      <w:r w:rsidR="00FB5EFE">
        <w:rPr>
          <w:rFonts w:ascii="Times New Roman" w:hAnsi="Times New Roman" w:cs="Times New Roman"/>
          <w:sz w:val="24"/>
          <w:szCs w:val="24"/>
          <w:lang w:val="es-ES_tradnl"/>
        </w:rPr>
        <w:t>Asimismo</w:t>
      </w:r>
      <w:r w:rsidR="0050145E">
        <w:rPr>
          <w:rFonts w:ascii="Times New Roman" w:hAnsi="Times New Roman" w:cs="Times New Roman"/>
          <w:sz w:val="24"/>
          <w:szCs w:val="24"/>
          <w:lang w:val="es-ES_tradnl"/>
        </w:rPr>
        <w:t xml:space="preserve">, se anima a la utilización de otras arquitecturas de </w:t>
      </w:r>
      <w:r w:rsidR="00FB5EFE">
        <w:rPr>
          <w:rFonts w:ascii="Times New Roman" w:hAnsi="Times New Roman" w:cs="Times New Roman"/>
          <w:sz w:val="24"/>
          <w:szCs w:val="24"/>
          <w:lang w:val="es-ES_tradnl"/>
        </w:rPr>
        <w:t xml:space="preserve">las </w:t>
      </w:r>
      <w:r w:rsidR="0050145E">
        <w:rPr>
          <w:rFonts w:ascii="Times New Roman" w:hAnsi="Times New Roman" w:cs="Times New Roman"/>
          <w:sz w:val="24"/>
          <w:szCs w:val="24"/>
          <w:lang w:val="es-ES_tradnl"/>
        </w:rPr>
        <w:t>CNN para la predicción de las pymes zombis.</w:t>
      </w:r>
    </w:p>
    <w:p w14:paraId="0F073BC1" w14:textId="460DBA1B" w:rsidR="0050145E" w:rsidRDefault="009B55BB" w:rsidP="009B55BB">
      <w:pPr>
        <w:rPr>
          <w:rFonts w:ascii="Times New Roman" w:hAnsi="Times New Roman" w:cs="Times New Roman"/>
          <w:sz w:val="24"/>
          <w:szCs w:val="24"/>
          <w:lang w:val="es-ES_tradnl"/>
        </w:rPr>
      </w:pPr>
      <w:r>
        <w:rPr>
          <w:rFonts w:ascii="Times New Roman" w:hAnsi="Times New Roman" w:cs="Times New Roman"/>
          <w:sz w:val="24"/>
          <w:szCs w:val="24"/>
          <w:lang w:val="es-ES_tradnl"/>
        </w:rPr>
        <w:br w:type="page"/>
      </w:r>
    </w:p>
    <w:p w14:paraId="6004C87E" w14:textId="3A7252BA" w:rsidR="00865507" w:rsidRPr="00DC671C" w:rsidRDefault="00014359" w:rsidP="00833E03">
      <w:pPr>
        <w:pStyle w:val="Ttulo1"/>
        <w:numPr>
          <w:ilvl w:val="0"/>
          <w:numId w:val="5"/>
        </w:numPr>
        <w:spacing w:before="0" w:after="180" w:line="360" w:lineRule="auto"/>
        <w:jc w:val="both"/>
        <w:rPr>
          <w:rFonts w:ascii="Times New Roman" w:hAnsi="Times New Roman" w:cs="Times New Roman"/>
          <w:b/>
          <w:bCs/>
          <w:color w:val="auto"/>
          <w:sz w:val="24"/>
          <w:szCs w:val="24"/>
          <w:lang w:val="es-ES_tradnl"/>
        </w:rPr>
      </w:pPr>
      <w:bookmarkStart w:id="516" w:name="_Toc94027306"/>
      <w:r w:rsidRPr="00DC671C">
        <w:rPr>
          <w:rFonts w:ascii="Times New Roman" w:hAnsi="Times New Roman" w:cs="Times New Roman"/>
          <w:b/>
          <w:bCs/>
          <w:color w:val="auto"/>
          <w:sz w:val="24"/>
          <w:szCs w:val="24"/>
          <w:lang w:val="es-ES_tradnl"/>
        </w:rPr>
        <w:lastRenderedPageBreak/>
        <w:t>Bibliografía</w:t>
      </w:r>
      <w:bookmarkEnd w:id="516"/>
    </w:p>
    <w:p w14:paraId="65A6E2BD" w14:textId="00DD3E7E" w:rsidR="00360331" w:rsidRPr="00360331" w:rsidRDefault="00BD6A7C"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DC671C">
        <w:rPr>
          <w:rFonts w:ascii="Times New Roman" w:hAnsi="Times New Roman" w:cs="Times New Roman"/>
          <w:b/>
          <w:bCs/>
          <w:sz w:val="24"/>
          <w:szCs w:val="24"/>
        </w:rPr>
        <w:fldChar w:fldCharType="begin" w:fldLock="1"/>
      </w:r>
      <w:r w:rsidRPr="00DC671C">
        <w:rPr>
          <w:rFonts w:ascii="Times New Roman" w:hAnsi="Times New Roman" w:cs="Times New Roman"/>
          <w:b/>
          <w:bCs/>
          <w:sz w:val="24"/>
          <w:szCs w:val="24"/>
          <w:lang w:val="en-US"/>
        </w:rPr>
        <w:instrText xml:space="preserve">ADDIN Mendeley Bibliography CSL_BIBLIOGRAPHY </w:instrText>
      </w:r>
      <w:r w:rsidRPr="00DC671C">
        <w:rPr>
          <w:rFonts w:ascii="Times New Roman" w:hAnsi="Times New Roman" w:cs="Times New Roman"/>
          <w:b/>
          <w:bCs/>
          <w:sz w:val="24"/>
          <w:szCs w:val="24"/>
        </w:rPr>
        <w:fldChar w:fldCharType="separate"/>
      </w:r>
      <w:r w:rsidR="00360331" w:rsidRPr="00360331">
        <w:rPr>
          <w:rFonts w:ascii="Times New Roman" w:hAnsi="Times New Roman" w:cs="Times New Roman"/>
          <w:noProof/>
          <w:sz w:val="24"/>
          <w:szCs w:val="24"/>
        </w:rPr>
        <w:t xml:space="preserve">Adalet McGowan, M., Andrews, D., &amp; Millot, V. (2018). The walking dead? Zombie firms and productivity performance in OECD countries. </w:t>
      </w:r>
      <w:r w:rsidR="00360331" w:rsidRPr="00360331">
        <w:rPr>
          <w:rFonts w:ascii="Times New Roman" w:hAnsi="Times New Roman" w:cs="Times New Roman"/>
          <w:i/>
          <w:iCs/>
          <w:noProof/>
          <w:sz w:val="24"/>
          <w:szCs w:val="24"/>
        </w:rPr>
        <w:t>Economic Policy</w:t>
      </w:r>
      <w:r w:rsidR="00360331" w:rsidRPr="00360331">
        <w:rPr>
          <w:rFonts w:ascii="Times New Roman" w:hAnsi="Times New Roman" w:cs="Times New Roman"/>
          <w:noProof/>
          <w:sz w:val="24"/>
          <w:szCs w:val="24"/>
        </w:rPr>
        <w:t xml:space="preserve">, </w:t>
      </w:r>
      <w:r w:rsidR="00360331" w:rsidRPr="00360331">
        <w:rPr>
          <w:rFonts w:ascii="Times New Roman" w:hAnsi="Times New Roman" w:cs="Times New Roman"/>
          <w:i/>
          <w:iCs/>
          <w:noProof/>
          <w:sz w:val="24"/>
          <w:szCs w:val="24"/>
        </w:rPr>
        <w:t>33</w:t>
      </w:r>
      <w:r w:rsidR="00360331" w:rsidRPr="00360331">
        <w:rPr>
          <w:rFonts w:ascii="Times New Roman" w:hAnsi="Times New Roman" w:cs="Times New Roman"/>
          <w:noProof/>
          <w:sz w:val="24"/>
          <w:szCs w:val="24"/>
        </w:rPr>
        <w:t>(96), 685–736. https://doi.org/10.1093/epolic/eiy012</w:t>
      </w:r>
    </w:p>
    <w:p w14:paraId="4E554CB8"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Ahearne, A. G., &amp; Shinada, N. (2005). Zombie firms and economic stagnation in Japan. </w:t>
      </w:r>
      <w:r w:rsidRPr="00360331">
        <w:rPr>
          <w:rFonts w:ascii="Times New Roman" w:hAnsi="Times New Roman" w:cs="Times New Roman"/>
          <w:i/>
          <w:iCs/>
          <w:noProof/>
          <w:sz w:val="24"/>
          <w:szCs w:val="24"/>
        </w:rPr>
        <w:t>International Economics and Economic Policy</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2</w:t>
      </w:r>
      <w:r w:rsidRPr="00360331">
        <w:rPr>
          <w:rFonts w:ascii="Times New Roman" w:hAnsi="Times New Roman" w:cs="Times New Roman"/>
          <w:noProof/>
          <w:sz w:val="24"/>
          <w:szCs w:val="24"/>
        </w:rPr>
        <w:t>(4), 363–381. https://doi.org/10.1007/s10368-005-0041-1</w:t>
      </w:r>
    </w:p>
    <w:p w14:paraId="396D0370"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Alam, N., Gao, J., &amp; Jones, S. (2021). Corporate Failure Prediction: An Evaluation of Deep Learning vs Discrete Hazard Models. </w:t>
      </w:r>
      <w:r w:rsidRPr="00360331">
        <w:rPr>
          <w:rFonts w:ascii="Times New Roman" w:hAnsi="Times New Roman" w:cs="Times New Roman"/>
          <w:i/>
          <w:iCs/>
          <w:noProof/>
          <w:sz w:val="24"/>
          <w:szCs w:val="24"/>
        </w:rPr>
        <w:t>Journal of International Financial Markets, Institutions and Money</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75</w:t>
      </w:r>
      <w:r w:rsidRPr="00360331">
        <w:rPr>
          <w:rFonts w:ascii="Times New Roman" w:hAnsi="Times New Roman" w:cs="Times New Roman"/>
          <w:noProof/>
          <w:sz w:val="24"/>
          <w:szCs w:val="24"/>
        </w:rPr>
        <w:t>(266), 101455. https://doi.org/10.1016/j.intfin.2021.101455</w:t>
      </w:r>
    </w:p>
    <w:p w14:paraId="2629BC4D"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Andrade Carrera, H., Sinche Maita, S., &amp; Hidalgo Lascano, P. (2021). Modelo para detectar el uso correcto de mascarillas en tiempo real utilizando redes neuronales convolucionales. </w:t>
      </w:r>
      <w:r w:rsidRPr="00360331">
        <w:rPr>
          <w:rFonts w:ascii="Times New Roman" w:hAnsi="Times New Roman" w:cs="Times New Roman"/>
          <w:i/>
          <w:iCs/>
          <w:noProof/>
          <w:sz w:val="24"/>
          <w:szCs w:val="24"/>
        </w:rPr>
        <w:t>Revista de Investigación En Tecnologías de La Información</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9</w:t>
      </w:r>
      <w:r w:rsidRPr="00360331">
        <w:rPr>
          <w:rFonts w:ascii="Times New Roman" w:hAnsi="Times New Roman" w:cs="Times New Roman"/>
          <w:noProof/>
          <w:sz w:val="24"/>
          <w:szCs w:val="24"/>
        </w:rPr>
        <w:t>(17), 111–120. https://doi.org/10.36825/riti.09.17.011</w:t>
      </w:r>
    </w:p>
    <w:p w14:paraId="2A299CEE"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asesorias. (2021, March 18). </w:t>
      </w:r>
      <w:r w:rsidRPr="00360331">
        <w:rPr>
          <w:rFonts w:ascii="Times New Roman" w:hAnsi="Times New Roman" w:cs="Times New Roman"/>
          <w:i/>
          <w:iCs/>
          <w:noProof/>
          <w:sz w:val="24"/>
          <w:szCs w:val="24"/>
        </w:rPr>
        <w:t>Microempresas. Concepto y características - Asesorías</w:t>
      </w:r>
      <w:r w:rsidRPr="00360331">
        <w:rPr>
          <w:rFonts w:ascii="Times New Roman" w:hAnsi="Times New Roman" w:cs="Times New Roman"/>
          <w:noProof/>
          <w:sz w:val="24"/>
          <w:szCs w:val="24"/>
        </w:rPr>
        <w:t>. https://asesorias.com/empresas/sociedades/microempresas/</w:t>
      </w:r>
    </w:p>
    <w:p w14:paraId="197630D4"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Bai, K. (2019, February 11). </w:t>
      </w:r>
      <w:r w:rsidRPr="00360331">
        <w:rPr>
          <w:rFonts w:ascii="Times New Roman" w:hAnsi="Times New Roman" w:cs="Times New Roman"/>
          <w:i/>
          <w:iCs/>
          <w:noProof/>
          <w:sz w:val="24"/>
          <w:szCs w:val="24"/>
        </w:rPr>
        <w:t>A Comprehensive Introduction to Different Types of Convolutions in Deep Learning | by Kunlun Bai | Towards Data Science</w:t>
      </w:r>
      <w:r w:rsidRPr="00360331">
        <w:rPr>
          <w:rFonts w:ascii="Times New Roman" w:hAnsi="Times New Roman" w:cs="Times New Roman"/>
          <w:noProof/>
          <w:sz w:val="24"/>
          <w:szCs w:val="24"/>
        </w:rPr>
        <w:t>. https://towardsdatascience.com/a-comprehensive-introduction-to-different-types-of-convolutions-in-deep-learning-669281e58215</w:t>
      </w:r>
    </w:p>
    <w:p w14:paraId="663BEABD"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BANCO DE ESPAÑA. (2021, October). </w:t>
      </w:r>
      <w:r w:rsidRPr="00360331">
        <w:rPr>
          <w:rFonts w:ascii="Times New Roman" w:hAnsi="Times New Roman" w:cs="Times New Roman"/>
          <w:i/>
          <w:iCs/>
          <w:noProof/>
          <w:sz w:val="24"/>
          <w:szCs w:val="24"/>
        </w:rPr>
        <w:t>Banco de España - Estadísticas</w:t>
      </w:r>
      <w:r w:rsidRPr="00360331">
        <w:rPr>
          <w:rFonts w:ascii="Times New Roman" w:hAnsi="Times New Roman" w:cs="Times New Roman"/>
          <w:noProof/>
          <w:sz w:val="24"/>
          <w:szCs w:val="24"/>
        </w:rPr>
        <w:t>. https://www.bde.es/webbde/es/estadis/infoest/temas/sb_tiif.html</w:t>
      </w:r>
    </w:p>
    <w:p w14:paraId="23A93791"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Barrios Arce, J. I. (2019, July 26). </w:t>
      </w:r>
      <w:r w:rsidRPr="00360331">
        <w:rPr>
          <w:rFonts w:ascii="Times New Roman" w:hAnsi="Times New Roman" w:cs="Times New Roman"/>
          <w:i/>
          <w:iCs/>
          <w:noProof/>
          <w:sz w:val="24"/>
          <w:szCs w:val="24"/>
        </w:rPr>
        <w:t>La matriz de confusión y sus métricas – Inteligencia Artificial –</w:t>
      </w:r>
      <w:r w:rsidRPr="00360331">
        <w:rPr>
          <w:rFonts w:ascii="Times New Roman" w:hAnsi="Times New Roman" w:cs="Times New Roman"/>
          <w:noProof/>
          <w:sz w:val="24"/>
          <w:szCs w:val="24"/>
        </w:rPr>
        <w:t>. https://www.juanbarrios.com/la-matriz-de-confusion-y-sus-metricas/</w:t>
      </w:r>
    </w:p>
    <w:p w14:paraId="2DC58686"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Blažková, I., &amp; Dvouletý, O. (2020). Zombies: Who are they and how do firms become zombies? </w:t>
      </w:r>
      <w:r w:rsidRPr="00360331">
        <w:rPr>
          <w:rFonts w:ascii="Times New Roman" w:hAnsi="Times New Roman" w:cs="Times New Roman"/>
          <w:i/>
          <w:iCs/>
          <w:noProof/>
          <w:sz w:val="24"/>
          <w:szCs w:val="24"/>
        </w:rPr>
        <w:t>Journal of Small Business Management</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2778</w:t>
      </w:r>
      <w:r w:rsidRPr="00360331">
        <w:rPr>
          <w:rFonts w:ascii="Times New Roman" w:hAnsi="Times New Roman" w:cs="Times New Roman"/>
          <w:noProof/>
          <w:sz w:val="24"/>
          <w:szCs w:val="24"/>
        </w:rPr>
        <w:t>. https://doi.org/10.1080/00472778.2019.1696100</w:t>
      </w:r>
    </w:p>
    <w:p w14:paraId="0DC69C26"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Brown L., G. (2020, December 6). </w:t>
      </w:r>
      <w:r w:rsidRPr="00360331">
        <w:rPr>
          <w:rFonts w:ascii="Times New Roman" w:hAnsi="Times New Roman" w:cs="Times New Roman"/>
          <w:i/>
          <w:iCs/>
          <w:noProof/>
          <w:sz w:val="24"/>
          <w:szCs w:val="24"/>
        </w:rPr>
        <w:t>Scratch to SOTA: Build Famous Classification Nets 4 (GoogLeNet) | by Gary L. Brown | Medium</w:t>
      </w:r>
      <w:r w:rsidRPr="00360331">
        <w:rPr>
          <w:rFonts w:ascii="Times New Roman" w:hAnsi="Times New Roman" w:cs="Times New Roman"/>
          <w:noProof/>
          <w:sz w:val="24"/>
          <w:szCs w:val="24"/>
        </w:rPr>
        <w:t>. https://pasa34987.medium.com/scratch-to-</w:t>
      </w:r>
      <w:r w:rsidRPr="00360331">
        <w:rPr>
          <w:rFonts w:ascii="Times New Roman" w:hAnsi="Times New Roman" w:cs="Times New Roman"/>
          <w:noProof/>
          <w:sz w:val="24"/>
          <w:szCs w:val="24"/>
        </w:rPr>
        <w:lastRenderedPageBreak/>
        <w:t>sota-build-famous-classification-nets-4-googlenet-2e3bac439462</w:t>
      </w:r>
    </w:p>
    <w:p w14:paraId="17610CA3"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Brownlee, J. (2019, April 26). </w:t>
      </w:r>
      <w:r w:rsidRPr="00360331">
        <w:rPr>
          <w:rFonts w:ascii="Times New Roman" w:hAnsi="Times New Roman" w:cs="Times New Roman"/>
          <w:i/>
          <w:iCs/>
          <w:noProof/>
          <w:sz w:val="24"/>
          <w:szCs w:val="24"/>
        </w:rPr>
        <w:t>How to Develop VGG, Inception and ResNet Modules from Scratch in Keras</w:t>
      </w:r>
      <w:r w:rsidRPr="00360331">
        <w:rPr>
          <w:rFonts w:ascii="Times New Roman" w:hAnsi="Times New Roman" w:cs="Times New Roman"/>
          <w:noProof/>
          <w:sz w:val="24"/>
          <w:szCs w:val="24"/>
        </w:rPr>
        <w:t>. https://machinelearningmastery.com/how-to-implement-major-architecture-innovations-for-convolutional-neural-networks/</w:t>
      </w:r>
    </w:p>
    <w:p w14:paraId="012E90DA"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Caballero, R. J., Hoshi, T., &amp; Kashyap, A. K. (2008). Zombie lending and depressed restructuring in Japan. </w:t>
      </w:r>
      <w:r w:rsidRPr="00360331">
        <w:rPr>
          <w:rFonts w:ascii="Times New Roman" w:hAnsi="Times New Roman" w:cs="Times New Roman"/>
          <w:i/>
          <w:iCs/>
          <w:noProof/>
          <w:sz w:val="24"/>
          <w:szCs w:val="24"/>
        </w:rPr>
        <w:t>American Economic Review</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98</w:t>
      </w:r>
      <w:r w:rsidRPr="00360331">
        <w:rPr>
          <w:rFonts w:ascii="Times New Roman" w:hAnsi="Times New Roman" w:cs="Times New Roman"/>
          <w:noProof/>
          <w:sz w:val="24"/>
          <w:szCs w:val="24"/>
        </w:rPr>
        <w:t>(5), 1943–1977. https://doi.org/10.1257/aer.98.5.1943</w:t>
      </w:r>
    </w:p>
    <w:p w14:paraId="7277A12E"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Calvo, D. (2018, December 8). </w:t>
      </w:r>
      <w:r w:rsidRPr="00360331">
        <w:rPr>
          <w:rFonts w:ascii="Times New Roman" w:hAnsi="Times New Roman" w:cs="Times New Roman"/>
          <w:i/>
          <w:iCs/>
          <w:noProof/>
          <w:sz w:val="24"/>
          <w:szCs w:val="24"/>
        </w:rPr>
        <w:t>Perceptrón Multicapa - Red Neuronal - Diego Calvo</w:t>
      </w:r>
      <w:r w:rsidRPr="00360331">
        <w:rPr>
          <w:rFonts w:ascii="Times New Roman" w:hAnsi="Times New Roman" w:cs="Times New Roman"/>
          <w:noProof/>
          <w:sz w:val="24"/>
          <w:szCs w:val="24"/>
        </w:rPr>
        <w:t>. https://www.diegocalvo.es/perceptron-multicapa/</w:t>
      </w:r>
    </w:p>
    <w:p w14:paraId="726F656F"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Caro Mora, C. (2021, August 18). </w:t>
      </w:r>
      <w:r w:rsidRPr="00360331">
        <w:rPr>
          <w:rFonts w:ascii="Cambria Math" w:hAnsi="Cambria Math" w:cs="Cambria Math"/>
          <w:i/>
          <w:iCs/>
          <w:noProof/>
          <w:sz w:val="24"/>
          <w:szCs w:val="24"/>
        </w:rPr>
        <w:t>▷</w:t>
      </w:r>
      <w:r w:rsidRPr="00360331">
        <w:rPr>
          <w:rFonts w:ascii="Times New Roman" w:hAnsi="Times New Roman" w:cs="Times New Roman"/>
          <w:i/>
          <w:iCs/>
          <w:noProof/>
          <w:sz w:val="24"/>
          <w:szCs w:val="24"/>
        </w:rPr>
        <w:t xml:space="preserve"> ¿Qué es el trading? ¿Cómo funciona esta actividad? - Admirals</w:t>
      </w:r>
      <w:r w:rsidRPr="00360331">
        <w:rPr>
          <w:rFonts w:ascii="Times New Roman" w:hAnsi="Times New Roman" w:cs="Times New Roman"/>
          <w:noProof/>
          <w:sz w:val="24"/>
          <w:szCs w:val="24"/>
        </w:rPr>
        <w:t>. https://admiralmarkets.com/es/education/articles/forex-basics/que-es-trading</w:t>
      </w:r>
    </w:p>
    <w:p w14:paraId="36934524"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Carreira, C., Teixeira, P., &amp; Nieto-Carrillo, E. (2021). Recovery and exit of zombie firms in Portugal. </w:t>
      </w:r>
      <w:r w:rsidRPr="00360331">
        <w:rPr>
          <w:rFonts w:ascii="Times New Roman" w:hAnsi="Times New Roman" w:cs="Times New Roman"/>
          <w:i/>
          <w:iCs/>
          <w:noProof/>
          <w:sz w:val="24"/>
          <w:szCs w:val="24"/>
        </w:rPr>
        <w:t>Small Business Economics</w:t>
      </w:r>
      <w:r w:rsidRPr="00360331">
        <w:rPr>
          <w:rFonts w:ascii="Times New Roman" w:hAnsi="Times New Roman" w:cs="Times New Roman"/>
          <w:noProof/>
          <w:sz w:val="24"/>
          <w:szCs w:val="24"/>
        </w:rPr>
        <w:t>. https://doi.org/10.1007/s11187-021-00483-8</w:t>
      </w:r>
    </w:p>
    <w:p w14:paraId="4AD04C9F"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Chang, Q., Zhou, Y., Liu, G., Wang, D., &amp; Zhang, X. (2021). How does government intervention affect the formation of zombie firms? </w:t>
      </w:r>
      <w:r w:rsidRPr="00360331">
        <w:rPr>
          <w:rFonts w:ascii="Times New Roman" w:hAnsi="Times New Roman" w:cs="Times New Roman"/>
          <w:i/>
          <w:iCs/>
          <w:noProof/>
          <w:sz w:val="24"/>
          <w:szCs w:val="24"/>
        </w:rPr>
        <w:t>Economic Modelling</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94</w:t>
      </w:r>
      <w:r w:rsidRPr="00360331">
        <w:rPr>
          <w:rFonts w:ascii="Times New Roman" w:hAnsi="Times New Roman" w:cs="Times New Roman"/>
          <w:noProof/>
          <w:sz w:val="24"/>
          <w:szCs w:val="24"/>
        </w:rPr>
        <w:t>(December 2019), 768–779. https://doi.org/10.1016/j.econmod.2020.02.017</w:t>
      </w:r>
    </w:p>
    <w:p w14:paraId="341841BC"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Chapman, P., Clinton, J., Kerber, R., Khabaza, T., Reinartz, T., Shearer, C., &amp; Rudiger, W. (2000). Crisp-Dm 1.0. </w:t>
      </w:r>
      <w:r w:rsidRPr="00360331">
        <w:rPr>
          <w:rFonts w:ascii="Times New Roman" w:hAnsi="Times New Roman" w:cs="Times New Roman"/>
          <w:i/>
          <w:iCs/>
          <w:noProof/>
          <w:sz w:val="24"/>
          <w:szCs w:val="24"/>
        </w:rPr>
        <w:t>CRISP-DM Consortium</w:t>
      </w:r>
      <w:r w:rsidRPr="00360331">
        <w:rPr>
          <w:rFonts w:ascii="Times New Roman" w:hAnsi="Times New Roman" w:cs="Times New Roman"/>
          <w:noProof/>
          <w:sz w:val="24"/>
          <w:szCs w:val="24"/>
        </w:rPr>
        <w:t>, 76.</w:t>
      </w:r>
    </w:p>
    <w:p w14:paraId="219E9833"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Chen, J. H., &amp; Tsai, Y. C. (2020). Encoding candlesticks as images for pattern classification using convolutional neural networks. </w:t>
      </w:r>
      <w:r w:rsidRPr="00360331">
        <w:rPr>
          <w:rFonts w:ascii="Times New Roman" w:hAnsi="Times New Roman" w:cs="Times New Roman"/>
          <w:i/>
          <w:iCs/>
          <w:noProof/>
          <w:sz w:val="24"/>
          <w:szCs w:val="24"/>
        </w:rPr>
        <w:t>Financial Innovation</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6</w:t>
      </w:r>
      <w:r w:rsidRPr="00360331">
        <w:rPr>
          <w:rFonts w:ascii="Times New Roman" w:hAnsi="Times New Roman" w:cs="Times New Roman"/>
          <w:noProof/>
          <w:sz w:val="24"/>
          <w:szCs w:val="24"/>
        </w:rPr>
        <w:t>(1). https://doi.org/10.1186/s40854-020-00187-0</w:t>
      </w:r>
    </w:p>
    <w:p w14:paraId="5C419A44"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Comisión Europea. (2016). </w:t>
      </w:r>
      <w:r w:rsidRPr="00360331">
        <w:rPr>
          <w:rFonts w:ascii="Times New Roman" w:hAnsi="Times New Roman" w:cs="Times New Roman"/>
          <w:i/>
          <w:iCs/>
          <w:noProof/>
          <w:sz w:val="24"/>
          <w:szCs w:val="24"/>
        </w:rPr>
        <w:t>Guía del usuario sobre la definición del concepto de pyme</w:t>
      </w:r>
      <w:r w:rsidRPr="00360331">
        <w:rPr>
          <w:rFonts w:ascii="Times New Roman" w:hAnsi="Times New Roman" w:cs="Times New Roman"/>
          <w:noProof/>
          <w:sz w:val="24"/>
          <w:szCs w:val="24"/>
        </w:rPr>
        <w:t>. https://doi.org/10.2873/2552</w:t>
      </w:r>
    </w:p>
    <w:p w14:paraId="5BC81651"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Dai, X., Qiao, X., &amp; Song, L. (2019). Zombie firms in China’s coal mining sector: Identification, transition determinants and policy implications. </w:t>
      </w:r>
      <w:r w:rsidRPr="00360331">
        <w:rPr>
          <w:rFonts w:ascii="Times New Roman" w:hAnsi="Times New Roman" w:cs="Times New Roman"/>
          <w:i/>
          <w:iCs/>
          <w:noProof/>
          <w:sz w:val="24"/>
          <w:szCs w:val="24"/>
        </w:rPr>
        <w:t>Resources Policy</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62</w:t>
      </w:r>
      <w:r w:rsidRPr="00360331">
        <w:rPr>
          <w:rFonts w:ascii="Times New Roman" w:hAnsi="Times New Roman" w:cs="Times New Roman"/>
          <w:noProof/>
          <w:sz w:val="24"/>
          <w:szCs w:val="24"/>
        </w:rPr>
        <w:t>(November 2018), 664–673. https://doi.org/10.1016/j.resourpol.2018.11.016</w:t>
      </w:r>
    </w:p>
    <w:p w14:paraId="260D05AF"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Data Science Process Alliance. (2021). </w:t>
      </w:r>
      <w:r w:rsidRPr="00360331">
        <w:rPr>
          <w:rFonts w:ascii="Times New Roman" w:hAnsi="Times New Roman" w:cs="Times New Roman"/>
          <w:i/>
          <w:iCs/>
          <w:noProof/>
          <w:sz w:val="24"/>
          <w:szCs w:val="24"/>
        </w:rPr>
        <w:t>CRISP-DM - Data Science Process Alliance</w:t>
      </w:r>
      <w:r w:rsidRPr="00360331">
        <w:rPr>
          <w:rFonts w:ascii="Times New Roman" w:hAnsi="Times New Roman" w:cs="Times New Roman"/>
          <w:noProof/>
          <w:sz w:val="24"/>
          <w:szCs w:val="24"/>
        </w:rPr>
        <w:t>. https://www.datascience-pm.com/crisp-dm-2/</w:t>
      </w:r>
    </w:p>
    <w:p w14:paraId="5C9FBF66"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lastRenderedPageBreak/>
        <w:t xml:space="preserve">De la Garza Cárdenas, M. H., Sánchez Tovar, Y., &amp; Zerón Félix, M. (2019). Impacto de la rentabilidad y la cuota de mercado en las empresas zombis en México. </w:t>
      </w:r>
      <w:r w:rsidRPr="00360331">
        <w:rPr>
          <w:rFonts w:ascii="Times New Roman" w:hAnsi="Times New Roman" w:cs="Times New Roman"/>
          <w:i/>
          <w:iCs/>
          <w:noProof/>
          <w:sz w:val="24"/>
          <w:szCs w:val="24"/>
        </w:rPr>
        <w:t>Revista Mexicana de Economía y Finanzas</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14</w:t>
      </w:r>
      <w:r w:rsidRPr="00360331">
        <w:rPr>
          <w:rFonts w:ascii="Times New Roman" w:hAnsi="Times New Roman" w:cs="Times New Roman"/>
          <w:noProof/>
          <w:sz w:val="24"/>
          <w:szCs w:val="24"/>
        </w:rPr>
        <w:t>(4), 729–743. https://doi.org/10.21919/remef.v14i4.107</w:t>
      </w:r>
    </w:p>
    <w:p w14:paraId="777E8810"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Ding, X., Zhang, Y., Liu, T., &amp; Duan, J. (2015). Deep learning for event-driven stock prediction. </w:t>
      </w:r>
      <w:r w:rsidRPr="00360331">
        <w:rPr>
          <w:rFonts w:ascii="Times New Roman" w:hAnsi="Times New Roman" w:cs="Times New Roman"/>
          <w:i/>
          <w:iCs/>
          <w:noProof/>
          <w:sz w:val="24"/>
          <w:szCs w:val="24"/>
        </w:rPr>
        <w:t>IJCAI International Joint Conference on Artificial Intelligence</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2015</w:t>
      </w:r>
      <w:r w:rsidRPr="00360331">
        <w:rPr>
          <w:rFonts w:ascii="Times New Roman" w:hAnsi="Times New Roman" w:cs="Times New Roman"/>
          <w:noProof/>
          <w:sz w:val="24"/>
          <w:szCs w:val="24"/>
        </w:rPr>
        <w:t>-</w:t>
      </w:r>
      <w:r w:rsidRPr="00360331">
        <w:rPr>
          <w:rFonts w:ascii="Times New Roman" w:hAnsi="Times New Roman" w:cs="Times New Roman"/>
          <w:i/>
          <w:iCs/>
          <w:noProof/>
          <w:sz w:val="24"/>
          <w:szCs w:val="24"/>
        </w:rPr>
        <w:t>Janua</w:t>
      </w:r>
      <w:r w:rsidRPr="00360331">
        <w:rPr>
          <w:rFonts w:ascii="Times New Roman" w:hAnsi="Times New Roman" w:cs="Times New Roman"/>
          <w:noProof/>
          <w:sz w:val="24"/>
          <w:szCs w:val="24"/>
        </w:rPr>
        <w:t>(Ijcai), 2327–2333.</w:t>
      </w:r>
    </w:p>
    <w:p w14:paraId="4C36D01D"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Dong, X., Duan, H., Wang, T., &amp; Liu, Q. (2020). An Adaptive Weighted Bagging Ensemble Learning Model for Zombie Enterprise Identification. </w:t>
      </w:r>
      <w:r w:rsidRPr="00360331">
        <w:rPr>
          <w:rFonts w:ascii="Times New Roman" w:hAnsi="Times New Roman" w:cs="Times New Roman"/>
          <w:i/>
          <w:iCs/>
          <w:noProof/>
          <w:sz w:val="24"/>
          <w:szCs w:val="24"/>
        </w:rPr>
        <w:t>ICEIEC 2020 - Proceedings of 2020 IEEE 10th International Conference on Electronics Information and Emergency Communication</w:t>
      </w:r>
      <w:r w:rsidRPr="00360331">
        <w:rPr>
          <w:rFonts w:ascii="Times New Roman" w:hAnsi="Times New Roman" w:cs="Times New Roman"/>
          <w:noProof/>
          <w:sz w:val="24"/>
          <w:szCs w:val="24"/>
        </w:rPr>
        <w:t>, 273–276. https://doi.org/10.1109/ICEIEC49280.2020.9152215</w:t>
      </w:r>
    </w:p>
    <w:p w14:paraId="6DDABD94"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Du, W., &amp; Li, M. (2019). Can environmental regulation promote the governance of excess capacity in China’s energy sector? The market exit of zombie enterprises. </w:t>
      </w:r>
      <w:r w:rsidRPr="00360331">
        <w:rPr>
          <w:rFonts w:ascii="Times New Roman" w:hAnsi="Times New Roman" w:cs="Times New Roman"/>
          <w:i/>
          <w:iCs/>
          <w:noProof/>
          <w:sz w:val="24"/>
          <w:szCs w:val="24"/>
        </w:rPr>
        <w:t>Journal of Cleaner Production</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207</w:t>
      </w:r>
      <w:r w:rsidRPr="00360331">
        <w:rPr>
          <w:rFonts w:ascii="Times New Roman" w:hAnsi="Times New Roman" w:cs="Times New Roman"/>
          <w:noProof/>
          <w:sz w:val="24"/>
          <w:szCs w:val="24"/>
        </w:rPr>
        <w:t>, 306–316. https://doi.org/10.1016/j.jclepro.2018.09.267</w:t>
      </w:r>
    </w:p>
    <w:p w14:paraId="7BA7B6D2"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El Ghoul, S., Fu, Z., &amp; Guedhami, O. (2021). Zombie firms: Prevalence, determinants, and corporate policies. </w:t>
      </w:r>
      <w:r w:rsidRPr="00360331">
        <w:rPr>
          <w:rFonts w:ascii="Times New Roman" w:hAnsi="Times New Roman" w:cs="Times New Roman"/>
          <w:i/>
          <w:iCs/>
          <w:noProof/>
          <w:sz w:val="24"/>
          <w:szCs w:val="24"/>
        </w:rPr>
        <w:t>Finance Research Letters</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41</w:t>
      </w:r>
      <w:r w:rsidRPr="00360331">
        <w:rPr>
          <w:rFonts w:ascii="Times New Roman" w:hAnsi="Times New Roman" w:cs="Times New Roman"/>
          <w:noProof/>
          <w:sz w:val="24"/>
          <w:szCs w:val="24"/>
        </w:rPr>
        <w:t>(December 2020), 101876. https://doi.org/10.1016/j.frl.2020.101876</w:t>
      </w:r>
    </w:p>
    <w:p w14:paraId="6C1D9165"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Elsevier. (2021). </w:t>
      </w:r>
      <w:r w:rsidRPr="00360331">
        <w:rPr>
          <w:rFonts w:ascii="Times New Roman" w:hAnsi="Times New Roman" w:cs="Times New Roman"/>
          <w:i/>
          <w:iCs/>
          <w:noProof/>
          <w:sz w:val="24"/>
          <w:szCs w:val="24"/>
        </w:rPr>
        <w:t>Scopus | La mayor base de datos de bibliografía revisada por pares</w:t>
      </w:r>
      <w:r w:rsidRPr="00360331">
        <w:rPr>
          <w:rFonts w:ascii="Times New Roman" w:hAnsi="Times New Roman" w:cs="Times New Roman"/>
          <w:noProof/>
          <w:sz w:val="24"/>
          <w:szCs w:val="24"/>
        </w:rPr>
        <w:t>. https://www.elsevier.com/es-es/solutions/scopus</w:t>
      </w:r>
    </w:p>
    <w:p w14:paraId="455FBA50"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Emmert-Streib, F., Yang, Z., Feng, H., Tripathi, S., &amp; Dehmer, M. (2020). An Introductory Review of Deep Learning for Prediction Models With Big Data. </w:t>
      </w:r>
      <w:r w:rsidRPr="00360331">
        <w:rPr>
          <w:rFonts w:ascii="Times New Roman" w:hAnsi="Times New Roman" w:cs="Times New Roman"/>
          <w:i/>
          <w:iCs/>
          <w:noProof/>
          <w:sz w:val="24"/>
          <w:szCs w:val="24"/>
        </w:rPr>
        <w:t>Frontiers in Artificial Intelligence</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3</w:t>
      </w:r>
      <w:r w:rsidRPr="00360331">
        <w:rPr>
          <w:rFonts w:ascii="Times New Roman" w:hAnsi="Times New Roman" w:cs="Times New Roman"/>
          <w:noProof/>
          <w:sz w:val="24"/>
          <w:szCs w:val="24"/>
        </w:rPr>
        <w:t>(February), 1–23. https://doi.org/10.3389/frai.2020.00004</w:t>
      </w:r>
    </w:p>
    <w:p w14:paraId="047B7B30"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Fang, J., Gozgor, G., Lau, C. K. M., Wu, W., &amp; Yan, C. (2020). Listed zombie firms and top executive gender: Evidence from an emerging market. </w:t>
      </w:r>
      <w:r w:rsidRPr="00360331">
        <w:rPr>
          <w:rFonts w:ascii="Times New Roman" w:hAnsi="Times New Roman" w:cs="Times New Roman"/>
          <w:i/>
          <w:iCs/>
          <w:noProof/>
          <w:sz w:val="24"/>
          <w:szCs w:val="24"/>
        </w:rPr>
        <w:t>Pacific Basin Finance Journal</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62</w:t>
      </w:r>
      <w:r w:rsidRPr="00360331">
        <w:rPr>
          <w:rFonts w:ascii="Times New Roman" w:hAnsi="Times New Roman" w:cs="Times New Roman"/>
          <w:noProof/>
          <w:sz w:val="24"/>
          <w:szCs w:val="24"/>
        </w:rPr>
        <w:t>(February), 1–17. https://doi.org/10.1016/j.pacfin.2020.101357</w:t>
      </w:r>
    </w:p>
    <w:p w14:paraId="1031980A"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FEET. (2021). </w:t>
      </w:r>
      <w:r w:rsidRPr="00360331">
        <w:rPr>
          <w:rFonts w:ascii="Times New Roman" w:hAnsi="Times New Roman" w:cs="Times New Roman"/>
          <w:i/>
          <w:iCs/>
          <w:noProof/>
          <w:sz w:val="24"/>
          <w:szCs w:val="24"/>
        </w:rPr>
        <w:t>FEET | GADE-Objetivos y competencias del título</w:t>
      </w:r>
      <w:r w:rsidRPr="00360331">
        <w:rPr>
          <w:rFonts w:ascii="Times New Roman" w:hAnsi="Times New Roman" w:cs="Times New Roman"/>
          <w:noProof/>
          <w:sz w:val="24"/>
          <w:szCs w:val="24"/>
        </w:rPr>
        <w:t>. https://feet.ulpgc.es/content/gade-objetivos-y-competencias-del-titulo</w:t>
      </w:r>
    </w:p>
    <w:p w14:paraId="59A26291"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Fernández Fernández, E. E. (2018, March 26). </w:t>
      </w:r>
      <w:r w:rsidRPr="00360331">
        <w:rPr>
          <w:rFonts w:ascii="Times New Roman" w:hAnsi="Times New Roman" w:cs="Times New Roman"/>
          <w:i/>
          <w:iCs/>
          <w:noProof/>
          <w:sz w:val="24"/>
          <w:szCs w:val="24"/>
        </w:rPr>
        <w:t>¿Qué es el Trading?. Marzo 26. 4 minutos de lectura | by Efraín Enrique Fernández Fernández | Medium</w:t>
      </w:r>
      <w:r w:rsidRPr="00360331">
        <w:rPr>
          <w:rFonts w:ascii="Times New Roman" w:hAnsi="Times New Roman" w:cs="Times New Roman"/>
          <w:noProof/>
          <w:sz w:val="24"/>
          <w:szCs w:val="24"/>
        </w:rPr>
        <w:t>. https://medium.com/@efrainenriquefernandez/qué-es-el-trading-2d7815efc48a</w:t>
      </w:r>
    </w:p>
    <w:p w14:paraId="45AC3196"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lastRenderedPageBreak/>
        <w:t xml:space="preserve">Fu, X., Qi, J., Zou, L., &amp; Hou, Y. (2019). Analysis on evolution model of zombie company under the absence of bank data. </w:t>
      </w:r>
      <w:r w:rsidRPr="00360331">
        <w:rPr>
          <w:rFonts w:ascii="Times New Roman" w:hAnsi="Times New Roman" w:cs="Times New Roman"/>
          <w:i/>
          <w:iCs/>
          <w:noProof/>
          <w:sz w:val="24"/>
          <w:szCs w:val="24"/>
        </w:rPr>
        <w:t>Proceedings of the Annual Hawaii International Conference on System Sciences</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2019</w:t>
      </w:r>
      <w:r w:rsidRPr="00360331">
        <w:rPr>
          <w:rFonts w:ascii="Times New Roman" w:hAnsi="Times New Roman" w:cs="Times New Roman"/>
          <w:noProof/>
          <w:sz w:val="24"/>
          <w:szCs w:val="24"/>
        </w:rPr>
        <w:t>-</w:t>
      </w:r>
      <w:r w:rsidRPr="00360331">
        <w:rPr>
          <w:rFonts w:ascii="Times New Roman" w:hAnsi="Times New Roman" w:cs="Times New Roman"/>
          <w:i/>
          <w:iCs/>
          <w:noProof/>
          <w:sz w:val="24"/>
          <w:szCs w:val="24"/>
        </w:rPr>
        <w:t>Janua</w:t>
      </w:r>
      <w:r w:rsidRPr="00360331">
        <w:rPr>
          <w:rFonts w:ascii="Times New Roman" w:hAnsi="Times New Roman" w:cs="Times New Roman"/>
          <w:noProof/>
          <w:sz w:val="24"/>
          <w:szCs w:val="24"/>
        </w:rPr>
        <w:t>, 1323–1329. https://doi.org/10.24251/hicss.2019.161</w:t>
      </w:r>
    </w:p>
    <w:p w14:paraId="79F72A52"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Fukuda, S. ichi, &amp; Nakamura, J. ichi. (2011). Why did “zombie” firms recover in Japan? </w:t>
      </w:r>
      <w:r w:rsidRPr="00360331">
        <w:rPr>
          <w:rFonts w:ascii="Times New Roman" w:hAnsi="Times New Roman" w:cs="Times New Roman"/>
          <w:i/>
          <w:iCs/>
          <w:noProof/>
          <w:sz w:val="24"/>
          <w:szCs w:val="24"/>
        </w:rPr>
        <w:t>World Economy</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34</w:t>
      </w:r>
      <w:r w:rsidRPr="00360331">
        <w:rPr>
          <w:rFonts w:ascii="Times New Roman" w:hAnsi="Times New Roman" w:cs="Times New Roman"/>
          <w:noProof/>
          <w:sz w:val="24"/>
          <w:szCs w:val="24"/>
        </w:rPr>
        <w:t>(7), 1124–1137. https://doi.org/10.1111/j.1467-9701.2011.01368.x</w:t>
      </w:r>
    </w:p>
    <w:p w14:paraId="1A1F7C09"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García-Olalla Olivera, O. (2019, September 16). </w:t>
      </w:r>
      <w:r w:rsidRPr="00360331">
        <w:rPr>
          <w:rFonts w:ascii="Times New Roman" w:hAnsi="Times New Roman" w:cs="Times New Roman"/>
          <w:i/>
          <w:iCs/>
          <w:noProof/>
          <w:sz w:val="24"/>
          <w:szCs w:val="24"/>
        </w:rPr>
        <w:t>Redes Neuronales artificiales: Qué son y cómo se entrenan | Xeridia</w:t>
      </w:r>
      <w:r w:rsidRPr="00360331">
        <w:rPr>
          <w:rFonts w:ascii="Times New Roman" w:hAnsi="Times New Roman" w:cs="Times New Roman"/>
          <w:noProof/>
          <w:sz w:val="24"/>
          <w:szCs w:val="24"/>
        </w:rPr>
        <w:t>. https://www.xeridia.com/blog/redes-neuronales-artificiales-que-son-y-como-se-entrenan-parte-i</w:t>
      </w:r>
    </w:p>
    <w:p w14:paraId="44E61CA4"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Geng, Y., Liu, W., &amp; Wu, Y. (2021). How do zombie firms affect China’s industrial upgrading? </w:t>
      </w:r>
      <w:r w:rsidRPr="00360331">
        <w:rPr>
          <w:rFonts w:ascii="Times New Roman" w:hAnsi="Times New Roman" w:cs="Times New Roman"/>
          <w:i/>
          <w:iCs/>
          <w:noProof/>
          <w:sz w:val="24"/>
          <w:szCs w:val="24"/>
        </w:rPr>
        <w:t>Economic Modelling</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97</w:t>
      </w:r>
      <w:r w:rsidRPr="00360331">
        <w:rPr>
          <w:rFonts w:ascii="Times New Roman" w:hAnsi="Times New Roman" w:cs="Times New Roman"/>
          <w:noProof/>
          <w:sz w:val="24"/>
          <w:szCs w:val="24"/>
        </w:rPr>
        <w:t>(January), 79–94. https://doi.org/10.1016/j.econmod.2021.01.010</w:t>
      </w:r>
    </w:p>
    <w:p w14:paraId="4AE5A255"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GOBIERNO DE ESPAÑA. (2021a, April 28). </w:t>
      </w:r>
      <w:r w:rsidRPr="00360331">
        <w:rPr>
          <w:rFonts w:ascii="Times New Roman" w:hAnsi="Times New Roman" w:cs="Times New Roman"/>
          <w:i/>
          <w:iCs/>
          <w:noProof/>
          <w:sz w:val="24"/>
          <w:szCs w:val="24"/>
        </w:rPr>
        <w:t>BOE.es - BOE-A-2010-10544 Real Decreto Legislativo 1/2010, de 2 de julio, por el que se aprueba el texto refundido de la Ley de Sociedades de Capital.</w:t>
      </w:r>
      <w:r w:rsidRPr="00360331">
        <w:rPr>
          <w:rFonts w:ascii="Times New Roman" w:hAnsi="Times New Roman" w:cs="Times New Roman"/>
          <w:noProof/>
          <w:sz w:val="24"/>
          <w:szCs w:val="24"/>
        </w:rPr>
        <w:t xml:space="preserve"> https://www.boe.es/buscar/act.php?id=BOE-A-2010-10544</w:t>
      </w:r>
    </w:p>
    <w:p w14:paraId="66918027"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GOBIERNO DE ESPAÑA. (2021b, November 3). </w:t>
      </w:r>
      <w:r w:rsidRPr="00360331">
        <w:rPr>
          <w:rFonts w:ascii="Times New Roman" w:hAnsi="Times New Roman" w:cs="Times New Roman"/>
          <w:i/>
          <w:iCs/>
          <w:noProof/>
          <w:sz w:val="24"/>
          <w:szCs w:val="24"/>
        </w:rPr>
        <w:t>BOE.es - BOE-A-1996-8930 Real Decreto Legislativo 1/1996, de 12 de abril, por el que se aprueba el texto refundido de la Ley de Propiedad Intelectual, regularizando, aclarando y armonizando las disposiciones legales vigentes sobre la materia.</w:t>
      </w:r>
      <w:r w:rsidRPr="00360331">
        <w:rPr>
          <w:rFonts w:ascii="Times New Roman" w:hAnsi="Times New Roman" w:cs="Times New Roman"/>
          <w:noProof/>
          <w:sz w:val="24"/>
          <w:szCs w:val="24"/>
        </w:rPr>
        <w:t xml:space="preserve"> https://www.boe.es/buscar/act.php?id=BOE-A-1996-8930</w:t>
      </w:r>
    </w:p>
    <w:p w14:paraId="76EE39DF"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Gómez-García, J., Palarea-Albaladejo, J., &amp; Martín-Fernández, J. A. (2006). Métodos de inferencia estadística con datos faltantes. Estudio de simulación sobre los efectos en las estimaciones. </w:t>
      </w:r>
      <w:r w:rsidRPr="00360331">
        <w:rPr>
          <w:rFonts w:ascii="Times New Roman" w:hAnsi="Times New Roman" w:cs="Times New Roman"/>
          <w:i/>
          <w:iCs/>
          <w:noProof/>
          <w:sz w:val="24"/>
          <w:szCs w:val="24"/>
        </w:rPr>
        <w:t>Estadística Española</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48</w:t>
      </w:r>
      <w:r w:rsidRPr="00360331">
        <w:rPr>
          <w:rFonts w:ascii="Times New Roman" w:hAnsi="Times New Roman" w:cs="Times New Roman"/>
          <w:noProof/>
          <w:sz w:val="24"/>
          <w:szCs w:val="24"/>
        </w:rPr>
        <w:t>, 241–270.</w:t>
      </w:r>
    </w:p>
    <w:p w14:paraId="2C2F1AD2"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González, J. C. (2017, November 20). </w:t>
      </w:r>
      <w:r w:rsidRPr="00360331">
        <w:rPr>
          <w:rFonts w:ascii="Times New Roman" w:hAnsi="Times New Roman" w:cs="Times New Roman"/>
          <w:i/>
          <w:iCs/>
          <w:noProof/>
          <w:sz w:val="24"/>
          <w:szCs w:val="24"/>
        </w:rPr>
        <w:t>Use of convolutional neural network for image classification | Blog</w:t>
      </w:r>
      <w:r w:rsidRPr="00360331">
        <w:rPr>
          <w:rFonts w:ascii="Times New Roman" w:hAnsi="Times New Roman" w:cs="Times New Roman"/>
          <w:noProof/>
          <w:sz w:val="24"/>
          <w:szCs w:val="24"/>
        </w:rPr>
        <w:t>. https://www.apsl.net/blog/2017/11/20/use-convolutional-neural-network-image-classification/</w:t>
      </w:r>
    </w:p>
    <w:p w14:paraId="2624B90A"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Goto, Y., &amp; Wilbur, S. (2019). Unfinished business: Zombie firms among SME in Japan’s lost decades. </w:t>
      </w:r>
      <w:r w:rsidRPr="00360331">
        <w:rPr>
          <w:rFonts w:ascii="Times New Roman" w:hAnsi="Times New Roman" w:cs="Times New Roman"/>
          <w:i/>
          <w:iCs/>
          <w:noProof/>
          <w:sz w:val="24"/>
          <w:szCs w:val="24"/>
        </w:rPr>
        <w:t>Japan and the World Economy</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49</w:t>
      </w:r>
      <w:r w:rsidRPr="00360331">
        <w:rPr>
          <w:rFonts w:ascii="Times New Roman" w:hAnsi="Times New Roman" w:cs="Times New Roman"/>
          <w:noProof/>
          <w:sz w:val="24"/>
          <w:szCs w:val="24"/>
        </w:rPr>
        <w:t>(December 2017), 105–112. https://doi.org/10.1016/j.japwor.2018.09.007</w:t>
      </w:r>
    </w:p>
    <w:p w14:paraId="69DB8ACC"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Guerra Artal, C. (2021). </w:t>
      </w:r>
      <w:r w:rsidRPr="00360331">
        <w:rPr>
          <w:rFonts w:ascii="Times New Roman" w:hAnsi="Times New Roman" w:cs="Times New Roman"/>
          <w:i/>
          <w:iCs/>
          <w:noProof/>
          <w:sz w:val="24"/>
          <w:szCs w:val="24"/>
        </w:rPr>
        <w:t>Jupyter Notebook Viewer</w:t>
      </w:r>
      <w:r w:rsidRPr="00360331">
        <w:rPr>
          <w:rFonts w:ascii="Times New Roman" w:hAnsi="Times New Roman" w:cs="Times New Roman"/>
          <w:noProof/>
          <w:sz w:val="24"/>
          <w:szCs w:val="24"/>
        </w:rPr>
        <w:t xml:space="preserve">. </w:t>
      </w:r>
      <w:r w:rsidRPr="00360331">
        <w:rPr>
          <w:rFonts w:ascii="Times New Roman" w:hAnsi="Times New Roman" w:cs="Times New Roman"/>
          <w:noProof/>
          <w:sz w:val="24"/>
          <w:szCs w:val="24"/>
        </w:rPr>
        <w:lastRenderedPageBreak/>
        <w:t>https://nbviewer.org/url/cayetanoguerra.github.io/ia/nbpy/redneuronal6.ipynb</w:t>
      </w:r>
    </w:p>
    <w:p w14:paraId="2668AFF8"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Gunduz, H., Yaslan, Y., &amp; Cataltepe, Z. (2017). Intraday prediction of Borsa Istanbul using convolutional neural networks and feature correlations. </w:t>
      </w:r>
      <w:r w:rsidRPr="00360331">
        <w:rPr>
          <w:rFonts w:ascii="Times New Roman" w:hAnsi="Times New Roman" w:cs="Times New Roman"/>
          <w:i/>
          <w:iCs/>
          <w:noProof/>
          <w:sz w:val="24"/>
          <w:szCs w:val="24"/>
        </w:rPr>
        <w:t>Knowledge-Based Systems</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137</w:t>
      </w:r>
      <w:r w:rsidRPr="00360331">
        <w:rPr>
          <w:rFonts w:ascii="Times New Roman" w:hAnsi="Times New Roman" w:cs="Times New Roman"/>
          <w:noProof/>
          <w:sz w:val="24"/>
          <w:szCs w:val="24"/>
        </w:rPr>
        <w:t>, 138–148. https://doi.org/10.1016/j.knosys.2017.09.023</w:t>
      </w:r>
    </w:p>
    <w:p w14:paraId="19337A3D"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Han, S., Li, G., Lubrano, M., &amp; Xun, Z. (2020). Lie of the weak: Inconsistent corporate social responsibility activities of Chinese zombie firms. </w:t>
      </w:r>
      <w:r w:rsidRPr="00360331">
        <w:rPr>
          <w:rFonts w:ascii="Times New Roman" w:hAnsi="Times New Roman" w:cs="Times New Roman"/>
          <w:i/>
          <w:iCs/>
          <w:noProof/>
          <w:sz w:val="24"/>
          <w:szCs w:val="24"/>
        </w:rPr>
        <w:t>Journal of Cleaner Production</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253</w:t>
      </w:r>
      <w:r w:rsidRPr="00360331">
        <w:rPr>
          <w:rFonts w:ascii="Times New Roman" w:hAnsi="Times New Roman" w:cs="Times New Roman"/>
          <w:noProof/>
          <w:sz w:val="24"/>
          <w:szCs w:val="24"/>
        </w:rPr>
        <w:t>, 119858. https://doi.org/10.1016/j.jclepro.2019.119858</w:t>
      </w:r>
    </w:p>
    <w:p w14:paraId="66E53207"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Han, S., You, W., &amp; Nan, S. (2019). Zombie firms, external support and corporate environmental responsibility: Evidence from China. </w:t>
      </w:r>
      <w:r w:rsidRPr="00360331">
        <w:rPr>
          <w:rFonts w:ascii="Times New Roman" w:hAnsi="Times New Roman" w:cs="Times New Roman"/>
          <w:i/>
          <w:iCs/>
          <w:noProof/>
          <w:sz w:val="24"/>
          <w:szCs w:val="24"/>
        </w:rPr>
        <w:t>Journal of Cleaner Production</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212</w:t>
      </w:r>
      <w:r w:rsidRPr="00360331">
        <w:rPr>
          <w:rFonts w:ascii="Times New Roman" w:hAnsi="Times New Roman" w:cs="Times New Roman"/>
          <w:noProof/>
          <w:sz w:val="24"/>
          <w:szCs w:val="24"/>
        </w:rPr>
        <w:t>, 1499–1517. https://doi.org/10.1016/j.jclepro.2018.12.136</w:t>
      </w:r>
    </w:p>
    <w:p w14:paraId="01BD1568"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He, Q., Li, X., &amp; Zhu, W. (2020). Political connection and the walking dead: Evidence from China’s privately owned firms. </w:t>
      </w:r>
      <w:r w:rsidRPr="00360331">
        <w:rPr>
          <w:rFonts w:ascii="Times New Roman" w:hAnsi="Times New Roman" w:cs="Times New Roman"/>
          <w:i/>
          <w:iCs/>
          <w:noProof/>
          <w:sz w:val="24"/>
          <w:szCs w:val="24"/>
        </w:rPr>
        <w:t>International Review of Economics and Finance</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69</w:t>
      </w:r>
      <w:r w:rsidRPr="00360331">
        <w:rPr>
          <w:rFonts w:ascii="Times New Roman" w:hAnsi="Times New Roman" w:cs="Times New Roman"/>
          <w:noProof/>
          <w:sz w:val="24"/>
          <w:szCs w:val="24"/>
        </w:rPr>
        <w:t>(December 2018), 1056–1070. https://doi.org/10.1016/j.iref.2018.12.007</w:t>
      </w:r>
    </w:p>
    <w:p w14:paraId="4DEAE89C"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Hosaka, T. (2019). Bankruptcy prediction using imaged financial ratios and convolutional neural networks. </w:t>
      </w:r>
      <w:r w:rsidRPr="00360331">
        <w:rPr>
          <w:rFonts w:ascii="Times New Roman" w:hAnsi="Times New Roman" w:cs="Times New Roman"/>
          <w:i/>
          <w:iCs/>
          <w:noProof/>
          <w:sz w:val="24"/>
          <w:szCs w:val="24"/>
        </w:rPr>
        <w:t>Expert Systems with Applications</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117</w:t>
      </w:r>
      <w:r w:rsidRPr="00360331">
        <w:rPr>
          <w:rFonts w:ascii="Times New Roman" w:hAnsi="Times New Roman" w:cs="Times New Roman"/>
          <w:noProof/>
          <w:sz w:val="24"/>
          <w:szCs w:val="24"/>
        </w:rPr>
        <w:t>, 287–299. https://doi.org/10.1016/j.eswa.2018.09.039</w:t>
      </w:r>
    </w:p>
    <w:p w14:paraId="47EA7A7F"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Hoshi, T. (2006). Economics of the living dead. </w:t>
      </w:r>
      <w:r w:rsidRPr="00360331">
        <w:rPr>
          <w:rFonts w:ascii="Times New Roman" w:hAnsi="Times New Roman" w:cs="Times New Roman"/>
          <w:i/>
          <w:iCs/>
          <w:noProof/>
          <w:sz w:val="24"/>
          <w:szCs w:val="24"/>
        </w:rPr>
        <w:t>Japanese Economic Review</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57</w:t>
      </w:r>
      <w:r w:rsidRPr="00360331">
        <w:rPr>
          <w:rFonts w:ascii="Times New Roman" w:hAnsi="Times New Roman" w:cs="Times New Roman"/>
          <w:noProof/>
          <w:sz w:val="24"/>
          <w:szCs w:val="24"/>
        </w:rPr>
        <w:t>(1), 30–49. https://doi.org/10.1111/j.1468-5876.2006.00354.x</w:t>
      </w:r>
    </w:p>
    <w:p w14:paraId="096A321B"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IBERDROLA. (2020). </w:t>
      </w:r>
      <w:r w:rsidRPr="00360331">
        <w:rPr>
          <w:rFonts w:ascii="Times New Roman" w:hAnsi="Times New Roman" w:cs="Times New Roman"/>
          <w:i/>
          <w:iCs/>
          <w:noProof/>
          <w:sz w:val="24"/>
          <w:szCs w:val="24"/>
        </w:rPr>
        <w:t>¿ Qué es el deep learning y por qué es clave para la inteligencia artificial ?</w:t>
      </w:r>
      <w:r w:rsidRPr="00360331">
        <w:rPr>
          <w:rFonts w:ascii="Times New Roman" w:hAnsi="Times New Roman" w:cs="Times New Roman"/>
          <w:noProof/>
          <w:sz w:val="24"/>
          <w:szCs w:val="24"/>
        </w:rPr>
        <w:t xml:space="preserve"> 1–6. https://www.iberdrola.com/innovacion/deep-learning</w:t>
      </w:r>
    </w:p>
    <w:p w14:paraId="4A10F2BA"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Ignacio Bagnato, J. (2018, November 29). </w:t>
      </w:r>
      <w:r w:rsidRPr="00360331">
        <w:rPr>
          <w:rFonts w:ascii="Times New Roman" w:hAnsi="Times New Roman" w:cs="Times New Roman"/>
          <w:i/>
          <w:iCs/>
          <w:noProof/>
          <w:sz w:val="24"/>
          <w:szCs w:val="24"/>
        </w:rPr>
        <w:t>Convolutional Neural Networks: La Teoría explicada en Español | Aprende Machine Learning</w:t>
      </w:r>
      <w:r w:rsidRPr="00360331">
        <w:rPr>
          <w:rFonts w:ascii="Times New Roman" w:hAnsi="Times New Roman" w:cs="Times New Roman"/>
          <w:noProof/>
          <w:sz w:val="24"/>
          <w:szCs w:val="24"/>
        </w:rPr>
        <w:t>. https://www.aprendemachinelearning.com/como-funcionan-las-convolutional-neural-networks-vision-por-ordenador/</w:t>
      </w:r>
    </w:p>
    <w:p w14:paraId="073C96E6"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Ignacio Bagnato, J. (2019, May 16). </w:t>
      </w:r>
      <w:r w:rsidRPr="00360331">
        <w:rPr>
          <w:rFonts w:ascii="Times New Roman" w:hAnsi="Times New Roman" w:cs="Times New Roman"/>
          <w:i/>
          <w:iCs/>
          <w:noProof/>
          <w:sz w:val="24"/>
          <w:szCs w:val="24"/>
        </w:rPr>
        <w:t>Clasificación con datos desbalanceados | Aprende Machine Learning</w:t>
      </w:r>
      <w:r w:rsidRPr="00360331">
        <w:rPr>
          <w:rFonts w:ascii="Times New Roman" w:hAnsi="Times New Roman" w:cs="Times New Roman"/>
          <w:noProof/>
          <w:sz w:val="24"/>
          <w:szCs w:val="24"/>
        </w:rPr>
        <w:t>. https://www.aprendemachinelearning.com/clasificacion-con-datos-desbalanceados/</w:t>
      </w:r>
    </w:p>
    <w:p w14:paraId="3A75BA6A"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Imai, K. (2016). A panel study of zombie SMEs in Japan: Identification, borrowing and investment behavior. </w:t>
      </w:r>
      <w:r w:rsidRPr="00360331">
        <w:rPr>
          <w:rFonts w:ascii="Times New Roman" w:hAnsi="Times New Roman" w:cs="Times New Roman"/>
          <w:i/>
          <w:iCs/>
          <w:noProof/>
          <w:sz w:val="24"/>
          <w:szCs w:val="24"/>
        </w:rPr>
        <w:t>Journal of the Japanese and International Economies</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39</w:t>
      </w:r>
      <w:r w:rsidRPr="00360331">
        <w:rPr>
          <w:rFonts w:ascii="Times New Roman" w:hAnsi="Times New Roman" w:cs="Times New Roman"/>
          <w:noProof/>
          <w:sz w:val="24"/>
          <w:szCs w:val="24"/>
        </w:rPr>
        <w:t xml:space="preserve">, 91–107. </w:t>
      </w:r>
      <w:r w:rsidRPr="00360331">
        <w:rPr>
          <w:rFonts w:ascii="Times New Roman" w:hAnsi="Times New Roman" w:cs="Times New Roman"/>
          <w:noProof/>
          <w:sz w:val="24"/>
          <w:szCs w:val="24"/>
        </w:rPr>
        <w:lastRenderedPageBreak/>
        <w:t>https://doi.org/10.1016/j.jjie.2015.12.001</w:t>
      </w:r>
    </w:p>
    <w:p w14:paraId="517D4B93"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INFORMA. (2021). </w:t>
      </w:r>
      <w:r w:rsidRPr="00360331">
        <w:rPr>
          <w:rFonts w:ascii="Times New Roman" w:hAnsi="Times New Roman" w:cs="Times New Roman"/>
          <w:i/>
          <w:iCs/>
          <w:noProof/>
          <w:sz w:val="24"/>
          <w:szCs w:val="24"/>
        </w:rPr>
        <w:t>SABI: Análisis de Balances de Empresas - Informa D&amp;B</w:t>
      </w:r>
      <w:r w:rsidRPr="00360331">
        <w:rPr>
          <w:rFonts w:ascii="Times New Roman" w:hAnsi="Times New Roman" w:cs="Times New Roman"/>
          <w:noProof/>
          <w:sz w:val="24"/>
          <w:szCs w:val="24"/>
        </w:rPr>
        <w:t>. https://www.informa.es/riesgo-empresarial/sabi</w:t>
      </w:r>
    </w:p>
    <w:p w14:paraId="4EC922CA"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Jiang, X., Li, S., &amp; Song, X. (2017). The mystery of zombie enterprises – “stiff but deathless.” </w:t>
      </w:r>
      <w:r w:rsidRPr="00360331">
        <w:rPr>
          <w:rFonts w:ascii="Times New Roman" w:hAnsi="Times New Roman" w:cs="Times New Roman"/>
          <w:i/>
          <w:iCs/>
          <w:noProof/>
          <w:sz w:val="24"/>
          <w:szCs w:val="24"/>
        </w:rPr>
        <w:t>China Journal of Accounting Research</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10</w:t>
      </w:r>
      <w:r w:rsidRPr="00360331">
        <w:rPr>
          <w:rFonts w:ascii="Times New Roman" w:hAnsi="Times New Roman" w:cs="Times New Roman"/>
          <w:noProof/>
          <w:sz w:val="24"/>
          <w:szCs w:val="24"/>
        </w:rPr>
        <w:t>(4), 341–357. https://doi.org/10.1016/j.cjar.2017.08.001</w:t>
      </w:r>
    </w:p>
    <w:p w14:paraId="154877CD"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Juan Pérez, J., &amp; Cantero, L. (2021, March 30). </w:t>
      </w:r>
      <w:r w:rsidRPr="00360331">
        <w:rPr>
          <w:rFonts w:ascii="Times New Roman" w:hAnsi="Times New Roman" w:cs="Times New Roman"/>
          <w:i/>
          <w:iCs/>
          <w:noProof/>
          <w:sz w:val="24"/>
          <w:szCs w:val="24"/>
        </w:rPr>
        <w:t>Qué es la Inteligencia Artificial - BLOG - IA SOLVER</w:t>
      </w:r>
      <w:r w:rsidRPr="00360331">
        <w:rPr>
          <w:rFonts w:ascii="Times New Roman" w:hAnsi="Times New Roman" w:cs="Times New Roman"/>
          <w:noProof/>
          <w:sz w:val="24"/>
          <w:szCs w:val="24"/>
        </w:rPr>
        <w:t>. https://iasolver.es/que-es-la-inteligencia-artificial/</w:t>
      </w:r>
    </w:p>
    <w:p w14:paraId="1828B3D7"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jupyter. (2021, December 11). </w:t>
      </w:r>
      <w:r w:rsidRPr="00360331">
        <w:rPr>
          <w:rFonts w:ascii="Times New Roman" w:hAnsi="Times New Roman" w:cs="Times New Roman"/>
          <w:i/>
          <w:iCs/>
          <w:noProof/>
          <w:sz w:val="24"/>
          <w:szCs w:val="24"/>
        </w:rPr>
        <w:t>Project Jupyter | Home</w:t>
      </w:r>
      <w:r w:rsidRPr="00360331">
        <w:rPr>
          <w:rFonts w:ascii="Times New Roman" w:hAnsi="Times New Roman" w:cs="Times New Roman"/>
          <w:noProof/>
          <w:sz w:val="24"/>
          <w:szCs w:val="24"/>
        </w:rPr>
        <w:t>. https://jupyter.org/</w:t>
      </w:r>
    </w:p>
    <w:p w14:paraId="6C87F3B4"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kaggle. (2022). </w:t>
      </w:r>
      <w:r w:rsidRPr="00360331">
        <w:rPr>
          <w:rFonts w:ascii="Times New Roman" w:hAnsi="Times New Roman" w:cs="Times New Roman"/>
          <w:i/>
          <w:iCs/>
          <w:noProof/>
          <w:sz w:val="24"/>
          <w:szCs w:val="24"/>
        </w:rPr>
        <w:t>Kaggle: Your Home for Data Science</w:t>
      </w:r>
      <w:r w:rsidRPr="00360331">
        <w:rPr>
          <w:rFonts w:ascii="Times New Roman" w:hAnsi="Times New Roman" w:cs="Times New Roman"/>
          <w:noProof/>
          <w:sz w:val="24"/>
          <w:szCs w:val="24"/>
        </w:rPr>
        <w:t>. https://www.kaggle.com/</w:t>
      </w:r>
    </w:p>
    <w:p w14:paraId="369D2DDD"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KANE, E. J. (1987). DANGERS OF CAPITAL FORBEARANCE: THE CASE OF THE FSLIC AND “ZOMBIE” S&amp;Ls. </w:t>
      </w:r>
      <w:r w:rsidRPr="00360331">
        <w:rPr>
          <w:rFonts w:ascii="Times New Roman" w:hAnsi="Times New Roman" w:cs="Times New Roman"/>
          <w:i/>
          <w:iCs/>
          <w:noProof/>
          <w:sz w:val="24"/>
          <w:szCs w:val="24"/>
        </w:rPr>
        <w:t>Contemporary Economic Policy</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5</w:t>
      </w:r>
      <w:r w:rsidRPr="00360331">
        <w:rPr>
          <w:rFonts w:ascii="Times New Roman" w:hAnsi="Times New Roman" w:cs="Times New Roman"/>
          <w:noProof/>
          <w:sz w:val="24"/>
          <w:szCs w:val="24"/>
        </w:rPr>
        <w:t>(1), 77–83. https://doi.org/10.1111/j.1465-7287.1987.tb00247.x</w:t>
      </w:r>
    </w:p>
    <w:p w14:paraId="46F5394C"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Kang, H. (2013). The prevention and handling of the missing data. </w:t>
      </w:r>
      <w:r w:rsidRPr="00360331">
        <w:rPr>
          <w:rFonts w:ascii="Times New Roman" w:hAnsi="Times New Roman" w:cs="Times New Roman"/>
          <w:i/>
          <w:iCs/>
          <w:noProof/>
          <w:sz w:val="24"/>
          <w:szCs w:val="24"/>
        </w:rPr>
        <w:t>Korean Journal of Anesthesiology</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64</w:t>
      </w:r>
      <w:r w:rsidRPr="00360331">
        <w:rPr>
          <w:rFonts w:ascii="Times New Roman" w:hAnsi="Times New Roman" w:cs="Times New Roman"/>
          <w:noProof/>
          <w:sz w:val="24"/>
          <w:szCs w:val="24"/>
        </w:rPr>
        <w:t>(5), 402–406. https://doi.org/10.4097/kjae.2013.64.5.402</w:t>
      </w:r>
    </w:p>
    <w:p w14:paraId="48A3F36C"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Keras. (2021). </w:t>
      </w:r>
      <w:r w:rsidRPr="00360331">
        <w:rPr>
          <w:rFonts w:ascii="Times New Roman" w:hAnsi="Times New Roman" w:cs="Times New Roman"/>
          <w:i/>
          <w:iCs/>
          <w:noProof/>
          <w:sz w:val="24"/>
          <w:szCs w:val="24"/>
        </w:rPr>
        <w:t>Adam</w:t>
      </w:r>
      <w:r w:rsidRPr="00360331">
        <w:rPr>
          <w:rFonts w:ascii="Times New Roman" w:hAnsi="Times New Roman" w:cs="Times New Roman"/>
          <w:noProof/>
          <w:sz w:val="24"/>
          <w:szCs w:val="24"/>
        </w:rPr>
        <w:t>. https://keras.io/api/optimizers/adam/</w:t>
      </w:r>
    </w:p>
    <w:p w14:paraId="54BE55C4"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Lam, W. R., Schipke, A., Tan, Y., &amp; Tan, Z. (2017a). Resolving China’s Zombies: Tackling Debt and Raising Productivity. </w:t>
      </w:r>
      <w:r w:rsidRPr="00360331">
        <w:rPr>
          <w:rFonts w:ascii="Times New Roman" w:hAnsi="Times New Roman" w:cs="Times New Roman"/>
          <w:i/>
          <w:iCs/>
          <w:noProof/>
          <w:sz w:val="24"/>
          <w:szCs w:val="24"/>
        </w:rPr>
        <w:t>IMF Working Papers</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17</w:t>
      </w:r>
      <w:r w:rsidRPr="00360331">
        <w:rPr>
          <w:rFonts w:ascii="Times New Roman" w:hAnsi="Times New Roman" w:cs="Times New Roman"/>
          <w:noProof/>
          <w:sz w:val="24"/>
          <w:szCs w:val="24"/>
        </w:rPr>
        <w:t>(266), 1. https://doi.org/10.5089/9781484330722.001</w:t>
      </w:r>
    </w:p>
    <w:p w14:paraId="24ED30BF"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Lam, W. R., Schipke, A., Tan, Y., &amp; Tan, Z. (2017b). Resolving China ’ s Zombies : Tackling Debt and Raising Productivity. </w:t>
      </w:r>
      <w:r w:rsidRPr="00360331">
        <w:rPr>
          <w:rFonts w:ascii="Times New Roman" w:hAnsi="Times New Roman" w:cs="Times New Roman"/>
          <w:i/>
          <w:iCs/>
          <w:noProof/>
          <w:sz w:val="24"/>
          <w:szCs w:val="24"/>
        </w:rPr>
        <w:t>IMF Working Papers WP/17/266</w:t>
      </w:r>
      <w:r w:rsidRPr="00360331">
        <w:rPr>
          <w:rFonts w:ascii="Times New Roman" w:hAnsi="Times New Roman" w:cs="Times New Roman"/>
          <w:noProof/>
          <w:sz w:val="24"/>
          <w:szCs w:val="24"/>
        </w:rPr>
        <w:t>, 26.</w:t>
      </w:r>
    </w:p>
    <w:p w14:paraId="3A73E27C"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Liu, G., Zhang, X., Zhang, W., &amp; Wang, D. (2019). The impact of government subsidies on the capacity utilization of zombie firms. </w:t>
      </w:r>
      <w:r w:rsidRPr="00360331">
        <w:rPr>
          <w:rFonts w:ascii="Times New Roman" w:hAnsi="Times New Roman" w:cs="Times New Roman"/>
          <w:i/>
          <w:iCs/>
          <w:noProof/>
          <w:sz w:val="24"/>
          <w:szCs w:val="24"/>
        </w:rPr>
        <w:t>Economic Modelling</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83</w:t>
      </w:r>
      <w:r w:rsidRPr="00360331">
        <w:rPr>
          <w:rFonts w:ascii="Times New Roman" w:hAnsi="Times New Roman" w:cs="Times New Roman"/>
          <w:noProof/>
          <w:sz w:val="24"/>
          <w:szCs w:val="24"/>
        </w:rPr>
        <w:t>(September), 51–64. https://doi.org/10.1016/j.econmod.2019.09.034</w:t>
      </w:r>
    </w:p>
    <w:p w14:paraId="0AC47363"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Malik, F. (2019a, March 9). </w:t>
      </w:r>
      <w:r w:rsidRPr="00360331">
        <w:rPr>
          <w:rFonts w:ascii="Times New Roman" w:hAnsi="Times New Roman" w:cs="Times New Roman"/>
          <w:i/>
          <w:iCs/>
          <w:noProof/>
          <w:sz w:val="24"/>
          <w:szCs w:val="24"/>
        </w:rPr>
        <w:t>Everything About Python — Beginner To Advanced | by Farhad Malik | FinTechExplained | Medium</w:t>
      </w:r>
      <w:r w:rsidRPr="00360331">
        <w:rPr>
          <w:rFonts w:ascii="Times New Roman" w:hAnsi="Times New Roman" w:cs="Times New Roman"/>
          <w:noProof/>
          <w:sz w:val="24"/>
          <w:szCs w:val="24"/>
        </w:rPr>
        <w:t>. https://medium.com/fintechexplained/everything-about-python-from-beginner-to-advance-level-227d52ef32d2</w:t>
      </w:r>
    </w:p>
    <w:p w14:paraId="2D8B4341"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Malik, F. (2019b, March 31). </w:t>
      </w:r>
      <w:r w:rsidRPr="00360331">
        <w:rPr>
          <w:rFonts w:ascii="Times New Roman" w:hAnsi="Times New Roman" w:cs="Times New Roman"/>
          <w:i/>
          <w:iCs/>
          <w:noProof/>
          <w:sz w:val="24"/>
          <w:szCs w:val="24"/>
        </w:rPr>
        <w:t xml:space="preserve">Why Should We Use NumPy?. Understanding NumPy Features </w:t>
      </w:r>
      <w:r w:rsidRPr="00360331">
        <w:rPr>
          <w:rFonts w:ascii="Times New Roman" w:hAnsi="Times New Roman" w:cs="Times New Roman"/>
          <w:i/>
          <w:iCs/>
          <w:noProof/>
          <w:sz w:val="24"/>
          <w:szCs w:val="24"/>
        </w:rPr>
        <w:lastRenderedPageBreak/>
        <w:t>Before… | by Farhad Malik | FinTechExplained | Medium</w:t>
      </w:r>
      <w:r w:rsidRPr="00360331">
        <w:rPr>
          <w:rFonts w:ascii="Times New Roman" w:hAnsi="Times New Roman" w:cs="Times New Roman"/>
          <w:noProof/>
          <w:sz w:val="24"/>
          <w:szCs w:val="24"/>
        </w:rPr>
        <w:t>. https://medium.com/fintechexplained/why-should-we-use-numpy-c14a4fb03ee9</w:t>
      </w:r>
    </w:p>
    <w:p w14:paraId="529FE77C"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matplotlib. (2021). </w:t>
      </w:r>
      <w:r w:rsidRPr="00360331">
        <w:rPr>
          <w:rFonts w:ascii="Times New Roman" w:hAnsi="Times New Roman" w:cs="Times New Roman"/>
          <w:i/>
          <w:iCs/>
          <w:noProof/>
          <w:sz w:val="24"/>
          <w:szCs w:val="24"/>
        </w:rPr>
        <w:t>Matplotlib documentation — Matplotlib 3.5.0 documentation</w:t>
      </w:r>
      <w:r w:rsidRPr="00360331">
        <w:rPr>
          <w:rFonts w:ascii="Times New Roman" w:hAnsi="Times New Roman" w:cs="Times New Roman"/>
          <w:noProof/>
          <w:sz w:val="24"/>
          <w:szCs w:val="24"/>
        </w:rPr>
        <w:t>. https://matplotlib.org/stable/index.html#</w:t>
      </w:r>
    </w:p>
    <w:p w14:paraId="5B8055D7"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Moocarme, M., Bhagwat, R., &amp; Abdolahnejad, M. (2019, April). </w:t>
      </w:r>
      <w:r w:rsidRPr="00360331">
        <w:rPr>
          <w:rFonts w:ascii="Times New Roman" w:hAnsi="Times New Roman" w:cs="Times New Roman"/>
          <w:i/>
          <w:iCs/>
          <w:noProof/>
          <w:sz w:val="24"/>
          <w:szCs w:val="24"/>
        </w:rPr>
        <w:t>Confusion Matrix | Applied Deep Learning with Keras</w:t>
      </w:r>
      <w:r w:rsidRPr="00360331">
        <w:rPr>
          <w:rFonts w:ascii="Times New Roman" w:hAnsi="Times New Roman" w:cs="Times New Roman"/>
          <w:noProof/>
          <w:sz w:val="24"/>
          <w:szCs w:val="24"/>
        </w:rPr>
        <w:t>. https://subscription.packtpub.com/book/big_data_and_business_intelligence/9781838555078/6/ch06lvl1sec34/confusion-matrix</w:t>
      </w:r>
    </w:p>
    <w:p w14:paraId="6569F21E"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Muñoz Hernández, B. (2018). </w:t>
      </w:r>
      <w:r w:rsidRPr="00360331">
        <w:rPr>
          <w:rFonts w:ascii="Times New Roman" w:hAnsi="Times New Roman" w:cs="Times New Roman"/>
          <w:i/>
          <w:iCs/>
          <w:noProof/>
          <w:sz w:val="24"/>
          <w:szCs w:val="24"/>
        </w:rPr>
        <w:t>Análisis experimental de técnicas de imputación en bases con datos faltantes</w:t>
      </w:r>
      <w:r w:rsidRPr="00360331">
        <w:rPr>
          <w:rFonts w:ascii="Times New Roman" w:hAnsi="Times New Roman" w:cs="Times New Roman"/>
          <w:noProof/>
          <w:sz w:val="24"/>
          <w:szCs w:val="24"/>
        </w:rPr>
        <w:t>.</w:t>
      </w:r>
    </w:p>
    <w:p w14:paraId="2C7A6103"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Myrianthous, G. (2021, August 28). </w:t>
      </w:r>
      <w:r w:rsidRPr="00360331">
        <w:rPr>
          <w:rFonts w:ascii="Times New Roman" w:hAnsi="Times New Roman" w:cs="Times New Roman"/>
          <w:i/>
          <w:iCs/>
          <w:noProof/>
          <w:sz w:val="24"/>
          <w:szCs w:val="24"/>
        </w:rPr>
        <w:t>Difference Between scikit-learn and sklearn | Towards Data Science</w:t>
      </w:r>
      <w:r w:rsidRPr="00360331">
        <w:rPr>
          <w:rFonts w:ascii="Times New Roman" w:hAnsi="Times New Roman" w:cs="Times New Roman"/>
          <w:noProof/>
          <w:sz w:val="24"/>
          <w:szCs w:val="24"/>
        </w:rPr>
        <w:t>. https://towardsdatascience.com/scikit-learn-vs-sklearn-6944b9dc1736</w:t>
      </w:r>
    </w:p>
    <w:p w14:paraId="6DE86A15"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Narkhede, S. (2018, June 26). </w:t>
      </w:r>
      <w:r w:rsidRPr="00360331">
        <w:rPr>
          <w:rFonts w:ascii="Times New Roman" w:hAnsi="Times New Roman" w:cs="Times New Roman"/>
          <w:i/>
          <w:iCs/>
          <w:noProof/>
          <w:sz w:val="24"/>
          <w:szCs w:val="24"/>
        </w:rPr>
        <w:t>Understanding AUC - ROC Curve | by Sarang Narkhede | Towards Data Science</w:t>
      </w:r>
      <w:r w:rsidRPr="00360331">
        <w:rPr>
          <w:rFonts w:ascii="Times New Roman" w:hAnsi="Times New Roman" w:cs="Times New Roman"/>
          <w:noProof/>
          <w:sz w:val="24"/>
          <w:szCs w:val="24"/>
        </w:rPr>
        <w:t>. https://towardsdatascience.com/understanding-auc-roc-curve-68b2303cc9c5</w:t>
      </w:r>
    </w:p>
    <w:p w14:paraId="083A981A"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NumPy. (2021, June 22). </w:t>
      </w:r>
      <w:r w:rsidRPr="00360331">
        <w:rPr>
          <w:rFonts w:ascii="Times New Roman" w:hAnsi="Times New Roman" w:cs="Times New Roman"/>
          <w:i/>
          <w:iCs/>
          <w:noProof/>
          <w:sz w:val="24"/>
          <w:szCs w:val="24"/>
        </w:rPr>
        <w:t>What is NumPy? — NumPy v1.21 Manual</w:t>
      </w:r>
      <w:r w:rsidRPr="00360331">
        <w:rPr>
          <w:rFonts w:ascii="Times New Roman" w:hAnsi="Times New Roman" w:cs="Times New Roman"/>
          <w:noProof/>
          <w:sz w:val="24"/>
          <w:szCs w:val="24"/>
        </w:rPr>
        <w:t>. https://numpy.org/doc/stable/user/whatisnumpy.html</w:t>
      </w:r>
    </w:p>
    <w:p w14:paraId="4AE9C349"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Nurmi, S., Vanhala, J., &amp; Virén, M. (2020). </w:t>
      </w:r>
      <w:r w:rsidRPr="00360331">
        <w:rPr>
          <w:rFonts w:ascii="Times New Roman" w:hAnsi="Times New Roman" w:cs="Times New Roman"/>
          <w:i/>
          <w:iCs/>
          <w:noProof/>
          <w:sz w:val="24"/>
          <w:szCs w:val="24"/>
        </w:rPr>
        <w:t>Bank of Finland Research Discussion Papers 8 • 2020 The life and death of zombies-evidence from government subsidies to firms Bank of Finland Research</w:t>
      </w:r>
      <w:r w:rsidRPr="00360331">
        <w:rPr>
          <w:rFonts w:ascii="Times New Roman" w:hAnsi="Times New Roman" w:cs="Times New Roman"/>
          <w:noProof/>
          <w:sz w:val="24"/>
          <w:szCs w:val="24"/>
        </w:rPr>
        <w:t xml:space="preserve"> (Issue May).</w:t>
      </w:r>
    </w:p>
    <w:p w14:paraId="04F596F3"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pandas. (2021, December 12). </w:t>
      </w:r>
      <w:r w:rsidRPr="00360331">
        <w:rPr>
          <w:rFonts w:ascii="Times New Roman" w:hAnsi="Times New Roman" w:cs="Times New Roman"/>
          <w:i/>
          <w:iCs/>
          <w:noProof/>
          <w:sz w:val="24"/>
          <w:szCs w:val="24"/>
        </w:rPr>
        <w:t>pandas - Python Data Analysis Library</w:t>
      </w:r>
      <w:r w:rsidRPr="00360331">
        <w:rPr>
          <w:rFonts w:ascii="Times New Roman" w:hAnsi="Times New Roman" w:cs="Times New Roman"/>
          <w:noProof/>
          <w:sz w:val="24"/>
          <w:szCs w:val="24"/>
        </w:rPr>
        <w:t>. https://pandas.pydata.org/</w:t>
      </w:r>
    </w:p>
    <w:p w14:paraId="5CAC8A12"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Papworth, T. (2013). </w:t>
      </w:r>
      <w:r w:rsidRPr="00360331">
        <w:rPr>
          <w:rFonts w:ascii="Times New Roman" w:hAnsi="Times New Roman" w:cs="Times New Roman"/>
          <w:i/>
          <w:iCs/>
          <w:noProof/>
          <w:sz w:val="24"/>
          <w:szCs w:val="24"/>
        </w:rPr>
        <w:t>The Trading Dead: The zombie firms plaguing Britain’s economy, and what to do about them</w:t>
      </w:r>
      <w:r w:rsidRPr="00360331">
        <w:rPr>
          <w:rFonts w:ascii="Times New Roman" w:hAnsi="Times New Roman" w:cs="Times New Roman"/>
          <w:noProof/>
          <w:sz w:val="24"/>
          <w:szCs w:val="24"/>
        </w:rPr>
        <w:t>.</w:t>
      </w:r>
    </w:p>
    <w:p w14:paraId="6239AB4E"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Peek, J., &amp; Rosengren, E. S. (2003). </w:t>
      </w:r>
      <w:r w:rsidRPr="00360331">
        <w:rPr>
          <w:rFonts w:ascii="Times New Roman" w:hAnsi="Times New Roman" w:cs="Times New Roman"/>
          <w:i/>
          <w:iCs/>
          <w:noProof/>
          <w:sz w:val="24"/>
          <w:szCs w:val="24"/>
        </w:rPr>
        <w:t>©2003 by Joe Peek and Eric S. Rosengren All rights reserved. Short sections of text not to exceed two paragraphs, may be quoted without explicit permission provided that full credit including ©notice, is given to the source.</w:t>
      </w:r>
    </w:p>
    <w:p w14:paraId="596DB636"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Peña, L. (2020, July 29). </w:t>
      </w:r>
      <w:r w:rsidRPr="00360331">
        <w:rPr>
          <w:rFonts w:ascii="Times New Roman" w:hAnsi="Times New Roman" w:cs="Times New Roman"/>
          <w:i/>
          <w:iCs/>
          <w:noProof/>
          <w:sz w:val="24"/>
          <w:szCs w:val="24"/>
        </w:rPr>
        <w:t>¿Qué es una Microempresa? Definición y Especificaciones - Billin</w:t>
      </w:r>
      <w:r w:rsidRPr="00360331">
        <w:rPr>
          <w:rFonts w:ascii="Times New Roman" w:hAnsi="Times New Roman" w:cs="Times New Roman"/>
          <w:noProof/>
          <w:sz w:val="24"/>
          <w:szCs w:val="24"/>
        </w:rPr>
        <w:t>. https://www.billin.net/blog/microempresa/</w:t>
      </w:r>
    </w:p>
    <w:p w14:paraId="60F41E84"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lastRenderedPageBreak/>
        <w:t xml:space="preserve">pillow. (2022, January 2). </w:t>
      </w:r>
      <w:r w:rsidRPr="00360331">
        <w:rPr>
          <w:rFonts w:ascii="Times New Roman" w:hAnsi="Times New Roman" w:cs="Times New Roman"/>
          <w:i/>
          <w:iCs/>
          <w:noProof/>
          <w:sz w:val="24"/>
          <w:szCs w:val="24"/>
        </w:rPr>
        <w:t>Pillow — Pillow (PIL Fork) 9.0.0 documentation</w:t>
      </w:r>
      <w:r w:rsidRPr="00360331">
        <w:rPr>
          <w:rFonts w:ascii="Times New Roman" w:hAnsi="Times New Roman" w:cs="Times New Roman"/>
          <w:noProof/>
          <w:sz w:val="24"/>
          <w:szCs w:val="24"/>
        </w:rPr>
        <w:t>. https://pillow.readthedocs.io/en/stable/</w:t>
      </w:r>
    </w:p>
    <w:p w14:paraId="1043932F"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Prabhu. (2018, March 4). </w:t>
      </w:r>
      <w:r w:rsidRPr="00360331">
        <w:rPr>
          <w:rFonts w:ascii="Times New Roman" w:hAnsi="Times New Roman" w:cs="Times New Roman"/>
          <w:i/>
          <w:iCs/>
          <w:noProof/>
          <w:sz w:val="24"/>
          <w:szCs w:val="24"/>
        </w:rPr>
        <w:t>Understanding of Convolutional Neural Network (CNN) — Deep Learning | by Prabhu | Medium</w:t>
      </w:r>
      <w:r w:rsidRPr="00360331">
        <w:rPr>
          <w:rFonts w:ascii="Times New Roman" w:hAnsi="Times New Roman" w:cs="Times New Roman"/>
          <w:noProof/>
          <w:sz w:val="24"/>
          <w:szCs w:val="24"/>
        </w:rPr>
        <w:t>. https://medium.com/@RaghavPrabhu/understanding-of-convolutional-neural-network-cnn-deep-learning-99760835f148</w:t>
      </w:r>
    </w:p>
    <w:p w14:paraId="0B7234C4"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Pulgar-Rubio, F., Rivera-Rivas, A. J., Charte, F., &amp; Díaz, M. J. del J. (2018). Análisis del impacto de datos desbalanceados en el rendimiento predictivo de redes neuronales convolucionales. </w:t>
      </w:r>
      <w:r w:rsidRPr="00360331">
        <w:rPr>
          <w:rFonts w:ascii="Times New Roman" w:hAnsi="Times New Roman" w:cs="Times New Roman"/>
          <w:i/>
          <w:iCs/>
          <w:noProof/>
          <w:sz w:val="24"/>
          <w:szCs w:val="24"/>
        </w:rPr>
        <w:t>XVIII Conferencia de La Asociación Española Para La Inteligencia Artificial (CAEPIA 2018)</w:t>
      </w:r>
      <w:r w:rsidRPr="00360331">
        <w:rPr>
          <w:rFonts w:ascii="Times New Roman" w:hAnsi="Times New Roman" w:cs="Times New Roman"/>
          <w:noProof/>
          <w:sz w:val="24"/>
          <w:szCs w:val="24"/>
        </w:rPr>
        <w:t>, 1213. http://benchmark.ini.rub.de</w:t>
      </w:r>
    </w:p>
    <w:p w14:paraId="375EE9A4"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python. (2021). </w:t>
      </w:r>
      <w:r w:rsidRPr="00360331">
        <w:rPr>
          <w:rFonts w:ascii="Times New Roman" w:hAnsi="Times New Roman" w:cs="Times New Roman"/>
          <w:i/>
          <w:iCs/>
          <w:noProof/>
          <w:sz w:val="24"/>
          <w:szCs w:val="24"/>
        </w:rPr>
        <w:t>What is Python? Executive Summary | Python.org</w:t>
      </w:r>
      <w:r w:rsidRPr="00360331">
        <w:rPr>
          <w:rFonts w:ascii="Times New Roman" w:hAnsi="Times New Roman" w:cs="Times New Roman"/>
          <w:noProof/>
          <w:sz w:val="24"/>
          <w:szCs w:val="24"/>
        </w:rPr>
        <w:t>. https://www.python.org/doc/essays/blurb/</w:t>
      </w:r>
    </w:p>
    <w:p w14:paraId="4F361963"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Rojo Ramírez, A. A., Diéguez Soto, J., &amp; López Delgado, P. (2011). Importancia del concepto de Empresa Familiar en investigación: utilización de la base de datos SABI para su clasificación. </w:t>
      </w:r>
      <w:r w:rsidRPr="00360331">
        <w:rPr>
          <w:rFonts w:ascii="Times New Roman" w:hAnsi="Times New Roman" w:cs="Times New Roman"/>
          <w:i/>
          <w:iCs/>
          <w:noProof/>
          <w:sz w:val="24"/>
          <w:szCs w:val="24"/>
        </w:rPr>
        <w:t>European Journal Of Family Business</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1</w:t>
      </w:r>
      <w:r w:rsidRPr="00360331">
        <w:rPr>
          <w:rFonts w:ascii="Times New Roman" w:hAnsi="Times New Roman" w:cs="Times New Roman"/>
          <w:noProof/>
          <w:sz w:val="24"/>
          <w:szCs w:val="24"/>
        </w:rPr>
        <w:t>(1), 53–67. https://doi.org/10.24310/ejfbejfb.v1i1.5034</w:t>
      </w:r>
    </w:p>
    <w:p w14:paraId="6978B883"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Schivardi, F., Sette, E., &amp; Tabellini, G. (2017). Credit Misallocation During the European Financial Crisis. </w:t>
      </w:r>
      <w:r w:rsidRPr="00360331">
        <w:rPr>
          <w:rFonts w:ascii="Times New Roman" w:hAnsi="Times New Roman" w:cs="Times New Roman"/>
          <w:i/>
          <w:iCs/>
          <w:noProof/>
          <w:sz w:val="24"/>
          <w:szCs w:val="24"/>
        </w:rPr>
        <w:t>SSRN Electronic Journal</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66</w:t>
      </w:r>
      <w:r w:rsidRPr="00360331">
        <w:rPr>
          <w:rFonts w:ascii="Times New Roman" w:hAnsi="Times New Roman" w:cs="Times New Roman"/>
          <w:noProof/>
          <w:sz w:val="24"/>
          <w:szCs w:val="24"/>
        </w:rPr>
        <w:t>. https://doi.org/10.2139/ssrn.3051189</w:t>
      </w:r>
    </w:p>
    <w:p w14:paraId="574B79B7"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scikit-learn. (2022). </w:t>
      </w:r>
      <w:r w:rsidRPr="00360331">
        <w:rPr>
          <w:rFonts w:ascii="Times New Roman" w:hAnsi="Times New Roman" w:cs="Times New Roman"/>
          <w:i/>
          <w:iCs/>
          <w:noProof/>
          <w:sz w:val="24"/>
          <w:szCs w:val="24"/>
        </w:rPr>
        <w:t>scikit-learn: machine learning in Python — scikit-learn 1.0.2 documentation</w:t>
      </w:r>
      <w:r w:rsidRPr="00360331">
        <w:rPr>
          <w:rFonts w:ascii="Times New Roman" w:hAnsi="Times New Roman" w:cs="Times New Roman"/>
          <w:noProof/>
          <w:sz w:val="24"/>
          <w:szCs w:val="24"/>
        </w:rPr>
        <w:t>. https://scikit-learn.org/stable/</w:t>
      </w:r>
    </w:p>
    <w:p w14:paraId="0589528D"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Sezer, O. B., &amp; Ozbayoglu, A. M. (2018). Algorithmic financial trading with deep convolutional neural networks: Time series to image conversion approach. </w:t>
      </w:r>
      <w:r w:rsidRPr="00360331">
        <w:rPr>
          <w:rFonts w:ascii="Times New Roman" w:hAnsi="Times New Roman" w:cs="Times New Roman"/>
          <w:i/>
          <w:iCs/>
          <w:noProof/>
          <w:sz w:val="24"/>
          <w:szCs w:val="24"/>
        </w:rPr>
        <w:t>Applied Soft Computing Journal</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70</w:t>
      </w:r>
      <w:r w:rsidRPr="00360331">
        <w:rPr>
          <w:rFonts w:ascii="Times New Roman" w:hAnsi="Times New Roman" w:cs="Times New Roman"/>
          <w:noProof/>
          <w:sz w:val="24"/>
          <w:szCs w:val="24"/>
        </w:rPr>
        <w:t>, 525–538. https://doi.org/10.1016/j.asoc.2018.04.024</w:t>
      </w:r>
    </w:p>
    <w:p w14:paraId="0030A260"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Shen, G., &amp; Chen, B. (2017). Zombie firms and over-capacity in Chinese manufacturing. </w:t>
      </w:r>
      <w:r w:rsidRPr="00360331">
        <w:rPr>
          <w:rFonts w:ascii="Times New Roman" w:hAnsi="Times New Roman" w:cs="Times New Roman"/>
          <w:i/>
          <w:iCs/>
          <w:noProof/>
          <w:sz w:val="24"/>
          <w:szCs w:val="24"/>
        </w:rPr>
        <w:t>China Economic Review</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44</w:t>
      </w:r>
      <w:r w:rsidRPr="00360331">
        <w:rPr>
          <w:rFonts w:ascii="Times New Roman" w:hAnsi="Times New Roman" w:cs="Times New Roman"/>
          <w:noProof/>
          <w:sz w:val="24"/>
          <w:szCs w:val="24"/>
        </w:rPr>
        <w:t>(October 2016), 327–342. https://doi.org/10.1016/j.chieco.2017.05.008</w:t>
      </w:r>
    </w:p>
    <w:p w14:paraId="64D1E45C"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Singh, K. (2020, October 6). </w:t>
      </w:r>
      <w:r w:rsidRPr="00360331">
        <w:rPr>
          <w:rFonts w:ascii="Times New Roman" w:hAnsi="Times New Roman" w:cs="Times New Roman"/>
          <w:i/>
          <w:iCs/>
          <w:noProof/>
          <w:sz w:val="24"/>
          <w:szCs w:val="24"/>
        </w:rPr>
        <w:t>How To Dealing With Imbalanced Classes in Machine Learning</w:t>
      </w:r>
      <w:r w:rsidRPr="00360331">
        <w:rPr>
          <w:rFonts w:ascii="Times New Roman" w:hAnsi="Times New Roman" w:cs="Times New Roman"/>
          <w:noProof/>
          <w:sz w:val="24"/>
          <w:szCs w:val="24"/>
        </w:rPr>
        <w:t>. https://www.analyticsvidhya.com/blog/2020/10/improve-class-imbalance-class-weights/</w:t>
      </w:r>
    </w:p>
    <w:p w14:paraId="6332930F"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Sotaquirá, M. (2021, June 15). </w:t>
      </w:r>
      <w:r w:rsidRPr="00360331">
        <w:rPr>
          <w:rFonts w:ascii="Times New Roman" w:hAnsi="Times New Roman" w:cs="Times New Roman"/>
          <w:i/>
          <w:iCs/>
          <w:noProof/>
          <w:sz w:val="24"/>
          <w:szCs w:val="24"/>
        </w:rPr>
        <w:t>Guía completa para el Manejo de Datos Faltantes | Codificando Bits</w:t>
      </w:r>
      <w:r w:rsidRPr="00360331">
        <w:rPr>
          <w:rFonts w:ascii="Times New Roman" w:hAnsi="Times New Roman" w:cs="Times New Roman"/>
          <w:noProof/>
          <w:sz w:val="24"/>
          <w:szCs w:val="24"/>
        </w:rPr>
        <w:t>. https://www.codificandobits.com/blog/manejo-datos-faltantes/#la-</w:t>
      </w:r>
      <w:r w:rsidRPr="00360331">
        <w:rPr>
          <w:rFonts w:ascii="Times New Roman" w:hAnsi="Times New Roman" w:cs="Times New Roman"/>
          <w:noProof/>
          <w:sz w:val="24"/>
          <w:szCs w:val="24"/>
        </w:rPr>
        <w:lastRenderedPageBreak/>
        <w:t>imputación-inventar-datos</w:t>
      </w:r>
    </w:p>
    <w:p w14:paraId="2640956B"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Storz, M., Koetter, M., &amp; Setzer, R. (2003). Do we want these two to tango? On zombie firms and stressed banks in Europe. In </w:t>
      </w:r>
      <w:r w:rsidRPr="00360331">
        <w:rPr>
          <w:rFonts w:ascii="Times New Roman" w:hAnsi="Times New Roman" w:cs="Times New Roman"/>
          <w:i/>
          <w:iCs/>
          <w:noProof/>
          <w:sz w:val="24"/>
          <w:szCs w:val="24"/>
        </w:rPr>
        <w:t>Review</w:t>
      </w:r>
      <w:r w:rsidRPr="00360331">
        <w:rPr>
          <w:rFonts w:ascii="Times New Roman" w:hAnsi="Times New Roman" w:cs="Times New Roman"/>
          <w:noProof/>
          <w:sz w:val="24"/>
          <w:szCs w:val="24"/>
        </w:rPr>
        <w:t xml:space="preserve"> (Vol. 85, Issue 6). https://doi.org/10.20955/r.85.67</w:t>
      </w:r>
    </w:p>
    <w:p w14:paraId="16B10416"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Swalin, A. (2018, January 31). </w:t>
      </w:r>
      <w:r w:rsidRPr="00360331">
        <w:rPr>
          <w:rFonts w:ascii="Times New Roman" w:hAnsi="Times New Roman" w:cs="Times New Roman"/>
          <w:i/>
          <w:iCs/>
          <w:noProof/>
          <w:sz w:val="24"/>
          <w:szCs w:val="24"/>
        </w:rPr>
        <w:t>How to Handle Missing Data. “The idea of imputation is both… | by Alvira Swalin | Towards Data Science</w:t>
      </w:r>
      <w:r w:rsidRPr="00360331">
        <w:rPr>
          <w:rFonts w:ascii="Times New Roman" w:hAnsi="Times New Roman" w:cs="Times New Roman"/>
          <w:noProof/>
          <w:sz w:val="24"/>
          <w:szCs w:val="24"/>
        </w:rPr>
        <w:t>. https://towardsdatascience.com/how-to-handle-missing-data-8646b18db0d4</w:t>
      </w:r>
    </w:p>
    <w:p w14:paraId="1FF68E25"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Szegedy, C., Liu, W., Jia, Y., Sermanet, P., Reed, S., Anguelov, D., Erhan, D., Vanhoucke, V., &amp; Rabinovich, A. (2016). Going Deeper with Convolutions. </w:t>
      </w:r>
      <w:r w:rsidRPr="00360331">
        <w:rPr>
          <w:rFonts w:ascii="Times New Roman" w:hAnsi="Times New Roman" w:cs="Times New Roman"/>
          <w:i/>
          <w:iCs/>
          <w:noProof/>
          <w:sz w:val="24"/>
          <w:szCs w:val="24"/>
        </w:rPr>
        <w:t>Journal of Chemical Technology and Biotechnology</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91</w:t>
      </w:r>
      <w:r w:rsidRPr="00360331">
        <w:rPr>
          <w:rFonts w:ascii="Times New Roman" w:hAnsi="Times New Roman" w:cs="Times New Roman"/>
          <w:noProof/>
          <w:sz w:val="24"/>
          <w:szCs w:val="24"/>
        </w:rPr>
        <w:t>(8), 2322–2330. https://doi.org/10.1002/jctb.4820</w:t>
      </w:r>
    </w:p>
    <w:p w14:paraId="50B7E63A"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Tan, Y., Huang, Y., &amp; Woo, W. T. (2016). Zombie Firms and the Crowding-Out of Private Investment in China. </w:t>
      </w:r>
      <w:r w:rsidRPr="00360331">
        <w:rPr>
          <w:rFonts w:ascii="Times New Roman" w:hAnsi="Times New Roman" w:cs="Times New Roman"/>
          <w:i/>
          <w:iCs/>
          <w:noProof/>
          <w:sz w:val="24"/>
          <w:szCs w:val="24"/>
        </w:rPr>
        <w:t>Asian Economic Papers</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15</w:t>
      </w:r>
      <w:r w:rsidRPr="00360331">
        <w:rPr>
          <w:rFonts w:ascii="Times New Roman" w:hAnsi="Times New Roman" w:cs="Times New Roman"/>
          <w:noProof/>
          <w:sz w:val="24"/>
          <w:szCs w:val="24"/>
        </w:rPr>
        <w:t>(3), 32–55. https://doi.org/10.1162/ASEP_a_00474</w:t>
      </w:r>
    </w:p>
    <w:p w14:paraId="3A080F2B"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Terra, J. (2021, May 25). </w:t>
      </w:r>
      <w:r w:rsidRPr="00360331">
        <w:rPr>
          <w:rFonts w:ascii="Times New Roman" w:hAnsi="Times New Roman" w:cs="Times New Roman"/>
          <w:i/>
          <w:iCs/>
          <w:noProof/>
          <w:sz w:val="24"/>
          <w:szCs w:val="24"/>
        </w:rPr>
        <w:t>Keras vs Tensorflow vs Pytorch: Popular Deep Learning Frameworks</w:t>
      </w:r>
      <w:r w:rsidRPr="00360331">
        <w:rPr>
          <w:rFonts w:ascii="Times New Roman" w:hAnsi="Times New Roman" w:cs="Times New Roman"/>
          <w:noProof/>
          <w:sz w:val="24"/>
          <w:szCs w:val="24"/>
        </w:rPr>
        <w:t>. https://www.simplilearn.com/keras-vs-tensorflow-vs-pytorch-article</w:t>
      </w:r>
    </w:p>
    <w:p w14:paraId="623AC521"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Tsantekidis, A., Passalis, N., Tefas, A., Kanniainen, J., Gabbouj, M., &amp; Iosifidis, A. (2017). Forecasting stock prices from the limit order book using convolutional neural networks. </w:t>
      </w:r>
      <w:r w:rsidRPr="00360331">
        <w:rPr>
          <w:rFonts w:ascii="Times New Roman" w:hAnsi="Times New Roman" w:cs="Times New Roman"/>
          <w:i/>
          <w:iCs/>
          <w:noProof/>
          <w:sz w:val="24"/>
          <w:szCs w:val="24"/>
        </w:rPr>
        <w:t>Proceedings - 2017 IEEE 19th Conference on Business Informatics, CBI 2017</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1</w:t>
      </w:r>
      <w:r w:rsidRPr="00360331">
        <w:rPr>
          <w:rFonts w:ascii="Times New Roman" w:hAnsi="Times New Roman" w:cs="Times New Roman"/>
          <w:noProof/>
          <w:sz w:val="24"/>
          <w:szCs w:val="24"/>
        </w:rPr>
        <w:t>, 7–12. https://doi.org/10.1109/CBI.2017.23</w:t>
      </w:r>
    </w:p>
    <w:p w14:paraId="03A95B08"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ULPGC. (2017). </w:t>
      </w:r>
      <w:r w:rsidRPr="00360331">
        <w:rPr>
          <w:rFonts w:ascii="Times New Roman" w:hAnsi="Times New Roman" w:cs="Times New Roman"/>
          <w:i/>
          <w:iCs/>
          <w:noProof/>
          <w:sz w:val="24"/>
          <w:szCs w:val="24"/>
        </w:rPr>
        <w:t>Reglamento para la realización y evaluación de Trabajos de Fin de Título. Facultad de Economía, Empresa y Turismo</w:t>
      </w:r>
      <w:r w:rsidRPr="00360331">
        <w:rPr>
          <w:rFonts w:ascii="Times New Roman" w:hAnsi="Times New Roman" w:cs="Times New Roman"/>
          <w:noProof/>
          <w:sz w:val="24"/>
          <w:szCs w:val="24"/>
        </w:rPr>
        <w:t>. https://feet.ulpgc.es/sites/default/files/wp-content/uploads/2017/11/nuevo_reglamento_tft_feet_2017_con_cambios_serv._juridicos_para_web.pdf</w:t>
      </w:r>
    </w:p>
    <w:p w14:paraId="131605CB"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ULPGC. (2020). </w:t>
      </w:r>
      <w:r w:rsidRPr="00360331">
        <w:rPr>
          <w:rFonts w:ascii="Times New Roman" w:hAnsi="Times New Roman" w:cs="Times New Roman"/>
          <w:i/>
          <w:iCs/>
          <w:noProof/>
          <w:sz w:val="24"/>
          <w:szCs w:val="24"/>
        </w:rPr>
        <w:t>especificidades de los Trabajos de Fin de Título E SCUELA DE I NGENIERÍA I NFORMÁTICA</w:t>
      </w:r>
      <w:r w:rsidRPr="00360331">
        <w:rPr>
          <w:rFonts w:ascii="Times New Roman" w:hAnsi="Times New Roman" w:cs="Times New Roman"/>
          <w:noProof/>
          <w:sz w:val="24"/>
          <w:szCs w:val="24"/>
        </w:rPr>
        <w:t>.</w:t>
      </w:r>
    </w:p>
    <w:p w14:paraId="4EE905F3"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ULPGC. (2021a). </w:t>
      </w:r>
      <w:r w:rsidRPr="00360331">
        <w:rPr>
          <w:rFonts w:ascii="Times New Roman" w:hAnsi="Times New Roman" w:cs="Times New Roman"/>
          <w:i/>
          <w:iCs/>
          <w:noProof/>
          <w:sz w:val="24"/>
          <w:szCs w:val="24"/>
        </w:rPr>
        <w:t>Reglamento General De Los Trabajos De Fin De Grado Y De Fin De Máster De Las Titulaciones Oficiales De La Universidad De Las Palmas De Gran Canaria</w:t>
      </w:r>
      <w:r w:rsidRPr="00360331">
        <w:rPr>
          <w:rFonts w:ascii="Times New Roman" w:hAnsi="Times New Roman" w:cs="Times New Roman"/>
          <w:noProof/>
          <w:sz w:val="24"/>
          <w:szCs w:val="24"/>
        </w:rPr>
        <w:t>. https://www.ulpgc.es/sites/default/files/ArchivosULPGC/Normativa y reglamentos/Reglamentos/reglamento_general_de_los_trabajos_de_fin_de_grado_y_de_fin_de_master_de_las_titulaciones_oficiales_de_la_ulpgc_boulpgc_5_diciembre_2019_t</w:t>
      </w:r>
      <w:r w:rsidRPr="00360331">
        <w:rPr>
          <w:rFonts w:ascii="Times New Roman" w:hAnsi="Times New Roman" w:cs="Times New Roman"/>
          <w:noProof/>
          <w:sz w:val="24"/>
          <w:szCs w:val="24"/>
        </w:rPr>
        <w:lastRenderedPageBreak/>
        <w:t>ransitorio.pdf</w:t>
      </w:r>
    </w:p>
    <w:p w14:paraId="5C9626DF"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ULPGC. (2021b). </w:t>
      </w:r>
      <w:r w:rsidRPr="00360331">
        <w:rPr>
          <w:rFonts w:ascii="Times New Roman" w:hAnsi="Times New Roman" w:cs="Times New Roman"/>
          <w:i/>
          <w:iCs/>
          <w:noProof/>
          <w:sz w:val="24"/>
          <w:szCs w:val="24"/>
        </w:rPr>
        <w:t>ULPGC - Titulaciones ULPGC</w:t>
      </w:r>
      <w:r w:rsidRPr="00360331">
        <w:rPr>
          <w:rFonts w:ascii="Times New Roman" w:hAnsi="Times New Roman" w:cs="Times New Roman"/>
          <w:noProof/>
          <w:sz w:val="24"/>
          <w:szCs w:val="24"/>
        </w:rPr>
        <w:t>. https://www2.ulpgc.es/index.php?pagina=plan_estudio&amp;ver=pantalla&amp;numPantalla=01&amp;codTitulacion=4008&amp;codPlan=40&amp;tipotitulacion=G</w:t>
      </w:r>
    </w:p>
    <w:p w14:paraId="075E32ED"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Urionabarrenetxea, S., Garcia-Merino, J. D., San-Jose, L., &amp; Retolaza, J. L. (2018). Living with zombie companies: Do we know where the threat lies? </w:t>
      </w:r>
      <w:r w:rsidRPr="00360331">
        <w:rPr>
          <w:rFonts w:ascii="Times New Roman" w:hAnsi="Times New Roman" w:cs="Times New Roman"/>
          <w:i/>
          <w:iCs/>
          <w:noProof/>
          <w:sz w:val="24"/>
          <w:szCs w:val="24"/>
        </w:rPr>
        <w:t>European Management Journal</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36</w:t>
      </w:r>
      <w:r w:rsidRPr="00360331">
        <w:rPr>
          <w:rFonts w:ascii="Times New Roman" w:hAnsi="Times New Roman" w:cs="Times New Roman"/>
          <w:noProof/>
          <w:sz w:val="24"/>
          <w:szCs w:val="24"/>
        </w:rPr>
        <w:t>(3), 408–420. https://doi.org/10.1016/j.emj.2017.05.005</w:t>
      </w:r>
    </w:p>
    <w:p w14:paraId="43D44F84"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Velotio Technologies. (2019, June 25). </w:t>
      </w:r>
      <w:r w:rsidRPr="00360331">
        <w:rPr>
          <w:rFonts w:ascii="Times New Roman" w:hAnsi="Times New Roman" w:cs="Times New Roman"/>
          <w:i/>
          <w:iCs/>
          <w:noProof/>
          <w:sz w:val="24"/>
          <w:szCs w:val="24"/>
        </w:rPr>
        <w:t>The Ultimate Beginner’s Guide to Jupyter Notebooks | by Velotio Technologies | Velotio Perspectives | Medium</w:t>
      </w:r>
      <w:r w:rsidRPr="00360331">
        <w:rPr>
          <w:rFonts w:ascii="Times New Roman" w:hAnsi="Times New Roman" w:cs="Times New Roman"/>
          <w:noProof/>
          <w:sz w:val="24"/>
          <w:szCs w:val="24"/>
        </w:rPr>
        <w:t>. https://medium.com/velotio-perspectives/the-ultimate-beginners-guide-to-jupyter-notebooks-6b00846ed2af</w:t>
      </w:r>
    </w:p>
    <w:p w14:paraId="42FB553E"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Verdence, C. (2020, October 29). </w:t>
      </w:r>
      <w:r w:rsidRPr="00360331">
        <w:rPr>
          <w:rFonts w:ascii="Times New Roman" w:hAnsi="Times New Roman" w:cs="Times New Roman"/>
          <w:i/>
          <w:iCs/>
          <w:noProof/>
          <w:sz w:val="24"/>
          <w:szCs w:val="24"/>
        </w:rPr>
        <w:t>What is an Activation Function in a Neural Network? | by Chris Verdence | Writers’ Blokke | Medium</w:t>
      </w:r>
      <w:r w:rsidRPr="00360331">
        <w:rPr>
          <w:rFonts w:ascii="Times New Roman" w:hAnsi="Times New Roman" w:cs="Times New Roman"/>
          <w:noProof/>
          <w:sz w:val="24"/>
          <w:szCs w:val="24"/>
        </w:rPr>
        <w:t>. https://medium.com/writers-blokke/what-is-an-activation-function-in-a-neural-network-ae0eb2bd2f82</w:t>
      </w:r>
    </w:p>
    <w:p w14:paraId="3F0200A4"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Vida Barea, J. (2021). </w:t>
      </w:r>
      <w:r w:rsidRPr="00360331">
        <w:rPr>
          <w:rFonts w:ascii="Times New Roman" w:hAnsi="Times New Roman" w:cs="Times New Roman"/>
          <w:i/>
          <w:iCs/>
          <w:noProof/>
          <w:sz w:val="24"/>
          <w:szCs w:val="24"/>
        </w:rPr>
        <w:t>CNAE 2009 grupo I</w:t>
      </w:r>
      <w:r w:rsidRPr="00360331">
        <w:rPr>
          <w:rFonts w:ascii="Times New Roman" w:hAnsi="Times New Roman" w:cs="Times New Roman"/>
          <w:noProof/>
          <w:sz w:val="24"/>
          <w:szCs w:val="24"/>
        </w:rPr>
        <w:t>. https://www.cnae.com.es/actividades.php?grupo=I</w:t>
      </w:r>
    </w:p>
    <w:p w14:paraId="4ADF7A9B"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Wang, Y., &amp; Zhu, Y. (2021). The Financing and Investment Crowding-out Effect of Zombie Firms on Non-zombie Firms: Evidence from China. </w:t>
      </w:r>
      <w:r w:rsidRPr="00360331">
        <w:rPr>
          <w:rFonts w:ascii="Times New Roman" w:hAnsi="Times New Roman" w:cs="Times New Roman"/>
          <w:i/>
          <w:iCs/>
          <w:noProof/>
          <w:sz w:val="24"/>
          <w:szCs w:val="24"/>
        </w:rPr>
        <w:t>Emerging Markets Finance and Trade</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57</w:t>
      </w:r>
      <w:r w:rsidRPr="00360331">
        <w:rPr>
          <w:rFonts w:ascii="Times New Roman" w:hAnsi="Times New Roman" w:cs="Times New Roman"/>
          <w:noProof/>
          <w:sz w:val="24"/>
          <w:szCs w:val="24"/>
        </w:rPr>
        <w:t>(7), 1959–1985. https://doi.org/10.1080/1540496X.2019.1711370</w:t>
      </w:r>
    </w:p>
    <w:p w14:paraId="7A6F5CC7"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Wu, H., Yang, M., &amp; Gu, J. (2021). Are zombie firms more incentivized to financialize? </w:t>
      </w:r>
      <w:r w:rsidRPr="00360331">
        <w:rPr>
          <w:rFonts w:ascii="Times New Roman" w:hAnsi="Times New Roman" w:cs="Times New Roman"/>
          <w:i/>
          <w:iCs/>
          <w:noProof/>
          <w:sz w:val="24"/>
          <w:szCs w:val="24"/>
        </w:rPr>
        <w:t>China Journal of Accounting Research</w:t>
      </w:r>
      <w:r w:rsidRPr="00360331">
        <w:rPr>
          <w:rFonts w:ascii="Times New Roman" w:hAnsi="Times New Roman" w:cs="Times New Roman"/>
          <w:noProof/>
          <w:sz w:val="24"/>
          <w:szCs w:val="24"/>
        </w:rPr>
        <w:t>, 100199. https://doi.org/10.1016/j.cjar.2021.05.003</w:t>
      </w:r>
    </w:p>
    <w:p w14:paraId="1D4741A5"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Yu, M., Guo, Y. M., Wang, D., &amp; Gao, X. (2021). How do zombie firms affect debt financing costs of others: From spillover effects views. </w:t>
      </w:r>
      <w:r w:rsidRPr="00360331">
        <w:rPr>
          <w:rFonts w:ascii="Times New Roman" w:hAnsi="Times New Roman" w:cs="Times New Roman"/>
          <w:i/>
          <w:iCs/>
          <w:noProof/>
          <w:sz w:val="24"/>
          <w:szCs w:val="24"/>
        </w:rPr>
        <w:t>Pacific Basin Finance Journal</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65</w:t>
      </w:r>
      <w:r w:rsidRPr="00360331">
        <w:rPr>
          <w:rFonts w:ascii="Times New Roman" w:hAnsi="Times New Roman" w:cs="Times New Roman"/>
          <w:noProof/>
          <w:sz w:val="24"/>
          <w:szCs w:val="24"/>
        </w:rPr>
        <w:t>(September 2020), 101471. https://doi.org/10.1016/j.pacfin.2020.101471</w:t>
      </w:r>
    </w:p>
    <w:p w14:paraId="51AE1A73"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rPr>
      </w:pPr>
      <w:r w:rsidRPr="00360331">
        <w:rPr>
          <w:rFonts w:ascii="Times New Roman" w:hAnsi="Times New Roman" w:cs="Times New Roman"/>
          <w:noProof/>
          <w:sz w:val="24"/>
          <w:szCs w:val="24"/>
        </w:rPr>
        <w:t xml:space="preserve">Zhu, H., &amp; Fan, H. E. (2016). Quantity and Characteristics of Zombie Firms in China. </w:t>
      </w:r>
      <w:r w:rsidRPr="00360331">
        <w:rPr>
          <w:rFonts w:ascii="Times New Roman" w:hAnsi="Times New Roman" w:cs="Times New Roman"/>
          <w:i/>
          <w:iCs/>
          <w:noProof/>
          <w:sz w:val="24"/>
          <w:szCs w:val="24"/>
        </w:rPr>
        <w:t>Journal of Beijing Technology &amp; Business University</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31</w:t>
      </w:r>
      <w:r w:rsidRPr="00360331">
        <w:rPr>
          <w:rFonts w:ascii="Times New Roman" w:hAnsi="Times New Roman" w:cs="Times New Roman"/>
          <w:noProof/>
          <w:sz w:val="24"/>
          <w:szCs w:val="24"/>
        </w:rPr>
        <w:t>(2016), 2021.</w:t>
      </w:r>
    </w:p>
    <w:p w14:paraId="2B3C336C" w14:textId="7AE9AF1B" w:rsidR="00351399" w:rsidRDefault="00BD6A7C" w:rsidP="001F097B">
      <w:pPr>
        <w:widowControl w:val="0"/>
        <w:autoSpaceDE w:val="0"/>
        <w:autoSpaceDN w:val="0"/>
        <w:adjustRightInd w:val="0"/>
        <w:spacing w:after="180" w:line="360" w:lineRule="auto"/>
        <w:ind w:left="480" w:hanging="480"/>
        <w:jc w:val="both"/>
        <w:rPr>
          <w:rFonts w:ascii="Times New Roman" w:hAnsi="Times New Roman" w:cs="Times New Roman"/>
          <w:b/>
          <w:bCs/>
          <w:sz w:val="24"/>
          <w:szCs w:val="24"/>
        </w:rPr>
      </w:pPr>
      <w:r w:rsidRPr="00DC671C">
        <w:rPr>
          <w:rFonts w:ascii="Times New Roman" w:hAnsi="Times New Roman" w:cs="Times New Roman"/>
          <w:b/>
          <w:bCs/>
          <w:sz w:val="24"/>
          <w:szCs w:val="24"/>
        </w:rPr>
        <w:fldChar w:fldCharType="end"/>
      </w:r>
    </w:p>
    <w:p w14:paraId="71EF9C3C" w14:textId="77777777" w:rsidR="00351399" w:rsidRDefault="00351399">
      <w:pPr>
        <w:rPr>
          <w:rFonts w:ascii="Times New Roman" w:hAnsi="Times New Roman" w:cs="Times New Roman"/>
          <w:b/>
          <w:bCs/>
          <w:sz w:val="24"/>
          <w:szCs w:val="24"/>
        </w:rPr>
      </w:pPr>
      <w:r>
        <w:rPr>
          <w:rFonts w:ascii="Times New Roman" w:hAnsi="Times New Roman" w:cs="Times New Roman"/>
          <w:b/>
          <w:bCs/>
          <w:sz w:val="24"/>
          <w:szCs w:val="24"/>
        </w:rPr>
        <w:br w:type="page"/>
      </w:r>
    </w:p>
    <w:p w14:paraId="2E74852F" w14:textId="75730F17" w:rsidR="004857E0" w:rsidRDefault="003F4E00" w:rsidP="00DF452E">
      <w:pPr>
        <w:pStyle w:val="Ttulo1"/>
        <w:spacing w:before="0" w:after="180" w:line="360" w:lineRule="auto"/>
        <w:jc w:val="both"/>
        <w:rPr>
          <w:rFonts w:ascii="Times New Roman" w:hAnsi="Times New Roman" w:cs="Times New Roman"/>
          <w:b/>
          <w:bCs/>
          <w:color w:val="auto"/>
          <w:sz w:val="24"/>
          <w:szCs w:val="24"/>
        </w:rPr>
      </w:pPr>
      <w:bookmarkStart w:id="517" w:name="_Toc94027307"/>
      <w:r w:rsidRPr="003F4E00">
        <w:rPr>
          <w:rFonts w:ascii="Times New Roman" w:hAnsi="Times New Roman" w:cs="Times New Roman"/>
          <w:b/>
          <w:bCs/>
          <w:color w:val="auto"/>
          <w:sz w:val="24"/>
          <w:szCs w:val="24"/>
        </w:rPr>
        <w:lastRenderedPageBreak/>
        <w:t>Anexo</w:t>
      </w:r>
      <w:bookmarkEnd w:id="517"/>
      <w:r w:rsidR="00351399">
        <w:rPr>
          <w:rFonts w:ascii="Times New Roman" w:hAnsi="Times New Roman" w:cs="Times New Roman"/>
          <w:b/>
          <w:bCs/>
          <w:color w:val="auto"/>
          <w:sz w:val="24"/>
          <w:szCs w:val="24"/>
        </w:rPr>
        <w:t xml:space="preserve"> I</w:t>
      </w:r>
    </w:p>
    <w:p w14:paraId="00E685FA" w14:textId="472F3332" w:rsidR="003C77B1" w:rsidRPr="003C77B1" w:rsidRDefault="003C77B1" w:rsidP="00351399">
      <w:pPr>
        <w:pStyle w:val="Tablas"/>
        <w:rPr>
          <w:i/>
          <w:iCs/>
        </w:rPr>
      </w:pPr>
      <w:bookmarkStart w:id="518" w:name="_Toc94028641"/>
      <w:bookmarkStart w:id="519" w:name="_Toc94033223"/>
      <w:bookmarkStart w:id="520" w:name="tabla_A1"/>
      <w:r w:rsidRPr="003C77B1">
        <w:t xml:space="preserve">Tabla A1: Abreviaturas </w:t>
      </w:r>
      <w:r w:rsidR="005C628A">
        <w:t xml:space="preserve">empleadas </w:t>
      </w:r>
      <w:r w:rsidRPr="003C77B1">
        <w:t xml:space="preserve">en </w:t>
      </w:r>
      <w:r w:rsidR="009E44A5">
        <w:rPr>
          <w:i/>
          <w:iCs/>
        </w:rPr>
        <w:t xml:space="preserve">el </w:t>
      </w:r>
      <w:r w:rsidRPr="003C77B1">
        <w:t>anexo</w:t>
      </w:r>
      <w:bookmarkEnd w:id="518"/>
      <w:bookmarkEnd w:id="519"/>
    </w:p>
    <w:tbl>
      <w:tblPr>
        <w:tblStyle w:val="Tablaconcuadrcula"/>
        <w:tblW w:w="0" w:type="auto"/>
        <w:jc w:val="center"/>
        <w:tblLook w:val="04A0" w:firstRow="1" w:lastRow="0" w:firstColumn="1" w:lastColumn="0" w:noHBand="0" w:noVBand="1"/>
      </w:tblPr>
      <w:tblGrid>
        <w:gridCol w:w="2513"/>
        <w:gridCol w:w="6547"/>
      </w:tblGrid>
      <w:tr w:rsidR="005C628A" w:rsidRPr="003C77B1" w14:paraId="2FB0F2C2" w14:textId="77777777" w:rsidTr="00620DB8">
        <w:trPr>
          <w:trHeight w:val="20"/>
          <w:jc w:val="center"/>
        </w:trPr>
        <w:tc>
          <w:tcPr>
            <w:tcW w:w="9060" w:type="dxa"/>
            <w:gridSpan w:val="2"/>
            <w:shd w:val="clear" w:color="auto" w:fill="FFD966" w:themeFill="accent4" w:themeFillTint="99"/>
          </w:tcPr>
          <w:bookmarkEnd w:id="520"/>
          <w:p w14:paraId="79F7BA3F" w14:textId="1B18DA3C" w:rsidR="005C628A" w:rsidRPr="003C77B1" w:rsidRDefault="005C628A" w:rsidP="00620DB8">
            <w:pPr>
              <w:jc w:val="center"/>
              <w:rPr>
                <w:rFonts w:ascii="Times New Roman" w:hAnsi="Times New Roman" w:cs="Times New Roman"/>
                <w:b/>
                <w:bCs/>
                <w:sz w:val="20"/>
                <w:szCs w:val="20"/>
              </w:rPr>
            </w:pPr>
            <w:r>
              <w:rPr>
                <w:rFonts w:ascii="Times New Roman" w:hAnsi="Times New Roman" w:cs="Times New Roman"/>
                <w:b/>
                <w:bCs/>
                <w:sz w:val="20"/>
                <w:szCs w:val="20"/>
              </w:rPr>
              <w:t>Comunes</w:t>
            </w:r>
          </w:p>
        </w:tc>
      </w:tr>
      <w:tr w:rsidR="00CA0C5E" w:rsidRPr="003C77B1" w14:paraId="6A52508F" w14:textId="77777777" w:rsidTr="00620DB8">
        <w:trPr>
          <w:trHeight w:val="20"/>
          <w:jc w:val="center"/>
        </w:trPr>
        <w:tc>
          <w:tcPr>
            <w:tcW w:w="2513" w:type="dxa"/>
            <w:shd w:val="clear" w:color="auto" w:fill="auto"/>
          </w:tcPr>
          <w:p w14:paraId="1A0CA178" w14:textId="4CC55D93" w:rsidR="00CA0C5E" w:rsidRDefault="00CA0C5E" w:rsidP="00620DB8">
            <w:pPr>
              <w:jc w:val="center"/>
              <w:rPr>
                <w:rFonts w:ascii="Times New Roman" w:eastAsia="Calibri" w:hAnsi="Times New Roman" w:cs="Times New Roman"/>
                <w:b/>
                <w:iCs/>
                <w:sz w:val="20"/>
                <w:szCs w:val="20"/>
              </w:rPr>
            </w:pPr>
            <w:r>
              <w:rPr>
                <w:rFonts w:ascii="Times New Roman" w:hAnsi="Times New Roman" w:cs="Times New Roman"/>
                <w:b/>
                <w:bCs/>
                <w:iCs/>
                <w:sz w:val="20"/>
                <w:szCs w:val="20"/>
              </w:rPr>
              <w:t>p</w:t>
            </w:r>
            <w:r w:rsidRPr="00B26411">
              <w:rPr>
                <w:rFonts w:ascii="Times New Roman" w:hAnsi="Times New Roman" w:cs="Times New Roman"/>
                <w:b/>
                <w:bCs/>
                <w:iCs/>
                <w:sz w:val="20"/>
                <w:szCs w:val="20"/>
              </w:rPr>
              <w:t>rofit</w:t>
            </w:r>
          </w:p>
        </w:tc>
        <w:tc>
          <w:tcPr>
            <w:tcW w:w="6547" w:type="dxa"/>
            <w:shd w:val="clear" w:color="auto" w:fill="auto"/>
          </w:tcPr>
          <w:p w14:paraId="719B3522" w14:textId="4AA3AE23" w:rsidR="00CA0C5E" w:rsidRDefault="00CA0C5E" w:rsidP="00620DB8">
            <w:pPr>
              <w:keepNext/>
              <w:jc w:val="both"/>
              <w:rPr>
                <w:rFonts w:ascii="Times New Roman" w:hAnsi="Times New Roman" w:cs="Times New Roman"/>
                <w:sz w:val="20"/>
                <w:szCs w:val="20"/>
              </w:rPr>
            </w:pPr>
            <w:r>
              <w:rPr>
                <w:rFonts w:ascii="Times New Roman" w:eastAsiaTheme="minorEastAsia" w:hAnsi="Times New Roman" w:cs="Times New Roman"/>
                <w:iCs/>
                <w:sz w:val="20"/>
                <w:szCs w:val="20"/>
              </w:rPr>
              <w:t>B</w:t>
            </w:r>
            <w:r w:rsidRPr="004857E0">
              <w:rPr>
                <w:rFonts w:ascii="Times New Roman" w:eastAsiaTheme="minorEastAsia" w:hAnsi="Times New Roman" w:cs="Times New Roman"/>
                <w:iCs/>
                <w:sz w:val="20"/>
                <w:szCs w:val="20"/>
              </w:rPr>
              <w:t>eneficio de la empresa</w:t>
            </w:r>
          </w:p>
        </w:tc>
      </w:tr>
      <w:tr w:rsidR="00CA0C5E" w:rsidRPr="003C77B1" w14:paraId="13C8DBE9" w14:textId="77777777" w:rsidTr="00620DB8">
        <w:trPr>
          <w:trHeight w:val="20"/>
          <w:jc w:val="center"/>
        </w:trPr>
        <w:tc>
          <w:tcPr>
            <w:tcW w:w="2513" w:type="dxa"/>
            <w:shd w:val="clear" w:color="auto" w:fill="auto"/>
          </w:tcPr>
          <w:p w14:paraId="7A4F68B1" w14:textId="452924F1" w:rsidR="00CA0C5E" w:rsidRDefault="00CA0C5E" w:rsidP="00620DB8">
            <w:pPr>
              <w:jc w:val="center"/>
              <w:rPr>
                <w:rFonts w:ascii="Times New Roman" w:eastAsia="Calibri" w:hAnsi="Times New Roman" w:cs="Times New Roman"/>
                <w:b/>
                <w:iCs/>
                <w:sz w:val="20"/>
                <w:szCs w:val="20"/>
              </w:rPr>
            </w:pPr>
            <w:r>
              <w:rPr>
                <w:rFonts w:ascii="Times New Roman" w:eastAsia="Calibri" w:hAnsi="Times New Roman" w:cs="Times New Roman"/>
                <w:b/>
                <w:iCs/>
                <w:sz w:val="20"/>
                <w:szCs w:val="20"/>
              </w:rPr>
              <w:t>rl</w:t>
            </w:r>
          </w:p>
        </w:tc>
        <w:tc>
          <w:tcPr>
            <w:tcW w:w="6547" w:type="dxa"/>
            <w:shd w:val="clear" w:color="auto" w:fill="auto"/>
          </w:tcPr>
          <w:p w14:paraId="53703C5F" w14:textId="4D6D827F" w:rsidR="00CA0C5E" w:rsidRPr="00854618" w:rsidRDefault="00CA0C5E" w:rsidP="00620DB8">
            <w:pPr>
              <w:keepNext/>
              <w:jc w:val="both"/>
              <w:rPr>
                <w:rFonts w:ascii="Times New Roman" w:eastAsiaTheme="minorEastAsia" w:hAnsi="Times New Roman" w:cs="Times New Roman"/>
                <w:b/>
                <w:sz w:val="20"/>
                <w:szCs w:val="20"/>
              </w:rPr>
            </w:pPr>
            <w:r>
              <w:rPr>
                <w:rFonts w:ascii="Times New Roman" w:hAnsi="Times New Roman" w:cs="Times New Roman"/>
                <w:sz w:val="20"/>
                <w:szCs w:val="20"/>
              </w:rPr>
              <w:t>Í</w:t>
            </w:r>
            <w:r w:rsidRPr="004857E0">
              <w:rPr>
                <w:rFonts w:ascii="Times New Roman" w:hAnsi="Times New Roman" w:cs="Times New Roman"/>
                <w:sz w:val="20"/>
                <w:szCs w:val="20"/>
              </w:rPr>
              <w:t xml:space="preserve">dem </w:t>
            </w:r>
            <w:hyperlink w:anchor="ecuación_1" w:history="1">
              <w:r w:rsidRPr="00293767">
                <w:rPr>
                  <w:rStyle w:val="Hipervnculo"/>
                  <w:rFonts w:ascii="Times New Roman" w:hAnsi="Times New Roman" w:cs="Times New Roman"/>
                  <w:sz w:val="20"/>
                  <w:szCs w:val="20"/>
                </w:rPr>
                <w:t>ecuación 1</w:t>
              </w:r>
            </w:hyperlink>
          </w:p>
        </w:tc>
      </w:tr>
      <w:tr w:rsidR="00CA0C5E" w:rsidRPr="003C77B1" w14:paraId="7F0C150C" w14:textId="77777777" w:rsidTr="00620DB8">
        <w:trPr>
          <w:trHeight w:val="20"/>
          <w:jc w:val="center"/>
        </w:trPr>
        <w:tc>
          <w:tcPr>
            <w:tcW w:w="2513" w:type="dxa"/>
            <w:shd w:val="clear" w:color="auto" w:fill="auto"/>
          </w:tcPr>
          <w:p w14:paraId="45304C42" w14:textId="616EB1D2" w:rsidR="00CA0C5E" w:rsidRPr="00854618" w:rsidRDefault="00CA0C5E" w:rsidP="00620DB8">
            <w:pPr>
              <w:jc w:val="center"/>
              <w:rPr>
                <w:rFonts w:ascii="Times New Roman" w:eastAsia="Calibri" w:hAnsi="Times New Roman" w:cs="Times New Roman"/>
                <w:b/>
                <w:iCs/>
                <w:sz w:val="20"/>
                <w:szCs w:val="20"/>
              </w:rPr>
            </w:pPr>
            <w:r w:rsidRPr="00B26411">
              <w:rPr>
                <w:rFonts w:ascii="Times New Roman" w:hAnsi="Times New Roman" w:cs="Times New Roman"/>
                <w:b/>
                <w:bCs/>
                <w:sz w:val="20"/>
                <w:szCs w:val="20"/>
              </w:rPr>
              <w:t>rs</w:t>
            </w:r>
          </w:p>
        </w:tc>
        <w:tc>
          <w:tcPr>
            <w:tcW w:w="6547" w:type="dxa"/>
            <w:shd w:val="clear" w:color="auto" w:fill="auto"/>
          </w:tcPr>
          <w:p w14:paraId="68EA4954" w14:textId="6EA89F6D" w:rsidR="00CA0C5E" w:rsidRPr="00854618" w:rsidRDefault="00CA0C5E" w:rsidP="00620DB8">
            <w:pPr>
              <w:keepNext/>
              <w:jc w:val="both"/>
              <w:rPr>
                <w:rFonts w:ascii="Times New Roman" w:eastAsiaTheme="minorEastAsia" w:hAnsi="Times New Roman" w:cs="Times New Roman"/>
                <w:b/>
                <w:sz w:val="20"/>
                <w:szCs w:val="20"/>
              </w:rPr>
            </w:pPr>
            <w:r>
              <w:rPr>
                <w:rFonts w:ascii="Times New Roman" w:hAnsi="Times New Roman" w:cs="Times New Roman"/>
                <w:sz w:val="20"/>
                <w:szCs w:val="20"/>
              </w:rPr>
              <w:t>Í</w:t>
            </w:r>
            <w:r w:rsidRPr="004857E0">
              <w:rPr>
                <w:rFonts w:ascii="Times New Roman" w:hAnsi="Times New Roman" w:cs="Times New Roman"/>
                <w:sz w:val="20"/>
                <w:szCs w:val="20"/>
              </w:rPr>
              <w:t xml:space="preserve">dem </w:t>
            </w:r>
            <w:hyperlink w:anchor="ecuación_1" w:history="1">
              <w:r w:rsidRPr="00293767">
                <w:rPr>
                  <w:rStyle w:val="Hipervnculo"/>
                  <w:rFonts w:ascii="Times New Roman" w:hAnsi="Times New Roman" w:cs="Times New Roman"/>
                  <w:sz w:val="20"/>
                  <w:szCs w:val="20"/>
                </w:rPr>
                <w:t>ecuación 1</w:t>
              </w:r>
            </w:hyperlink>
          </w:p>
        </w:tc>
      </w:tr>
      <w:tr w:rsidR="006868D8" w:rsidRPr="003C77B1" w14:paraId="42580D72" w14:textId="77777777" w:rsidTr="00620DB8">
        <w:trPr>
          <w:trHeight w:val="20"/>
          <w:jc w:val="center"/>
        </w:trPr>
        <w:tc>
          <w:tcPr>
            <w:tcW w:w="2513" w:type="dxa"/>
            <w:shd w:val="clear" w:color="auto" w:fill="auto"/>
          </w:tcPr>
          <w:p w14:paraId="1FC8B17B" w14:textId="55A7DBF1" w:rsidR="006868D8" w:rsidRPr="00B26411" w:rsidRDefault="006868D8" w:rsidP="00620DB8">
            <w:pPr>
              <w:jc w:val="center"/>
              <w:rPr>
                <w:rFonts w:ascii="Times New Roman" w:hAnsi="Times New Roman" w:cs="Times New Roman"/>
                <w:b/>
                <w:bCs/>
                <w:sz w:val="20"/>
                <w:szCs w:val="20"/>
              </w:rPr>
            </w:pPr>
            <w:r>
              <w:rPr>
                <w:rFonts w:ascii="Times New Roman" w:hAnsi="Times New Roman" w:cs="Times New Roman"/>
                <w:b/>
                <w:bCs/>
                <w:sz w:val="20"/>
                <w:szCs w:val="20"/>
              </w:rPr>
              <w:t>B</w:t>
            </w:r>
          </w:p>
        </w:tc>
        <w:tc>
          <w:tcPr>
            <w:tcW w:w="6547" w:type="dxa"/>
            <w:shd w:val="clear" w:color="auto" w:fill="auto"/>
          </w:tcPr>
          <w:p w14:paraId="714D6CE9" w14:textId="6441AF13" w:rsidR="006868D8" w:rsidRDefault="006868D8" w:rsidP="00620DB8">
            <w:pPr>
              <w:keepNext/>
              <w:jc w:val="both"/>
              <w:rPr>
                <w:rFonts w:ascii="Times New Roman" w:hAnsi="Times New Roman" w:cs="Times New Roman"/>
                <w:sz w:val="20"/>
                <w:szCs w:val="20"/>
              </w:rPr>
            </w:pPr>
            <w:r>
              <w:rPr>
                <w:rFonts w:ascii="Times New Roman" w:hAnsi="Times New Roman" w:cs="Times New Roman"/>
                <w:sz w:val="20"/>
                <w:szCs w:val="20"/>
              </w:rPr>
              <w:t>Préstamos bancarios (a corto y largo plazo)</w:t>
            </w:r>
          </w:p>
        </w:tc>
      </w:tr>
      <w:tr w:rsidR="006868D8" w:rsidRPr="003C77B1" w14:paraId="7C125339" w14:textId="77777777" w:rsidTr="00620DB8">
        <w:trPr>
          <w:trHeight w:val="20"/>
          <w:jc w:val="center"/>
        </w:trPr>
        <w:tc>
          <w:tcPr>
            <w:tcW w:w="2513" w:type="dxa"/>
            <w:shd w:val="clear" w:color="auto" w:fill="auto"/>
          </w:tcPr>
          <w:p w14:paraId="63CE5422" w14:textId="66C9FCDE" w:rsidR="006868D8" w:rsidRPr="00B26411" w:rsidRDefault="006868D8" w:rsidP="00620DB8">
            <w:pPr>
              <w:jc w:val="center"/>
              <w:rPr>
                <w:rFonts w:ascii="Times New Roman" w:hAnsi="Times New Roman" w:cs="Times New Roman"/>
                <w:b/>
                <w:bCs/>
                <w:sz w:val="20"/>
                <w:szCs w:val="20"/>
              </w:rPr>
            </w:pPr>
            <w:bookmarkStart w:id="521" w:name="abrv_BL"/>
            <w:r>
              <w:rPr>
                <w:rFonts w:ascii="Times New Roman" w:hAnsi="Times New Roman" w:cs="Times New Roman"/>
                <w:b/>
                <w:bCs/>
                <w:sz w:val="20"/>
                <w:szCs w:val="20"/>
              </w:rPr>
              <w:t>BL</w:t>
            </w:r>
            <w:bookmarkEnd w:id="521"/>
          </w:p>
        </w:tc>
        <w:tc>
          <w:tcPr>
            <w:tcW w:w="6547" w:type="dxa"/>
            <w:shd w:val="clear" w:color="auto" w:fill="auto"/>
          </w:tcPr>
          <w:p w14:paraId="7D7E9475" w14:textId="5040C6D5" w:rsidR="006868D8" w:rsidRDefault="006868D8" w:rsidP="00620DB8">
            <w:pPr>
              <w:keepNext/>
              <w:jc w:val="both"/>
              <w:rPr>
                <w:rFonts w:ascii="Times New Roman" w:hAnsi="Times New Roman" w:cs="Times New Roman"/>
                <w:sz w:val="20"/>
                <w:szCs w:val="20"/>
              </w:rPr>
            </w:pPr>
            <w:r>
              <w:rPr>
                <w:rFonts w:ascii="Times New Roman" w:hAnsi="Times New Roman" w:cs="Times New Roman"/>
                <w:sz w:val="20"/>
                <w:szCs w:val="20"/>
              </w:rPr>
              <w:t>Í</w:t>
            </w:r>
            <w:r w:rsidRPr="004857E0">
              <w:rPr>
                <w:rFonts w:ascii="Times New Roman" w:hAnsi="Times New Roman" w:cs="Times New Roman"/>
                <w:sz w:val="20"/>
                <w:szCs w:val="20"/>
              </w:rPr>
              <w:t xml:space="preserve">dem </w:t>
            </w:r>
            <w:hyperlink w:anchor="ecuación_1" w:history="1">
              <w:r w:rsidRPr="00293767">
                <w:rPr>
                  <w:rStyle w:val="Hipervnculo"/>
                  <w:rFonts w:ascii="Times New Roman" w:hAnsi="Times New Roman" w:cs="Times New Roman"/>
                  <w:sz w:val="20"/>
                  <w:szCs w:val="20"/>
                </w:rPr>
                <w:t>ecuación 1</w:t>
              </w:r>
            </w:hyperlink>
          </w:p>
        </w:tc>
      </w:tr>
      <w:tr w:rsidR="006868D8" w:rsidRPr="003C77B1" w14:paraId="4D42C29A" w14:textId="77777777" w:rsidTr="00620DB8">
        <w:trPr>
          <w:trHeight w:val="20"/>
          <w:jc w:val="center"/>
        </w:trPr>
        <w:tc>
          <w:tcPr>
            <w:tcW w:w="2513" w:type="dxa"/>
            <w:shd w:val="clear" w:color="auto" w:fill="auto"/>
          </w:tcPr>
          <w:p w14:paraId="7A91C35E" w14:textId="101BDB86" w:rsidR="006868D8" w:rsidRDefault="006868D8" w:rsidP="00620DB8">
            <w:pPr>
              <w:jc w:val="center"/>
              <w:rPr>
                <w:rFonts w:ascii="Times New Roman" w:hAnsi="Times New Roman" w:cs="Times New Roman"/>
                <w:b/>
                <w:bCs/>
                <w:sz w:val="20"/>
                <w:szCs w:val="20"/>
              </w:rPr>
            </w:pPr>
            <w:r w:rsidRPr="00B26411">
              <w:rPr>
                <w:rFonts w:ascii="Times New Roman" w:hAnsi="Times New Roman" w:cs="Times New Roman"/>
                <w:b/>
                <w:bCs/>
                <w:sz w:val="20"/>
                <w:szCs w:val="20"/>
              </w:rPr>
              <w:t>BL1</w:t>
            </w:r>
          </w:p>
        </w:tc>
        <w:tc>
          <w:tcPr>
            <w:tcW w:w="6547" w:type="dxa"/>
            <w:shd w:val="clear" w:color="auto" w:fill="auto"/>
          </w:tcPr>
          <w:p w14:paraId="4500DD9E" w14:textId="17C1592E" w:rsidR="006868D8" w:rsidRDefault="006868D8" w:rsidP="00620DB8">
            <w:pPr>
              <w:keepNext/>
              <w:jc w:val="both"/>
              <w:rPr>
                <w:rFonts w:ascii="Times New Roman" w:hAnsi="Times New Roman" w:cs="Times New Roman"/>
                <w:sz w:val="20"/>
                <w:szCs w:val="20"/>
              </w:rPr>
            </w:pPr>
            <w:r>
              <w:rPr>
                <w:rFonts w:ascii="Times New Roman" w:hAnsi="Times New Roman" w:cs="Times New Roman"/>
                <w:sz w:val="20"/>
                <w:szCs w:val="20"/>
              </w:rPr>
              <w:t>Pasivos a largo plazo</w:t>
            </w:r>
          </w:p>
        </w:tc>
      </w:tr>
      <w:tr w:rsidR="006868D8" w:rsidRPr="003C77B1" w14:paraId="62BCEE64" w14:textId="77777777" w:rsidTr="00620DB8">
        <w:trPr>
          <w:trHeight w:val="20"/>
          <w:jc w:val="center"/>
        </w:trPr>
        <w:tc>
          <w:tcPr>
            <w:tcW w:w="2513" w:type="dxa"/>
            <w:shd w:val="clear" w:color="auto" w:fill="auto"/>
          </w:tcPr>
          <w:p w14:paraId="2D95240D" w14:textId="29D5C13C" w:rsidR="006868D8" w:rsidRDefault="006868D8" w:rsidP="00620DB8">
            <w:pPr>
              <w:jc w:val="center"/>
              <w:rPr>
                <w:rFonts w:ascii="Times New Roman" w:hAnsi="Times New Roman" w:cs="Times New Roman"/>
                <w:b/>
                <w:bCs/>
                <w:sz w:val="20"/>
                <w:szCs w:val="20"/>
              </w:rPr>
            </w:pPr>
            <w:bookmarkStart w:id="522" w:name="abrv_BS"/>
            <w:r>
              <w:rPr>
                <w:rFonts w:ascii="Times New Roman" w:hAnsi="Times New Roman" w:cs="Times New Roman"/>
                <w:b/>
                <w:bCs/>
                <w:sz w:val="20"/>
                <w:szCs w:val="20"/>
              </w:rPr>
              <w:t>BS</w:t>
            </w:r>
            <w:bookmarkEnd w:id="522"/>
          </w:p>
        </w:tc>
        <w:tc>
          <w:tcPr>
            <w:tcW w:w="6547" w:type="dxa"/>
            <w:shd w:val="clear" w:color="auto" w:fill="auto"/>
          </w:tcPr>
          <w:p w14:paraId="4D94DBB1" w14:textId="6018C9B2" w:rsidR="006868D8" w:rsidRDefault="006868D8" w:rsidP="00620DB8">
            <w:pPr>
              <w:keepNext/>
              <w:jc w:val="both"/>
              <w:rPr>
                <w:rFonts w:ascii="Times New Roman" w:hAnsi="Times New Roman" w:cs="Times New Roman"/>
                <w:sz w:val="20"/>
                <w:szCs w:val="20"/>
              </w:rPr>
            </w:pPr>
            <w:r>
              <w:rPr>
                <w:rFonts w:ascii="Times New Roman" w:hAnsi="Times New Roman" w:cs="Times New Roman"/>
                <w:sz w:val="20"/>
                <w:szCs w:val="20"/>
              </w:rPr>
              <w:t>Í</w:t>
            </w:r>
            <w:r w:rsidRPr="004857E0">
              <w:rPr>
                <w:rFonts w:ascii="Times New Roman" w:hAnsi="Times New Roman" w:cs="Times New Roman"/>
                <w:sz w:val="20"/>
                <w:szCs w:val="20"/>
              </w:rPr>
              <w:t xml:space="preserve">dem </w:t>
            </w:r>
            <w:hyperlink w:anchor="ecuación_1" w:history="1">
              <w:r w:rsidRPr="00293767">
                <w:rPr>
                  <w:rStyle w:val="Hipervnculo"/>
                  <w:rFonts w:ascii="Times New Roman" w:hAnsi="Times New Roman" w:cs="Times New Roman"/>
                  <w:sz w:val="20"/>
                  <w:szCs w:val="20"/>
                </w:rPr>
                <w:t>ecuación 1</w:t>
              </w:r>
            </w:hyperlink>
          </w:p>
        </w:tc>
      </w:tr>
      <w:tr w:rsidR="006868D8" w:rsidRPr="003C77B1" w14:paraId="5F541382" w14:textId="77777777" w:rsidTr="00620DB8">
        <w:trPr>
          <w:trHeight w:val="20"/>
          <w:jc w:val="center"/>
        </w:trPr>
        <w:tc>
          <w:tcPr>
            <w:tcW w:w="2513" w:type="dxa"/>
            <w:shd w:val="clear" w:color="auto" w:fill="auto"/>
          </w:tcPr>
          <w:p w14:paraId="680FA4DB" w14:textId="2AA96B64" w:rsidR="006868D8" w:rsidRDefault="006868D8" w:rsidP="00620DB8">
            <w:pPr>
              <w:jc w:val="center"/>
              <w:rPr>
                <w:rFonts w:ascii="Times New Roman" w:hAnsi="Times New Roman" w:cs="Times New Roman"/>
                <w:b/>
                <w:bCs/>
                <w:sz w:val="20"/>
                <w:szCs w:val="20"/>
              </w:rPr>
            </w:pPr>
            <w:r w:rsidRPr="00B26411">
              <w:rPr>
                <w:rFonts w:ascii="Times New Roman" w:hAnsi="Times New Roman" w:cs="Times New Roman"/>
                <w:b/>
                <w:bCs/>
                <w:sz w:val="20"/>
                <w:szCs w:val="20"/>
              </w:rPr>
              <w:t>BS1</w:t>
            </w:r>
          </w:p>
        </w:tc>
        <w:tc>
          <w:tcPr>
            <w:tcW w:w="6547" w:type="dxa"/>
            <w:shd w:val="clear" w:color="auto" w:fill="auto"/>
          </w:tcPr>
          <w:p w14:paraId="3B344551" w14:textId="26D53EB5" w:rsidR="006868D8" w:rsidRDefault="006868D8" w:rsidP="00620DB8">
            <w:pPr>
              <w:keepNext/>
              <w:jc w:val="both"/>
              <w:rPr>
                <w:rFonts w:ascii="Times New Roman" w:hAnsi="Times New Roman" w:cs="Times New Roman"/>
                <w:sz w:val="20"/>
                <w:szCs w:val="20"/>
              </w:rPr>
            </w:pPr>
            <w:r>
              <w:rPr>
                <w:rFonts w:ascii="Times New Roman" w:hAnsi="Times New Roman" w:cs="Times New Roman"/>
                <w:sz w:val="20"/>
                <w:szCs w:val="20"/>
              </w:rPr>
              <w:t>P</w:t>
            </w:r>
            <w:r w:rsidRPr="004857E0">
              <w:rPr>
                <w:rFonts w:ascii="Times New Roman" w:hAnsi="Times New Roman" w:cs="Times New Roman"/>
                <w:sz w:val="20"/>
                <w:szCs w:val="20"/>
              </w:rPr>
              <w:t>asivo</w:t>
            </w:r>
            <w:r>
              <w:rPr>
                <w:rFonts w:ascii="Times New Roman" w:hAnsi="Times New Roman" w:cs="Times New Roman"/>
                <w:sz w:val="20"/>
                <w:szCs w:val="20"/>
              </w:rPr>
              <w:t>s</w:t>
            </w:r>
            <w:r w:rsidRPr="004857E0">
              <w:rPr>
                <w:rFonts w:ascii="Times New Roman" w:hAnsi="Times New Roman" w:cs="Times New Roman"/>
                <w:sz w:val="20"/>
                <w:szCs w:val="20"/>
              </w:rPr>
              <w:t xml:space="preserve"> a corto plazo menos las cuentas, los impuestos y otras partidas por pagar</w:t>
            </w:r>
            <w:r>
              <w:rPr>
                <w:rFonts w:ascii="Times New Roman" w:hAnsi="Times New Roman" w:cs="Times New Roman"/>
                <w:sz w:val="20"/>
                <w:szCs w:val="20"/>
              </w:rPr>
              <w:t>. Mide la deuda bancaria a corto plazo.</w:t>
            </w:r>
          </w:p>
        </w:tc>
      </w:tr>
      <w:tr w:rsidR="006868D8" w:rsidRPr="003C77B1" w14:paraId="58BF1557" w14:textId="77777777" w:rsidTr="00620DB8">
        <w:trPr>
          <w:trHeight w:val="20"/>
          <w:jc w:val="center"/>
        </w:trPr>
        <w:tc>
          <w:tcPr>
            <w:tcW w:w="2513" w:type="dxa"/>
            <w:shd w:val="clear" w:color="auto" w:fill="auto"/>
          </w:tcPr>
          <w:p w14:paraId="5820AFFA" w14:textId="1B6C2506" w:rsidR="006868D8" w:rsidRPr="00B26411" w:rsidRDefault="006868D8" w:rsidP="00620DB8">
            <w:pPr>
              <w:jc w:val="center"/>
              <w:rPr>
                <w:rFonts w:ascii="Times New Roman" w:hAnsi="Times New Roman" w:cs="Times New Roman"/>
                <w:b/>
                <w:bCs/>
                <w:sz w:val="20"/>
                <w:szCs w:val="20"/>
              </w:rPr>
            </w:pPr>
            <w:r w:rsidRPr="00B26411">
              <w:rPr>
                <w:rFonts w:ascii="Times New Roman" w:hAnsi="Times New Roman" w:cs="Times New Roman"/>
                <w:b/>
                <w:bCs/>
                <w:sz w:val="20"/>
                <w:szCs w:val="20"/>
              </w:rPr>
              <w:t>EBIT</w:t>
            </w:r>
          </w:p>
        </w:tc>
        <w:tc>
          <w:tcPr>
            <w:tcW w:w="6547" w:type="dxa"/>
            <w:shd w:val="clear" w:color="auto" w:fill="auto"/>
          </w:tcPr>
          <w:p w14:paraId="790BE78D" w14:textId="1ED51F90" w:rsidR="006868D8" w:rsidRDefault="006868D8" w:rsidP="00620DB8">
            <w:pPr>
              <w:keepNext/>
              <w:jc w:val="both"/>
              <w:rPr>
                <w:rFonts w:ascii="Times New Roman" w:hAnsi="Times New Roman" w:cs="Times New Roman"/>
                <w:sz w:val="20"/>
                <w:szCs w:val="20"/>
              </w:rPr>
            </w:pPr>
            <w:r>
              <w:rPr>
                <w:rFonts w:ascii="Times New Roman" w:hAnsi="Times New Roman" w:cs="Times New Roman"/>
                <w:sz w:val="20"/>
                <w:szCs w:val="20"/>
              </w:rPr>
              <w:t>B</w:t>
            </w:r>
            <w:r w:rsidRPr="004857E0">
              <w:rPr>
                <w:rFonts w:ascii="Times New Roman" w:hAnsi="Times New Roman" w:cs="Times New Roman"/>
                <w:sz w:val="20"/>
                <w:szCs w:val="20"/>
              </w:rPr>
              <w:t>eneficio antes de intereses e impuestos</w:t>
            </w:r>
          </w:p>
        </w:tc>
      </w:tr>
      <w:tr w:rsidR="006868D8" w:rsidRPr="003C77B1" w14:paraId="04FB827D" w14:textId="77777777" w:rsidTr="00620DB8">
        <w:trPr>
          <w:trHeight w:val="20"/>
          <w:jc w:val="center"/>
        </w:trPr>
        <w:tc>
          <w:tcPr>
            <w:tcW w:w="2513" w:type="dxa"/>
          </w:tcPr>
          <w:p w14:paraId="15112FC4" w14:textId="0494AD69" w:rsidR="006868D8" w:rsidRPr="00B26411" w:rsidRDefault="006868D8" w:rsidP="00620DB8">
            <w:pPr>
              <w:jc w:val="center"/>
              <w:rPr>
                <w:rFonts w:ascii="Times New Roman" w:hAnsi="Times New Roman" w:cs="Times New Roman"/>
                <w:b/>
                <w:bCs/>
                <w:sz w:val="20"/>
                <w:szCs w:val="20"/>
              </w:rPr>
            </w:pPr>
            <w:r w:rsidRPr="00B26411">
              <w:rPr>
                <w:rFonts w:ascii="Times New Roman" w:hAnsi="Times New Roman" w:cs="Times New Roman"/>
                <w:b/>
                <w:bCs/>
                <w:sz w:val="20"/>
                <w:szCs w:val="20"/>
              </w:rPr>
              <w:t>EBITDA</w:t>
            </w:r>
          </w:p>
        </w:tc>
        <w:tc>
          <w:tcPr>
            <w:tcW w:w="6547" w:type="dxa"/>
          </w:tcPr>
          <w:p w14:paraId="4F6230EB" w14:textId="56CD4925" w:rsidR="006868D8" w:rsidRDefault="006868D8" w:rsidP="00620DB8">
            <w:pPr>
              <w:keepNext/>
              <w:jc w:val="both"/>
              <w:rPr>
                <w:rFonts w:ascii="Times New Roman" w:hAnsi="Times New Roman" w:cs="Times New Roman"/>
                <w:sz w:val="20"/>
                <w:szCs w:val="20"/>
              </w:rPr>
            </w:pPr>
            <w:r>
              <w:rPr>
                <w:rFonts w:ascii="Times New Roman" w:hAnsi="Times New Roman" w:cs="Times New Roman"/>
                <w:sz w:val="20"/>
                <w:szCs w:val="20"/>
              </w:rPr>
              <w:t>R</w:t>
            </w:r>
            <w:r w:rsidRPr="004857E0">
              <w:rPr>
                <w:rFonts w:ascii="Times New Roman" w:hAnsi="Times New Roman" w:cs="Times New Roman"/>
                <w:sz w:val="20"/>
                <w:szCs w:val="20"/>
              </w:rPr>
              <w:t>esultados antes de intereses, impuestos, depreciaciones y amortizaciones</w:t>
            </w:r>
          </w:p>
        </w:tc>
      </w:tr>
      <w:tr w:rsidR="006868D8" w:rsidRPr="003C77B1" w14:paraId="4BD513B9" w14:textId="77777777" w:rsidTr="00620DB8">
        <w:trPr>
          <w:trHeight w:val="20"/>
          <w:jc w:val="center"/>
        </w:trPr>
        <w:tc>
          <w:tcPr>
            <w:tcW w:w="2513" w:type="dxa"/>
          </w:tcPr>
          <w:p w14:paraId="7B8BD5D5" w14:textId="5F61FE9F" w:rsidR="006868D8" w:rsidRPr="00B26411" w:rsidRDefault="006868D8" w:rsidP="00620DB8">
            <w:pPr>
              <w:jc w:val="center"/>
              <w:rPr>
                <w:rFonts w:ascii="Times New Roman" w:hAnsi="Times New Roman" w:cs="Times New Roman"/>
                <w:b/>
                <w:bCs/>
                <w:sz w:val="20"/>
                <w:szCs w:val="20"/>
              </w:rPr>
            </w:pPr>
            <w:r>
              <w:rPr>
                <w:rFonts w:ascii="Times New Roman" w:hAnsi="Times New Roman" w:cs="Times New Roman"/>
                <w:b/>
                <w:bCs/>
                <w:sz w:val="20"/>
                <w:szCs w:val="20"/>
              </w:rPr>
              <w:t>ICR</w:t>
            </w:r>
          </w:p>
        </w:tc>
        <w:tc>
          <w:tcPr>
            <w:tcW w:w="6547" w:type="dxa"/>
          </w:tcPr>
          <w:p w14:paraId="3E97423E" w14:textId="63BA6D40" w:rsidR="006868D8" w:rsidRDefault="006868D8" w:rsidP="00620DB8">
            <w:pPr>
              <w:keepNext/>
              <w:jc w:val="both"/>
              <w:rPr>
                <w:rFonts w:ascii="Times New Roman" w:hAnsi="Times New Roman" w:cs="Times New Roman"/>
                <w:sz w:val="20"/>
                <w:szCs w:val="20"/>
              </w:rPr>
            </w:pPr>
            <w:r>
              <w:rPr>
                <w:rFonts w:ascii="Times New Roman" w:hAnsi="Times New Roman" w:cs="Times New Roman"/>
                <w:sz w:val="20"/>
                <w:szCs w:val="20"/>
              </w:rPr>
              <w:t>Ratio de cobertura de intereses</w:t>
            </w:r>
          </w:p>
        </w:tc>
      </w:tr>
      <w:tr w:rsidR="006868D8" w:rsidRPr="003C77B1" w14:paraId="0F270C02" w14:textId="77777777" w:rsidTr="00620DB8">
        <w:trPr>
          <w:trHeight w:val="20"/>
          <w:jc w:val="center"/>
        </w:trPr>
        <w:tc>
          <w:tcPr>
            <w:tcW w:w="2513" w:type="dxa"/>
          </w:tcPr>
          <w:p w14:paraId="5C8999ED" w14:textId="0C964D8F" w:rsidR="006868D8" w:rsidRPr="00B26411" w:rsidRDefault="006868D8" w:rsidP="00620DB8">
            <w:pPr>
              <w:jc w:val="center"/>
              <w:rPr>
                <w:rFonts w:ascii="Times New Roman" w:hAnsi="Times New Roman" w:cs="Times New Roman"/>
                <w:b/>
                <w:bCs/>
                <w:sz w:val="20"/>
                <w:szCs w:val="20"/>
              </w:rPr>
            </w:pPr>
            <w:r>
              <w:rPr>
                <w:rFonts w:ascii="Times New Roman" w:hAnsi="Times New Roman" w:cs="Times New Roman"/>
                <w:b/>
                <w:bCs/>
                <w:sz w:val="20"/>
                <w:szCs w:val="20"/>
              </w:rPr>
              <w:t>R</w:t>
            </w:r>
          </w:p>
        </w:tc>
        <w:tc>
          <w:tcPr>
            <w:tcW w:w="6547" w:type="dxa"/>
          </w:tcPr>
          <w:p w14:paraId="25E2F6E9" w14:textId="53F3F161" w:rsidR="006868D8" w:rsidRDefault="006868D8" w:rsidP="00620DB8">
            <w:pPr>
              <w:keepNext/>
              <w:jc w:val="both"/>
              <w:rPr>
                <w:rFonts w:ascii="Times New Roman" w:hAnsi="Times New Roman" w:cs="Times New Roman"/>
                <w:sz w:val="20"/>
                <w:szCs w:val="20"/>
              </w:rPr>
            </w:pPr>
            <w:r>
              <w:rPr>
                <w:rFonts w:ascii="Times New Roman" w:eastAsiaTheme="minorEastAsia" w:hAnsi="Times New Roman" w:cs="Times New Roman"/>
                <w:iCs/>
                <w:sz w:val="20"/>
                <w:szCs w:val="20"/>
              </w:rPr>
              <w:t>P</w:t>
            </w:r>
            <w:r w:rsidRPr="004857E0">
              <w:rPr>
                <w:rFonts w:ascii="Times New Roman" w:eastAsiaTheme="minorEastAsia" w:hAnsi="Times New Roman" w:cs="Times New Roman"/>
                <w:iCs/>
                <w:sz w:val="20"/>
                <w:szCs w:val="20"/>
              </w:rPr>
              <w:t>ago de intereses reales de la empresa</w:t>
            </w:r>
          </w:p>
        </w:tc>
      </w:tr>
      <w:tr w:rsidR="006868D8" w:rsidRPr="003C77B1" w14:paraId="0B9BCDAF" w14:textId="77777777" w:rsidTr="00620DB8">
        <w:trPr>
          <w:trHeight w:val="20"/>
          <w:jc w:val="center"/>
        </w:trPr>
        <w:tc>
          <w:tcPr>
            <w:tcW w:w="2513" w:type="dxa"/>
          </w:tcPr>
          <w:p w14:paraId="7F0F7815" w14:textId="57EDDCCC" w:rsidR="006868D8" w:rsidRDefault="006868D8" w:rsidP="00620DB8">
            <w:pPr>
              <w:jc w:val="center"/>
              <w:rPr>
                <w:rFonts w:ascii="Times New Roman" w:hAnsi="Times New Roman" w:cs="Times New Roman"/>
                <w:b/>
                <w:bCs/>
                <w:sz w:val="20"/>
                <w:szCs w:val="20"/>
              </w:rPr>
            </w:pPr>
            <w:r>
              <w:rPr>
                <w:rFonts w:ascii="Times New Roman" w:hAnsi="Times New Roman" w:cs="Times New Roman"/>
                <w:b/>
                <w:bCs/>
                <w:sz w:val="20"/>
                <w:szCs w:val="20"/>
              </w:rPr>
              <w:t>R*</w:t>
            </w:r>
          </w:p>
        </w:tc>
        <w:tc>
          <w:tcPr>
            <w:tcW w:w="6547" w:type="dxa"/>
          </w:tcPr>
          <w:p w14:paraId="0F7EB96A" w14:textId="3669C345" w:rsidR="006868D8" w:rsidRDefault="006868D8" w:rsidP="00620DB8">
            <w:pPr>
              <w:keepNext/>
              <w:jc w:val="both"/>
              <w:rPr>
                <w:rFonts w:ascii="Times New Roman" w:eastAsiaTheme="minorEastAsia" w:hAnsi="Times New Roman" w:cs="Times New Roman"/>
                <w:iCs/>
                <w:sz w:val="20"/>
                <w:szCs w:val="20"/>
              </w:rPr>
            </w:pPr>
            <w:r>
              <w:rPr>
                <w:rFonts w:ascii="Times New Roman" w:eastAsiaTheme="minorEastAsia" w:hAnsi="Times New Roman" w:cs="Times New Roman"/>
                <w:iCs/>
                <w:sz w:val="20"/>
                <w:szCs w:val="20"/>
              </w:rPr>
              <w:t>P</w:t>
            </w:r>
            <w:r w:rsidRPr="004857E0">
              <w:rPr>
                <w:rFonts w:ascii="Times New Roman" w:eastAsiaTheme="minorEastAsia" w:hAnsi="Times New Roman" w:cs="Times New Roman"/>
                <w:iCs/>
                <w:sz w:val="20"/>
                <w:szCs w:val="20"/>
              </w:rPr>
              <w:t>ago mínimo de intereses exigidos a la empresa</w:t>
            </w:r>
          </w:p>
        </w:tc>
      </w:tr>
      <w:tr w:rsidR="006868D8" w:rsidRPr="003C77B1" w14:paraId="1A348405" w14:textId="77777777" w:rsidTr="00620DB8">
        <w:trPr>
          <w:trHeight w:val="20"/>
          <w:jc w:val="center"/>
        </w:trPr>
        <w:tc>
          <w:tcPr>
            <w:tcW w:w="2513" w:type="dxa"/>
          </w:tcPr>
          <w:p w14:paraId="0D905F07" w14:textId="65BF01E1" w:rsidR="006868D8" w:rsidRPr="00B26411" w:rsidRDefault="006868D8" w:rsidP="00620DB8">
            <w:pPr>
              <w:jc w:val="center"/>
              <w:rPr>
                <w:rFonts w:ascii="Times New Roman" w:eastAsia="Calibri" w:hAnsi="Times New Roman" w:cs="Times New Roman"/>
                <w:b/>
                <w:bCs/>
                <w:iCs/>
                <w:sz w:val="20"/>
                <w:szCs w:val="20"/>
              </w:rPr>
            </w:pPr>
            <w:r w:rsidRPr="00B26411">
              <w:rPr>
                <w:rFonts w:ascii="Times New Roman" w:hAnsi="Times New Roman" w:cs="Times New Roman"/>
                <w:b/>
                <w:bCs/>
                <w:sz w:val="20"/>
                <w:szCs w:val="20"/>
              </w:rPr>
              <w:t>ROA</w:t>
            </w:r>
          </w:p>
        </w:tc>
        <w:tc>
          <w:tcPr>
            <w:tcW w:w="6547" w:type="dxa"/>
          </w:tcPr>
          <w:p w14:paraId="769A5825" w14:textId="6BB7FF49" w:rsidR="006868D8" w:rsidRDefault="006868D8" w:rsidP="00620DB8">
            <w:pPr>
              <w:keepNext/>
              <w:jc w:val="both"/>
              <w:rPr>
                <w:rFonts w:ascii="Times New Roman" w:eastAsiaTheme="minorEastAsia" w:hAnsi="Times New Roman" w:cs="Times New Roman"/>
                <w:sz w:val="20"/>
                <w:szCs w:val="20"/>
              </w:rPr>
            </w:pPr>
            <w:r>
              <w:rPr>
                <w:rFonts w:ascii="Times New Roman" w:hAnsi="Times New Roman" w:cs="Times New Roman"/>
                <w:sz w:val="20"/>
                <w:szCs w:val="20"/>
              </w:rPr>
              <w:t>Rentabilidad económica</w:t>
            </w:r>
          </w:p>
        </w:tc>
      </w:tr>
      <w:tr w:rsidR="006868D8" w:rsidRPr="003C77B1" w14:paraId="2D8946FD" w14:textId="77777777" w:rsidTr="00620DB8">
        <w:trPr>
          <w:trHeight w:val="20"/>
          <w:jc w:val="center"/>
        </w:trPr>
        <w:tc>
          <w:tcPr>
            <w:tcW w:w="9060" w:type="dxa"/>
            <w:gridSpan w:val="2"/>
            <w:shd w:val="clear" w:color="auto" w:fill="FFD966" w:themeFill="accent4" w:themeFillTint="99"/>
          </w:tcPr>
          <w:p w14:paraId="46BBCBE1" w14:textId="6729E770" w:rsidR="006868D8" w:rsidRPr="00BF498A" w:rsidRDefault="006868D8" w:rsidP="00620DB8">
            <w:pPr>
              <w:keepNext/>
              <w:jc w:val="center"/>
              <w:rPr>
                <w:rFonts w:ascii="Times New Roman" w:eastAsiaTheme="minorEastAsia" w:hAnsi="Times New Roman" w:cs="Times New Roman"/>
                <w:b/>
                <w:bCs/>
                <w:sz w:val="20"/>
                <w:szCs w:val="20"/>
              </w:rPr>
            </w:pPr>
            <w:r w:rsidRPr="00BF498A">
              <w:rPr>
                <w:rFonts w:ascii="Times New Roman" w:hAnsi="Times New Roman" w:cs="Times New Roman"/>
                <w:b/>
                <w:bCs/>
                <w:sz w:val="20"/>
                <w:szCs w:val="20"/>
                <w:lang w:val="en-US"/>
              </w:rPr>
              <w:t>Zombie lending and depressed restructuring in Japan (2008)</w:t>
            </w:r>
          </w:p>
        </w:tc>
      </w:tr>
      <w:tr w:rsidR="006868D8" w:rsidRPr="003C77B1" w14:paraId="34A3548A" w14:textId="77777777" w:rsidTr="00620DB8">
        <w:trPr>
          <w:trHeight w:val="20"/>
          <w:jc w:val="center"/>
        </w:trPr>
        <w:tc>
          <w:tcPr>
            <w:tcW w:w="2513" w:type="dxa"/>
          </w:tcPr>
          <w:p w14:paraId="06751FFF" w14:textId="17A89F5A" w:rsidR="006868D8" w:rsidRPr="00B26411" w:rsidRDefault="006868D8" w:rsidP="00620DB8">
            <w:pPr>
              <w:jc w:val="center"/>
              <w:rPr>
                <w:rFonts w:ascii="Times New Roman" w:eastAsia="Calibri" w:hAnsi="Times New Roman" w:cs="Times New Roman"/>
                <w:b/>
                <w:bCs/>
                <w:iCs/>
                <w:sz w:val="20"/>
                <w:szCs w:val="20"/>
              </w:rPr>
            </w:pPr>
            <w:r>
              <w:rPr>
                <w:rFonts w:ascii="Times New Roman" w:eastAsia="Calibri" w:hAnsi="Times New Roman" w:cs="Times New Roman"/>
                <w:b/>
                <w:bCs/>
                <w:iCs/>
                <w:sz w:val="20"/>
                <w:szCs w:val="20"/>
              </w:rPr>
              <w:t>x</w:t>
            </w:r>
          </w:p>
        </w:tc>
        <w:tc>
          <w:tcPr>
            <w:tcW w:w="6547" w:type="dxa"/>
          </w:tcPr>
          <w:p w14:paraId="56592312" w14:textId="17177E28" w:rsidR="006868D8" w:rsidRDefault="006868D8" w:rsidP="00620DB8">
            <w:pPr>
              <w:keepNext/>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Diferencia entre pago de intereses, ídem a la </w:t>
            </w:r>
            <w:hyperlink w:anchor="ecuación_2" w:history="1">
              <w:r w:rsidRPr="00293767">
                <w:rPr>
                  <w:rStyle w:val="Hipervnculo"/>
                  <w:rFonts w:ascii="Times New Roman" w:hAnsi="Times New Roman" w:cs="Times New Roman"/>
                  <w:sz w:val="20"/>
                  <w:szCs w:val="20"/>
                </w:rPr>
                <w:t>ecuación 2</w:t>
              </w:r>
            </w:hyperlink>
          </w:p>
        </w:tc>
      </w:tr>
      <w:tr w:rsidR="006868D8" w:rsidRPr="003C77B1" w14:paraId="72381313" w14:textId="77777777" w:rsidTr="00620DB8">
        <w:trPr>
          <w:trHeight w:val="20"/>
          <w:jc w:val="center"/>
        </w:trPr>
        <w:tc>
          <w:tcPr>
            <w:tcW w:w="9060" w:type="dxa"/>
            <w:gridSpan w:val="2"/>
            <w:shd w:val="clear" w:color="auto" w:fill="FFD966" w:themeFill="accent4" w:themeFillTint="99"/>
          </w:tcPr>
          <w:p w14:paraId="021ECA00" w14:textId="2EE8C366" w:rsidR="006868D8" w:rsidRPr="008D1420" w:rsidRDefault="006868D8" w:rsidP="00620DB8">
            <w:pPr>
              <w:keepNext/>
              <w:jc w:val="center"/>
              <w:rPr>
                <w:rFonts w:ascii="Times New Roman" w:eastAsiaTheme="minorEastAsia" w:hAnsi="Times New Roman" w:cs="Times New Roman"/>
                <w:b/>
                <w:bCs/>
                <w:sz w:val="20"/>
                <w:szCs w:val="20"/>
              </w:rPr>
            </w:pPr>
            <w:r w:rsidRPr="008D1420">
              <w:rPr>
                <w:rFonts w:ascii="Times New Roman" w:hAnsi="Times New Roman" w:cs="Times New Roman"/>
                <w:b/>
                <w:bCs/>
                <w:sz w:val="20"/>
                <w:szCs w:val="20"/>
                <w:lang w:val="en-US"/>
              </w:rPr>
              <w:t>Zombie Firms and the Crowding-Out of Private Investment in China (2016)</w:t>
            </w:r>
          </w:p>
        </w:tc>
      </w:tr>
      <w:tr w:rsidR="006868D8" w:rsidRPr="003C77B1" w14:paraId="176A64E8" w14:textId="77777777" w:rsidTr="00620DB8">
        <w:trPr>
          <w:trHeight w:val="20"/>
          <w:jc w:val="center"/>
        </w:trPr>
        <w:tc>
          <w:tcPr>
            <w:tcW w:w="2513" w:type="dxa"/>
          </w:tcPr>
          <w:p w14:paraId="3820556B" w14:textId="30CB7430" w:rsidR="006868D8" w:rsidRPr="00B26411" w:rsidRDefault="006868D8" w:rsidP="00620DB8">
            <w:pPr>
              <w:jc w:val="center"/>
              <w:rPr>
                <w:rFonts w:ascii="Times New Roman" w:hAnsi="Times New Roman" w:cs="Times New Roman"/>
                <w:b/>
                <w:bCs/>
                <w:sz w:val="20"/>
                <w:szCs w:val="20"/>
              </w:rPr>
            </w:pPr>
            <w:r>
              <w:rPr>
                <w:rFonts w:ascii="Times New Roman" w:hAnsi="Times New Roman" w:cs="Times New Roman"/>
                <w:b/>
                <w:bCs/>
                <w:sz w:val="20"/>
                <w:szCs w:val="20"/>
              </w:rPr>
              <w:t>gap</w:t>
            </w:r>
          </w:p>
        </w:tc>
        <w:tc>
          <w:tcPr>
            <w:tcW w:w="6547" w:type="dxa"/>
          </w:tcPr>
          <w:p w14:paraId="4B79B6E6" w14:textId="786CAA9B" w:rsidR="006868D8" w:rsidRDefault="006868D8" w:rsidP="00620DB8">
            <w:pPr>
              <w:keepNext/>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Diferencia entre pago de intereses</w:t>
            </w:r>
          </w:p>
        </w:tc>
      </w:tr>
      <w:tr w:rsidR="006868D8" w:rsidRPr="003C77B1" w14:paraId="5FEEC92A" w14:textId="77777777" w:rsidTr="00620DB8">
        <w:trPr>
          <w:trHeight w:val="20"/>
          <w:jc w:val="center"/>
        </w:trPr>
        <w:tc>
          <w:tcPr>
            <w:tcW w:w="2513" w:type="dxa"/>
          </w:tcPr>
          <w:p w14:paraId="616F688E" w14:textId="301F67C0" w:rsidR="006868D8" w:rsidRPr="00B26411" w:rsidRDefault="006868D8" w:rsidP="00620DB8">
            <w:pPr>
              <w:jc w:val="center"/>
              <w:rPr>
                <w:rFonts w:ascii="Times New Roman" w:eastAsia="Calibri" w:hAnsi="Times New Roman" w:cs="Times New Roman"/>
                <w:b/>
                <w:bCs/>
                <w:iCs/>
                <w:sz w:val="20"/>
                <w:szCs w:val="20"/>
              </w:rPr>
            </w:pPr>
            <w:r w:rsidRPr="00B26411">
              <w:rPr>
                <w:rFonts w:ascii="Times New Roman" w:hAnsi="Times New Roman" w:cs="Times New Roman"/>
                <w:b/>
                <w:bCs/>
                <w:sz w:val="20"/>
                <w:szCs w:val="20"/>
              </w:rPr>
              <w:t>rd</w:t>
            </w:r>
          </w:p>
        </w:tc>
        <w:tc>
          <w:tcPr>
            <w:tcW w:w="6547" w:type="dxa"/>
          </w:tcPr>
          <w:p w14:paraId="0A0AEB3A" w14:textId="3FDBEC3E" w:rsidR="006868D8" w:rsidRDefault="006868D8" w:rsidP="00620DB8">
            <w:pPr>
              <w:keepNext/>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T</w:t>
            </w:r>
            <w:r w:rsidRPr="004857E0">
              <w:rPr>
                <w:rFonts w:ascii="Times New Roman" w:eastAsiaTheme="minorEastAsia" w:hAnsi="Times New Roman" w:cs="Times New Roman"/>
                <w:sz w:val="20"/>
                <w:szCs w:val="20"/>
              </w:rPr>
              <w:t>ipo de depósito bancario a un año</w:t>
            </w:r>
          </w:p>
        </w:tc>
      </w:tr>
      <w:tr w:rsidR="006868D8" w:rsidRPr="003C77B1" w14:paraId="041EB81C" w14:textId="77777777" w:rsidTr="00620DB8">
        <w:trPr>
          <w:trHeight w:val="20"/>
          <w:jc w:val="center"/>
        </w:trPr>
        <w:tc>
          <w:tcPr>
            <w:tcW w:w="2513" w:type="dxa"/>
          </w:tcPr>
          <w:p w14:paraId="1CC970D6" w14:textId="54D3E5E7" w:rsidR="006868D8" w:rsidRPr="00B26411" w:rsidRDefault="006868D8" w:rsidP="00620DB8">
            <w:pPr>
              <w:jc w:val="center"/>
              <w:rPr>
                <w:rFonts w:ascii="Times New Roman" w:hAnsi="Times New Roman" w:cs="Times New Roman"/>
                <w:b/>
                <w:bCs/>
                <w:sz w:val="20"/>
                <w:szCs w:val="20"/>
              </w:rPr>
            </w:pPr>
            <w:r w:rsidRPr="00B26411">
              <w:rPr>
                <w:rFonts w:ascii="Times New Roman" w:eastAsia="Calibri" w:hAnsi="Times New Roman" w:cs="Times New Roman"/>
                <w:b/>
                <w:bCs/>
                <w:iCs/>
                <w:sz w:val="20"/>
                <w:szCs w:val="20"/>
              </w:rPr>
              <w:t>AI</w:t>
            </w:r>
          </w:p>
        </w:tc>
        <w:tc>
          <w:tcPr>
            <w:tcW w:w="6547" w:type="dxa"/>
          </w:tcPr>
          <w:p w14:paraId="76FA871F" w14:textId="6027B040" w:rsidR="006868D8" w:rsidRDefault="006868D8" w:rsidP="00620DB8">
            <w:pPr>
              <w:keepNext/>
              <w:jc w:val="both"/>
              <w:rPr>
                <w:rFonts w:ascii="Times New Roman" w:hAnsi="Times New Roman" w:cs="Times New Roman"/>
                <w:sz w:val="20"/>
                <w:szCs w:val="20"/>
              </w:rPr>
            </w:pPr>
            <w:r>
              <w:rPr>
                <w:rFonts w:ascii="Times New Roman" w:eastAsiaTheme="minorEastAsia" w:hAnsi="Times New Roman" w:cs="Times New Roman"/>
                <w:sz w:val="20"/>
                <w:szCs w:val="20"/>
              </w:rPr>
              <w:t>I</w:t>
            </w:r>
            <w:r w:rsidRPr="004857E0">
              <w:rPr>
                <w:rFonts w:ascii="Times New Roman" w:eastAsiaTheme="minorEastAsia" w:hAnsi="Times New Roman" w:cs="Times New Roman"/>
                <w:sz w:val="20"/>
                <w:szCs w:val="20"/>
              </w:rPr>
              <w:t>nventario de la empresa</w:t>
            </w:r>
          </w:p>
        </w:tc>
      </w:tr>
      <w:tr w:rsidR="006868D8" w:rsidRPr="003C77B1" w14:paraId="29670480" w14:textId="77777777" w:rsidTr="00620DB8">
        <w:trPr>
          <w:trHeight w:val="20"/>
          <w:jc w:val="center"/>
        </w:trPr>
        <w:tc>
          <w:tcPr>
            <w:tcW w:w="2513" w:type="dxa"/>
          </w:tcPr>
          <w:p w14:paraId="2989C9CA" w14:textId="6DA15F37" w:rsidR="006868D8" w:rsidRPr="00B26411" w:rsidRDefault="006868D8" w:rsidP="00620DB8">
            <w:pPr>
              <w:jc w:val="center"/>
              <w:rPr>
                <w:rFonts w:ascii="Times New Roman" w:hAnsi="Times New Roman" w:cs="Times New Roman"/>
                <w:b/>
                <w:bCs/>
                <w:sz w:val="20"/>
                <w:szCs w:val="20"/>
              </w:rPr>
            </w:pPr>
            <w:r w:rsidRPr="00B26411">
              <w:rPr>
                <w:rFonts w:ascii="Times New Roman" w:eastAsia="Calibri" w:hAnsi="Times New Roman" w:cs="Times New Roman"/>
                <w:b/>
                <w:bCs/>
                <w:iCs/>
                <w:sz w:val="20"/>
                <w:szCs w:val="20"/>
              </w:rPr>
              <w:t>AR</w:t>
            </w:r>
          </w:p>
        </w:tc>
        <w:tc>
          <w:tcPr>
            <w:tcW w:w="6547" w:type="dxa"/>
          </w:tcPr>
          <w:p w14:paraId="260F0607" w14:textId="62CEA442" w:rsidR="006868D8" w:rsidRDefault="006868D8" w:rsidP="00620DB8">
            <w:pPr>
              <w:keepNext/>
              <w:jc w:val="both"/>
              <w:rPr>
                <w:rFonts w:ascii="Times New Roman" w:hAnsi="Times New Roman" w:cs="Times New Roman"/>
                <w:sz w:val="20"/>
                <w:szCs w:val="20"/>
              </w:rPr>
            </w:pPr>
            <w:r>
              <w:rPr>
                <w:rFonts w:ascii="Times New Roman" w:eastAsiaTheme="minorEastAsia" w:hAnsi="Times New Roman" w:cs="Times New Roman"/>
                <w:sz w:val="20"/>
                <w:szCs w:val="20"/>
              </w:rPr>
              <w:t>C</w:t>
            </w:r>
            <w:r w:rsidRPr="004857E0">
              <w:rPr>
                <w:rFonts w:ascii="Times New Roman" w:eastAsiaTheme="minorEastAsia" w:hAnsi="Times New Roman" w:cs="Times New Roman"/>
                <w:sz w:val="20"/>
                <w:szCs w:val="20"/>
              </w:rPr>
              <w:t>uentas por cobrar de la empresa</w:t>
            </w:r>
          </w:p>
        </w:tc>
      </w:tr>
      <w:tr w:rsidR="006868D8" w:rsidRPr="003C77B1" w14:paraId="56B0C69A" w14:textId="77777777" w:rsidTr="00620DB8">
        <w:trPr>
          <w:trHeight w:val="20"/>
          <w:jc w:val="center"/>
        </w:trPr>
        <w:tc>
          <w:tcPr>
            <w:tcW w:w="2513" w:type="dxa"/>
          </w:tcPr>
          <w:p w14:paraId="702460B0" w14:textId="2C806BBE" w:rsidR="006868D8" w:rsidRPr="00B26411" w:rsidRDefault="006868D8" w:rsidP="00620DB8">
            <w:pPr>
              <w:jc w:val="center"/>
              <w:rPr>
                <w:rFonts w:ascii="Times New Roman" w:hAnsi="Times New Roman" w:cs="Times New Roman"/>
                <w:b/>
                <w:bCs/>
                <w:sz w:val="20"/>
                <w:szCs w:val="20"/>
              </w:rPr>
            </w:pPr>
            <w:r w:rsidRPr="00B26411">
              <w:rPr>
                <w:rFonts w:ascii="Times New Roman" w:hAnsi="Times New Roman" w:cs="Times New Roman"/>
                <w:b/>
                <w:bCs/>
                <w:iCs/>
                <w:sz w:val="20"/>
                <w:szCs w:val="20"/>
              </w:rPr>
              <w:t>AT</w:t>
            </w:r>
          </w:p>
        </w:tc>
        <w:tc>
          <w:tcPr>
            <w:tcW w:w="6547" w:type="dxa"/>
          </w:tcPr>
          <w:p w14:paraId="3E9E3700" w14:textId="55B223DA" w:rsidR="006868D8" w:rsidRDefault="006868D8" w:rsidP="00620DB8">
            <w:pPr>
              <w:keepNext/>
              <w:jc w:val="both"/>
              <w:rPr>
                <w:rFonts w:ascii="Times New Roman" w:hAnsi="Times New Roman" w:cs="Times New Roman"/>
                <w:sz w:val="20"/>
                <w:szCs w:val="20"/>
              </w:rPr>
            </w:pPr>
            <w:r>
              <w:rPr>
                <w:rFonts w:ascii="Times New Roman" w:eastAsiaTheme="minorEastAsia" w:hAnsi="Times New Roman" w:cs="Times New Roman"/>
                <w:sz w:val="20"/>
                <w:szCs w:val="20"/>
              </w:rPr>
              <w:t>A</w:t>
            </w:r>
            <w:r w:rsidRPr="004857E0">
              <w:rPr>
                <w:rFonts w:ascii="Times New Roman" w:eastAsiaTheme="minorEastAsia" w:hAnsi="Times New Roman" w:cs="Times New Roman"/>
                <w:sz w:val="20"/>
                <w:szCs w:val="20"/>
              </w:rPr>
              <w:t>ctivos líquidos de la empresa</w:t>
            </w:r>
          </w:p>
        </w:tc>
      </w:tr>
      <w:tr w:rsidR="006868D8" w:rsidRPr="003C77B1" w14:paraId="47FD5129" w14:textId="77777777" w:rsidTr="00620DB8">
        <w:trPr>
          <w:trHeight w:val="20"/>
          <w:jc w:val="center"/>
        </w:trPr>
        <w:tc>
          <w:tcPr>
            <w:tcW w:w="2513" w:type="dxa"/>
          </w:tcPr>
          <w:p w14:paraId="024C8AFD" w14:textId="3837851A" w:rsidR="006868D8" w:rsidRPr="00B26411" w:rsidRDefault="006868D8" w:rsidP="00620DB8">
            <w:pPr>
              <w:jc w:val="center"/>
              <w:rPr>
                <w:rFonts w:ascii="Times New Roman" w:hAnsi="Times New Roman" w:cs="Times New Roman"/>
                <w:b/>
                <w:bCs/>
                <w:iCs/>
                <w:sz w:val="20"/>
                <w:szCs w:val="20"/>
              </w:rPr>
            </w:pPr>
            <w:r w:rsidRPr="00B26411">
              <w:rPr>
                <w:rFonts w:ascii="Times New Roman" w:eastAsia="Calibri" w:hAnsi="Times New Roman" w:cs="Times New Roman"/>
                <w:b/>
                <w:iCs/>
                <w:sz w:val="20"/>
                <w:szCs w:val="20"/>
              </w:rPr>
              <w:t>B</w:t>
            </w:r>
            <w:r>
              <w:rPr>
                <w:rFonts w:ascii="Times New Roman" w:eastAsia="Calibri" w:hAnsi="Times New Roman" w:cs="Times New Roman"/>
                <w:b/>
                <w:iCs/>
                <w:sz w:val="20"/>
                <w:szCs w:val="20"/>
              </w:rPr>
              <w:t>1</w:t>
            </w:r>
          </w:p>
        </w:tc>
        <w:tc>
          <w:tcPr>
            <w:tcW w:w="6547" w:type="dxa"/>
          </w:tcPr>
          <w:p w14:paraId="4D7CCE25" w14:textId="1650DF66" w:rsidR="006868D8" w:rsidRDefault="006868D8" w:rsidP="00620DB8">
            <w:pPr>
              <w:keepNext/>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BS1+BL1</w:t>
            </w:r>
          </w:p>
        </w:tc>
      </w:tr>
      <w:tr w:rsidR="006868D8" w:rsidRPr="003C77B1" w14:paraId="62F8DE0D" w14:textId="77777777" w:rsidTr="00620DB8">
        <w:trPr>
          <w:trHeight w:val="20"/>
          <w:jc w:val="center"/>
        </w:trPr>
        <w:tc>
          <w:tcPr>
            <w:tcW w:w="2513" w:type="dxa"/>
          </w:tcPr>
          <w:p w14:paraId="19493948" w14:textId="3B08334D" w:rsidR="006868D8" w:rsidRPr="00B26411" w:rsidRDefault="006868D8" w:rsidP="00620DB8">
            <w:pPr>
              <w:jc w:val="center"/>
              <w:rPr>
                <w:rFonts w:ascii="Times New Roman" w:eastAsia="Calibri" w:hAnsi="Times New Roman" w:cs="Times New Roman"/>
                <w:b/>
                <w:bCs/>
                <w:iCs/>
                <w:sz w:val="20"/>
                <w:szCs w:val="20"/>
              </w:rPr>
            </w:pPr>
            <w:r>
              <w:rPr>
                <w:rFonts w:ascii="Times New Roman" w:eastAsia="Calibri" w:hAnsi="Times New Roman" w:cs="Times New Roman"/>
                <w:b/>
                <w:bCs/>
                <w:iCs/>
                <w:sz w:val="20"/>
                <w:szCs w:val="20"/>
              </w:rPr>
              <w:t>RA</w:t>
            </w:r>
          </w:p>
        </w:tc>
        <w:tc>
          <w:tcPr>
            <w:tcW w:w="6547" w:type="dxa"/>
          </w:tcPr>
          <w:p w14:paraId="292747C3" w14:textId="5BBA1752" w:rsidR="006868D8" w:rsidRDefault="006868D8" w:rsidP="00620DB8">
            <w:pPr>
              <w:keepNext/>
              <w:jc w:val="both"/>
              <w:rPr>
                <w:rFonts w:ascii="Times New Roman" w:eastAsiaTheme="minorEastAsia" w:hAnsi="Times New Roman" w:cs="Times New Roman"/>
                <w:sz w:val="20"/>
                <w:szCs w:val="20"/>
              </w:rPr>
            </w:pPr>
            <w:r>
              <w:rPr>
                <w:rFonts w:ascii="Times New Roman" w:eastAsiaTheme="minorEastAsia" w:hAnsi="Times New Roman" w:cs="Times New Roman"/>
                <w:iCs/>
                <w:sz w:val="20"/>
                <w:szCs w:val="20"/>
              </w:rPr>
              <w:t>P</w:t>
            </w:r>
            <w:r w:rsidRPr="004857E0">
              <w:rPr>
                <w:rFonts w:ascii="Times New Roman" w:eastAsiaTheme="minorEastAsia" w:hAnsi="Times New Roman" w:cs="Times New Roman"/>
                <w:iCs/>
                <w:sz w:val="20"/>
                <w:szCs w:val="20"/>
              </w:rPr>
              <w:t>ago mínimo de intereses exigidos a la empresa</w:t>
            </w:r>
          </w:p>
        </w:tc>
      </w:tr>
      <w:tr w:rsidR="006868D8" w:rsidRPr="003C77B1" w14:paraId="21211104" w14:textId="77777777" w:rsidTr="00620DB8">
        <w:trPr>
          <w:trHeight w:val="20"/>
          <w:jc w:val="center"/>
        </w:trPr>
        <w:tc>
          <w:tcPr>
            <w:tcW w:w="2513" w:type="dxa"/>
          </w:tcPr>
          <w:p w14:paraId="006B8D3E" w14:textId="53C77066" w:rsidR="006868D8" w:rsidRPr="00B26411" w:rsidRDefault="006868D8" w:rsidP="00620DB8">
            <w:pPr>
              <w:jc w:val="center"/>
              <w:rPr>
                <w:rFonts w:ascii="Times New Roman" w:eastAsia="Calibri" w:hAnsi="Times New Roman" w:cs="Times New Roman"/>
                <w:b/>
                <w:bCs/>
                <w:iCs/>
                <w:sz w:val="20"/>
                <w:szCs w:val="20"/>
              </w:rPr>
            </w:pPr>
            <w:r w:rsidRPr="00B26411">
              <w:rPr>
                <w:rFonts w:ascii="Times New Roman" w:eastAsia="Calibri" w:hAnsi="Times New Roman" w:cs="Times New Roman"/>
                <w:b/>
                <w:bCs/>
                <w:iCs/>
                <w:sz w:val="20"/>
                <w:szCs w:val="20"/>
              </w:rPr>
              <w:t>RB</w:t>
            </w:r>
          </w:p>
        </w:tc>
        <w:tc>
          <w:tcPr>
            <w:tcW w:w="6547" w:type="dxa"/>
          </w:tcPr>
          <w:p w14:paraId="391621F2" w14:textId="7CB071BB" w:rsidR="006868D8" w:rsidRDefault="006868D8" w:rsidP="00620DB8">
            <w:pPr>
              <w:keepNext/>
              <w:jc w:val="both"/>
              <w:rPr>
                <w:rFonts w:ascii="Times New Roman" w:eastAsiaTheme="minorEastAsia" w:hAnsi="Times New Roman" w:cs="Times New Roman"/>
                <w:sz w:val="20"/>
                <w:szCs w:val="20"/>
              </w:rPr>
            </w:pPr>
            <w:r>
              <w:rPr>
                <w:rFonts w:ascii="Times New Roman" w:hAnsi="Times New Roman" w:cs="Times New Roman"/>
                <w:sz w:val="20"/>
                <w:szCs w:val="20"/>
              </w:rPr>
              <w:t>I</w:t>
            </w:r>
            <w:r w:rsidRPr="004857E0">
              <w:rPr>
                <w:rFonts w:ascii="Times New Roman" w:hAnsi="Times New Roman" w:cs="Times New Roman"/>
                <w:sz w:val="20"/>
                <w:szCs w:val="20"/>
              </w:rPr>
              <w:t xml:space="preserve">ngresos por intereses de </w:t>
            </w:r>
            <w:r>
              <w:rPr>
                <w:rFonts w:ascii="Times New Roman" w:hAnsi="Times New Roman" w:cs="Times New Roman"/>
                <w:sz w:val="20"/>
                <w:szCs w:val="20"/>
              </w:rPr>
              <w:t xml:space="preserve">la empresa procedentes de </w:t>
            </w:r>
            <w:r w:rsidRPr="004857E0">
              <w:rPr>
                <w:rFonts w:ascii="Times New Roman" w:hAnsi="Times New Roman" w:cs="Times New Roman"/>
                <w:sz w:val="20"/>
                <w:szCs w:val="20"/>
              </w:rPr>
              <w:t>los depósitos bancarios</w:t>
            </w:r>
          </w:p>
        </w:tc>
      </w:tr>
      <w:tr w:rsidR="006868D8" w:rsidRPr="003C77B1" w14:paraId="2D211848" w14:textId="77777777" w:rsidTr="00620DB8">
        <w:trPr>
          <w:trHeight w:val="20"/>
          <w:jc w:val="center"/>
        </w:trPr>
        <w:tc>
          <w:tcPr>
            <w:tcW w:w="2513" w:type="dxa"/>
          </w:tcPr>
          <w:p w14:paraId="0C968C11" w14:textId="70F8EA87" w:rsidR="006868D8" w:rsidRPr="00B26411" w:rsidRDefault="006868D8" w:rsidP="00620DB8">
            <w:pPr>
              <w:jc w:val="center"/>
              <w:rPr>
                <w:rFonts w:ascii="Times New Roman" w:eastAsia="Calibri" w:hAnsi="Times New Roman" w:cs="Times New Roman"/>
                <w:b/>
                <w:bCs/>
                <w:iCs/>
                <w:sz w:val="20"/>
                <w:szCs w:val="20"/>
              </w:rPr>
            </w:pPr>
            <w:r>
              <w:rPr>
                <w:rFonts w:ascii="Times New Roman" w:eastAsia="Calibri" w:hAnsi="Times New Roman" w:cs="Times New Roman"/>
                <w:b/>
                <w:bCs/>
                <w:iCs/>
                <w:sz w:val="20"/>
                <w:szCs w:val="20"/>
              </w:rPr>
              <w:t>RC</w:t>
            </w:r>
          </w:p>
        </w:tc>
        <w:tc>
          <w:tcPr>
            <w:tcW w:w="6547" w:type="dxa"/>
          </w:tcPr>
          <w:p w14:paraId="068811D7" w14:textId="17CDBF8C" w:rsidR="006868D8" w:rsidRDefault="006868D8" w:rsidP="00620DB8">
            <w:pPr>
              <w:keepNext/>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Pago de intereses reales neto</w:t>
            </w:r>
          </w:p>
        </w:tc>
      </w:tr>
      <w:tr w:rsidR="006868D8" w:rsidRPr="003C77B1" w14:paraId="1A9C63A4" w14:textId="77777777" w:rsidTr="00620DB8">
        <w:trPr>
          <w:trHeight w:val="20"/>
          <w:jc w:val="center"/>
        </w:trPr>
        <w:tc>
          <w:tcPr>
            <w:tcW w:w="9060" w:type="dxa"/>
            <w:gridSpan w:val="2"/>
            <w:shd w:val="clear" w:color="auto" w:fill="FFD966" w:themeFill="accent4" w:themeFillTint="99"/>
          </w:tcPr>
          <w:p w14:paraId="319ACC4D" w14:textId="2AE66CC5" w:rsidR="006868D8" w:rsidRPr="00C92CAA" w:rsidRDefault="006868D8" w:rsidP="00620DB8">
            <w:pPr>
              <w:keepNext/>
              <w:jc w:val="center"/>
              <w:rPr>
                <w:rFonts w:ascii="Times New Roman" w:eastAsiaTheme="minorEastAsia" w:hAnsi="Times New Roman" w:cs="Times New Roman"/>
                <w:b/>
                <w:bCs/>
                <w:sz w:val="20"/>
                <w:szCs w:val="20"/>
              </w:rPr>
            </w:pPr>
            <w:r w:rsidRPr="00C92CAA">
              <w:rPr>
                <w:rFonts w:ascii="Times New Roman" w:hAnsi="Times New Roman" w:cs="Times New Roman"/>
                <w:b/>
                <w:bCs/>
                <w:sz w:val="20"/>
                <w:szCs w:val="20"/>
              </w:rPr>
              <w:t>Credit Misallocation During the European Financial Crisis (2017)</w:t>
            </w:r>
          </w:p>
        </w:tc>
      </w:tr>
      <w:tr w:rsidR="006868D8" w:rsidRPr="003C77B1" w14:paraId="5CBC902A" w14:textId="77777777" w:rsidTr="00620DB8">
        <w:trPr>
          <w:trHeight w:val="20"/>
          <w:jc w:val="center"/>
        </w:trPr>
        <w:tc>
          <w:tcPr>
            <w:tcW w:w="2513" w:type="dxa"/>
          </w:tcPr>
          <w:p w14:paraId="35FBC17C" w14:textId="002F370B" w:rsidR="006868D8" w:rsidRPr="00B26411" w:rsidRDefault="006868D8" w:rsidP="00620DB8">
            <w:pPr>
              <w:jc w:val="center"/>
              <w:rPr>
                <w:rFonts w:ascii="Times New Roman" w:eastAsia="Calibri" w:hAnsi="Times New Roman" w:cs="Times New Roman"/>
                <w:b/>
                <w:bCs/>
                <w:iCs/>
                <w:sz w:val="20"/>
                <w:szCs w:val="20"/>
              </w:rPr>
            </w:pPr>
            <w:r w:rsidRPr="00B26411">
              <w:rPr>
                <w:rFonts w:ascii="Times New Roman" w:hAnsi="Times New Roman" w:cs="Times New Roman"/>
                <w:b/>
                <w:bCs/>
                <w:sz w:val="20"/>
                <w:szCs w:val="20"/>
              </w:rPr>
              <w:t>PRIME</w:t>
            </w:r>
          </w:p>
        </w:tc>
        <w:tc>
          <w:tcPr>
            <w:tcW w:w="6547" w:type="dxa"/>
          </w:tcPr>
          <w:p w14:paraId="163A7C3B" w14:textId="0D867834" w:rsidR="006868D8" w:rsidRDefault="006868D8" w:rsidP="00620DB8">
            <w:pPr>
              <w:keepNext/>
              <w:jc w:val="both"/>
              <w:rPr>
                <w:rFonts w:ascii="Times New Roman" w:eastAsiaTheme="minorEastAsia" w:hAnsi="Times New Roman" w:cs="Times New Roman"/>
                <w:sz w:val="20"/>
                <w:szCs w:val="20"/>
              </w:rPr>
            </w:pPr>
            <w:r>
              <w:rPr>
                <w:rFonts w:ascii="Times New Roman" w:hAnsi="Times New Roman" w:cs="Times New Roman"/>
                <w:sz w:val="20"/>
                <w:szCs w:val="20"/>
              </w:rPr>
              <w:t>T</w:t>
            </w:r>
            <w:r w:rsidRPr="004857E0">
              <w:rPr>
                <w:rFonts w:ascii="Times New Roman" w:hAnsi="Times New Roman" w:cs="Times New Roman"/>
                <w:sz w:val="20"/>
                <w:szCs w:val="20"/>
              </w:rPr>
              <w:t>ipo de interés medio aplicado a las líneas de crédito de la empresa</w:t>
            </w:r>
            <w:r>
              <w:rPr>
                <w:rFonts w:ascii="Times New Roman" w:hAnsi="Times New Roman" w:cs="Times New Roman"/>
                <w:sz w:val="20"/>
                <w:szCs w:val="20"/>
              </w:rPr>
              <w:t>s</w:t>
            </w:r>
            <w:r w:rsidRPr="004857E0">
              <w:rPr>
                <w:rFonts w:ascii="Times New Roman" w:hAnsi="Times New Roman" w:cs="Times New Roman"/>
                <w:sz w:val="20"/>
                <w:szCs w:val="20"/>
              </w:rPr>
              <w:t xml:space="preserve"> más segura</w:t>
            </w:r>
            <w:r>
              <w:rPr>
                <w:rFonts w:ascii="Times New Roman" w:hAnsi="Times New Roman" w:cs="Times New Roman"/>
                <w:sz w:val="20"/>
                <w:szCs w:val="20"/>
              </w:rPr>
              <w:t>s</w:t>
            </w:r>
          </w:p>
        </w:tc>
      </w:tr>
      <w:tr w:rsidR="006868D8" w:rsidRPr="003C77B1" w14:paraId="55535D34" w14:textId="77777777" w:rsidTr="00620DB8">
        <w:trPr>
          <w:trHeight w:val="20"/>
          <w:jc w:val="center"/>
        </w:trPr>
        <w:tc>
          <w:tcPr>
            <w:tcW w:w="9060" w:type="dxa"/>
            <w:gridSpan w:val="2"/>
            <w:shd w:val="clear" w:color="auto" w:fill="FFD966" w:themeFill="accent4" w:themeFillTint="99"/>
          </w:tcPr>
          <w:p w14:paraId="37C32AF2" w14:textId="173637CD" w:rsidR="006868D8" w:rsidRPr="00D61429" w:rsidRDefault="006868D8" w:rsidP="00620DB8">
            <w:pPr>
              <w:keepNext/>
              <w:jc w:val="center"/>
              <w:rPr>
                <w:rFonts w:ascii="Times New Roman" w:hAnsi="Times New Roman" w:cs="Times New Roman"/>
                <w:b/>
                <w:bCs/>
                <w:sz w:val="20"/>
                <w:szCs w:val="20"/>
              </w:rPr>
            </w:pPr>
            <w:r w:rsidRPr="00D61429">
              <w:rPr>
                <w:rFonts w:ascii="Times New Roman" w:hAnsi="Times New Roman" w:cs="Times New Roman"/>
                <w:b/>
                <w:bCs/>
                <w:sz w:val="20"/>
                <w:szCs w:val="20"/>
                <w:lang w:val="en-US"/>
              </w:rPr>
              <w:t>Living with zombie companies: Do we know where the threat lies? (2018)</w:t>
            </w:r>
          </w:p>
        </w:tc>
      </w:tr>
      <w:tr w:rsidR="006868D8" w:rsidRPr="003C77B1" w14:paraId="70BB6CE9" w14:textId="77777777" w:rsidTr="00620DB8">
        <w:trPr>
          <w:trHeight w:val="20"/>
          <w:jc w:val="center"/>
        </w:trPr>
        <w:tc>
          <w:tcPr>
            <w:tcW w:w="2513" w:type="dxa"/>
          </w:tcPr>
          <w:p w14:paraId="69746E65" w14:textId="231E2E8C" w:rsidR="006868D8" w:rsidRPr="00B26411" w:rsidRDefault="006868D8" w:rsidP="00620DB8">
            <w:pPr>
              <w:jc w:val="center"/>
              <w:rPr>
                <w:rFonts w:ascii="Times New Roman" w:eastAsia="Calibri" w:hAnsi="Times New Roman" w:cs="Times New Roman"/>
                <w:b/>
                <w:iCs/>
                <w:sz w:val="20"/>
                <w:szCs w:val="20"/>
              </w:rPr>
            </w:pPr>
            <w:r w:rsidRPr="00B26411">
              <w:rPr>
                <w:rFonts w:ascii="Times New Roman" w:hAnsi="Times New Roman" w:cs="Times New Roman"/>
                <w:b/>
                <w:bCs/>
                <w:sz w:val="20"/>
                <w:szCs w:val="20"/>
              </w:rPr>
              <w:t>W</w:t>
            </w:r>
          </w:p>
        </w:tc>
        <w:tc>
          <w:tcPr>
            <w:tcW w:w="6547" w:type="dxa"/>
          </w:tcPr>
          <w:p w14:paraId="32BBFBE6" w14:textId="57EC72A5" w:rsidR="006868D8" w:rsidRDefault="006868D8" w:rsidP="00620DB8">
            <w:pPr>
              <w:keepNext/>
              <w:jc w:val="both"/>
              <w:rPr>
                <w:rFonts w:ascii="Times New Roman" w:eastAsiaTheme="minorEastAsia" w:hAnsi="Times New Roman" w:cs="Times New Roman"/>
                <w:sz w:val="20"/>
                <w:szCs w:val="20"/>
              </w:rPr>
            </w:pPr>
            <w:r>
              <w:rPr>
                <w:rFonts w:ascii="Times New Roman" w:hAnsi="Times New Roman" w:cs="Times New Roman"/>
                <w:sz w:val="20"/>
                <w:szCs w:val="20"/>
              </w:rPr>
              <w:t>Signos de recuperación. Representa s</w:t>
            </w:r>
            <w:r w:rsidRPr="009C4E1E">
              <w:rPr>
                <w:rFonts w:ascii="Times New Roman" w:hAnsi="Times New Roman" w:cs="Times New Roman"/>
                <w:sz w:val="20"/>
                <w:szCs w:val="20"/>
                <w:lang w:val="es-ES_tradnl"/>
              </w:rPr>
              <w:t xml:space="preserve">i </w:t>
            </w:r>
            <w:r>
              <w:rPr>
                <w:rFonts w:ascii="Times New Roman" w:hAnsi="Times New Roman" w:cs="Times New Roman"/>
                <w:sz w:val="20"/>
                <w:szCs w:val="20"/>
                <w:lang w:val="es-ES_tradnl"/>
              </w:rPr>
              <w:t xml:space="preserve">la </w:t>
            </w:r>
            <w:r w:rsidRPr="009C4E1E">
              <w:rPr>
                <w:rFonts w:ascii="Times New Roman" w:hAnsi="Times New Roman" w:cs="Times New Roman"/>
                <w:sz w:val="20"/>
                <w:szCs w:val="20"/>
                <w:lang w:val="es-ES_tradnl"/>
              </w:rPr>
              <w:t xml:space="preserve">actividad continuada </w:t>
            </w:r>
            <w:r>
              <w:rPr>
                <w:rFonts w:ascii="Times New Roman" w:hAnsi="Times New Roman" w:cs="Times New Roman"/>
                <w:sz w:val="20"/>
                <w:szCs w:val="20"/>
                <w:lang w:val="es-ES_tradnl"/>
              </w:rPr>
              <w:t xml:space="preserve">de la empresa </w:t>
            </w:r>
            <w:r w:rsidRPr="009C4E1E">
              <w:rPr>
                <w:rFonts w:ascii="Times New Roman" w:hAnsi="Times New Roman" w:cs="Times New Roman"/>
                <w:sz w:val="20"/>
                <w:szCs w:val="20"/>
                <w:lang w:val="es-ES_tradnl"/>
              </w:rPr>
              <w:t xml:space="preserve">puede generar un rendimiento positivo en términos de </w:t>
            </w:r>
            <w:r>
              <w:rPr>
                <w:rFonts w:ascii="Times New Roman" w:hAnsi="Times New Roman" w:cs="Times New Roman"/>
                <w:sz w:val="20"/>
                <w:szCs w:val="20"/>
                <w:lang w:val="es-ES_tradnl"/>
              </w:rPr>
              <w:t xml:space="preserve">capital </w:t>
            </w:r>
            <w:r w:rsidRPr="009C4E1E">
              <w:rPr>
                <w:rFonts w:ascii="Times New Roman" w:hAnsi="Times New Roman" w:cs="Times New Roman"/>
                <w:sz w:val="20"/>
                <w:szCs w:val="20"/>
                <w:lang w:val="es-ES_tradnl"/>
              </w:rPr>
              <w:t xml:space="preserve">y, por lo tanto, </w:t>
            </w:r>
            <w:r>
              <w:rPr>
                <w:rFonts w:ascii="Times New Roman" w:hAnsi="Times New Roman" w:cs="Times New Roman"/>
                <w:sz w:val="20"/>
                <w:szCs w:val="20"/>
                <w:lang w:val="es-ES_tradnl"/>
              </w:rPr>
              <w:t>la desaparición de su estado problemático</w:t>
            </w:r>
            <w:r w:rsidRPr="009C4E1E">
              <w:rPr>
                <w:rFonts w:ascii="Times New Roman" w:hAnsi="Times New Roman" w:cs="Times New Roman"/>
                <w:sz w:val="20"/>
                <w:szCs w:val="20"/>
                <w:lang w:val="es-ES_tradnl"/>
              </w:rPr>
              <w:t>.</w:t>
            </w:r>
          </w:p>
        </w:tc>
      </w:tr>
      <w:tr w:rsidR="006868D8" w:rsidRPr="003C77B1" w14:paraId="16D94D86" w14:textId="77777777" w:rsidTr="00620DB8">
        <w:trPr>
          <w:trHeight w:val="20"/>
          <w:jc w:val="center"/>
        </w:trPr>
        <w:tc>
          <w:tcPr>
            <w:tcW w:w="2513" w:type="dxa"/>
          </w:tcPr>
          <w:p w14:paraId="736EB030" w14:textId="40FC60F1" w:rsidR="006868D8" w:rsidRPr="00B26411" w:rsidRDefault="006868D8" w:rsidP="00620DB8">
            <w:pPr>
              <w:jc w:val="center"/>
              <w:rPr>
                <w:rFonts w:ascii="Times New Roman" w:eastAsia="Calibri" w:hAnsi="Times New Roman" w:cs="Times New Roman"/>
                <w:b/>
                <w:bCs/>
                <w:iCs/>
                <w:sz w:val="20"/>
                <w:szCs w:val="20"/>
              </w:rPr>
            </w:pPr>
            <w:r w:rsidRPr="00B26411">
              <w:rPr>
                <w:rFonts w:ascii="Times New Roman" w:hAnsi="Times New Roman" w:cs="Times New Roman"/>
                <w:b/>
                <w:bCs/>
                <w:sz w:val="20"/>
                <w:szCs w:val="20"/>
              </w:rPr>
              <w:t>X</w:t>
            </w:r>
          </w:p>
        </w:tc>
        <w:tc>
          <w:tcPr>
            <w:tcW w:w="6547" w:type="dxa"/>
          </w:tcPr>
          <w:p w14:paraId="786A089C" w14:textId="49067051" w:rsidR="006868D8" w:rsidRDefault="006868D8" w:rsidP="00620DB8">
            <w:pPr>
              <w:keepNext/>
              <w:jc w:val="both"/>
              <w:rPr>
                <w:rFonts w:ascii="Times New Roman" w:hAnsi="Times New Roman" w:cs="Times New Roman"/>
                <w:sz w:val="20"/>
                <w:szCs w:val="20"/>
              </w:rPr>
            </w:pPr>
            <w:r>
              <w:rPr>
                <w:rFonts w:ascii="Times New Roman" w:hAnsi="Times New Roman" w:cs="Times New Roman"/>
                <w:sz w:val="20"/>
                <w:szCs w:val="20"/>
              </w:rPr>
              <w:t>Extensión o alcance del problema. Pérdidas causadas a la economía por parte de la empresa</w:t>
            </w:r>
          </w:p>
        </w:tc>
      </w:tr>
      <w:tr w:rsidR="006868D8" w:rsidRPr="003C77B1" w14:paraId="54BC7E70" w14:textId="77777777" w:rsidTr="00620DB8">
        <w:trPr>
          <w:trHeight w:val="20"/>
          <w:jc w:val="center"/>
        </w:trPr>
        <w:tc>
          <w:tcPr>
            <w:tcW w:w="2513" w:type="dxa"/>
          </w:tcPr>
          <w:p w14:paraId="297FC31B" w14:textId="5F84AFA2" w:rsidR="006868D8" w:rsidRPr="00B26411" w:rsidRDefault="006868D8" w:rsidP="00620DB8">
            <w:pPr>
              <w:jc w:val="center"/>
              <w:rPr>
                <w:rFonts w:ascii="Times New Roman" w:eastAsia="Calibri" w:hAnsi="Times New Roman" w:cs="Times New Roman"/>
                <w:b/>
                <w:bCs/>
                <w:iCs/>
                <w:sz w:val="20"/>
                <w:szCs w:val="20"/>
              </w:rPr>
            </w:pPr>
            <w:r w:rsidRPr="00B26411">
              <w:rPr>
                <w:rFonts w:ascii="Times New Roman" w:hAnsi="Times New Roman" w:cs="Times New Roman"/>
                <w:b/>
                <w:bCs/>
                <w:sz w:val="20"/>
                <w:szCs w:val="20"/>
              </w:rPr>
              <w:t>Y</w:t>
            </w:r>
          </w:p>
        </w:tc>
        <w:tc>
          <w:tcPr>
            <w:tcW w:w="6547" w:type="dxa"/>
          </w:tcPr>
          <w:p w14:paraId="256CA9D8" w14:textId="06CEDD24" w:rsidR="006868D8" w:rsidRDefault="006868D8" w:rsidP="00620DB8">
            <w:pPr>
              <w:keepNext/>
              <w:jc w:val="both"/>
              <w:rPr>
                <w:rFonts w:ascii="Times New Roman" w:hAnsi="Times New Roman" w:cs="Times New Roman"/>
                <w:sz w:val="20"/>
                <w:szCs w:val="20"/>
              </w:rPr>
            </w:pPr>
            <w:r>
              <w:rPr>
                <w:rFonts w:ascii="Times New Roman" w:hAnsi="Times New Roman" w:cs="Times New Roman"/>
                <w:sz w:val="20"/>
                <w:szCs w:val="20"/>
              </w:rPr>
              <w:t>Efecto contagio. Nivel de riesgo asumido por los acreedores</w:t>
            </w:r>
          </w:p>
        </w:tc>
      </w:tr>
      <w:tr w:rsidR="006868D8" w:rsidRPr="003C77B1" w14:paraId="660DF29A" w14:textId="77777777" w:rsidTr="00620DB8">
        <w:trPr>
          <w:trHeight w:val="20"/>
          <w:jc w:val="center"/>
        </w:trPr>
        <w:tc>
          <w:tcPr>
            <w:tcW w:w="2513" w:type="dxa"/>
          </w:tcPr>
          <w:p w14:paraId="5E4B66A7" w14:textId="56C069E1" w:rsidR="006868D8" w:rsidRPr="00B26411" w:rsidRDefault="006868D8" w:rsidP="00620DB8">
            <w:pPr>
              <w:jc w:val="center"/>
              <w:rPr>
                <w:rFonts w:ascii="Times New Roman" w:eastAsia="Calibri" w:hAnsi="Times New Roman" w:cs="Times New Roman"/>
                <w:b/>
                <w:bCs/>
                <w:iCs/>
                <w:sz w:val="20"/>
                <w:szCs w:val="20"/>
              </w:rPr>
            </w:pPr>
            <w:r w:rsidRPr="00B26411">
              <w:rPr>
                <w:rFonts w:ascii="Times New Roman" w:hAnsi="Times New Roman" w:cs="Times New Roman"/>
                <w:b/>
                <w:bCs/>
                <w:sz w:val="20"/>
                <w:szCs w:val="20"/>
              </w:rPr>
              <w:t>Z</w:t>
            </w:r>
          </w:p>
        </w:tc>
        <w:tc>
          <w:tcPr>
            <w:tcW w:w="6547" w:type="dxa"/>
          </w:tcPr>
          <w:p w14:paraId="0DADF7F4" w14:textId="2F73C164" w:rsidR="006868D8" w:rsidRDefault="006868D8" w:rsidP="00620DB8">
            <w:pPr>
              <w:keepNext/>
              <w:jc w:val="both"/>
              <w:rPr>
                <w:rFonts w:ascii="Times New Roman" w:hAnsi="Times New Roman" w:cs="Times New Roman"/>
                <w:sz w:val="20"/>
                <w:szCs w:val="20"/>
              </w:rPr>
            </w:pPr>
            <w:r>
              <w:rPr>
                <w:rFonts w:ascii="Times New Roman" w:hAnsi="Times New Roman" w:cs="Times New Roman"/>
                <w:sz w:val="20"/>
                <w:szCs w:val="20"/>
              </w:rPr>
              <w:t>Inmediatez del problema</w:t>
            </w:r>
          </w:p>
        </w:tc>
      </w:tr>
      <w:tr w:rsidR="006868D8" w:rsidRPr="003C77B1" w14:paraId="503AF153" w14:textId="77777777" w:rsidTr="00620DB8">
        <w:trPr>
          <w:trHeight w:val="20"/>
          <w:jc w:val="center"/>
        </w:trPr>
        <w:tc>
          <w:tcPr>
            <w:tcW w:w="9060" w:type="dxa"/>
            <w:gridSpan w:val="2"/>
            <w:shd w:val="clear" w:color="auto" w:fill="FFD966" w:themeFill="accent4" w:themeFillTint="99"/>
          </w:tcPr>
          <w:p w14:paraId="231DFB35" w14:textId="01082583" w:rsidR="006868D8" w:rsidRPr="00F131D7" w:rsidRDefault="006868D8" w:rsidP="00620DB8">
            <w:pPr>
              <w:keepNext/>
              <w:jc w:val="center"/>
              <w:rPr>
                <w:rFonts w:ascii="Times New Roman" w:hAnsi="Times New Roman" w:cs="Times New Roman"/>
                <w:b/>
                <w:bCs/>
                <w:sz w:val="20"/>
                <w:szCs w:val="20"/>
              </w:rPr>
            </w:pPr>
            <w:r w:rsidRPr="00F131D7">
              <w:rPr>
                <w:rFonts w:ascii="Times New Roman" w:hAnsi="Times New Roman" w:cs="Times New Roman"/>
                <w:b/>
                <w:bCs/>
                <w:sz w:val="20"/>
                <w:szCs w:val="20"/>
                <w:lang w:val="en-US"/>
              </w:rPr>
              <w:t>Zombie firms in China's coal mining sector: Identification, transition determinants and policy implications (2019)</w:t>
            </w:r>
          </w:p>
        </w:tc>
      </w:tr>
      <w:tr w:rsidR="006868D8" w:rsidRPr="003C77B1" w14:paraId="735A1453" w14:textId="77777777" w:rsidTr="00620DB8">
        <w:trPr>
          <w:trHeight w:val="20"/>
          <w:jc w:val="center"/>
        </w:trPr>
        <w:tc>
          <w:tcPr>
            <w:tcW w:w="2513" w:type="dxa"/>
          </w:tcPr>
          <w:p w14:paraId="3A9E3659" w14:textId="66A71A17" w:rsidR="006868D8" w:rsidRPr="00B26411" w:rsidRDefault="006868D8" w:rsidP="00620DB8">
            <w:pPr>
              <w:jc w:val="center"/>
              <w:rPr>
                <w:rFonts w:ascii="Times New Roman" w:hAnsi="Times New Roman" w:cs="Times New Roman"/>
                <w:b/>
                <w:bCs/>
                <w:sz w:val="20"/>
                <w:szCs w:val="20"/>
              </w:rPr>
            </w:pPr>
            <w:r>
              <w:rPr>
                <w:rFonts w:ascii="Times New Roman" w:hAnsi="Times New Roman" w:cs="Times New Roman"/>
                <w:b/>
                <w:bCs/>
                <w:sz w:val="20"/>
                <w:szCs w:val="20"/>
              </w:rPr>
              <w:t>BL2</w:t>
            </w:r>
          </w:p>
        </w:tc>
        <w:tc>
          <w:tcPr>
            <w:tcW w:w="6547" w:type="dxa"/>
          </w:tcPr>
          <w:p w14:paraId="6297C47F" w14:textId="281DE95C" w:rsidR="006868D8" w:rsidRDefault="006868D8" w:rsidP="00620DB8">
            <w:pPr>
              <w:keepNext/>
              <w:jc w:val="both"/>
              <w:rPr>
                <w:rFonts w:ascii="Times New Roman" w:hAnsi="Times New Roman" w:cs="Times New Roman"/>
                <w:sz w:val="20"/>
                <w:szCs w:val="20"/>
              </w:rPr>
            </w:pPr>
            <w:r>
              <w:rPr>
                <w:rFonts w:ascii="Times New Roman" w:hAnsi="Times New Roman" w:cs="Times New Roman"/>
                <w:sz w:val="20"/>
                <w:szCs w:val="20"/>
              </w:rPr>
              <w:t>Deudas a largo plazo</w:t>
            </w:r>
          </w:p>
        </w:tc>
      </w:tr>
      <w:tr w:rsidR="006868D8" w:rsidRPr="003C77B1" w14:paraId="4839EDD4" w14:textId="77777777" w:rsidTr="00620DB8">
        <w:trPr>
          <w:trHeight w:val="20"/>
          <w:jc w:val="center"/>
        </w:trPr>
        <w:tc>
          <w:tcPr>
            <w:tcW w:w="2513" w:type="dxa"/>
          </w:tcPr>
          <w:p w14:paraId="5CCC18B2" w14:textId="42E04515" w:rsidR="006868D8" w:rsidRDefault="006868D8" w:rsidP="00620DB8">
            <w:pPr>
              <w:jc w:val="center"/>
              <w:rPr>
                <w:rFonts w:ascii="Times New Roman" w:hAnsi="Times New Roman" w:cs="Times New Roman"/>
                <w:b/>
                <w:bCs/>
                <w:sz w:val="20"/>
                <w:szCs w:val="20"/>
              </w:rPr>
            </w:pPr>
            <w:r>
              <w:rPr>
                <w:rFonts w:ascii="Times New Roman" w:hAnsi="Times New Roman" w:cs="Times New Roman"/>
                <w:b/>
                <w:bCs/>
                <w:sz w:val="20"/>
                <w:szCs w:val="20"/>
              </w:rPr>
              <w:t>BS2</w:t>
            </w:r>
          </w:p>
        </w:tc>
        <w:tc>
          <w:tcPr>
            <w:tcW w:w="6547" w:type="dxa"/>
          </w:tcPr>
          <w:p w14:paraId="1CDC3DC2" w14:textId="6EEDEA04" w:rsidR="006868D8" w:rsidRDefault="006868D8" w:rsidP="00620DB8">
            <w:pPr>
              <w:keepNext/>
              <w:jc w:val="both"/>
              <w:rPr>
                <w:rFonts w:ascii="Times New Roman" w:hAnsi="Times New Roman" w:cs="Times New Roman"/>
                <w:sz w:val="20"/>
                <w:szCs w:val="20"/>
              </w:rPr>
            </w:pPr>
            <w:r>
              <w:rPr>
                <w:rFonts w:ascii="Times New Roman" w:hAnsi="Times New Roman" w:cs="Times New Roman"/>
                <w:sz w:val="20"/>
                <w:szCs w:val="20"/>
              </w:rPr>
              <w:t>Deudas a corto plazo</w:t>
            </w:r>
          </w:p>
        </w:tc>
      </w:tr>
      <w:tr w:rsidR="006868D8" w:rsidRPr="003C77B1" w14:paraId="4AB45553" w14:textId="77777777" w:rsidTr="00620DB8">
        <w:trPr>
          <w:trHeight w:val="20"/>
          <w:jc w:val="center"/>
        </w:trPr>
        <w:tc>
          <w:tcPr>
            <w:tcW w:w="9060" w:type="dxa"/>
            <w:gridSpan w:val="2"/>
            <w:shd w:val="clear" w:color="auto" w:fill="FFD966" w:themeFill="accent4" w:themeFillTint="99"/>
          </w:tcPr>
          <w:p w14:paraId="499DEDB0" w14:textId="47CAA58F" w:rsidR="006868D8" w:rsidRPr="00CA0C5E" w:rsidRDefault="006868D8" w:rsidP="00620DB8">
            <w:pPr>
              <w:keepNext/>
              <w:jc w:val="center"/>
              <w:rPr>
                <w:rFonts w:ascii="Times New Roman" w:hAnsi="Times New Roman" w:cs="Times New Roman"/>
                <w:b/>
                <w:bCs/>
                <w:sz w:val="20"/>
                <w:szCs w:val="20"/>
              </w:rPr>
            </w:pPr>
            <w:r w:rsidRPr="00CA0C5E">
              <w:rPr>
                <w:rFonts w:ascii="Times New Roman" w:hAnsi="Times New Roman" w:cs="Times New Roman"/>
                <w:b/>
                <w:bCs/>
                <w:sz w:val="20"/>
                <w:szCs w:val="20"/>
                <w:lang w:val="en-US"/>
              </w:rPr>
              <w:t xml:space="preserve">Can environmental regulation promote the governance of excess capacity in China's energy sector? </w:t>
            </w:r>
            <w:r w:rsidRPr="00CA0C5E">
              <w:rPr>
                <w:rFonts w:ascii="Times New Roman" w:hAnsi="Times New Roman" w:cs="Times New Roman"/>
                <w:b/>
                <w:bCs/>
                <w:sz w:val="20"/>
                <w:szCs w:val="20"/>
                <w:lang w:val="es-ES_tradnl"/>
              </w:rPr>
              <w:t>The market exit of zombie enterprises (2019)</w:t>
            </w:r>
          </w:p>
        </w:tc>
      </w:tr>
      <w:tr w:rsidR="006868D8" w:rsidRPr="003C77B1" w14:paraId="2A85F863" w14:textId="77777777" w:rsidTr="00620DB8">
        <w:trPr>
          <w:trHeight w:val="20"/>
          <w:jc w:val="center"/>
        </w:trPr>
        <w:tc>
          <w:tcPr>
            <w:tcW w:w="2513" w:type="dxa"/>
          </w:tcPr>
          <w:p w14:paraId="033A2992" w14:textId="2DC485B4" w:rsidR="006868D8" w:rsidRPr="00B26411" w:rsidRDefault="006868D8" w:rsidP="00620DB8">
            <w:pPr>
              <w:jc w:val="center"/>
              <w:rPr>
                <w:rFonts w:ascii="Times New Roman" w:eastAsia="Calibri" w:hAnsi="Times New Roman" w:cs="Times New Roman"/>
                <w:b/>
                <w:bCs/>
                <w:iCs/>
                <w:sz w:val="20"/>
                <w:szCs w:val="20"/>
              </w:rPr>
            </w:pPr>
            <w:r w:rsidRPr="00B26411">
              <w:rPr>
                <w:rFonts w:ascii="Times New Roman" w:eastAsia="Calibri" w:hAnsi="Times New Roman" w:cs="Times New Roman"/>
                <w:b/>
                <w:bCs/>
                <w:iCs/>
                <w:sz w:val="20"/>
                <w:szCs w:val="20"/>
              </w:rPr>
              <w:t>cs</w:t>
            </w:r>
          </w:p>
        </w:tc>
        <w:tc>
          <w:tcPr>
            <w:tcW w:w="6547" w:type="dxa"/>
          </w:tcPr>
          <w:p w14:paraId="69598666" w14:textId="674A0941" w:rsidR="006868D8" w:rsidRDefault="006868D8" w:rsidP="00620DB8">
            <w:pPr>
              <w:keepNext/>
              <w:jc w:val="both"/>
              <w:rPr>
                <w:rFonts w:ascii="Times New Roman" w:hAnsi="Times New Roman" w:cs="Times New Roman"/>
                <w:sz w:val="20"/>
                <w:szCs w:val="20"/>
              </w:rPr>
            </w:pPr>
            <w:r>
              <w:rPr>
                <w:rFonts w:ascii="Times New Roman" w:hAnsi="Times New Roman" w:cs="Times New Roman"/>
                <w:sz w:val="20"/>
                <w:szCs w:val="20"/>
              </w:rPr>
              <w:t>Subvención de créditos</w:t>
            </w:r>
          </w:p>
        </w:tc>
      </w:tr>
      <w:tr w:rsidR="006868D8" w:rsidRPr="003C77B1" w14:paraId="27464F71" w14:textId="77777777" w:rsidTr="00620DB8">
        <w:trPr>
          <w:trHeight w:val="20"/>
          <w:jc w:val="center"/>
        </w:trPr>
        <w:tc>
          <w:tcPr>
            <w:tcW w:w="2513" w:type="dxa"/>
          </w:tcPr>
          <w:p w14:paraId="7096A5B5" w14:textId="52FB6A96" w:rsidR="006868D8" w:rsidRPr="00B26411" w:rsidRDefault="006868D8" w:rsidP="00620DB8">
            <w:pPr>
              <w:jc w:val="center"/>
              <w:rPr>
                <w:rFonts w:ascii="Times New Roman" w:eastAsia="Calibri" w:hAnsi="Times New Roman" w:cs="Times New Roman"/>
                <w:b/>
                <w:bCs/>
                <w:iCs/>
                <w:sz w:val="20"/>
                <w:szCs w:val="20"/>
              </w:rPr>
            </w:pPr>
            <w:r w:rsidRPr="00B26411">
              <w:rPr>
                <w:rFonts w:ascii="Times New Roman" w:hAnsi="Times New Roman" w:cs="Times New Roman"/>
                <w:b/>
                <w:bCs/>
                <w:sz w:val="20"/>
                <w:szCs w:val="20"/>
              </w:rPr>
              <w:t>gs</w:t>
            </w:r>
          </w:p>
        </w:tc>
        <w:tc>
          <w:tcPr>
            <w:tcW w:w="6547" w:type="dxa"/>
          </w:tcPr>
          <w:p w14:paraId="5E601659" w14:textId="1234CC5E" w:rsidR="006868D8" w:rsidRDefault="006868D8" w:rsidP="00620DB8">
            <w:pPr>
              <w:keepNext/>
              <w:jc w:val="both"/>
              <w:rPr>
                <w:rFonts w:ascii="Times New Roman" w:hAnsi="Times New Roman" w:cs="Times New Roman"/>
                <w:sz w:val="20"/>
                <w:szCs w:val="20"/>
              </w:rPr>
            </w:pPr>
            <w:r>
              <w:rPr>
                <w:rFonts w:ascii="Times New Roman" w:hAnsi="Times New Roman" w:cs="Times New Roman"/>
                <w:sz w:val="20"/>
                <w:szCs w:val="20"/>
              </w:rPr>
              <w:t>Subvenciones del gobierno</w:t>
            </w:r>
          </w:p>
        </w:tc>
      </w:tr>
      <w:tr w:rsidR="006868D8" w:rsidRPr="003C77B1" w14:paraId="38367E7E" w14:textId="77777777" w:rsidTr="00620DB8">
        <w:trPr>
          <w:trHeight w:val="20"/>
          <w:jc w:val="center"/>
        </w:trPr>
        <w:tc>
          <w:tcPr>
            <w:tcW w:w="2513" w:type="dxa"/>
          </w:tcPr>
          <w:p w14:paraId="75A355F5" w14:textId="2F07DB7D" w:rsidR="006868D8" w:rsidRPr="00B26411" w:rsidRDefault="006868D8" w:rsidP="00620DB8">
            <w:pPr>
              <w:jc w:val="center"/>
              <w:rPr>
                <w:rFonts w:ascii="Times New Roman" w:hAnsi="Times New Roman" w:cs="Times New Roman"/>
                <w:b/>
                <w:bCs/>
                <w:sz w:val="20"/>
                <w:szCs w:val="20"/>
              </w:rPr>
            </w:pPr>
            <w:r w:rsidRPr="00B26411">
              <w:rPr>
                <w:rFonts w:ascii="Times New Roman" w:hAnsi="Times New Roman" w:cs="Times New Roman"/>
                <w:b/>
                <w:bCs/>
                <w:sz w:val="20"/>
                <w:szCs w:val="20"/>
              </w:rPr>
              <w:t>lil</w:t>
            </w:r>
          </w:p>
        </w:tc>
        <w:tc>
          <w:tcPr>
            <w:tcW w:w="6547" w:type="dxa"/>
          </w:tcPr>
          <w:p w14:paraId="1625839B" w14:textId="5B7C1629" w:rsidR="006868D8" w:rsidRDefault="006868D8" w:rsidP="00620DB8">
            <w:pPr>
              <w:keepNext/>
              <w:jc w:val="both"/>
              <w:rPr>
                <w:rFonts w:ascii="Times New Roman" w:hAnsi="Times New Roman" w:cs="Times New Roman"/>
                <w:sz w:val="20"/>
                <w:szCs w:val="20"/>
              </w:rPr>
            </w:pPr>
            <w:r>
              <w:rPr>
                <w:rFonts w:ascii="Times New Roman" w:hAnsi="Times New Roman" w:cs="Times New Roman"/>
                <w:sz w:val="20"/>
                <w:szCs w:val="20"/>
              </w:rPr>
              <w:t>T</w:t>
            </w:r>
            <w:r w:rsidRPr="001844F4">
              <w:rPr>
                <w:rFonts w:ascii="Times New Roman" w:hAnsi="Times New Roman" w:cs="Times New Roman"/>
                <w:sz w:val="20"/>
                <w:szCs w:val="20"/>
              </w:rPr>
              <w:t>ipo de interés mínimo de</w:t>
            </w:r>
            <w:r>
              <w:rPr>
                <w:rFonts w:ascii="Times New Roman" w:hAnsi="Times New Roman" w:cs="Times New Roman"/>
                <w:sz w:val="20"/>
                <w:szCs w:val="20"/>
              </w:rPr>
              <w:t>l</w:t>
            </w:r>
            <w:r w:rsidRPr="001844F4">
              <w:rPr>
                <w:rFonts w:ascii="Times New Roman" w:hAnsi="Times New Roman" w:cs="Times New Roman"/>
                <w:sz w:val="20"/>
                <w:szCs w:val="20"/>
              </w:rPr>
              <w:t xml:space="preserve"> préstamo a </w:t>
            </w:r>
            <w:r>
              <w:rPr>
                <w:rFonts w:ascii="Times New Roman" w:hAnsi="Times New Roman" w:cs="Times New Roman"/>
                <w:sz w:val="20"/>
                <w:szCs w:val="20"/>
              </w:rPr>
              <w:t xml:space="preserve">largo </w:t>
            </w:r>
            <w:r w:rsidRPr="001844F4">
              <w:rPr>
                <w:rFonts w:ascii="Times New Roman" w:hAnsi="Times New Roman" w:cs="Times New Roman"/>
                <w:sz w:val="20"/>
                <w:szCs w:val="20"/>
              </w:rPr>
              <w:t>plazo</w:t>
            </w:r>
          </w:p>
        </w:tc>
      </w:tr>
      <w:tr w:rsidR="006868D8" w:rsidRPr="003C77B1" w14:paraId="1EF46468" w14:textId="77777777" w:rsidTr="00620DB8">
        <w:trPr>
          <w:trHeight w:val="20"/>
          <w:jc w:val="center"/>
        </w:trPr>
        <w:tc>
          <w:tcPr>
            <w:tcW w:w="2513" w:type="dxa"/>
          </w:tcPr>
          <w:p w14:paraId="7AC97BEE" w14:textId="19647FAF" w:rsidR="006868D8" w:rsidRPr="00B26411" w:rsidRDefault="006868D8" w:rsidP="00620DB8">
            <w:pPr>
              <w:jc w:val="center"/>
              <w:rPr>
                <w:rFonts w:ascii="Times New Roman" w:hAnsi="Times New Roman" w:cs="Times New Roman"/>
                <w:b/>
                <w:bCs/>
                <w:sz w:val="20"/>
                <w:szCs w:val="20"/>
              </w:rPr>
            </w:pPr>
            <w:r w:rsidRPr="00B26411">
              <w:rPr>
                <w:rFonts w:ascii="Times New Roman" w:hAnsi="Times New Roman" w:cs="Times New Roman"/>
                <w:b/>
                <w:bCs/>
                <w:iCs/>
                <w:sz w:val="20"/>
                <w:szCs w:val="20"/>
              </w:rPr>
              <w:t>minIP</w:t>
            </w:r>
          </w:p>
        </w:tc>
        <w:tc>
          <w:tcPr>
            <w:tcW w:w="6547" w:type="dxa"/>
          </w:tcPr>
          <w:p w14:paraId="1EA444E9" w14:textId="48270952" w:rsidR="006868D8" w:rsidRDefault="006868D8" w:rsidP="00620DB8">
            <w:pPr>
              <w:keepNext/>
              <w:jc w:val="both"/>
              <w:rPr>
                <w:rFonts w:ascii="Times New Roman" w:hAnsi="Times New Roman" w:cs="Times New Roman"/>
                <w:sz w:val="20"/>
                <w:szCs w:val="20"/>
              </w:rPr>
            </w:pPr>
            <w:r>
              <w:rPr>
                <w:rFonts w:ascii="Times New Roman" w:hAnsi="Times New Roman" w:cs="Times New Roman"/>
                <w:sz w:val="20"/>
                <w:szCs w:val="20"/>
              </w:rPr>
              <w:t>Gasto mínimo por intereses</w:t>
            </w:r>
          </w:p>
        </w:tc>
      </w:tr>
      <w:tr w:rsidR="006868D8" w:rsidRPr="003C77B1" w14:paraId="724F61D7" w14:textId="77777777" w:rsidTr="00620DB8">
        <w:trPr>
          <w:trHeight w:val="20"/>
          <w:jc w:val="center"/>
        </w:trPr>
        <w:tc>
          <w:tcPr>
            <w:tcW w:w="2513" w:type="dxa"/>
          </w:tcPr>
          <w:p w14:paraId="10A10ABC" w14:textId="7420BB76" w:rsidR="006868D8" w:rsidRPr="00B26411" w:rsidRDefault="006868D8" w:rsidP="00620DB8">
            <w:pPr>
              <w:jc w:val="center"/>
              <w:rPr>
                <w:rFonts w:ascii="Times New Roman" w:hAnsi="Times New Roman" w:cs="Times New Roman"/>
                <w:b/>
                <w:bCs/>
                <w:iCs/>
                <w:sz w:val="20"/>
                <w:szCs w:val="20"/>
              </w:rPr>
            </w:pPr>
            <w:r w:rsidRPr="00B26411">
              <w:rPr>
                <w:rFonts w:ascii="Times New Roman" w:hAnsi="Times New Roman" w:cs="Times New Roman"/>
                <w:b/>
                <w:bCs/>
                <w:sz w:val="20"/>
                <w:szCs w:val="20"/>
              </w:rPr>
              <w:t>sil</w:t>
            </w:r>
          </w:p>
        </w:tc>
        <w:tc>
          <w:tcPr>
            <w:tcW w:w="6547" w:type="dxa"/>
          </w:tcPr>
          <w:p w14:paraId="0D257D94" w14:textId="26C493BB" w:rsidR="006868D8" w:rsidRDefault="006868D8" w:rsidP="00620DB8">
            <w:pPr>
              <w:keepNext/>
              <w:jc w:val="both"/>
              <w:rPr>
                <w:rFonts w:ascii="Times New Roman" w:hAnsi="Times New Roman" w:cs="Times New Roman"/>
                <w:sz w:val="20"/>
                <w:szCs w:val="20"/>
              </w:rPr>
            </w:pPr>
            <w:r>
              <w:rPr>
                <w:rFonts w:ascii="Times New Roman" w:hAnsi="Times New Roman" w:cs="Times New Roman"/>
                <w:sz w:val="20"/>
                <w:szCs w:val="20"/>
              </w:rPr>
              <w:t>T</w:t>
            </w:r>
            <w:r w:rsidRPr="002F3C55">
              <w:rPr>
                <w:rFonts w:ascii="Times New Roman" w:hAnsi="Times New Roman" w:cs="Times New Roman"/>
                <w:sz w:val="20"/>
                <w:szCs w:val="20"/>
              </w:rPr>
              <w:t>ipo de interés mínimo del préstamo a corto plazo</w:t>
            </w:r>
          </w:p>
        </w:tc>
      </w:tr>
      <w:tr w:rsidR="006868D8" w:rsidRPr="003C77B1" w14:paraId="24BA70F0" w14:textId="77777777" w:rsidTr="00620DB8">
        <w:trPr>
          <w:trHeight w:val="20"/>
          <w:jc w:val="center"/>
        </w:trPr>
        <w:tc>
          <w:tcPr>
            <w:tcW w:w="2513" w:type="dxa"/>
          </w:tcPr>
          <w:p w14:paraId="525CF0DD" w14:textId="2F6F399D" w:rsidR="006868D8" w:rsidRPr="00B26411" w:rsidRDefault="006868D8" w:rsidP="00620DB8">
            <w:pPr>
              <w:jc w:val="center"/>
              <w:rPr>
                <w:rFonts w:ascii="Times New Roman" w:hAnsi="Times New Roman" w:cs="Times New Roman"/>
                <w:b/>
                <w:bCs/>
                <w:iCs/>
                <w:sz w:val="20"/>
                <w:szCs w:val="20"/>
              </w:rPr>
            </w:pPr>
            <w:r>
              <w:rPr>
                <w:rFonts w:ascii="Times New Roman" w:hAnsi="Times New Roman" w:cs="Times New Roman"/>
                <w:b/>
                <w:bCs/>
                <w:iCs/>
                <w:sz w:val="20"/>
                <w:szCs w:val="20"/>
              </w:rPr>
              <w:t>IP</w:t>
            </w:r>
          </w:p>
        </w:tc>
        <w:tc>
          <w:tcPr>
            <w:tcW w:w="6547" w:type="dxa"/>
          </w:tcPr>
          <w:p w14:paraId="52912161" w14:textId="362A24B7" w:rsidR="006868D8" w:rsidRDefault="006868D8" w:rsidP="00620DB8">
            <w:pPr>
              <w:keepNext/>
              <w:jc w:val="both"/>
              <w:rPr>
                <w:rFonts w:ascii="Times New Roman" w:hAnsi="Times New Roman" w:cs="Times New Roman"/>
                <w:sz w:val="20"/>
                <w:szCs w:val="20"/>
              </w:rPr>
            </w:pPr>
            <w:r>
              <w:rPr>
                <w:rFonts w:ascii="Times New Roman" w:hAnsi="Times New Roman" w:cs="Times New Roman"/>
                <w:sz w:val="20"/>
                <w:szCs w:val="20"/>
              </w:rPr>
              <w:t>Gastos de intereses de la empresa</w:t>
            </w:r>
          </w:p>
        </w:tc>
      </w:tr>
      <w:tr w:rsidR="006868D8" w:rsidRPr="003C77B1" w14:paraId="63E0293E" w14:textId="77777777" w:rsidTr="00620DB8">
        <w:trPr>
          <w:trHeight w:val="20"/>
          <w:jc w:val="center"/>
        </w:trPr>
        <w:tc>
          <w:tcPr>
            <w:tcW w:w="2513" w:type="dxa"/>
          </w:tcPr>
          <w:p w14:paraId="2E926BF8" w14:textId="37427886" w:rsidR="006868D8" w:rsidRPr="00B26411" w:rsidRDefault="006868D8" w:rsidP="00620DB8">
            <w:pPr>
              <w:jc w:val="center"/>
              <w:rPr>
                <w:rFonts w:ascii="Times New Roman" w:eastAsia="Calibri" w:hAnsi="Times New Roman" w:cs="Times New Roman"/>
                <w:b/>
                <w:bCs/>
                <w:iCs/>
                <w:sz w:val="20"/>
                <w:szCs w:val="20"/>
              </w:rPr>
            </w:pPr>
            <w:r w:rsidRPr="00B26411">
              <w:rPr>
                <w:rFonts w:ascii="Times New Roman" w:eastAsia="Calibri" w:hAnsi="Times New Roman" w:cs="Times New Roman"/>
                <w:b/>
                <w:bCs/>
                <w:iCs/>
                <w:sz w:val="20"/>
                <w:szCs w:val="20"/>
              </w:rPr>
              <w:t>LL</w:t>
            </w:r>
          </w:p>
        </w:tc>
        <w:tc>
          <w:tcPr>
            <w:tcW w:w="6547" w:type="dxa"/>
          </w:tcPr>
          <w:p w14:paraId="4244C902" w14:textId="551E9E10" w:rsidR="006868D8" w:rsidRPr="00293767" w:rsidRDefault="00BF02EC" w:rsidP="00620DB8">
            <w:pPr>
              <w:keepNext/>
              <w:jc w:val="both"/>
              <w:rPr>
                <w:rFonts w:ascii="Times New Roman" w:hAnsi="Times New Roman" w:cs="Times New Roman"/>
                <w:sz w:val="20"/>
                <w:szCs w:val="20"/>
                <w:u w:val="single"/>
              </w:rPr>
            </w:pPr>
            <w:hyperlink w:anchor="abrv_BL" w:history="1">
              <w:r w:rsidR="006868D8" w:rsidRPr="00293767">
                <w:rPr>
                  <w:rStyle w:val="Hipervnculo"/>
                  <w:rFonts w:ascii="Times New Roman" w:hAnsi="Times New Roman" w:cs="Times New Roman"/>
                  <w:sz w:val="20"/>
                  <w:szCs w:val="20"/>
                </w:rPr>
                <w:t>BL</w:t>
              </w:r>
            </w:hyperlink>
          </w:p>
        </w:tc>
      </w:tr>
      <w:tr w:rsidR="006868D8" w:rsidRPr="003C77B1" w14:paraId="5B1961B1" w14:textId="77777777" w:rsidTr="00620DB8">
        <w:trPr>
          <w:trHeight w:val="20"/>
          <w:jc w:val="center"/>
        </w:trPr>
        <w:tc>
          <w:tcPr>
            <w:tcW w:w="2513" w:type="dxa"/>
          </w:tcPr>
          <w:p w14:paraId="081D1DE0" w14:textId="1843370E" w:rsidR="006868D8" w:rsidRPr="00B26411" w:rsidRDefault="006868D8" w:rsidP="00620DB8">
            <w:pPr>
              <w:jc w:val="center"/>
              <w:rPr>
                <w:rFonts w:ascii="Times New Roman" w:hAnsi="Times New Roman" w:cs="Times New Roman"/>
                <w:b/>
                <w:bCs/>
                <w:sz w:val="20"/>
                <w:szCs w:val="20"/>
              </w:rPr>
            </w:pPr>
            <w:r w:rsidRPr="00B26411">
              <w:rPr>
                <w:rFonts w:ascii="Times New Roman" w:hAnsi="Times New Roman" w:cs="Times New Roman"/>
                <w:b/>
                <w:bCs/>
                <w:sz w:val="20"/>
                <w:szCs w:val="20"/>
              </w:rPr>
              <w:t>SL</w:t>
            </w:r>
          </w:p>
        </w:tc>
        <w:tc>
          <w:tcPr>
            <w:tcW w:w="6547" w:type="dxa"/>
          </w:tcPr>
          <w:p w14:paraId="600FD98A" w14:textId="6B74FE4A" w:rsidR="006868D8" w:rsidRPr="00293767" w:rsidRDefault="00BF02EC" w:rsidP="00620DB8">
            <w:pPr>
              <w:keepNext/>
              <w:jc w:val="both"/>
              <w:rPr>
                <w:rFonts w:ascii="Times New Roman" w:hAnsi="Times New Roman" w:cs="Times New Roman"/>
                <w:sz w:val="20"/>
                <w:szCs w:val="20"/>
                <w:u w:val="single"/>
              </w:rPr>
            </w:pPr>
            <w:hyperlink w:anchor="abrv_BS" w:history="1">
              <w:r w:rsidR="006868D8" w:rsidRPr="00293767">
                <w:rPr>
                  <w:rStyle w:val="Hipervnculo"/>
                  <w:rFonts w:ascii="Times New Roman" w:hAnsi="Times New Roman" w:cs="Times New Roman"/>
                  <w:sz w:val="20"/>
                  <w:szCs w:val="20"/>
                </w:rPr>
                <w:t>BS</w:t>
              </w:r>
            </w:hyperlink>
          </w:p>
        </w:tc>
      </w:tr>
      <w:tr w:rsidR="006868D8" w:rsidRPr="003C77B1" w14:paraId="2F0978D5" w14:textId="77777777" w:rsidTr="00620DB8">
        <w:trPr>
          <w:trHeight w:val="20"/>
          <w:jc w:val="center"/>
        </w:trPr>
        <w:tc>
          <w:tcPr>
            <w:tcW w:w="9060" w:type="dxa"/>
            <w:gridSpan w:val="2"/>
            <w:shd w:val="clear" w:color="auto" w:fill="FFD966" w:themeFill="accent4" w:themeFillTint="99"/>
          </w:tcPr>
          <w:p w14:paraId="733ABA49" w14:textId="23B12F02" w:rsidR="006868D8" w:rsidRPr="00761BC2" w:rsidRDefault="00761BC2" w:rsidP="00620DB8">
            <w:pPr>
              <w:keepNext/>
              <w:jc w:val="center"/>
              <w:rPr>
                <w:rFonts w:ascii="Times New Roman" w:hAnsi="Times New Roman" w:cs="Times New Roman"/>
                <w:b/>
                <w:bCs/>
                <w:sz w:val="20"/>
                <w:szCs w:val="20"/>
              </w:rPr>
            </w:pPr>
            <w:r w:rsidRPr="00761BC2">
              <w:rPr>
                <w:rFonts w:ascii="Times New Roman" w:hAnsi="Times New Roman" w:cs="Times New Roman"/>
                <w:b/>
                <w:bCs/>
                <w:sz w:val="20"/>
                <w:szCs w:val="20"/>
                <w:lang w:val="en-US"/>
              </w:rPr>
              <w:lastRenderedPageBreak/>
              <w:t>Political connection and the walking dead: Evidence from China's privately owned firms (2020)</w:t>
            </w:r>
          </w:p>
        </w:tc>
      </w:tr>
      <w:tr w:rsidR="008528AC" w:rsidRPr="003C77B1" w14:paraId="2C95DE44" w14:textId="77777777" w:rsidTr="00620DB8">
        <w:trPr>
          <w:trHeight w:val="20"/>
          <w:jc w:val="center"/>
        </w:trPr>
        <w:tc>
          <w:tcPr>
            <w:tcW w:w="2513" w:type="dxa"/>
          </w:tcPr>
          <w:p w14:paraId="6B2CA931" w14:textId="522BE154" w:rsidR="008528AC" w:rsidRPr="00B26411" w:rsidRDefault="00BF02EC" w:rsidP="00620DB8">
            <w:pPr>
              <w:jc w:val="center"/>
              <w:rPr>
                <w:rFonts w:ascii="Times New Roman" w:hAnsi="Times New Roman" w:cs="Times New Roman"/>
                <w:b/>
                <w:bCs/>
                <w:sz w:val="20"/>
                <w:szCs w:val="20"/>
              </w:rPr>
            </w:pPr>
            <m:oMathPara>
              <m:oMath>
                <m:sSub>
                  <m:sSubPr>
                    <m:ctrlPr>
                      <w:rPr>
                        <w:rFonts w:ascii="Cambria Math" w:hAnsi="Cambria Math" w:cs="Times New Roman"/>
                        <w:b/>
                        <w:bCs/>
                        <w:iCs/>
                        <w:sz w:val="20"/>
                        <w:szCs w:val="20"/>
                      </w:rPr>
                    </m:ctrlPr>
                  </m:sSubPr>
                  <m:e>
                    <m:r>
                      <m:rPr>
                        <m:sty m:val="b"/>
                      </m:rPr>
                      <w:rPr>
                        <w:rFonts w:ascii="Cambria Math" w:hAnsi="Cambria Math" w:cs="Times New Roman"/>
                        <w:sz w:val="20"/>
                        <w:szCs w:val="20"/>
                      </w:rPr>
                      <m:t>rlb</m:t>
                    </m:r>
                  </m:e>
                  <m:sub>
                    <m:r>
                      <m:rPr>
                        <m:sty m:val="b"/>
                      </m:rPr>
                      <w:rPr>
                        <w:rFonts w:ascii="Cambria Math" w:hAnsi="Cambria Math" w:cs="Times New Roman"/>
                        <w:sz w:val="20"/>
                        <w:szCs w:val="20"/>
                        <w:vertAlign w:val="subscript"/>
                      </w:rPr>
                      <m:t>min over last 5 years</m:t>
                    </m:r>
                  </m:sub>
                </m:sSub>
              </m:oMath>
            </m:oMathPara>
          </w:p>
        </w:tc>
        <w:tc>
          <w:tcPr>
            <w:tcW w:w="6547" w:type="dxa"/>
          </w:tcPr>
          <w:p w14:paraId="2B63BEA7" w14:textId="564DC66E" w:rsidR="008528AC" w:rsidRDefault="008528AC" w:rsidP="00620DB8">
            <w:pPr>
              <w:keepNext/>
              <w:jc w:val="both"/>
              <w:rPr>
                <w:rFonts w:ascii="Times New Roman" w:hAnsi="Times New Roman" w:cs="Times New Roman"/>
                <w:sz w:val="20"/>
                <w:szCs w:val="20"/>
              </w:rPr>
            </w:pPr>
            <w:r>
              <w:rPr>
                <w:rFonts w:ascii="Times New Roman" w:hAnsi="Times New Roman" w:cs="Times New Roman"/>
                <w:sz w:val="20"/>
                <w:szCs w:val="20"/>
              </w:rPr>
              <w:t>T</w:t>
            </w:r>
            <w:r w:rsidRPr="00B942D4">
              <w:rPr>
                <w:rFonts w:ascii="Times New Roman" w:hAnsi="Times New Roman" w:cs="Times New Roman"/>
                <w:sz w:val="20"/>
                <w:szCs w:val="20"/>
              </w:rPr>
              <w:t>ipo de cupón mínimo observado de cualquier bono corporativo a largo plazo emitido en los cinco años</w:t>
            </w:r>
            <w:r>
              <w:rPr>
                <w:rFonts w:ascii="Times New Roman" w:hAnsi="Times New Roman" w:cs="Times New Roman"/>
                <w:sz w:val="20"/>
                <w:szCs w:val="20"/>
              </w:rPr>
              <w:t xml:space="preserve"> anteriores</w:t>
            </w:r>
          </w:p>
        </w:tc>
      </w:tr>
      <w:tr w:rsidR="008528AC" w:rsidRPr="003C77B1" w14:paraId="09AA9805" w14:textId="77777777" w:rsidTr="00620DB8">
        <w:trPr>
          <w:trHeight w:val="20"/>
          <w:jc w:val="center"/>
        </w:trPr>
        <w:tc>
          <w:tcPr>
            <w:tcW w:w="2513" w:type="dxa"/>
          </w:tcPr>
          <w:p w14:paraId="5889EC0C" w14:textId="5D5CD600" w:rsidR="008528AC" w:rsidRDefault="008528AC" w:rsidP="00620DB8">
            <w:pPr>
              <w:jc w:val="center"/>
              <w:rPr>
                <w:rFonts w:ascii="Calibri" w:eastAsia="Calibri" w:hAnsi="Calibri" w:cs="Arial"/>
                <w:b/>
                <w:bCs/>
                <w:iCs/>
                <w:sz w:val="20"/>
                <w:szCs w:val="20"/>
              </w:rPr>
            </w:pPr>
            <w:r>
              <w:rPr>
                <w:rFonts w:ascii="Times New Roman" w:hAnsi="Times New Roman" w:cs="Times New Roman"/>
                <w:b/>
                <w:bCs/>
                <w:sz w:val="20"/>
                <w:szCs w:val="20"/>
              </w:rPr>
              <w:t>rsb</w:t>
            </w:r>
          </w:p>
        </w:tc>
        <w:tc>
          <w:tcPr>
            <w:tcW w:w="6547" w:type="dxa"/>
          </w:tcPr>
          <w:p w14:paraId="3E317036" w14:textId="00C23C89" w:rsidR="008528AC" w:rsidRDefault="008528AC" w:rsidP="00620DB8">
            <w:pPr>
              <w:keepNext/>
              <w:jc w:val="both"/>
              <w:rPr>
                <w:rFonts w:ascii="Times New Roman" w:hAnsi="Times New Roman" w:cs="Times New Roman"/>
                <w:sz w:val="20"/>
                <w:szCs w:val="20"/>
              </w:rPr>
            </w:pPr>
            <w:r>
              <w:rPr>
                <w:rFonts w:ascii="Times New Roman" w:hAnsi="Times New Roman" w:cs="Times New Roman"/>
                <w:sz w:val="20"/>
                <w:szCs w:val="20"/>
              </w:rPr>
              <w:t>T</w:t>
            </w:r>
            <w:r w:rsidRPr="00B942D4">
              <w:rPr>
                <w:rFonts w:ascii="Times New Roman" w:hAnsi="Times New Roman" w:cs="Times New Roman"/>
                <w:sz w:val="20"/>
                <w:szCs w:val="20"/>
              </w:rPr>
              <w:t xml:space="preserve">ipo de cupón mínimo observado de </w:t>
            </w:r>
            <w:r>
              <w:rPr>
                <w:rFonts w:ascii="Times New Roman" w:hAnsi="Times New Roman" w:cs="Times New Roman"/>
                <w:sz w:val="20"/>
                <w:szCs w:val="20"/>
              </w:rPr>
              <w:t xml:space="preserve">cualquier </w:t>
            </w:r>
            <w:r w:rsidRPr="00B942D4">
              <w:rPr>
                <w:rFonts w:ascii="Times New Roman" w:hAnsi="Times New Roman" w:cs="Times New Roman"/>
                <w:sz w:val="20"/>
                <w:szCs w:val="20"/>
              </w:rPr>
              <w:t>bono corporativos a corto plazo y de los instrumentos del mercado monetario emitidos</w:t>
            </w:r>
          </w:p>
        </w:tc>
      </w:tr>
      <w:tr w:rsidR="008528AC" w:rsidRPr="003C77B1" w14:paraId="1113986A" w14:textId="77777777" w:rsidTr="00620DB8">
        <w:trPr>
          <w:trHeight w:val="20"/>
          <w:jc w:val="center"/>
        </w:trPr>
        <w:tc>
          <w:tcPr>
            <w:tcW w:w="2513" w:type="dxa"/>
          </w:tcPr>
          <w:p w14:paraId="10F3DC22" w14:textId="397788D4" w:rsidR="008528AC" w:rsidRDefault="008528AC" w:rsidP="00620DB8">
            <w:pPr>
              <w:jc w:val="center"/>
              <w:rPr>
                <w:rFonts w:ascii="Times New Roman" w:hAnsi="Times New Roman" w:cs="Times New Roman"/>
                <w:b/>
                <w:bCs/>
                <w:sz w:val="20"/>
                <w:szCs w:val="20"/>
              </w:rPr>
            </w:pPr>
            <w:r w:rsidRPr="00B26411">
              <w:rPr>
                <w:rFonts w:ascii="Times New Roman" w:hAnsi="Times New Roman" w:cs="Times New Roman"/>
                <w:b/>
                <w:bCs/>
                <w:sz w:val="20"/>
                <w:szCs w:val="20"/>
              </w:rPr>
              <w:t>LB</w:t>
            </w:r>
          </w:p>
        </w:tc>
        <w:tc>
          <w:tcPr>
            <w:tcW w:w="6547" w:type="dxa"/>
          </w:tcPr>
          <w:p w14:paraId="7650B3EE" w14:textId="39C8F985" w:rsidR="008528AC" w:rsidRDefault="008528AC" w:rsidP="00620DB8">
            <w:pPr>
              <w:keepNext/>
              <w:jc w:val="both"/>
              <w:rPr>
                <w:rFonts w:ascii="Times New Roman" w:hAnsi="Times New Roman" w:cs="Times New Roman"/>
                <w:sz w:val="20"/>
                <w:szCs w:val="20"/>
              </w:rPr>
            </w:pPr>
            <w:r>
              <w:rPr>
                <w:rFonts w:ascii="Times New Roman" w:hAnsi="Times New Roman" w:cs="Times New Roman"/>
                <w:sz w:val="20"/>
                <w:szCs w:val="20"/>
              </w:rPr>
              <w:t>Bonos a largo plazo</w:t>
            </w:r>
          </w:p>
        </w:tc>
      </w:tr>
      <w:tr w:rsidR="008528AC" w:rsidRPr="003C77B1" w14:paraId="2B9411B4" w14:textId="77777777" w:rsidTr="00620DB8">
        <w:trPr>
          <w:trHeight w:val="20"/>
          <w:jc w:val="center"/>
        </w:trPr>
        <w:tc>
          <w:tcPr>
            <w:tcW w:w="2513" w:type="dxa"/>
          </w:tcPr>
          <w:p w14:paraId="7A6656C8" w14:textId="59417534" w:rsidR="008528AC" w:rsidRPr="00B26411" w:rsidRDefault="008528AC" w:rsidP="00620DB8">
            <w:pPr>
              <w:jc w:val="center"/>
              <w:rPr>
                <w:rFonts w:ascii="Times New Roman" w:hAnsi="Times New Roman" w:cs="Times New Roman"/>
                <w:b/>
                <w:bCs/>
                <w:sz w:val="20"/>
                <w:szCs w:val="20"/>
              </w:rPr>
            </w:pPr>
            <w:r w:rsidRPr="00B26411">
              <w:rPr>
                <w:rFonts w:ascii="Times New Roman" w:hAnsi="Times New Roman" w:cs="Times New Roman"/>
                <w:b/>
                <w:bCs/>
                <w:sz w:val="20"/>
                <w:szCs w:val="20"/>
              </w:rPr>
              <w:t>SB</w:t>
            </w:r>
          </w:p>
        </w:tc>
        <w:tc>
          <w:tcPr>
            <w:tcW w:w="6547" w:type="dxa"/>
          </w:tcPr>
          <w:p w14:paraId="431C3117" w14:textId="3F3A2C06" w:rsidR="008528AC" w:rsidRDefault="008528AC" w:rsidP="00620DB8">
            <w:pPr>
              <w:keepNext/>
              <w:jc w:val="both"/>
              <w:rPr>
                <w:rFonts w:ascii="Times New Roman" w:hAnsi="Times New Roman" w:cs="Times New Roman"/>
                <w:sz w:val="20"/>
                <w:szCs w:val="20"/>
              </w:rPr>
            </w:pPr>
            <w:r>
              <w:rPr>
                <w:rFonts w:ascii="Times New Roman" w:hAnsi="Times New Roman" w:cs="Times New Roman"/>
                <w:sz w:val="20"/>
                <w:szCs w:val="20"/>
              </w:rPr>
              <w:t>B</w:t>
            </w:r>
            <w:r w:rsidRPr="00B26411">
              <w:rPr>
                <w:rFonts w:ascii="Times New Roman" w:hAnsi="Times New Roman" w:cs="Times New Roman"/>
                <w:sz w:val="20"/>
                <w:szCs w:val="20"/>
              </w:rPr>
              <w:t>onos a corto plazo (con un vencimiento inferior a un año)</w:t>
            </w:r>
          </w:p>
        </w:tc>
      </w:tr>
      <w:tr w:rsidR="008528AC" w:rsidRPr="003C77B1" w14:paraId="44BC3A85" w14:textId="77777777" w:rsidTr="00620DB8">
        <w:trPr>
          <w:trHeight w:val="20"/>
          <w:jc w:val="center"/>
        </w:trPr>
        <w:tc>
          <w:tcPr>
            <w:tcW w:w="9060" w:type="dxa"/>
            <w:gridSpan w:val="2"/>
            <w:shd w:val="clear" w:color="auto" w:fill="FFD966" w:themeFill="accent4" w:themeFillTint="99"/>
          </w:tcPr>
          <w:p w14:paraId="17737E2D" w14:textId="24970120" w:rsidR="008528AC" w:rsidRPr="00967C5D" w:rsidRDefault="00967C5D" w:rsidP="00620DB8">
            <w:pPr>
              <w:keepNext/>
              <w:jc w:val="center"/>
              <w:rPr>
                <w:rFonts w:ascii="Times New Roman" w:hAnsi="Times New Roman" w:cs="Times New Roman"/>
                <w:b/>
                <w:bCs/>
                <w:sz w:val="20"/>
                <w:szCs w:val="20"/>
              </w:rPr>
            </w:pPr>
            <w:r w:rsidRPr="00967C5D">
              <w:rPr>
                <w:rFonts w:ascii="Times New Roman" w:hAnsi="Times New Roman" w:cs="Times New Roman"/>
                <w:b/>
                <w:bCs/>
                <w:sz w:val="20"/>
                <w:szCs w:val="20"/>
                <w:lang w:val="en-US"/>
              </w:rPr>
              <w:t>An Adaptive Weighted Bagging Ensemble Learning Model for Zombie Enterprise Identification (2020)</w:t>
            </w:r>
          </w:p>
        </w:tc>
      </w:tr>
      <w:tr w:rsidR="00FE4417" w:rsidRPr="003C77B1" w14:paraId="6CADEB6F" w14:textId="77777777" w:rsidTr="00620DB8">
        <w:trPr>
          <w:trHeight w:val="20"/>
          <w:jc w:val="center"/>
        </w:trPr>
        <w:tc>
          <w:tcPr>
            <w:tcW w:w="2513" w:type="dxa"/>
          </w:tcPr>
          <w:p w14:paraId="54980A83" w14:textId="72620B85" w:rsidR="00FE4417" w:rsidRPr="00FE4417" w:rsidRDefault="00FE4417" w:rsidP="00620DB8">
            <w:pPr>
              <w:jc w:val="center"/>
              <w:rPr>
                <w:rFonts w:ascii="Times New Roman" w:hAnsi="Times New Roman" w:cs="Times New Roman"/>
                <w:b/>
                <w:bCs/>
                <w:sz w:val="20"/>
                <w:szCs w:val="20"/>
              </w:rPr>
            </w:pPr>
            <w:r w:rsidRPr="00FE4417">
              <w:rPr>
                <w:rFonts w:ascii="Times New Roman" w:hAnsi="Times New Roman" w:cs="Times New Roman"/>
                <w:b/>
                <w:bCs/>
                <w:sz w:val="20"/>
                <w:szCs w:val="20"/>
              </w:rPr>
              <w:t>cnkj</w:t>
            </w:r>
          </w:p>
        </w:tc>
        <w:tc>
          <w:tcPr>
            <w:tcW w:w="6547" w:type="dxa"/>
          </w:tcPr>
          <w:p w14:paraId="67D83674" w14:textId="3660D0E6" w:rsidR="00FE4417" w:rsidRDefault="00FE4417" w:rsidP="00620DB8">
            <w:pPr>
              <w:keepNext/>
              <w:jc w:val="both"/>
              <w:rPr>
                <w:rFonts w:ascii="Times New Roman" w:hAnsi="Times New Roman" w:cs="Times New Roman"/>
                <w:sz w:val="20"/>
                <w:szCs w:val="20"/>
              </w:rPr>
            </w:pPr>
            <w:r w:rsidRPr="00C96BC3">
              <w:rPr>
                <w:rFonts w:ascii="Times New Roman" w:hAnsi="Times New Roman" w:cs="Times New Roman"/>
                <w:sz w:val="20"/>
                <w:szCs w:val="20"/>
              </w:rPr>
              <w:t>Volumen de negocio total de los activos</w:t>
            </w:r>
          </w:p>
        </w:tc>
      </w:tr>
      <w:tr w:rsidR="00FE4417" w:rsidRPr="003C77B1" w14:paraId="43C602AC" w14:textId="77777777" w:rsidTr="00620DB8">
        <w:trPr>
          <w:trHeight w:val="20"/>
          <w:jc w:val="center"/>
        </w:trPr>
        <w:tc>
          <w:tcPr>
            <w:tcW w:w="2513" w:type="dxa"/>
          </w:tcPr>
          <w:p w14:paraId="1AF08D85" w14:textId="2BB02242" w:rsidR="00FE4417" w:rsidRPr="00FE4417" w:rsidRDefault="00FE4417" w:rsidP="00620DB8">
            <w:pPr>
              <w:jc w:val="center"/>
              <w:rPr>
                <w:rFonts w:ascii="Times New Roman" w:hAnsi="Times New Roman" w:cs="Times New Roman"/>
                <w:b/>
                <w:bCs/>
                <w:sz w:val="20"/>
                <w:szCs w:val="20"/>
              </w:rPr>
            </w:pPr>
            <w:r w:rsidRPr="00FE4417">
              <w:rPr>
                <w:rFonts w:ascii="Times New Roman" w:hAnsi="Times New Roman" w:cs="Times New Roman"/>
                <w:b/>
                <w:bCs/>
                <w:sz w:val="20"/>
                <w:szCs w:val="20"/>
              </w:rPr>
              <w:t>cwkj</w:t>
            </w:r>
          </w:p>
        </w:tc>
        <w:tc>
          <w:tcPr>
            <w:tcW w:w="6547" w:type="dxa"/>
          </w:tcPr>
          <w:p w14:paraId="1971F4B8" w14:textId="1F1EFE58" w:rsidR="00FE4417" w:rsidRDefault="00FE4417" w:rsidP="00620DB8">
            <w:pPr>
              <w:keepNext/>
              <w:jc w:val="both"/>
              <w:rPr>
                <w:rFonts w:ascii="Times New Roman" w:hAnsi="Times New Roman" w:cs="Times New Roman"/>
                <w:sz w:val="20"/>
                <w:szCs w:val="20"/>
              </w:rPr>
            </w:pPr>
            <w:r>
              <w:rPr>
                <w:rFonts w:ascii="Times New Roman" w:hAnsi="Times New Roman" w:cs="Times New Roman"/>
                <w:sz w:val="20"/>
                <w:szCs w:val="20"/>
              </w:rPr>
              <w:t>F</w:t>
            </w:r>
            <w:r w:rsidRPr="00454C03">
              <w:rPr>
                <w:rFonts w:ascii="Times New Roman" w:hAnsi="Times New Roman" w:cs="Times New Roman"/>
                <w:sz w:val="20"/>
                <w:szCs w:val="20"/>
              </w:rPr>
              <w:t>lujo de caja neto de las actividades de explotación/deudas pendientes</w:t>
            </w:r>
          </w:p>
        </w:tc>
      </w:tr>
      <w:tr w:rsidR="00FE4417" w:rsidRPr="003C77B1" w14:paraId="50A9E254" w14:textId="77777777" w:rsidTr="00620DB8">
        <w:trPr>
          <w:trHeight w:val="20"/>
          <w:jc w:val="center"/>
        </w:trPr>
        <w:tc>
          <w:tcPr>
            <w:tcW w:w="2513" w:type="dxa"/>
          </w:tcPr>
          <w:p w14:paraId="2D9C86FB" w14:textId="65AC9A86" w:rsidR="00FE4417" w:rsidRPr="00FE4417" w:rsidRDefault="00FE4417" w:rsidP="00620DB8">
            <w:pPr>
              <w:jc w:val="center"/>
              <w:rPr>
                <w:rFonts w:ascii="Times New Roman" w:hAnsi="Times New Roman" w:cs="Times New Roman"/>
                <w:b/>
                <w:bCs/>
                <w:sz w:val="20"/>
                <w:szCs w:val="20"/>
              </w:rPr>
            </w:pPr>
            <w:r w:rsidRPr="00FE4417">
              <w:rPr>
                <w:rFonts w:ascii="Times New Roman" w:hAnsi="Times New Roman" w:cs="Times New Roman"/>
                <w:b/>
                <w:bCs/>
                <w:sz w:val="20"/>
                <w:szCs w:val="20"/>
              </w:rPr>
              <w:t>cxzz()</w:t>
            </w:r>
          </w:p>
        </w:tc>
        <w:tc>
          <w:tcPr>
            <w:tcW w:w="6547" w:type="dxa"/>
          </w:tcPr>
          <w:p w14:paraId="68F31642" w14:textId="29B0E923" w:rsidR="00FE4417" w:rsidRDefault="00FE4417" w:rsidP="00620DB8">
            <w:pPr>
              <w:keepNext/>
              <w:jc w:val="both"/>
              <w:rPr>
                <w:rFonts w:ascii="Times New Roman" w:hAnsi="Times New Roman" w:cs="Times New Roman"/>
                <w:sz w:val="20"/>
                <w:szCs w:val="20"/>
              </w:rPr>
            </w:pPr>
            <w:r>
              <w:rPr>
                <w:rFonts w:ascii="Times New Roman" w:hAnsi="Times New Roman" w:cs="Times New Roman"/>
                <w:sz w:val="20"/>
                <w:szCs w:val="20"/>
              </w:rPr>
              <w:t>Crecimiento sostenido</w:t>
            </w:r>
          </w:p>
        </w:tc>
      </w:tr>
      <w:tr w:rsidR="00FE4417" w:rsidRPr="003C77B1" w14:paraId="79D63490" w14:textId="77777777" w:rsidTr="00620DB8">
        <w:trPr>
          <w:trHeight w:val="20"/>
          <w:jc w:val="center"/>
        </w:trPr>
        <w:tc>
          <w:tcPr>
            <w:tcW w:w="2513" w:type="dxa"/>
          </w:tcPr>
          <w:p w14:paraId="0703A2B7" w14:textId="48F05DFC" w:rsidR="00FE4417" w:rsidRPr="00FE4417" w:rsidRDefault="00FE4417" w:rsidP="00620DB8">
            <w:pPr>
              <w:jc w:val="center"/>
              <w:rPr>
                <w:rFonts w:ascii="Times New Roman" w:hAnsi="Times New Roman" w:cs="Times New Roman"/>
                <w:b/>
                <w:bCs/>
                <w:sz w:val="20"/>
                <w:szCs w:val="20"/>
              </w:rPr>
            </w:pPr>
            <w:r w:rsidRPr="00FE4417">
              <w:rPr>
                <w:rFonts w:ascii="Times New Roman" w:hAnsi="Times New Roman" w:cs="Times New Roman"/>
                <w:b/>
                <w:bCs/>
                <w:sz w:val="20"/>
                <w:szCs w:val="20"/>
              </w:rPr>
              <w:t>dn</w:t>
            </w:r>
          </w:p>
        </w:tc>
        <w:tc>
          <w:tcPr>
            <w:tcW w:w="6547" w:type="dxa"/>
          </w:tcPr>
          <w:p w14:paraId="3185ECB2" w14:textId="48525BE5" w:rsidR="00FE4417" w:rsidRDefault="00FE4417" w:rsidP="00620DB8">
            <w:pPr>
              <w:keepNext/>
              <w:jc w:val="both"/>
              <w:rPr>
                <w:rFonts w:ascii="Times New Roman" w:hAnsi="Times New Roman" w:cs="Times New Roman"/>
                <w:sz w:val="20"/>
                <w:szCs w:val="20"/>
              </w:rPr>
            </w:pPr>
            <w:r>
              <w:rPr>
                <w:rFonts w:ascii="Times New Roman" w:hAnsi="Times New Roman" w:cs="Times New Roman"/>
                <w:sz w:val="20"/>
                <w:szCs w:val="20"/>
              </w:rPr>
              <w:t>B</w:t>
            </w:r>
            <w:r w:rsidRPr="00DA765B">
              <w:rPr>
                <w:rFonts w:ascii="Times New Roman" w:hAnsi="Times New Roman" w:cs="Times New Roman"/>
                <w:sz w:val="20"/>
                <w:szCs w:val="20"/>
              </w:rPr>
              <w:t>eneficios antes de intereses e impuestos del año</w:t>
            </w:r>
          </w:p>
        </w:tc>
      </w:tr>
      <w:tr w:rsidR="00FE4417" w:rsidRPr="003C77B1" w14:paraId="33FF9AD6" w14:textId="77777777" w:rsidTr="00620DB8">
        <w:trPr>
          <w:trHeight w:val="20"/>
          <w:jc w:val="center"/>
        </w:trPr>
        <w:tc>
          <w:tcPr>
            <w:tcW w:w="2513" w:type="dxa"/>
          </w:tcPr>
          <w:p w14:paraId="2CD1183F" w14:textId="73AE920B" w:rsidR="00FE4417" w:rsidRPr="00FE4417" w:rsidRDefault="00FE4417" w:rsidP="00620DB8">
            <w:pPr>
              <w:jc w:val="center"/>
              <w:rPr>
                <w:rFonts w:ascii="Times New Roman" w:hAnsi="Times New Roman" w:cs="Times New Roman"/>
                <w:b/>
                <w:bCs/>
                <w:sz w:val="20"/>
                <w:szCs w:val="20"/>
              </w:rPr>
            </w:pPr>
            <w:r w:rsidRPr="00FE4417">
              <w:rPr>
                <w:rFonts w:ascii="Times New Roman" w:hAnsi="Times New Roman" w:cs="Times New Roman"/>
                <w:b/>
                <w:bCs/>
                <w:sz w:val="20"/>
                <w:szCs w:val="20"/>
              </w:rPr>
              <w:t>fjcsy</w:t>
            </w:r>
          </w:p>
        </w:tc>
        <w:tc>
          <w:tcPr>
            <w:tcW w:w="6547" w:type="dxa"/>
          </w:tcPr>
          <w:p w14:paraId="6C9BE726" w14:textId="0B25B06D" w:rsidR="00FE4417" w:rsidRDefault="00FE4417" w:rsidP="00620DB8">
            <w:pPr>
              <w:keepNext/>
              <w:jc w:val="both"/>
              <w:rPr>
                <w:rFonts w:ascii="Times New Roman" w:hAnsi="Times New Roman" w:cs="Times New Roman"/>
                <w:sz w:val="20"/>
                <w:szCs w:val="20"/>
              </w:rPr>
            </w:pPr>
            <w:r>
              <w:rPr>
                <w:rFonts w:ascii="Times New Roman" w:hAnsi="Times New Roman" w:cs="Times New Roman"/>
                <w:sz w:val="20"/>
                <w:szCs w:val="20"/>
              </w:rPr>
              <w:t>P</w:t>
            </w:r>
            <w:r w:rsidRPr="00DA765B">
              <w:rPr>
                <w:rFonts w:ascii="Times New Roman" w:hAnsi="Times New Roman" w:cs="Times New Roman"/>
                <w:sz w:val="20"/>
                <w:szCs w:val="20"/>
              </w:rPr>
              <w:t>érdidas y ganancias anuales no recurrentes</w:t>
            </w:r>
          </w:p>
        </w:tc>
      </w:tr>
      <w:tr w:rsidR="00FE4417" w:rsidRPr="003C77B1" w14:paraId="566E3492" w14:textId="77777777" w:rsidTr="00620DB8">
        <w:trPr>
          <w:trHeight w:val="20"/>
          <w:jc w:val="center"/>
        </w:trPr>
        <w:tc>
          <w:tcPr>
            <w:tcW w:w="2513" w:type="dxa"/>
          </w:tcPr>
          <w:p w14:paraId="0C6EAA63" w14:textId="073DE864" w:rsidR="00FE4417" w:rsidRPr="00FE4417" w:rsidRDefault="00FE4417" w:rsidP="00620DB8">
            <w:pPr>
              <w:jc w:val="center"/>
              <w:rPr>
                <w:rFonts w:ascii="Times New Roman" w:hAnsi="Times New Roman" w:cs="Times New Roman"/>
                <w:b/>
                <w:bCs/>
                <w:sz w:val="20"/>
                <w:szCs w:val="20"/>
              </w:rPr>
            </w:pPr>
            <w:r w:rsidRPr="00FE4417">
              <w:rPr>
                <w:rFonts w:ascii="Times New Roman" w:hAnsi="Times New Roman" w:cs="Times New Roman"/>
                <w:b/>
                <w:bCs/>
                <w:sz w:val="20"/>
                <w:szCs w:val="20"/>
              </w:rPr>
              <w:t>fz</w:t>
            </w:r>
          </w:p>
        </w:tc>
        <w:tc>
          <w:tcPr>
            <w:tcW w:w="6547" w:type="dxa"/>
          </w:tcPr>
          <w:p w14:paraId="0C8B48A2" w14:textId="6D08FC72" w:rsidR="00FE4417" w:rsidRDefault="00FE4417" w:rsidP="00620DB8">
            <w:pPr>
              <w:keepNext/>
              <w:jc w:val="both"/>
              <w:rPr>
                <w:rFonts w:ascii="Times New Roman" w:hAnsi="Times New Roman" w:cs="Times New Roman"/>
                <w:sz w:val="20"/>
                <w:szCs w:val="20"/>
              </w:rPr>
            </w:pPr>
            <w:r>
              <w:rPr>
                <w:rFonts w:ascii="Times New Roman" w:hAnsi="Times New Roman" w:cs="Times New Roman"/>
                <w:sz w:val="20"/>
                <w:szCs w:val="20"/>
              </w:rPr>
              <w:t>Pasivos anuales</w:t>
            </w:r>
          </w:p>
        </w:tc>
      </w:tr>
      <w:tr w:rsidR="00F43DCE" w:rsidRPr="003C77B1" w14:paraId="0F065658" w14:textId="77777777" w:rsidTr="00620DB8">
        <w:trPr>
          <w:trHeight w:val="20"/>
          <w:jc w:val="center"/>
        </w:trPr>
        <w:tc>
          <w:tcPr>
            <w:tcW w:w="2513" w:type="dxa"/>
          </w:tcPr>
          <w:p w14:paraId="171EA85E" w14:textId="55036FE3" w:rsidR="00F43DCE" w:rsidRPr="00F43DCE" w:rsidRDefault="00F43DCE" w:rsidP="00620DB8">
            <w:pPr>
              <w:jc w:val="center"/>
              <w:rPr>
                <w:rFonts w:ascii="Times New Roman" w:hAnsi="Times New Roman" w:cs="Times New Roman"/>
                <w:b/>
                <w:bCs/>
                <w:sz w:val="20"/>
                <w:szCs w:val="20"/>
              </w:rPr>
            </w:pPr>
            <w:r w:rsidRPr="00F43DCE">
              <w:rPr>
                <w:rFonts w:ascii="Times New Roman" w:hAnsi="Times New Roman" w:cs="Times New Roman"/>
                <w:b/>
                <w:bCs/>
                <w:sz w:val="20"/>
                <w:szCs w:val="20"/>
              </w:rPr>
              <w:t>hyzws</w:t>
            </w:r>
          </w:p>
        </w:tc>
        <w:tc>
          <w:tcPr>
            <w:tcW w:w="6547" w:type="dxa"/>
          </w:tcPr>
          <w:p w14:paraId="0E2DD30D" w14:textId="78C3BA3C" w:rsidR="00F43DCE" w:rsidRDefault="00F43DCE" w:rsidP="00620DB8">
            <w:pPr>
              <w:keepNext/>
              <w:jc w:val="both"/>
              <w:rPr>
                <w:rFonts w:ascii="Times New Roman" w:hAnsi="Times New Roman" w:cs="Times New Roman"/>
                <w:sz w:val="20"/>
                <w:szCs w:val="20"/>
              </w:rPr>
            </w:pPr>
            <w:r>
              <w:rPr>
                <w:rFonts w:ascii="Times New Roman" w:hAnsi="Times New Roman" w:cs="Times New Roman"/>
                <w:sz w:val="20"/>
                <w:szCs w:val="20"/>
              </w:rPr>
              <w:t xml:space="preserve">Mediana </w:t>
            </w:r>
            <w:r w:rsidR="00252B55">
              <w:rPr>
                <w:rFonts w:ascii="Times New Roman" w:hAnsi="Times New Roman" w:cs="Times New Roman"/>
                <w:sz w:val="20"/>
                <w:szCs w:val="20"/>
              </w:rPr>
              <w:t>del sector</w:t>
            </w:r>
          </w:p>
        </w:tc>
      </w:tr>
      <w:tr w:rsidR="00FE4417" w:rsidRPr="003C77B1" w14:paraId="2BACF393" w14:textId="77777777" w:rsidTr="00620DB8">
        <w:trPr>
          <w:trHeight w:val="20"/>
          <w:jc w:val="center"/>
        </w:trPr>
        <w:tc>
          <w:tcPr>
            <w:tcW w:w="2513" w:type="dxa"/>
          </w:tcPr>
          <w:p w14:paraId="384DE4DF" w14:textId="02051748" w:rsidR="00FE4417" w:rsidRPr="00FE4417" w:rsidRDefault="00FE4417" w:rsidP="00620DB8">
            <w:pPr>
              <w:jc w:val="center"/>
              <w:rPr>
                <w:rFonts w:ascii="Times New Roman" w:hAnsi="Times New Roman" w:cs="Times New Roman"/>
                <w:b/>
                <w:bCs/>
                <w:sz w:val="20"/>
                <w:szCs w:val="20"/>
              </w:rPr>
            </w:pPr>
            <w:r w:rsidRPr="00FE4417">
              <w:rPr>
                <w:rFonts w:ascii="Times New Roman" w:hAnsi="Times New Roman" w:cs="Times New Roman"/>
                <w:b/>
                <w:bCs/>
                <w:sz w:val="20"/>
                <w:szCs w:val="20"/>
              </w:rPr>
              <w:t>jjkj</w:t>
            </w:r>
          </w:p>
        </w:tc>
        <w:tc>
          <w:tcPr>
            <w:tcW w:w="6547" w:type="dxa"/>
          </w:tcPr>
          <w:p w14:paraId="1F52199A" w14:textId="185ACE72" w:rsidR="00FE4417" w:rsidRDefault="00FE4417" w:rsidP="00620DB8">
            <w:pPr>
              <w:keepNext/>
              <w:jc w:val="both"/>
              <w:rPr>
                <w:rFonts w:ascii="Times New Roman" w:hAnsi="Times New Roman" w:cs="Times New Roman"/>
                <w:sz w:val="20"/>
                <w:szCs w:val="20"/>
              </w:rPr>
            </w:pPr>
            <w:r>
              <w:rPr>
                <w:rFonts w:ascii="Times New Roman" w:hAnsi="Times New Roman" w:cs="Times New Roman"/>
                <w:sz w:val="20"/>
                <w:szCs w:val="20"/>
              </w:rPr>
              <w:t>(</w:t>
            </w:r>
            <w:r w:rsidRPr="00454C03">
              <w:rPr>
                <w:rFonts w:ascii="Times New Roman" w:hAnsi="Times New Roman" w:cs="Times New Roman"/>
                <w:sz w:val="20"/>
                <w:szCs w:val="20"/>
              </w:rPr>
              <w:t>EBIT + depreciación)/activos totales</w:t>
            </w:r>
          </w:p>
        </w:tc>
      </w:tr>
      <w:tr w:rsidR="00FE4417" w:rsidRPr="003C77B1" w14:paraId="3CE781A8" w14:textId="77777777" w:rsidTr="00620DB8">
        <w:trPr>
          <w:trHeight w:val="20"/>
          <w:jc w:val="center"/>
        </w:trPr>
        <w:tc>
          <w:tcPr>
            <w:tcW w:w="2513" w:type="dxa"/>
          </w:tcPr>
          <w:p w14:paraId="5DDEDF7B" w14:textId="386F3047" w:rsidR="00FE4417" w:rsidRPr="00FE4417" w:rsidRDefault="00FE4417" w:rsidP="00620DB8">
            <w:pPr>
              <w:jc w:val="center"/>
              <w:rPr>
                <w:rFonts w:ascii="Times New Roman" w:hAnsi="Times New Roman" w:cs="Times New Roman"/>
                <w:b/>
                <w:bCs/>
                <w:sz w:val="20"/>
                <w:szCs w:val="20"/>
              </w:rPr>
            </w:pPr>
            <w:r w:rsidRPr="00FE4417">
              <w:rPr>
                <w:rFonts w:ascii="Times New Roman" w:hAnsi="Times New Roman" w:cs="Times New Roman"/>
                <w:b/>
                <w:bCs/>
                <w:sz w:val="20"/>
                <w:szCs w:val="20"/>
              </w:rPr>
              <w:t>jlr</w:t>
            </w:r>
          </w:p>
        </w:tc>
        <w:tc>
          <w:tcPr>
            <w:tcW w:w="6547" w:type="dxa"/>
          </w:tcPr>
          <w:p w14:paraId="4A306034" w14:textId="1C9BE4F1" w:rsidR="00FE4417" w:rsidRDefault="00FE4417" w:rsidP="00620DB8">
            <w:pPr>
              <w:keepNext/>
              <w:jc w:val="both"/>
              <w:rPr>
                <w:rFonts w:ascii="Times New Roman" w:hAnsi="Times New Roman" w:cs="Times New Roman"/>
                <w:sz w:val="20"/>
                <w:szCs w:val="20"/>
              </w:rPr>
            </w:pPr>
            <w:r>
              <w:rPr>
                <w:rFonts w:ascii="Times New Roman" w:hAnsi="Times New Roman" w:cs="Times New Roman"/>
                <w:sz w:val="20"/>
                <w:szCs w:val="20"/>
              </w:rPr>
              <w:t>Beneficio neto anual</w:t>
            </w:r>
          </w:p>
        </w:tc>
      </w:tr>
      <w:tr w:rsidR="00FE4417" w:rsidRPr="003C77B1" w14:paraId="2592CF3A" w14:textId="77777777" w:rsidTr="00620DB8">
        <w:trPr>
          <w:trHeight w:val="20"/>
          <w:jc w:val="center"/>
        </w:trPr>
        <w:tc>
          <w:tcPr>
            <w:tcW w:w="2513" w:type="dxa"/>
          </w:tcPr>
          <w:p w14:paraId="3BCB0591" w14:textId="0E193525" w:rsidR="00FE4417" w:rsidRPr="00967C5D" w:rsidRDefault="00FE4417" w:rsidP="00620DB8">
            <w:pPr>
              <w:jc w:val="center"/>
              <w:rPr>
                <w:rFonts w:ascii="Times New Roman" w:hAnsi="Times New Roman" w:cs="Times New Roman"/>
                <w:b/>
                <w:bCs/>
                <w:sz w:val="20"/>
                <w:szCs w:val="20"/>
              </w:rPr>
            </w:pPr>
            <w:r w:rsidRPr="00967C5D">
              <w:rPr>
                <w:rFonts w:ascii="Times New Roman" w:hAnsi="Times New Roman" w:cs="Times New Roman"/>
                <w:b/>
                <w:bCs/>
                <w:sz w:val="20"/>
                <w:szCs w:val="20"/>
              </w:rPr>
              <w:t>mqsc</w:t>
            </w:r>
          </w:p>
        </w:tc>
        <w:tc>
          <w:tcPr>
            <w:tcW w:w="6547" w:type="dxa"/>
          </w:tcPr>
          <w:p w14:paraId="76A1504F" w14:textId="7818810A" w:rsidR="00FE4417" w:rsidRDefault="00FE4417" w:rsidP="00620DB8">
            <w:pPr>
              <w:keepNext/>
              <w:jc w:val="both"/>
              <w:rPr>
                <w:rFonts w:ascii="Times New Roman" w:hAnsi="Times New Roman" w:cs="Times New Roman"/>
                <w:sz w:val="20"/>
                <w:szCs w:val="20"/>
              </w:rPr>
            </w:pPr>
            <w:r>
              <w:rPr>
                <w:rFonts w:ascii="Times New Roman" w:hAnsi="Times New Roman" w:cs="Times New Roman"/>
                <w:sz w:val="20"/>
                <w:szCs w:val="20"/>
              </w:rPr>
              <w:t>E</w:t>
            </w:r>
            <w:r w:rsidRPr="00EF79EB">
              <w:rPr>
                <w:rFonts w:ascii="Times New Roman" w:hAnsi="Times New Roman" w:cs="Times New Roman"/>
                <w:sz w:val="20"/>
                <w:szCs w:val="20"/>
              </w:rPr>
              <w:t>stimación del tipo de interés más bajo disponible actualmente para la mayoría de las empresas del mercado</w:t>
            </w:r>
          </w:p>
        </w:tc>
      </w:tr>
      <w:tr w:rsidR="00FE4417" w:rsidRPr="003C77B1" w14:paraId="4503683D" w14:textId="77777777" w:rsidTr="00620DB8">
        <w:trPr>
          <w:trHeight w:val="20"/>
          <w:jc w:val="center"/>
        </w:trPr>
        <w:tc>
          <w:tcPr>
            <w:tcW w:w="2513" w:type="dxa"/>
          </w:tcPr>
          <w:p w14:paraId="01191598" w14:textId="0642F3F6" w:rsidR="00FE4417" w:rsidRPr="00FE4417" w:rsidRDefault="00FE4417" w:rsidP="00620DB8">
            <w:pPr>
              <w:jc w:val="center"/>
              <w:rPr>
                <w:rFonts w:ascii="Times New Roman" w:hAnsi="Times New Roman" w:cs="Times New Roman"/>
                <w:b/>
                <w:bCs/>
                <w:sz w:val="20"/>
                <w:szCs w:val="20"/>
              </w:rPr>
            </w:pPr>
            <w:r w:rsidRPr="00FE4417">
              <w:rPr>
                <w:rFonts w:ascii="Times New Roman" w:hAnsi="Times New Roman" w:cs="Times New Roman"/>
                <w:b/>
                <w:bCs/>
                <w:sz w:val="20"/>
                <w:szCs w:val="20"/>
              </w:rPr>
              <w:t>qydk</w:t>
            </w:r>
          </w:p>
        </w:tc>
        <w:tc>
          <w:tcPr>
            <w:tcW w:w="6547" w:type="dxa"/>
          </w:tcPr>
          <w:p w14:paraId="3A5E0C1C" w14:textId="5195DDB0" w:rsidR="00FE4417" w:rsidRDefault="00FE4417" w:rsidP="00620DB8">
            <w:pPr>
              <w:keepNext/>
              <w:jc w:val="both"/>
              <w:rPr>
                <w:rFonts w:ascii="Times New Roman" w:hAnsi="Times New Roman" w:cs="Times New Roman"/>
                <w:sz w:val="20"/>
                <w:szCs w:val="20"/>
              </w:rPr>
            </w:pPr>
            <w:r>
              <w:rPr>
                <w:rFonts w:ascii="Times New Roman" w:hAnsi="Times New Roman" w:cs="Times New Roman"/>
                <w:sz w:val="20"/>
                <w:szCs w:val="20"/>
              </w:rPr>
              <w:t>A</w:t>
            </w:r>
            <w:r w:rsidRPr="00DA765B">
              <w:rPr>
                <w:rFonts w:ascii="Times New Roman" w:hAnsi="Times New Roman" w:cs="Times New Roman"/>
                <w:sz w:val="20"/>
                <w:szCs w:val="20"/>
              </w:rPr>
              <w:t>umento de los préstamos externos</w:t>
            </w:r>
          </w:p>
        </w:tc>
      </w:tr>
      <w:tr w:rsidR="00FE4417" w:rsidRPr="003C77B1" w14:paraId="68A46D8C" w14:textId="77777777" w:rsidTr="00620DB8">
        <w:trPr>
          <w:trHeight w:val="20"/>
          <w:jc w:val="center"/>
        </w:trPr>
        <w:tc>
          <w:tcPr>
            <w:tcW w:w="2513" w:type="dxa"/>
          </w:tcPr>
          <w:p w14:paraId="29E43A55" w14:textId="0E5900FB" w:rsidR="00FE4417" w:rsidRPr="00FE4417" w:rsidRDefault="00FE4417" w:rsidP="00620DB8">
            <w:pPr>
              <w:jc w:val="center"/>
              <w:rPr>
                <w:rFonts w:ascii="Times New Roman" w:hAnsi="Times New Roman" w:cs="Times New Roman"/>
                <w:b/>
                <w:bCs/>
                <w:sz w:val="20"/>
                <w:szCs w:val="20"/>
              </w:rPr>
            </w:pPr>
            <w:r w:rsidRPr="00FE4417">
              <w:rPr>
                <w:rFonts w:ascii="Times New Roman" w:hAnsi="Times New Roman" w:cs="Times New Roman"/>
                <w:b/>
                <w:bCs/>
                <w:sz w:val="20"/>
                <w:szCs w:val="20"/>
              </w:rPr>
              <w:t>qyfz</w:t>
            </w:r>
          </w:p>
        </w:tc>
        <w:tc>
          <w:tcPr>
            <w:tcW w:w="6547" w:type="dxa"/>
          </w:tcPr>
          <w:p w14:paraId="339EA81F" w14:textId="0787651E" w:rsidR="00FE4417" w:rsidRDefault="00FE4417" w:rsidP="00620DB8">
            <w:pPr>
              <w:keepNext/>
              <w:jc w:val="both"/>
              <w:rPr>
                <w:rFonts w:ascii="Times New Roman" w:hAnsi="Times New Roman" w:cs="Times New Roman"/>
                <w:sz w:val="20"/>
                <w:szCs w:val="20"/>
              </w:rPr>
            </w:pPr>
            <w:r>
              <w:rPr>
                <w:rFonts w:ascii="Times New Roman" w:hAnsi="Times New Roman" w:cs="Times New Roman"/>
                <w:sz w:val="20"/>
                <w:szCs w:val="20"/>
              </w:rPr>
              <w:t>Relación entre activos y pasivos</w:t>
            </w:r>
          </w:p>
        </w:tc>
      </w:tr>
      <w:tr w:rsidR="00FE4417" w:rsidRPr="003C77B1" w14:paraId="51E92B0F" w14:textId="77777777" w:rsidTr="00620DB8">
        <w:trPr>
          <w:trHeight w:val="20"/>
          <w:jc w:val="center"/>
        </w:trPr>
        <w:tc>
          <w:tcPr>
            <w:tcW w:w="2513" w:type="dxa"/>
          </w:tcPr>
          <w:p w14:paraId="36E5A9D3" w14:textId="448596D4" w:rsidR="00FE4417" w:rsidRPr="00967C5D" w:rsidRDefault="00FE4417" w:rsidP="00620DB8">
            <w:pPr>
              <w:jc w:val="center"/>
              <w:rPr>
                <w:rFonts w:ascii="Times New Roman" w:eastAsia="Calibri" w:hAnsi="Times New Roman" w:cs="Times New Roman"/>
                <w:b/>
                <w:bCs/>
                <w:iCs/>
                <w:sz w:val="20"/>
                <w:szCs w:val="20"/>
              </w:rPr>
            </w:pPr>
            <w:r w:rsidRPr="00967C5D">
              <w:rPr>
                <w:rFonts w:ascii="Times New Roman" w:hAnsi="Times New Roman" w:cs="Times New Roman"/>
                <w:b/>
                <w:bCs/>
                <w:sz w:val="20"/>
                <w:szCs w:val="20"/>
              </w:rPr>
              <w:t>qysjzf</w:t>
            </w:r>
          </w:p>
        </w:tc>
        <w:tc>
          <w:tcPr>
            <w:tcW w:w="6547" w:type="dxa"/>
          </w:tcPr>
          <w:p w14:paraId="23B0D507" w14:textId="53F82851" w:rsidR="00FE4417" w:rsidRDefault="00FE4417" w:rsidP="00620DB8">
            <w:pPr>
              <w:keepNext/>
              <w:jc w:val="both"/>
              <w:rPr>
                <w:rFonts w:ascii="Times New Roman" w:eastAsiaTheme="minorEastAsia" w:hAnsi="Times New Roman" w:cs="Times New Roman"/>
                <w:iCs/>
                <w:sz w:val="20"/>
                <w:szCs w:val="20"/>
              </w:rPr>
            </w:pPr>
            <w:r>
              <w:rPr>
                <w:rFonts w:ascii="Times New Roman" w:hAnsi="Times New Roman" w:cs="Times New Roman"/>
                <w:sz w:val="20"/>
                <w:szCs w:val="20"/>
              </w:rPr>
              <w:t>T</w:t>
            </w:r>
            <w:r w:rsidRPr="00EF79EB">
              <w:rPr>
                <w:rFonts w:ascii="Times New Roman" w:hAnsi="Times New Roman" w:cs="Times New Roman"/>
                <w:sz w:val="20"/>
                <w:szCs w:val="20"/>
              </w:rPr>
              <w:t>ipo de interés real pagado por la empresa</w:t>
            </w:r>
          </w:p>
        </w:tc>
      </w:tr>
      <w:tr w:rsidR="00FE4417" w:rsidRPr="003C77B1" w14:paraId="296CDAEB" w14:textId="77777777" w:rsidTr="00620DB8">
        <w:trPr>
          <w:trHeight w:val="20"/>
          <w:jc w:val="center"/>
        </w:trPr>
        <w:tc>
          <w:tcPr>
            <w:tcW w:w="2513" w:type="dxa"/>
          </w:tcPr>
          <w:p w14:paraId="2C386F32" w14:textId="7D43563D" w:rsidR="00FE4417" w:rsidRPr="00FE4417" w:rsidRDefault="00FE4417" w:rsidP="00620DB8">
            <w:pPr>
              <w:jc w:val="center"/>
              <w:rPr>
                <w:rFonts w:ascii="Times New Roman" w:hAnsi="Times New Roman" w:cs="Times New Roman"/>
                <w:b/>
                <w:bCs/>
                <w:sz w:val="20"/>
                <w:szCs w:val="20"/>
              </w:rPr>
            </w:pPr>
            <w:r w:rsidRPr="00FE4417">
              <w:rPr>
                <w:rFonts w:ascii="Times New Roman" w:hAnsi="Times New Roman" w:cs="Times New Roman"/>
                <w:b/>
                <w:bCs/>
                <w:sz w:val="20"/>
                <w:szCs w:val="20"/>
              </w:rPr>
              <w:t>rzgm</w:t>
            </w:r>
          </w:p>
        </w:tc>
        <w:tc>
          <w:tcPr>
            <w:tcW w:w="6547" w:type="dxa"/>
          </w:tcPr>
          <w:p w14:paraId="0C0EA8C2" w14:textId="1B505DCB" w:rsidR="00FE4417" w:rsidRDefault="00FE4417" w:rsidP="00620DB8">
            <w:pPr>
              <w:keepNext/>
              <w:jc w:val="both"/>
              <w:rPr>
                <w:rFonts w:ascii="Times New Roman" w:hAnsi="Times New Roman" w:cs="Times New Roman"/>
                <w:sz w:val="20"/>
                <w:szCs w:val="20"/>
              </w:rPr>
            </w:pPr>
            <w:r>
              <w:rPr>
                <w:rFonts w:ascii="Times New Roman" w:hAnsi="Times New Roman" w:cs="Times New Roman"/>
                <w:sz w:val="20"/>
                <w:szCs w:val="20"/>
              </w:rPr>
              <w:t>Escala de financiación anual</w:t>
            </w:r>
          </w:p>
        </w:tc>
      </w:tr>
      <w:tr w:rsidR="00F43DCE" w:rsidRPr="003C77B1" w14:paraId="37543862" w14:textId="77777777" w:rsidTr="00620DB8">
        <w:trPr>
          <w:trHeight w:val="20"/>
          <w:jc w:val="center"/>
        </w:trPr>
        <w:tc>
          <w:tcPr>
            <w:tcW w:w="2513" w:type="dxa"/>
          </w:tcPr>
          <w:p w14:paraId="54520ECF" w14:textId="4E047D99" w:rsidR="00F43DCE" w:rsidRPr="00F43DCE" w:rsidRDefault="00F43DCE" w:rsidP="00620DB8">
            <w:pPr>
              <w:jc w:val="center"/>
              <w:rPr>
                <w:rFonts w:ascii="Times New Roman" w:hAnsi="Times New Roman" w:cs="Times New Roman"/>
                <w:b/>
                <w:bCs/>
                <w:sz w:val="20"/>
                <w:szCs w:val="20"/>
              </w:rPr>
            </w:pPr>
            <w:r w:rsidRPr="00F43DCE">
              <w:rPr>
                <w:rFonts w:ascii="Times New Roman" w:hAnsi="Times New Roman" w:cs="Times New Roman"/>
                <w:b/>
                <w:bCs/>
                <w:sz w:val="20"/>
                <w:szCs w:val="20"/>
              </w:rPr>
              <w:t>wbcwyz</w:t>
            </w:r>
          </w:p>
        </w:tc>
        <w:tc>
          <w:tcPr>
            <w:tcW w:w="6547" w:type="dxa"/>
          </w:tcPr>
          <w:p w14:paraId="6B0EF184" w14:textId="1D533EBC" w:rsidR="00F43DCE" w:rsidRDefault="00F43DCE" w:rsidP="00620DB8">
            <w:pPr>
              <w:keepNext/>
              <w:jc w:val="both"/>
              <w:rPr>
                <w:rFonts w:ascii="Times New Roman" w:hAnsi="Times New Roman" w:cs="Times New Roman"/>
                <w:sz w:val="20"/>
                <w:szCs w:val="20"/>
              </w:rPr>
            </w:pPr>
            <w:r>
              <w:rPr>
                <w:rFonts w:ascii="Times New Roman" w:hAnsi="Times New Roman" w:cs="Times New Roman"/>
                <w:sz w:val="20"/>
                <w:szCs w:val="20"/>
              </w:rPr>
              <w:t>(S</w:t>
            </w:r>
            <w:r w:rsidRPr="00A34701">
              <w:rPr>
                <w:rFonts w:ascii="Times New Roman" w:hAnsi="Times New Roman" w:cs="Times New Roman"/>
                <w:sz w:val="20"/>
                <w:szCs w:val="20"/>
              </w:rPr>
              <w:t xml:space="preserve">ubvenciones </w:t>
            </w:r>
            <w:r>
              <w:rPr>
                <w:rFonts w:ascii="Times New Roman" w:hAnsi="Times New Roman" w:cs="Times New Roman"/>
                <w:sz w:val="20"/>
                <w:szCs w:val="20"/>
              </w:rPr>
              <w:t>del gobierno</w:t>
            </w:r>
            <w:r w:rsidRPr="00A34701">
              <w:rPr>
                <w:rFonts w:ascii="Times New Roman" w:hAnsi="Times New Roman" w:cs="Times New Roman"/>
                <w:sz w:val="20"/>
                <w:szCs w:val="20"/>
              </w:rPr>
              <w:t xml:space="preserve"> + nuevos préstamos bancarios)/salidas de efectivo de las actividades empresariales</w:t>
            </w:r>
          </w:p>
        </w:tc>
      </w:tr>
      <w:tr w:rsidR="00F43DCE" w:rsidRPr="003C77B1" w14:paraId="4DE95736" w14:textId="77777777" w:rsidTr="00620DB8">
        <w:trPr>
          <w:trHeight w:val="20"/>
          <w:jc w:val="center"/>
        </w:trPr>
        <w:tc>
          <w:tcPr>
            <w:tcW w:w="2513" w:type="dxa"/>
          </w:tcPr>
          <w:p w14:paraId="5316EAA6" w14:textId="5EFAFDB3" w:rsidR="00F43DCE" w:rsidRPr="00FE4417" w:rsidRDefault="00F43DCE" w:rsidP="00620DB8">
            <w:pPr>
              <w:jc w:val="center"/>
              <w:rPr>
                <w:rFonts w:ascii="Times New Roman" w:hAnsi="Times New Roman" w:cs="Times New Roman"/>
                <w:b/>
                <w:bCs/>
                <w:iCs/>
                <w:sz w:val="20"/>
                <w:szCs w:val="20"/>
              </w:rPr>
            </w:pPr>
            <w:r w:rsidRPr="00FE4417">
              <w:rPr>
                <w:rFonts w:ascii="Times New Roman" w:hAnsi="Times New Roman" w:cs="Times New Roman"/>
                <w:b/>
                <w:bCs/>
                <w:sz w:val="20"/>
                <w:szCs w:val="20"/>
              </w:rPr>
              <w:t>zy</w:t>
            </w:r>
          </w:p>
        </w:tc>
        <w:tc>
          <w:tcPr>
            <w:tcW w:w="6547" w:type="dxa"/>
          </w:tcPr>
          <w:p w14:paraId="3134B3FA" w14:textId="5DE3AA05" w:rsidR="00F43DCE" w:rsidRDefault="00F43DCE" w:rsidP="00620DB8">
            <w:pPr>
              <w:keepNext/>
              <w:jc w:val="both"/>
              <w:rPr>
                <w:rFonts w:ascii="Times New Roman" w:hAnsi="Times New Roman" w:cs="Times New Roman"/>
                <w:sz w:val="20"/>
                <w:szCs w:val="20"/>
              </w:rPr>
            </w:pPr>
            <w:r>
              <w:rPr>
                <w:rFonts w:ascii="Times New Roman" w:hAnsi="Times New Roman" w:cs="Times New Roman"/>
                <w:sz w:val="20"/>
                <w:szCs w:val="20"/>
              </w:rPr>
              <w:t>T</w:t>
            </w:r>
            <w:r w:rsidRPr="00DA765B">
              <w:rPr>
                <w:rFonts w:ascii="Times New Roman" w:hAnsi="Times New Roman" w:cs="Times New Roman"/>
                <w:sz w:val="20"/>
                <w:szCs w:val="20"/>
              </w:rPr>
              <w:t>ipo de interés óptimo calculado</w:t>
            </w:r>
          </w:p>
        </w:tc>
      </w:tr>
      <w:tr w:rsidR="004A1A69" w:rsidRPr="003C77B1" w14:paraId="5488E993" w14:textId="77777777" w:rsidTr="00620DB8">
        <w:trPr>
          <w:trHeight w:val="20"/>
          <w:jc w:val="center"/>
        </w:trPr>
        <w:tc>
          <w:tcPr>
            <w:tcW w:w="9060" w:type="dxa"/>
            <w:gridSpan w:val="2"/>
            <w:shd w:val="clear" w:color="auto" w:fill="FFD966" w:themeFill="accent4" w:themeFillTint="99"/>
          </w:tcPr>
          <w:p w14:paraId="7C328C7D" w14:textId="715737C9" w:rsidR="004A1A69" w:rsidRPr="004A1A69" w:rsidRDefault="004A1A69" w:rsidP="00620DB8">
            <w:pPr>
              <w:jc w:val="center"/>
              <w:rPr>
                <w:rFonts w:ascii="Times New Roman" w:hAnsi="Times New Roman" w:cs="Times New Roman"/>
                <w:b/>
                <w:bCs/>
                <w:sz w:val="20"/>
                <w:szCs w:val="20"/>
                <w:lang w:val="en-US"/>
              </w:rPr>
            </w:pPr>
            <w:r w:rsidRPr="004A1A69">
              <w:rPr>
                <w:rFonts w:ascii="Times New Roman" w:hAnsi="Times New Roman" w:cs="Times New Roman"/>
                <w:b/>
                <w:bCs/>
                <w:sz w:val="20"/>
                <w:szCs w:val="20"/>
                <w:lang w:val="en-US"/>
              </w:rPr>
              <w:t>How do zombie firms affect debt financing costs of others: From spillover effects views (2021)</w:t>
            </w:r>
          </w:p>
          <w:p w14:paraId="1C250DA3" w14:textId="3A4482B5" w:rsidR="004A1A69" w:rsidRPr="004A1A69" w:rsidRDefault="004A1A69" w:rsidP="00620DB8">
            <w:pPr>
              <w:keepNext/>
              <w:jc w:val="center"/>
              <w:rPr>
                <w:rFonts w:ascii="Times New Roman" w:hAnsi="Times New Roman" w:cs="Times New Roman"/>
                <w:b/>
                <w:bCs/>
                <w:sz w:val="20"/>
                <w:szCs w:val="20"/>
              </w:rPr>
            </w:pPr>
            <w:r w:rsidRPr="004A1A69">
              <w:rPr>
                <w:rFonts w:ascii="Times New Roman" w:hAnsi="Times New Roman" w:cs="Times New Roman"/>
                <w:b/>
                <w:bCs/>
                <w:sz w:val="20"/>
                <w:szCs w:val="20"/>
                <w:lang w:val="en-US"/>
              </w:rPr>
              <w:t>How does government intervention affect the formation of zombie firms? (2021)</w:t>
            </w:r>
          </w:p>
        </w:tc>
      </w:tr>
      <w:tr w:rsidR="004A1A69" w:rsidRPr="003C77B1" w14:paraId="0091A7B3" w14:textId="77777777" w:rsidTr="00620DB8">
        <w:trPr>
          <w:trHeight w:val="20"/>
          <w:jc w:val="center"/>
        </w:trPr>
        <w:tc>
          <w:tcPr>
            <w:tcW w:w="2513" w:type="dxa"/>
          </w:tcPr>
          <w:p w14:paraId="1199FB55" w14:textId="4A5F4E72" w:rsidR="004A1A69" w:rsidRPr="004A1A69" w:rsidRDefault="004A1A69" w:rsidP="00620DB8">
            <w:pPr>
              <w:jc w:val="center"/>
              <w:rPr>
                <w:rFonts w:ascii="Times New Roman" w:hAnsi="Times New Roman" w:cs="Times New Roman"/>
                <w:b/>
                <w:bCs/>
                <w:sz w:val="20"/>
                <w:szCs w:val="20"/>
              </w:rPr>
            </w:pPr>
            <w:r w:rsidRPr="004A1A69">
              <w:rPr>
                <w:rFonts w:ascii="Times New Roman" w:hAnsi="Times New Roman" w:cs="Times New Roman"/>
                <w:b/>
                <w:bCs/>
                <w:sz w:val="20"/>
                <w:szCs w:val="20"/>
              </w:rPr>
              <w:t>rbond</w:t>
            </w:r>
          </w:p>
        </w:tc>
        <w:tc>
          <w:tcPr>
            <w:tcW w:w="6547" w:type="dxa"/>
          </w:tcPr>
          <w:p w14:paraId="5B4BA8A5" w14:textId="4F85FF46" w:rsidR="004A1A69" w:rsidRDefault="004A1A69" w:rsidP="00620DB8">
            <w:pPr>
              <w:keepNext/>
              <w:jc w:val="both"/>
              <w:rPr>
                <w:rFonts w:ascii="Times New Roman" w:hAnsi="Times New Roman" w:cs="Times New Roman"/>
                <w:sz w:val="20"/>
                <w:szCs w:val="20"/>
              </w:rPr>
            </w:pPr>
            <w:r>
              <w:rPr>
                <w:rFonts w:ascii="Times New Roman" w:hAnsi="Times New Roman" w:cs="Times New Roman"/>
                <w:sz w:val="20"/>
                <w:szCs w:val="20"/>
              </w:rPr>
              <w:t>T</w:t>
            </w:r>
            <w:r w:rsidRPr="00810934">
              <w:rPr>
                <w:rFonts w:ascii="Times New Roman" w:hAnsi="Times New Roman" w:cs="Times New Roman"/>
                <w:sz w:val="20"/>
                <w:szCs w:val="20"/>
              </w:rPr>
              <w:t>ipos de interés de los bonos en circulación</w:t>
            </w:r>
          </w:p>
        </w:tc>
      </w:tr>
      <w:tr w:rsidR="004A1A69" w:rsidRPr="003C77B1" w14:paraId="5129B909" w14:textId="77777777" w:rsidTr="00620DB8">
        <w:trPr>
          <w:trHeight w:val="20"/>
          <w:jc w:val="center"/>
        </w:trPr>
        <w:tc>
          <w:tcPr>
            <w:tcW w:w="2513" w:type="dxa"/>
          </w:tcPr>
          <w:p w14:paraId="06CC3F3D" w14:textId="4A32713F" w:rsidR="004A1A69" w:rsidRPr="004A1A69" w:rsidRDefault="004A1A69" w:rsidP="00620DB8">
            <w:pPr>
              <w:jc w:val="center"/>
              <w:rPr>
                <w:rFonts w:ascii="Times New Roman" w:hAnsi="Times New Roman" w:cs="Times New Roman"/>
                <w:b/>
                <w:bCs/>
                <w:sz w:val="20"/>
                <w:szCs w:val="20"/>
              </w:rPr>
            </w:pPr>
            <w:r w:rsidRPr="004A1A69">
              <w:rPr>
                <w:rFonts w:ascii="Times New Roman" w:hAnsi="Times New Roman" w:cs="Times New Roman"/>
                <w:b/>
                <w:bCs/>
                <w:sz w:val="20"/>
                <w:szCs w:val="20"/>
              </w:rPr>
              <w:t>Bonds</w:t>
            </w:r>
            <w:r>
              <w:rPr>
                <w:rFonts w:ascii="Times New Roman" w:hAnsi="Times New Roman" w:cs="Times New Roman"/>
                <w:b/>
                <w:bCs/>
                <w:sz w:val="20"/>
                <w:szCs w:val="20"/>
              </w:rPr>
              <w:t>1</w:t>
            </w:r>
          </w:p>
        </w:tc>
        <w:tc>
          <w:tcPr>
            <w:tcW w:w="6547" w:type="dxa"/>
          </w:tcPr>
          <w:p w14:paraId="64A2B5EA" w14:textId="5D40A1A8" w:rsidR="004A1A69" w:rsidRDefault="004A1A69" w:rsidP="00620DB8">
            <w:pPr>
              <w:keepNext/>
              <w:jc w:val="both"/>
              <w:rPr>
                <w:rFonts w:ascii="Times New Roman" w:hAnsi="Times New Roman" w:cs="Times New Roman"/>
                <w:sz w:val="20"/>
                <w:szCs w:val="20"/>
              </w:rPr>
            </w:pPr>
            <w:r>
              <w:rPr>
                <w:rFonts w:ascii="Times New Roman" w:hAnsi="Times New Roman" w:cs="Times New Roman"/>
                <w:sz w:val="20"/>
                <w:szCs w:val="20"/>
              </w:rPr>
              <w:t>B</w:t>
            </w:r>
            <w:r w:rsidRPr="00AE4F46">
              <w:rPr>
                <w:rFonts w:ascii="Times New Roman" w:hAnsi="Times New Roman" w:cs="Times New Roman"/>
                <w:sz w:val="20"/>
                <w:szCs w:val="20"/>
              </w:rPr>
              <w:t>onos convertibles, bonos de capital privado, bonos corporativos, herramientas direccionales, etc.</w:t>
            </w:r>
          </w:p>
        </w:tc>
      </w:tr>
      <w:tr w:rsidR="004A1A69" w:rsidRPr="003C77B1" w14:paraId="42D0F3DF" w14:textId="77777777" w:rsidTr="00620DB8">
        <w:trPr>
          <w:trHeight w:val="20"/>
          <w:jc w:val="center"/>
        </w:trPr>
        <w:tc>
          <w:tcPr>
            <w:tcW w:w="9060" w:type="dxa"/>
            <w:gridSpan w:val="2"/>
            <w:shd w:val="clear" w:color="auto" w:fill="FFD966" w:themeFill="accent4" w:themeFillTint="99"/>
          </w:tcPr>
          <w:p w14:paraId="0A2183FB" w14:textId="69BB8B37" w:rsidR="004A1A69" w:rsidRPr="00690417" w:rsidRDefault="00690417" w:rsidP="00620DB8">
            <w:pPr>
              <w:keepNext/>
              <w:jc w:val="center"/>
              <w:rPr>
                <w:rFonts w:ascii="Times New Roman" w:hAnsi="Times New Roman" w:cs="Times New Roman"/>
                <w:b/>
                <w:bCs/>
                <w:sz w:val="20"/>
                <w:szCs w:val="20"/>
              </w:rPr>
            </w:pPr>
            <w:r w:rsidRPr="00690417">
              <w:rPr>
                <w:rFonts w:ascii="Times New Roman" w:hAnsi="Times New Roman" w:cs="Times New Roman"/>
                <w:b/>
                <w:bCs/>
                <w:sz w:val="20"/>
                <w:szCs w:val="20"/>
                <w:lang w:val="en-US"/>
              </w:rPr>
              <w:t>The Financing and Investment Crowding-out Effect of Zombie Firms on Non-zombie Firms: Evidence from China (2021)</w:t>
            </w:r>
          </w:p>
        </w:tc>
      </w:tr>
      <w:tr w:rsidR="00D57DF0" w:rsidRPr="003C77B1" w14:paraId="738E592F" w14:textId="77777777" w:rsidTr="00620DB8">
        <w:trPr>
          <w:trHeight w:val="20"/>
          <w:jc w:val="center"/>
        </w:trPr>
        <w:tc>
          <w:tcPr>
            <w:tcW w:w="2513" w:type="dxa"/>
          </w:tcPr>
          <w:p w14:paraId="2D922F26" w14:textId="12AE8D8A" w:rsidR="00D57DF0" w:rsidRPr="00D57DF0" w:rsidRDefault="00BF02EC" w:rsidP="00620DB8">
            <w:pPr>
              <w:jc w:val="center"/>
              <w:rPr>
                <w:rFonts w:ascii="Times New Roman" w:hAnsi="Times New Roman" w:cs="Times New Roman"/>
                <w:b/>
                <w:bCs/>
                <w:sz w:val="20"/>
                <w:szCs w:val="20"/>
              </w:rPr>
            </w:pPr>
            <m:oMathPara>
              <m:oMath>
                <m:sSub>
                  <m:sSubPr>
                    <m:ctrlPr>
                      <w:rPr>
                        <w:rFonts w:ascii="Cambria Math" w:hAnsi="Cambria Math" w:cs="Times New Roman"/>
                        <w:b/>
                        <w:bCs/>
                        <w:iCs/>
                        <w:sz w:val="20"/>
                        <w:szCs w:val="20"/>
                      </w:rPr>
                    </m:ctrlPr>
                  </m:sSubPr>
                  <m:e>
                    <m:r>
                      <m:rPr>
                        <m:sty m:val="b"/>
                      </m:rPr>
                      <w:rPr>
                        <w:rFonts w:ascii="Cambria Math" w:hAnsi="Cambria Math" w:cs="Times New Roman"/>
                        <w:sz w:val="20"/>
                        <w:szCs w:val="20"/>
                      </w:rPr>
                      <m:t>rcb</m:t>
                    </m:r>
                  </m:e>
                  <m:sub>
                    <m:r>
                      <m:rPr>
                        <m:sty m:val="b"/>
                      </m:rPr>
                      <w:rPr>
                        <w:rFonts w:ascii="Cambria Math" w:hAnsi="Cambria Math" w:cs="Times New Roman"/>
                        <w:sz w:val="20"/>
                        <w:szCs w:val="20"/>
                        <w:vertAlign w:val="subscript"/>
                      </w:rPr>
                      <m:t>min over 5,t</m:t>
                    </m:r>
                  </m:sub>
                </m:sSub>
              </m:oMath>
            </m:oMathPara>
          </w:p>
        </w:tc>
        <w:tc>
          <w:tcPr>
            <w:tcW w:w="6547" w:type="dxa"/>
          </w:tcPr>
          <w:p w14:paraId="5C2787B7" w14:textId="71298835" w:rsidR="00D57DF0" w:rsidRDefault="00D57DF0" w:rsidP="00620DB8">
            <w:pPr>
              <w:keepNext/>
              <w:jc w:val="both"/>
              <w:rPr>
                <w:rFonts w:ascii="Times New Roman" w:hAnsi="Times New Roman" w:cs="Times New Roman"/>
                <w:sz w:val="20"/>
                <w:szCs w:val="20"/>
              </w:rPr>
            </w:pPr>
            <w:r>
              <w:rPr>
                <w:rFonts w:ascii="Times New Roman" w:hAnsi="Times New Roman" w:cs="Times New Roman"/>
                <w:sz w:val="20"/>
                <w:szCs w:val="20"/>
              </w:rPr>
              <w:t>T</w:t>
            </w:r>
            <w:r w:rsidRPr="00026EFF">
              <w:rPr>
                <w:rFonts w:ascii="Times New Roman" w:hAnsi="Times New Roman" w:cs="Times New Roman"/>
                <w:sz w:val="20"/>
                <w:szCs w:val="20"/>
              </w:rPr>
              <w:t>ipo mínimo del cupón del bono durante los últimos cinco años en el mercado</w:t>
            </w:r>
          </w:p>
        </w:tc>
      </w:tr>
      <w:tr w:rsidR="00D57DF0" w:rsidRPr="003C77B1" w14:paraId="55B59DF9" w14:textId="77777777" w:rsidTr="00620DB8">
        <w:trPr>
          <w:trHeight w:val="20"/>
          <w:jc w:val="center"/>
        </w:trPr>
        <w:tc>
          <w:tcPr>
            <w:tcW w:w="2513" w:type="dxa"/>
          </w:tcPr>
          <w:p w14:paraId="51AD5384" w14:textId="6C78B047" w:rsidR="00D57DF0" w:rsidRPr="00D57DF0" w:rsidRDefault="00D57DF0" w:rsidP="00620DB8">
            <w:pPr>
              <w:jc w:val="center"/>
              <w:rPr>
                <w:rFonts w:ascii="Times New Roman" w:hAnsi="Times New Roman" w:cs="Times New Roman"/>
                <w:b/>
                <w:bCs/>
                <w:sz w:val="20"/>
                <w:szCs w:val="20"/>
              </w:rPr>
            </w:pPr>
            <w:r w:rsidRPr="00D57DF0">
              <w:rPr>
                <w:rFonts w:ascii="Times New Roman" w:hAnsi="Times New Roman" w:cs="Times New Roman"/>
                <w:b/>
                <w:bCs/>
                <w:sz w:val="20"/>
                <w:szCs w:val="20"/>
              </w:rPr>
              <w:t>rl1</w:t>
            </w:r>
          </w:p>
        </w:tc>
        <w:tc>
          <w:tcPr>
            <w:tcW w:w="6547" w:type="dxa"/>
          </w:tcPr>
          <w:p w14:paraId="0169DFA6" w14:textId="4D972BE6" w:rsidR="00D57DF0" w:rsidRDefault="00D57DF0" w:rsidP="00620DB8">
            <w:pPr>
              <w:keepNext/>
              <w:jc w:val="both"/>
              <w:rPr>
                <w:rFonts w:ascii="Times New Roman" w:hAnsi="Times New Roman" w:cs="Times New Roman"/>
                <w:sz w:val="20"/>
                <w:szCs w:val="20"/>
              </w:rPr>
            </w:pPr>
            <w:r>
              <w:rPr>
                <w:rFonts w:ascii="Times New Roman" w:hAnsi="Times New Roman" w:cs="Times New Roman"/>
                <w:sz w:val="20"/>
                <w:szCs w:val="20"/>
              </w:rPr>
              <w:t>T</w:t>
            </w:r>
            <w:r w:rsidRPr="00026EFF">
              <w:rPr>
                <w:rFonts w:ascii="Times New Roman" w:hAnsi="Times New Roman" w:cs="Times New Roman"/>
                <w:sz w:val="20"/>
                <w:szCs w:val="20"/>
              </w:rPr>
              <w:t xml:space="preserve">ipo de interés mínimo de los préstamos a </w:t>
            </w:r>
            <w:r>
              <w:rPr>
                <w:rFonts w:ascii="Times New Roman" w:hAnsi="Times New Roman" w:cs="Times New Roman"/>
                <w:sz w:val="20"/>
                <w:szCs w:val="20"/>
              </w:rPr>
              <w:t>largo</w:t>
            </w:r>
            <w:r w:rsidRPr="00026EFF">
              <w:rPr>
                <w:rFonts w:ascii="Times New Roman" w:hAnsi="Times New Roman" w:cs="Times New Roman"/>
                <w:sz w:val="20"/>
                <w:szCs w:val="20"/>
              </w:rPr>
              <w:t xml:space="preserve"> plazo en el mercado</w:t>
            </w:r>
          </w:p>
        </w:tc>
      </w:tr>
      <w:tr w:rsidR="00D57DF0" w:rsidRPr="003C77B1" w14:paraId="45B34D2F" w14:textId="77777777" w:rsidTr="00620DB8">
        <w:trPr>
          <w:trHeight w:val="20"/>
          <w:jc w:val="center"/>
        </w:trPr>
        <w:tc>
          <w:tcPr>
            <w:tcW w:w="2513" w:type="dxa"/>
          </w:tcPr>
          <w:p w14:paraId="337A3BEA" w14:textId="60469BF7" w:rsidR="00D57DF0" w:rsidRPr="00D57DF0" w:rsidRDefault="00D57DF0" w:rsidP="00620DB8">
            <w:pPr>
              <w:jc w:val="center"/>
              <w:rPr>
                <w:rFonts w:ascii="Times New Roman" w:hAnsi="Times New Roman" w:cs="Times New Roman"/>
                <w:b/>
                <w:bCs/>
                <w:sz w:val="20"/>
                <w:szCs w:val="20"/>
              </w:rPr>
            </w:pPr>
            <w:r w:rsidRPr="00D57DF0">
              <w:rPr>
                <w:rFonts w:ascii="Times New Roman" w:hAnsi="Times New Roman" w:cs="Times New Roman"/>
                <w:b/>
                <w:bCs/>
                <w:sz w:val="20"/>
                <w:szCs w:val="20"/>
              </w:rPr>
              <w:t>rs1</w:t>
            </w:r>
          </w:p>
        </w:tc>
        <w:tc>
          <w:tcPr>
            <w:tcW w:w="6547" w:type="dxa"/>
          </w:tcPr>
          <w:p w14:paraId="735958DF" w14:textId="0FDA45C0" w:rsidR="00D57DF0" w:rsidRDefault="00D57DF0" w:rsidP="00620DB8">
            <w:pPr>
              <w:keepNext/>
              <w:jc w:val="both"/>
              <w:rPr>
                <w:rFonts w:ascii="Times New Roman" w:hAnsi="Times New Roman" w:cs="Times New Roman"/>
                <w:sz w:val="20"/>
                <w:szCs w:val="20"/>
              </w:rPr>
            </w:pPr>
            <w:r>
              <w:rPr>
                <w:rFonts w:ascii="Times New Roman" w:hAnsi="Times New Roman" w:cs="Times New Roman"/>
                <w:sz w:val="20"/>
                <w:szCs w:val="20"/>
              </w:rPr>
              <w:t>T</w:t>
            </w:r>
            <w:r w:rsidRPr="00026EFF">
              <w:rPr>
                <w:rFonts w:ascii="Times New Roman" w:hAnsi="Times New Roman" w:cs="Times New Roman"/>
                <w:sz w:val="20"/>
                <w:szCs w:val="20"/>
              </w:rPr>
              <w:t>ipo de interés mínimo de los préstamos a corto plazo en el mercado</w:t>
            </w:r>
          </w:p>
        </w:tc>
      </w:tr>
      <w:tr w:rsidR="00D57DF0" w:rsidRPr="003C77B1" w14:paraId="06EC406F" w14:textId="77777777" w:rsidTr="00620DB8">
        <w:trPr>
          <w:trHeight w:val="20"/>
          <w:jc w:val="center"/>
        </w:trPr>
        <w:tc>
          <w:tcPr>
            <w:tcW w:w="2513" w:type="dxa"/>
          </w:tcPr>
          <w:p w14:paraId="43DFE8C8" w14:textId="345D8AFB" w:rsidR="00D57DF0" w:rsidRPr="00D57DF0" w:rsidRDefault="00D57DF0" w:rsidP="00620DB8">
            <w:pPr>
              <w:jc w:val="center"/>
              <w:rPr>
                <w:rFonts w:ascii="Times New Roman" w:eastAsia="Calibri" w:hAnsi="Times New Roman" w:cs="Times New Roman"/>
                <w:b/>
                <w:bCs/>
                <w:iCs/>
                <w:sz w:val="20"/>
                <w:szCs w:val="20"/>
              </w:rPr>
            </w:pPr>
            <w:r w:rsidRPr="00D57DF0">
              <w:rPr>
                <w:rFonts w:ascii="Times New Roman" w:eastAsia="Calibri" w:hAnsi="Times New Roman" w:cs="Times New Roman"/>
                <w:b/>
                <w:bCs/>
                <w:iCs/>
                <w:sz w:val="20"/>
                <w:szCs w:val="20"/>
              </w:rPr>
              <w:t>Bonds2</w:t>
            </w:r>
          </w:p>
        </w:tc>
        <w:tc>
          <w:tcPr>
            <w:tcW w:w="6547" w:type="dxa"/>
          </w:tcPr>
          <w:p w14:paraId="7FF22116" w14:textId="03A981E0" w:rsidR="00D57DF0" w:rsidRDefault="00D57DF0" w:rsidP="00620DB8">
            <w:pPr>
              <w:keepNext/>
              <w:jc w:val="both"/>
              <w:rPr>
                <w:rFonts w:ascii="Times New Roman" w:hAnsi="Times New Roman" w:cs="Times New Roman"/>
                <w:sz w:val="20"/>
                <w:szCs w:val="20"/>
              </w:rPr>
            </w:pPr>
            <w:r>
              <w:rPr>
                <w:rFonts w:ascii="Times New Roman" w:hAnsi="Times New Roman" w:cs="Times New Roman"/>
                <w:sz w:val="20"/>
                <w:szCs w:val="20"/>
              </w:rPr>
              <w:t>Saldo de los bonos en el mercado</w:t>
            </w:r>
          </w:p>
        </w:tc>
      </w:tr>
      <w:tr w:rsidR="00D57DF0" w:rsidRPr="003C77B1" w14:paraId="268640BC" w14:textId="77777777" w:rsidTr="00620DB8">
        <w:trPr>
          <w:trHeight w:val="20"/>
          <w:jc w:val="center"/>
        </w:trPr>
        <w:tc>
          <w:tcPr>
            <w:tcW w:w="2513" w:type="dxa"/>
          </w:tcPr>
          <w:p w14:paraId="00C16E96" w14:textId="49202D28" w:rsidR="00D57DF0" w:rsidRPr="00D57DF0" w:rsidRDefault="00D57DF0" w:rsidP="00620DB8">
            <w:pPr>
              <w:jc w:val="center"/>
              <w:rPr>
                <w:rFonts w:ascii="Times New Roman" w:eastAsia="Calibri" w:hAnsi="Times New Roman" w:cs="Times New Roman"/>
                <w:b/>
                <w:bCs/>
                <w:iCs/>
                <w:sz w:val="20"/>
                <w:szCs w:val="20"/>
              </w:rPr>
            </w:pPr>
            <w:r w:rsidRPr="00D57DF0">
              <w:rPr>
                <w:rFonts w:ascii="Times New Roman" w:eastAsia="Calibri" w:hAnsi="Times New Roman" w:cs="Times New Roman"/>
                <w:b/>
                <w:bCs/>
                <w:iCs/>
                <w:sz w:val="20"/>
                <w:szCs w:val="20"/>
              </w:rPr>
              <w:t>BL3</w:t>
            </w:r>
          </w:p>
        </w:tc>
        <w:tc>
          <w:tcPr>
            <w:tcW w:w="6547" w:type="dxa"/>
          </w:tcPr>
          <w:p w14:paraId="17BC1BE1" w14:textId="727146B9" w:rsidR="00D57DF0" w:rsidRDefault="00D57DF0" w:rsidP="00620DB8">
            <w:pPr>
              <w:keepNext/>
              <w:jc w:val="both"/>
              <w:rPr>
                <w:rFonts w:ascii="Times New Roman" w:hAnsi="Times New Roman" w:cs="Times New Roman"/>
                <w:sz w:val="20"/>
                <w:szCs w:val="20"/>
              </w:rPr>
            </w:pPr>
            <w:r>
              <w:rPr>
                <w:rFonts w:ascii="Times New Roman" w:hAnsi="Times New Roman" w:cs="Times New Roman"/>
                <w:sz w:val="20"/>
                <w:szCs w:val="20"/>
              </w:rPr>
              <w:t>S</w:t>
            </w:r>
            <w:r w:rsidRPr="00026EFF">
              <w:rPr>
                <w:rFonts w:ascii="Times New Roman" w:hAnsi="Times New Roman" w:cs="Times New Roman"/>
                <w:sz w:val="20"/>
                <w:szCs w:val="20"/>
              </w:rPr>
              <w:t xml:space="preserve">aldo del préstamo a </w:t>
            </w:r>
            <w:r>
              <w:rPr>
                <w:rFonts w:ascii="Times New Roman" w:hAnsi="Times New Roman" w:cs="Times New Roman"/>
                <w:sz w:val="20"/>
                <w:szCs w:val="20"/>
              </w:rPr>
              <w:t>largo</w:t>
            </w:r>
            <w:r w:rsidRPr="00026EFF">
              <w:rPr>
                <w:rFonts w:ascii="Times New Roman" w:hAnsi="Times New Roman" w:cs="Times New Roman"/>
                <w:sz w:val="20"/>
                <w:szCs w:val="20"/>
              </w:rPr>
              <w:t xml:space="preserve"> plazo de la empresa</w:t>
            </w:r>
            <w:r>
              <w:rPr>
                <w:rFonts w:ascii="Times New Roman" w:hAnsi="Times New Roman" w:cs="Times New Roman"/>
                <w:sz w:val="20"/>
                <w:szCs w:val="20"/>
              </w:rPr>
              <w:t xml:space="preserve"> en el mercado</w:t>
            </w:r>
          </w:p>
        </w:tc>
      </w:tr>
      <w:tr w:rsidR="00D57DF0" w:rsidRPr="003C77B1" w14:paraId="3F3AB31E" w14:textId="77777777" w:rsidTr="00620DB8">
        <w:trPr>
          <w:trHeight w:val="20"/>
          <w:jc w:val="center"/>
        </w:trPr>
        <w:tc>
          <w:tcPr>
            <w:tcW w:w="2513" w:type="dxa"/>
          </w:tcPr>
          <w:p w14:paraId="242A2C46" w14:textId="1AE89A67" w:rsidR="00D57DF0" w:rsidRPr="00D57DF0" w:rsidRDefault="00D57DF0" w:rsidP="00620DB8">
            <w:pPr>
              <w:jc w:val="center"/>
              <w:rPr>
                <w:rFonts w:ascii="Times New Roman" w:eastAsia="Calibri" w:hAnsi="Times New Roman" w:cs="Times New Roman"/>
                <w:b/>
                <w:bCs/>
                <w:iCs/>
                <w:sz w:val="20"/>
                <w:szCs w:val="20"/>
              </w:rPr>
            </w:pPr>
            <w:r w:rsidRPr="00D57DF0">
              <w:rPr>
                <w:rFonts w:ascii="Times New Roman" w:eastAsia="Calibri" w:hAnsi="Times New Roman" w:cs="Times New Roman"/>
                <w:b/>
                <w:bCs/>
                <w:iCs/>
                <w:sz w:val="20"/>
                <w:szCs w:val="20"/>
              </w:rPr>
              <w:t>BS3</w:t>
            </w:r>
          </w:p>
        </w:tc>
        <w:tc>
          <w:tcPr>
            <w:tcW w:w="6547" w:type="dxa"/>
          </w:tcPr>
          <w:p w14:paraId="00F12C3C" w14:textId="1379DC22" w:rsidR="00D57DF0" w:rsidRDefault="00D57DF0" w:rsidP="00620DB8">
            <w:pPr>
              <w:keepNext/>
              <w:jc w:val="both"/>
              <w:rPr>
                <w:rFonts w:ascii="Times New Roman" w:hAnsi="Times New Roman" w:cs="Times New Roman"/>
                <w:sz w:val="20"/>
                <w:szCs w:val="20"/>
              </w:rPr>
            </w:pPr>
            <w:r>
              <w:rPr>
                <w:rFonts w:ascii="Times New Roman" w:hAnsi="Times New Roman" w:cs="Times New Roman"/>
                <w:sz w:val="20"/>
                <w:szCs w:val="20"/>
              </w:rPr>
              <w:t>S</w:t>
            </w:r>
            <w:r w:rsidRPr="00026EFF">
              <w:rPr>
                <w:rFonts w:ascii="Times New Roman" w:hAnsi="Times New Roman" w:cs="Times New Roman"/>
                <w:sz w:val="20"/>
                <w:szCs w:val="20"/>
              </w:rPr>
              <w:t>aldo del préstamo a corto plazo de la empresa</w:t>
            </w:r>
            <w:r>
              <w:rPr>
                <w:rFonts w:ascii="Times New Roman" w:hAnsi="Times New Roman" w:cs="Times New Roman"/>
                <w:sz w:val="20"/>
                <w:szCs w:val="20"/>
              </w:rPr>
              <w:t xml:space="preserve"> en el mercado</w:t>
            </w:r>
          </w:p>
        </w:tc>
      </w:tr>
    </w:tbl>
    <w:p w14:paraId="4605D222" w14:textId="5A16CACF" w:rsidR="00D93703" w:rsidRDefault="003C77B1" w:rsidP="003C77B1">
      <w:pPr>
        <w:pStyle w:val="Descripcin"/>
        <w:spacing w:after="180"/>
        <w:jc w:val="center"/>
        <w:rPr>
          <w:rFonts w:ascii="Times New Roman" w:hAnsi="Times New Roman" w:cs="Times New Roman"/>
          <w:i w:val="0"/>
          <w:iCs w:val="0"/>
          <w:color w:val="auto"/>
          <w:sz w:val="16"/>
          <w:szCs w:val="16"/>
        </w:rPr>
      </w:pPr>
      <w:bookmarkStart w:id="523" w:name="_Toc94028642"/>
      <w:r w:rsidRPr="003C77B1">
        <w:rPr>
          <w:rFonts w:ascii="Times New Roman" w:hAnsi="Times New Roman" w:cs="Times New Roman"/>
          <w:i w:val="0"/>
          <w:iCs w:val="0"/>
          <w:color w:val="auto"/>
          <w:sz w:val="16"/>
          <w:szCs w:val="16"/>
        </w:rPr>
        <w:t>Fuente: Elaboración propia del autor</w:t>
      </w:r>
      <w:bookmarkEnd w:id="523"/>
    </w:p>
    <w:p w14:paraId="27F56ACA" w14:textId="36BB31E2" w:rsidR="00351399" w:rsidRPr="00351399" w:rsidRDefault="00351399" w:rsidP="00351399">
      <w:pPr>
        <w:rPr>
          <w:lang w:val="es-ES_tradnl"/>
        </w:rPr>
      </w:pPr>
      <w:r>
        <w:rPr>
          <w:lang w:val="es-ES_tradnl"/>
        </w:rPr>
        <w:br w:type="page"/>
      </w:r>
    </w:p>
    <w:p w14:paraId="77EE6F00" w14:textId="6EF58CE4" w:rsidR="00DF452E" w:rsidRPr="00DF452E" w:rsidRDefault="00DF452E" w:rsidP="00351399">
      <w:pPr>
        <w:pStyle w:val="Tablas"/>
        <w:rPr>
          <w:i/>
          <w:iCs/>
        </w:rPr>
      </w:pPr>
      <w:bookmarkStart w:id="524" w:name="_Toc94028643"/>
      <w:bookmarkStart w:id="525" w:name="_Toc94033224"/>
      <w:bookmarkStart w:id="526" w:name="tabla_A2"/>
      <w:r w:rsidRPr="00DF452E">
        <w:lastRenderedPageBreak/>
        <w:t>Tabla</w:t>
      </w:r>
      <w:r>
        <w:t xml:space="preserve"> A</w:t>
      </w:r>
      <w:r w:rsidR="003C77B1">
        <w:t>2</w:t>
      </w:r>
      <w:r w:rsidRPr="00DF452E">
        <w:t>: Primeros estudios sobre empresas zombis</w:t>
      </w:r>
      <w:bookmarkEnd w:id="524"/>
      <w:bookmarkEnd w:id="525"/>
    </w:p>
    <w:tbl>
      <w:tblPr>
        <w:tblStyle w:val="Tablaconcuadrcula"/>
        <w:tblW w:w="9088" w:type="dxa"/>
        <w:tblLook w:val="04A0" w:firstRow="1" w:lastRow="0" w:firstColumn="1" w:lastColumn="0" w:noHBand="0" w:noVBand="1"/>
      </w:tblPr>
      <w:tblGrid>
        <w:gridCol w:w="2072"/>
        <w:gridCol w:w="7016"/>
      </w:tblGrid>
      <w:tr w:rsidR="00D21786" w:rsidRPr="004857E0" w14:paraId="0AC3B75D" w14:textId="77777777" w:rsidTr="00620DB8">
        <w:trPr>
          <w:trHeight w:val="40"/>
        </w:trPr>
        <w:tc>
          <w:tcPr>
            <w:tcW w:w="2072" w:type="dxa"/>
            <w:shd w:val="clear" w:color="auto" w:fill="FFD966" w:themeFill="accent4" w:themeFillTint="99"/>
            <w:vAlign w:val="center"/>
          </w:tcPr>
          <w:bookmarkEnd w:id="526"/>
          <w:p w14:paraId="0BFBF872" w14:textId="67F6AF06" w:rsidR="00D21786" w:rsidRPr="004857E0" w:rsidRDefault="00D21786" w:rsidP="00620DB8">
            <w:pPr>
              <w:jc w:val="center"/>
              <w:rPr>
                <w:rFonts w:ascii="Times New Roman" w:hAnsi="Times New Roman" w:cs="Times New Roman"/>
                <w:b/>
                <w:bCs/>
                <w:sz w:val="20"/>
                <w:szCs w:val="20"/>
              </w:rPr>
            </w:pPr>
            <w:r w:rsidRPr="004857E0">
              <w:rPr>
                <w:rFonts w:ascii="Times New Roman" w:hAnsi="Times New Roman" w:cs="Times New Roman"/>
                <w:b/>
                <w:bCs/>
                <w:sz w:val="20"/>
                <w:szCs w:val="20"/>
              </w:rPr>
              <w:t>Nombre Articulo</w:t>
            </w:r>
            <w:r>
              <w:rPr>
                <w:rFonts w:ascii="Times New Roman" w:hAnsi="Times New Roman" w:cs="Times New Roman"/>
                <w:b/>
                <w:bCs/>
                <w:sz w:val="20"/>
                <w:szCs w:val="20"/>
              </w:rPr>
              <w:t xml:space="preserve"> (</w:t>
            </w:r>
            <w:r w:rsidRPr="004857E0">
              <w:rPr>
                <w:rFonts w:ascii="Times New Roman" w:hAnsi="Times New Roman" w:cs="Times New Roman"/>
                <w:b/>
                <w:bCs/>
                <w:sz w:val="20"/>
                <w:szCs w:val="20"/>
              </w:rPr>
              <w:t>Año</w:t>
            </w:r>
            <w:r>
              <w:rPr>
                <w:rFonts w:ascii="Times New Roman" w:hAnsi="Times New Roman" w:cs="Times New Roman"/>
                <w:b/>
                <w:bCs/>
                <w:sz w:val="20"/>
                <w:szCs w:val="20"/>
              </w:rPr>
              <w:t>)</w:t>
            </w:r>
          </w:p>
        </w:tc>
        <w:tc>
          <w:tcPr>
            <w:tcW w:w="7016" w:type="dxa"/>
            <w:shd w:val="clear" w:color="auto" w:fill="FFD966" w:themeFill="accent4" w:themeFillTint="99"/>
          </w:tcPr>
          <w:p w14:paraId="5C76E6BC" w14:textId="77777777" w:rsidR="00D21786" w:rsidRPr="004857E0" w:rsidRDefault="00D21786" w:rsidP="00CD36DF">
            <w:pPr>
              <w:jc w:val="center"/>
              <w:rPr>
                <w:rFonts w:ascii="Times New Roman" w:hAnsi="Times New Roman" w:cs="Times New Roman"/>
                <w:b/>
                <w:bCs/>
                <w:sz w:val="20"/>
                <w:szCs w:val="20"/>
              </w:rPr>
            </w:pPr>
            <w:r w:rsidRPr="004857E0">
              <w:rPr>
                <w:rFonts w:ascii="Times New Roman" w:hAnsi="Times New Roman" w:cs="Times New Roman"/>
                <w:b/>
                <w:bCs/>
                <w:sz w:val="20"/>
                <w:szCs w:val="20"/>
              </w:rPr>
              <w:t>Criterios empleados para identificar a zombis</w:t>
            </w:r>
          </w:p>
        </w:tc>
      </w:tr>
      <w:tr w:rsidR="00D21786" w:rsidRPr="004857E0" w14:paraId="60D0A47F" w14:textId="77777777" w:rsidTr="00620DB8">
        <w:trPr>
          <w:trHeight w:val="2537"/>
        </w:trPr>
        <w:tc>
          <w:tcPr>
            <w:tcW w:w="2072" w:type="dxa"/>
            <w:vAlign w:val="center"/>
          </w:tcPr>
          <w:p w14:paraId="115E2FDF" w14:textId="1E161A5D" w:rsidR="00D21786" w:rsidRPr="004857E0" w:rsidRDefault="00D21786" w:rsidP="00620DB8">
            <w:pPr>
              <w:jc w:val="center"/>
              <w:rPr>
                <w:rFonts w:ascii="Times New Roman" w:hAnsi="Times New Roman" w:cs="Times New Roman"/>
                <w:sz w:val="20"/>
                <w:szCs w:val="20"/>
              </w:rPr>
            </w:pPr>
            <w:bookmarkStart w:id="527" w:name="criterio_storz"/>
            <w:r w:rsidRPr="004857E0">
              <w:rPr>
                <w:rFonts w:ascii="Times New Roman" w:hAnsi="Times New Roman" w:cs="Times New Roman"/>
                <w:sz w:val="20"/>
                <w:szCs w:val="20"/>
                <w:lang w:val="en-US"/>
              </w:rPr>
              <w:t>Do we want these two to tango? On zombie firms and stressed banks in Europe (2003)</w:t>
            </w:r>
            <w:bookmarkEnd w:id="527"/>
          </w:p>
        </w:tc>
        <w:tc>
          <w:tcPr>
            <w:tcW w:w="7016" w:type="dxa"/>
          </w:tcPr>
          <w:p w14:paraId="655F439E" w14:textId="2C4B9183" w:rsidR="00D21786" w:rsidRPr="005C628A" w:rsidRDefault="00D21786" w:rsidP="00CD36DF">
            <w:pPr>
              <w:jc w:val="both"/>
              <w:rPr>
                <w:rFonts w:ascii="Times New Roman" w:hAnsi="Times New Roman" w:cs="Times New Roman"/>
                <w:sz w:val="20"/>
                <w:szCs w:val="20"/>
              </w:rPr>
            </w:pPr>
            <w:r w:rsidRPr="004857E0">
              <w:rPr>
                <w:rFonts w:ascii="Times New Roman" w:hAnsi="Times New Roman" w:cs="Times New Roman"/>
                <w:b/>
                <w:bCs/>
                <w:sz w:val="20"/>
                <w:szCs w:val="20"/>
              </w:rPr>
              <w:t>Criterio del estudio</w:t>
            </w:r>
            <w:r w:rsidR="005C628A">
              <w:rPr>
                <w:rFonts w:ascii="Times New Roman" w:hAnsi="Times New Roman" w:cs="Times New Roman"/>
                <w:b/>
                <w:bCs/>
                <w:sz w:val="20"/>
                <w:szCs w:val="20"/>
              </w:rPr>
              <w:t xml:space="preserve">, </w:t>
            </w:r>
            <w:r w:rsidR="005C628A">
              <w:rPr>
                <w:rFonts w:ascii="Times New Roman" w:hAnsi="Times New Roman" w:cs="Times New Roman"/>
                <w:sz w:val="20"/>
                <w:szCs w:val="20"/>
              </w:rPr>
              <w:t>empresa zombi si cumple con los siguientes criterios:</w:t>
            </w:r>
          </w:p>
          <w:p w14:paraId="12B1FACA" w14:textId="77777777" w:rsidR="00D21786" w:rsidRPr="004857E0" w:rsidRDefault="00D21786" w:rsidP="00CD36DF">
            <w:pPr>
              <w:pStyle w:val="Prrafodelista"/>
              <w:numPr>
                <w:ilvl w:val="0"/>
                <w:numId w:val="14"/>
              </w:numPr>
              <w:ind w:left="643"/>
              <w:jc w:val="both"/>
              <w:rPr>
                <w:rFonts w:ascii="Times New Roman" w:hAnsi="Times New Roman" w:cs="Times New Roman"/>
                <w:sz w:val="20"/>
                <w:szCs w:val="20"/>
              </w:rPr>
            </w:pPr>
            <w:r w:rsidRPr="004857E0">
              <w:rPr>
                <w:rFonts w:ascii="Times New Roman" w:hAnsi="Times New Roman" w:cs="Times New Roman"/>
                <w:sz w:val="20"/>
                <w:szCs w:val="20"/>
              </w:rPr>
              <w:t xml:space="preserve">ROA </w:t>
            </w:r>
            <m:oMath>
              <m:d>
                <m:dPr>
                  <m:ctrlPr>
                    <w:rPr>
                      <w:rFonts w:ascii="Cambria Math" w:hAnsi="Cambria Math" w:cs="Times New Roman"/>
                      <w:sz w:val="20"/>
                      <w:szCs w:val="20"/>
                    </w:rPr>
                  </m:ctrlPr>
                </m:dPr>
                <m:e>
                  <m:f>
                    <m:fPr>
                      <m:ctrlPr>
                        <w:rPr>
                          <w:rFonts w:ascii="Cambria Math" w:hAnsi="Cambria Math" w:cs="Times New Roman"/>
                          <w:sz w:val="20"/>
                          <w:szCs w:val="20"/>
                        </w:rPr>
                      </m:ctrlPr>
                    </m:fPr>
                    <m:num>
                      <m:r>
                        <m:rPr>
                          <m:sty m:val="p"/>
                        </m:rPr>
                        <w:rPr>
                          <w:rFonts w:ascii="Cambria Math" w:hAnsi="Cambria Math" w:cs="Times New Roman"/>
                          <w:sz w:val="20"/>
                          <w:szCs w:val="20"/>
                        </w:rPr>
                        <m:t>Ingresos netos</m:t>
                      </m:r>
                    </m:num>
                    <m:den>
                      <m:r>
                        <m:rPr>
                          <m:sty m:val="p"/>
                        </m:rPr>
                        <w:rPr>
                          <w:rFonts w:ascii="Cambria Math" w:hAnsi="Cambria Math" w:cs="Times New Roman"/>
                          <w:sz w:val="20"/>
                          <w:szCs w:val="20"/>
                        </w:rPr>
                        <m:t>Activos totales</m:t>
                      </m:r>
                    </m:den>
                  </m:f>
                </m:e>
              </m:d>
              <m:r>
                <w:rPr>
                  <w:rFonts w:ascii="Cambria Math" w:hAnsi="Cambria Math" w:cs="Times New Roman"/>
                  <w:sz w:val="20"/>
                  <w:szCs w:val="20"/>
                </w:rPr>
                <m:t>&lt;0</m:t>
              </m:r>
            </m:oMath>
          </w:p>
          <w:p w14:paraId="50EECA8F" w14:textId="77777777" w:rsidR="00D21786" w:rsidRPr="004857E0" w:rsidRDefault="00D21786" w:rsidP="00CD36DF">
            <w:pPr>
              <w:pStyle w:val="Prrafodelista"/>
              <w:numPr>
                <w:ilvl w:val="0"/>
                <w:numId w:val="14"/>
              </w:numPr>
              <w:ind w:left="643"/>
              <w:jc w:val="both"/>
              <w:rPr>
                <w:rFonts w:ascii="Times New Roman" w:hAnsi="Times New Roman" w:cs="Times New Roman"/>
                <w:sz w:val="20"/>
                <w:szCs w:val="20"/>
              </w:rPr>
            </w:pPr>
            <w:r w:rsidRPr="004857E0">
              <w:rPr>
                <w:rFonts w:ascii="Times New Roman" w:hAnsi="Times New Roman" w:cs="Times New Roman"/>
                <w:sz w:val="20"/>
                <w:szCs w:val="20"/>
              </w:rPr>
              <w:t>Inversiones netas (variación activos fijos respecto año anterior) &lt; 0</w:t>
            </w:r>
          </w:p>
          <w:p w14:paraId="73DDAC1C" w14:textId="77777777" w:rsidR="00D21786" w:rsidRPr="004857E0" w:rsidRDefault="00D21786" w:rsidP="00CD36DF">
            <w:pPr>
              <w:pStyle w:val="Prrafodelista"/>
              <w:numPr>
                <w:ilvl w:val="0"/>
                <w:numId w:val="14"/>
              </w:numPr>
              <w:ind w:left="643"/>
              <w:jc w:val="both"/>
              <w:rPr>
                <w:rFonts w:ascii="Times New Roman" w:hAnsi="Times New Roman" w:cs="Times New Roman"/>
                <w:sz w:val="20"/>
                <w:szCs w:val="20"/>
              </w:rPr>
            </w:pPr>
            <w:r w:rsidRPr="004857E0">
              <w:rPr>
                <w:rFonts w:ascii="Times New Roman" w:hAnsi="Times New Roman" w:cs="Times New Roman"/>
                <w:sz w:val="20"/>
                <w:szCs w:val="20"/>
              </w:rPr>
              <w:t xml:space="preserve">Capacidad servicio de deuda </w:t>
            </w:r>
            <m:oMath>
              <m:d>
                <m:dPr>
                  <m:ctrlPr>
                    <w:rPr>
                      <w:rFonts w:ascii="Cambria Math" w:hAnsi="Cambria Math" w:cs="Times New Roman"/>
                      <w:sz w:val="20"/>
                      <w:szCs w:val="20"/>
                    </w:rPr>
                  </m:ctrlPr>
                </m:dPr>
                <m:e>
                  <m:f>
                    <m:fPr>
                      <m:ctrlPr>
                        <w:rPr>
                          <w:rFonts w:ascii="Cambria Math" w:hAnsi="Cambria Math" w:cs="Times New Roman"/>
                          <w:sz w:val="20"/>
                          <w:szCs w:val="20"/>
                        </w:rPr>
                      </m:ctrlPr>
                    </m:fPr>
                    <m:num>
                      <m:r>
                        <m:rPr>
                          <m:sty m:val="p"/>
                        </m:rPr>
                        <w:rPr>
                          <w:rFonts w:ascii="Cambria Math" w:hAnsi="Cambria Math" w:cs="Times New Roman"/>
                          <w:sz w:val="20"/>
                          <w:szCs w:val="20"/>
                        </w:rPr>
                        <m:t>EBITDA</m:t>
                      </m:r>
                    </m:num>
                    <m:den>
                      <m:r>
                        <m:rPr>
                          <m:sty m:val="p"/>
                        </m:rPr>
                        <w:rPr>
                          <w:rFonts w:ascii="Cambria Math" w:hAnsi="Cambria Math" w:cs="Times New Roman"/>
                          <w:sz w:val="20"/>
                          <w:szCs w:val="20"/>
                        </w:rPr>
                        <m:t>Deuda financiera total</m:t>
                      </m:r>
                    </m:den>
                  </m:f>
                </m:e>
              </m:d>
              <m:r>
                <w:rPr>
                  <w:rFonts w:ascii="Cambria Math" w:hAnsi="Cambria Math" w:cs="Times New Roman"/>
                  <w:sz w:val="20"/>
                  <w:szCs w:val="20"/>
                </w:rPr>
                <m:t>&lt;5%</m:t>
              </m:r>
            </m:oMath>
          </w:p>
          <w:p w14:paraId="1A20980C" w14:textId="3B5F4B60" w:rsidR="00D21786" w:rsidRPr="004857E0" w:rsidRDefault="00D21786" w:rsidP="00CD36DF">
            <w:pPr>
              <w:pStyle w:val="Prrafodelista"/>
              <w:numPr>
                <w:ilvl w:val="0"/>
                <w:numId w:val="14"/>
              </w:numPr>
              <w:ind w:left="643"/>
              <w:jc w:val="both"/>
              <w:rPr>
                <w:rFonts w:ascii="Times New Roman" w:hAnsi="Times New Roman" w:cs="Times New Roman"/>
                <w:sz w:val="20"/>
                <w:szCs w:val="20"/>
              </w:rPr>
            </w:pPr>
            <w:r w:rsidRPr="004857E0">
              <w:rPr>
                <w:rFonts w:ascii="Times New Roman" w:hAnsi="Times New Roman" w:cs="Times New Roman"/>
                <w:sz w:val="20"/>
                <w:szCs w:val="20"/>
              </w:rPr>
              <w:t xml:space="preserve">Condiciones </w:t>
            </w:r>
            <w:r w:rsidR="005C628A">
              <w:rPr>
                <w:rFonts w:ascii="Times New Roman" w:hAnsi="Times New Roman" w:cs="Times New Roman"/>
                <w:sz w:val="20"/>
                <w:szCs w:val="20"/>
              </w:rPr>
              <w:t>anteriores</w:t>
            </w:r>
            <w:r w:rsidRPr="004857E0">
              <w:rPr>
                <w:rFonts w:ascii="Times New Roman" w:hAnsi="Times New Roman" w:cs="Times New Roman"/>
                <w:sz w:val="20"/>
                <w:szCs w:val="20"/>
              </w:rPr>
              <w:t xml:space="preserve"> para dos años consecutivos</w:t>
            </w:r>
          </w:p>
          <w:p w14:paraId="6F75D129" w14:textId="592DD9F2" w:rsidR="00D21786" w:rsidRPr="004857E0" w:rsidRDefault="00D21786" w:rsidP="00CD36DF">
            <w:pPr>
              <w:jc w:val="both"/>
              <w:rPr>
                <w:rFonts w:ascii="Times New Roman" w:hAnsi="Times New Roman" w:cs="Times New Roman"/>
                <w:sz w:val="20"/>
                <w:szCs w:val="20"/>
              </w:rPr>
            </w:pPr>
            <w:r w:rsidRPr="004857E0">
              <w:rPr>
                <w:rFonts w:ascii="Times New Roman" w:hAnsi="Times New Roman" w:cs="Times New Roman"/>
                <w:b/>
                <w:bCs/>
                <w:sz w:val="20"/>
                <w:szCs w:val="20"/>
              </w:rPr>
              <w:t xml:space="preserve">Criterios alternativos </w:t>
            </w:r>
            <w:r w:rsidRPr="004857E0">
              <w:rPr>
                <w:rFonts w:ascii="Times New Roman" w:hAnsi="Times New Roman" w:cs="Times New Roman"/>
                <w:sz w:val="20"/>
                <w:szCs w:val="20"/>
              </w:rPr>
              <w:t xml:space="preserve">basados en </w:t>
            </w:r>
            <w:r w:rsidRPr="0070734C">
              <w:rPr>
                <w:rFonts w:ascii="Times New Roman" w:hAnsi="Times New Roman" w:cs="Times New Roman"/>
                <w:sz w:val="20"/>
                <w:szCs w:val="20"/>
              </w:rPr>
              <w:t>Adalet McGowan</w:t>
            </w:r>
            <w:r w:rsidRPr="004857E0">
              <w:rPr>
                <w:rFonts w:ascii="Times New Roman" w:hAnsi="Times New Roman" w:cs="Times New Roman"/>
                <w:sz w:val="20"/>
                <w:szCs w:val="20"/>
              </w:rPr>
              <w:t xml:space="preserve"> y Gebauer:</w:t>
            </w:r>
          </w:p>
          <w:p w14:paraId="15E5F2B4" w14:textId="6F2A9806" w:rsidR="00D21786" w:rsidRPr="004857E0" w:rsidRDefault="0070734C" w:rsidP="00CD36DF">
            <w:pPr>
              <w:pStyle w:val="Prrafodelista"/>
              <w:numPr>
                <w:ilvl w:val="0"/>
                <w:numId w:val="15"/>
              </w:numPr>
              <w:ind w:left="643"/>
              <w:jc w:val="both"/>
              <w:rPr>
                <w:rFonts w:ascii="Times New Roman" w:hAnsi="Times New Roman" w:cs="Times New Roman"/>
                <w:sz w:val="20"/>
                <w:szCs w:val="20"/>
              </w:rPr>
            </w:pPr>
            <m:oMath>
              <m:r>
                <m:rPr>
                  <m:sty m:val="p"/>
                </m:rPr>
                <w:rPr>
                  <w:rFonts w:ascii="Cambria Math" w:hAnsi="Cambria Math" w:cs="Times New Roman"/>
                  <w:sz w:val="20"/>
                  <w:szCs w:val="20"/>
                </w:rPr>
                <m:t>ICR=</m:t>
              </m:r>
              <m:d>
                <m:dPr>
                  <m:ctrlPr>
                    <w:rPr>
                      <w:rFonts w:ascii="Cambria Math" w:hAnsi="Cambria Math" w:cs="Times New Roman"/>
                      <w:sz w:val="20"/>
                      <w:szCs w:val="20"/>
                    </w:rPr>
                  </m:ctrlPr>
                </m:dPr>
                <m:e>
                  <m:f>
                    <m:fPr>
                      <m:ctrlPr>
                        <w:rPr>
                          <w:rFonts w:ascii="Cambria Math" w:hAnsi="Cambria Math" w:cs="Times New Roman"/>
                          <w:sz w:val="20"/>
                          <w:szCs w:val="20"/>
                        </w:rPr>
                      </m:ctrlPr>
                    </m:fPr>
                    <m:num>
                      <m:r>
                        <m:rPr>
                          <m:sty m:val="p"/>
                        </m:rPr>
                        <w:rPr>
                          <w:rFonts w:ascii="Cambria Math" w:hAnsi="Cambria Math" w:cs="Times New Roman"/>
                          <w:sz w:val="20"/>
                          <w:szCs w:val="20"/>
                        </w:rPr>
                        <m:t>EBITDA</m:t>
                      </m:r>
                    </m:num>
                    <m:den>
                      <m:r>
                        <m:rPr>
                          <m:sty m:val="p"/>
                        </m:rPr>
                        <w:rPr>
                          <w:rFonts w:ascii="Cambria Math" w:hAnsi="Cambria Math" w:cs="Times New Roman"/>
                          <w:sz w:val="20"/>
                          <w:szCs w:val="20"/>
                        </w:rPr>
                        <m:t>Intereses pagados</m:t>
                      </m:r>
                    </m:den>
                  </m:f>
                </m:e>
              </m:d>
              <m:r>
                <w:rPr>
                  <w:rFonts w:ascii="Cambria Math" w:hAnsi="Cambria Math" w:cs="Times New Roman"/>
                  <w:sz w:val="20"/>
                  <w:szCs w:val="20"/>
                </w:rPr>
                <m:t>&lt;2</m:t>
              </m:r>
            </m:oMath>
            <w:r w:rsidR="00D21786">
              <w:rPr>
                <w:rFonts w:ascii="Times New Roman" w:eastAsiaTheme="minorEastAsia" w:hAnsi="Times New Roman" w:cs="Times New Roman"/>
                <w:sz w:val="20"/>
                <w:szCs w:val="20"/>
              </w:rPr>
              <w:t>: Empresa Zombi</w:t>
            </w:r>
          </w:p>
          <w:p w14:paraId="319CB0F1" w14:textId="547A312C" w:rsidR="00D21786" w:rsidRPr="004857E0" w:rsidRDefault="00BF02EC" w:rsidP="00CD36DF">
            <w:pPr>
              <w:pStyle w:val="Prrafodelista"/>
              <w:numPr>
                <w:ilvl w:val="0"/>
                <w:numId w:val="15"/>
              </w:numPr>
              <w:ind w:left="643"/>
              <w:jc w:val="both"/>
              <w:rPr>
                <w:rFonts w:ascii="Times New Roman" w:hAnsi="Times New Roman" w:cs="Times New Roman"/>
                <w:sz w:val="20"/>
                <w:szCs w:val="20"/>
              </w:rPr>
            </w:pPr>
            <m:oMath>
              <m:f>
                <m:fPr>
                  <m:ctrlPr>
                    <w:rPr>
                      <w:rFonts w:ascii="Cambria Math" w:hAnsi="Cambria Math" w:cs="Times New Roman"/>
                      <w:sz w:val="20"/>
                      <w:szCs w:val="20"/>
                    </w:rPr>
                  </m:ctrlPr>
                </m:fPr>
                <m:num>
                  <m:r>
                    <m:rPr>
                      <m:sty m:val="p"/>
                    </m:rPr>
                    <w:rPr>
                      <w:rFonts w:ascii="Cambria Math" w:hAnsi="Cambria Math" w:cs="Times New Roman"/>
                      <w:sz w:val="20"/>
                      <w:szCs w:val="20"/>
                    </w:rPr>
                    <m:t>Nivel de endeudamiento</m:t>
                  </m:r>
                </m:num>
                <m:den>
                  <m:r>
                    <m:rPr>
                      <m:sty m:val="p"/>
                    </m:rPr>
                    <w:rPr>
                      <w:rFonts w:ascii="Cambria Math" w:hAnsi="Cambria Math" w:cs="Times New Roman"/>
                      <w:sz w:val="20"/>
                      <w:szCs w:val="20"/>
                    </w:rPr>
                    <m:t>Activos totales</m:t>
                  </m:r>
                </m:den>
              </m:f>
              <m:r>
                <w:rPr>
                  <w:rFonts w:ascii="Cambria Math" w:hAnsi="Cambria Math" w:cs="Times New Roman"/>
                  <w:sz w:val="20"/>
                  <w:szCs w:val="20"/>
                </w:rPr>
                <m:t>&gt;85%</m:t>
              </m:r>
            </m:oMath>
            <w:r w:rsidR="00D21786">
              <w:rPr>
                <w:rFonts w:ascii="Times New Roman" w:eastAsiaTheme="minorEastAsia" w:hAnsi="Times New Roman" w:cs="Times New Roman"/>
                <w:sz w:val="20"/>
                <w:szCs w:val="20"/>
              </w:rPr>
              <w:t>: Empresa Zombi</w:t>
            </w:r>
          </w:p>
        </w:tc>
      </w:tr>
      <w:tr w:rsidR="00D21786" w:rsidRPr="004857E0" w14:paraId="68AEE407" w14:textId="77777777" w:rsidTr="00620DB8">
        <w:trPr>
          <w:trHeight w:val="40"/>
        </w:trPr>
        <w:tc>
          <w:tcPr>
            <w:tcW w:w="2072" w:type="dxa"/>
            <w:vAlign w:val="center"/>
          </w:tcPr>
          <w:p w14:paraId="3F43905A" w14:textId="77777777" w:rsidR="00D21786" w:rsidRPr="004857E0" w:rsidRDefault="00D21786" w:rsidP="00620DB8">
            <w:pPr>
              <w:jc w:val="center"/>
              <w:rPr>
                <w:rFonts w:ascii="Times New Roman" w:hAnsi="Times New Roman" w:cs="Times New Roman"/>
                <w:sz w:val="20"/>
                <w:szCs w:val="20"/>
                <w:lang w:val="en-US"/>
              </w:rPr>
            </w:pPr>
            <w:r w:rsidRPr="004857E0">
              <w:rPr>
                <w:rFonts w:ascii="Times New Roman" w:hAnsi="Times New Roman" w:cs="Times New Roman"/>
                <w:sz w:val="20"/>
                <w:szCs w:val="20"/>
                <w:lang w:val="en-US"/>
              </w:rPr>
              <w:t>Economics of the living dead (2006)</w:t>
            </w:r>
          </w:p>
        </w:tc>
        <w:tc>
          <w:tcPr>
            <w:tcW w:w="7016" w:type="dxa"/>
          </w:tcPr>
          <w:p w14:paraId="1E059BF9" w14:textId="12B4B327" w:rsidR="00D21786" w:rsidRPr="004857E0" w:rsidRDefault="00D21786" w:rsidP="00CD36DF">
            <w:pPr>
              <w:jc w:val="both"/>
              <w:rPr>
                <w:rFonts w:ascii="Times New Roman" w:hAnsi="Times New Roman" w:cs="Times New Roman"/>
                <w:sz w:val="20"/>
                <w:szCs w:val="20"/>
              </w:rPr>
            </w:pPr>
            <w:r w:rsidRPr="004857E0">
              <w:rPr>
                <w:rFonts w:ascii="Times New Roman" w:hAnsi="Times New Roman" w:cs="Times New Roman"/>
                <w:b/>
                <w:bCs/>
                <w:sz w:val="20"/>
                <w:szCs w:val="20"/>
              </w:rPr>
              <w:t xml:space="preserve">Criterio del estudio </w:t>
            </w:r>
            <w:r w:rsidRPr="004857E0">
              <w:rPr>
                <w:rFonts w:ascii="Times New Roman" w:hAnsi="Times New Roman" w:cs="Times New Roman"/>
                <w:sz w:val="20"/>
                <w:szCs w:val="20"/>
              </w:rPr>
              <w:t>basado en CHK</w:t>
            </w:r>
            <w:r w:rsidR="0070734C">
              <w:rPr>
                <w:rFonts w:ascii="Times New Roman" w:hAnsi="Times New Roman" w:cs="Times New Roman"/>
                <w:sz w:val="20"/>
                <w:szCs w:val="20"/>
              </w:rPr>
              <w:t xml:space="preserve"> y sigue los siguientes pasos:</w:t>
            </w:r>
          </w:p>
          <w:p w14:paraId="583D59AD" w14:textId="6692C861" w:rsidR="00D21786" w:rsidRPr="004857E0" w:rsidRDefault="001A5B56" w:rsidP="00CD36DF">
            <w:pPr>
              <w:pStyle w:val="Prrafodelista"/>
              <w:numPr>
                <w:ilvl w:val="0"/>
                <w:numId w:val="19"/>
              </w:numPr>
              <w:ind w:left="643"/>
              <w:jc w:val="both"/>
              <w:rPr>
                <w:rFonts w:ascii="Times New Roman" w:hAnsi="Times New Roman" w:cs="Times New Roman"/>
                <w:sz w:val="20"/>
                <w:szCs w:val="20"/>
              </w:rPr>
            </w:pPr>
            <w:r>
              <w:rPr>
                <w:rFonts w:ascii="Times New Roman" w:hAnsi="Times New Roman" w:cs="Times New Roman"/>
                <w:sz w:val="20"/>
                <w:szCs w:val="20"/>
              </w:rPr>
              <w:t>Cálculo de</w:t>
            </w:r>
            <w:r w:rsidR="00D21786" w:rsidRPr="004857E0">
              <w:rPr>
                <w:rFonts w:ascii="Times New Roman" w:hAnsi="Times New Roman" w:cs="Times New Roman"/>
                <w:sz w:val="20"/>
                <w:szCs w:val="20"/>
              </w:rPr>
              <w:t xml:space="preserve"> </w:t>
            </w:r>
            <m:oMath>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oMath>
            <w:r w:rsidR="00D21786" w:rsidRPr="004857E0">
              <w:rPr>
                <w:rFonts w:ascii="Times New Roman" w:eastAsiaTheme="minorEastAsia" w:hAnsi="Times New Roman" w:cs="Times New Roman"/>
                <w:iCs/>
                <w:sz w:val="20"/>
                <w:szCs w:val="20"/>
              </w:rPr>
              <w:t xml:space="preserve"> </w:t>
            </w:r>
            <w:r w:rsidR="00D21786">
              <w:rPr>
                <w:rFonts w:ascii="Times New Roman" w:eastAsiaTheme="minorEastAsia" w:hAnsi="Times New Roman" w:cs="Times New Roman"/>
                <w:iCs/>
                <w:sz w:val="20"/>
                <w:szCs w:val="20"/>
              </w:rPr>
              <w:t>ídem a</w:t>
            </w:r>
            <w:r w:rsidR="00D21786" w:rsidRPr="004857E0">
              <w:rPr>
                <w:rFonts w:ascii="Times New Roman" w:eastAsiaTheme="minorEastAsia" w:hAnsi="Times New Roman" w:cs="Times New Roman"/>
                <w:iCs/>
                <w:sz w:val="20"/>
                <w:szCs w:val="20"/>
              </w:rPr>
              <w:t xml:space="preserve"> la </w:t>
            </w:r>
            <w:hyperlink w:anchor="ecuación_1" w:history="1">
              <w:r w:rsidR="00D21786" w:rsidRPr="00293767">
                <w:rPr>
                  <w:rStyle w:val="Hipervnculo"/>
                  <w:rFonts w:ascii="Times New Roman" w:eastAsiaTheme="minorEastAsia" w:hAnsi="Times New Roman" w:cs="Times New Roman"/>
                  <w:iCs/>
                  <w:sz w:val="20"/>
                  <w:szCs w:val="20"/>
                </w:rPr>
                <w:t>ecuación 1</w:t>
              </w:r>
            </w:hyperlink>
          </w:p>
          <w:p w14:paraId="44A620DB" w14:textId="77777777" w:rsidR="00D21786" w:rsidRPr="004857E0" w:rsidRDefault="00D21786" w:rsidP="00CD36DF">
            <w:pPr>
              <w:pStyle w:val="Prrafodelista"/>
              <w:numPr>
                <w:ilvl w:val="0"/>
                <w:numId w:val="19"/>
              </w:numPr>
              <w:ind w:left="643"/>
              <w:jc w:val="both"/>
              <w:rPr>
                <w:rFonts w:ascii="Times New Roman" w:hAnsi="Times New Roman" w:cs="Times New Roman"/>
                <w:sz w:val="20"/>
                <w:szCs w:val="20"/>
              </w:rPr>
            </w:pPr>
            <w:r w:rsidRPr="004857E0">
              <w:rPr>
                <w:rFonts w:ascii="Times New Roman" w:eastAsiaTheme="minorEastAsia" w:hAnsi="Times New Roman" w:cs="Times New Roman"/>
                <w:iCs/>
                <w:sz w:val="20"/>
                <w:szCs w:val="20"/>
              </w:rPr>
              <w:t xml:space="preserve">Si </w:t>
            </w:r>
            <m:oMath>
              <m:sSub>
                <m:sSubPr>
                  <m:ctrlPr>
                    <w:rPr>
                      <w:rFonts w:ascii="Cambria Math" w:hAnsi="Cambria Math" w:cs="Times New Roman"/>
                      <w:iCs/>
                      <w:sz w:val="20"/>
                      <w:szCs w:val="20"/>
                    </w:rPr>
                  </m:ctrlPr>
                </m:sSub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Sub>
              <m:r>
                <w:rPr>
                  <w:rFonts w:ascii="Cambria Math" w:hAnsi="Cambria Math" w:cs="Times New Roman"/>
                  <w:sz w:val="20"/>
                  <w:szCs w:val="20"/>
                </w:rPr>
                <m:t>-</m:t>
              </m:r>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r>
                <w:rPr>
                  <w:rFonts w:ascii="Cambria Math" w:hAnsi="Cambria Math" w:cs="Times New Roman"/>
                  <w:sz w:val="20"/>
                  <w:szCs w:val="20"/>
                </w:rPr>
                <m:t>)&lt;0</m:t>
              </m:r>
            </m:oMath>
            <w:r w:rsidRPr="004857E0">
              <w:rPr>
                <w:rFonts w:ascii="Times New Roman" w:eastAsiaTheme="minorEastAsia" w:hAnsi="Times New Roman" w:cs="Times New Roman"/>
                <w:iCs/>
                <w:sz w:val="20"/>
                <w:szCs w:val="20"/>
              </w:rPr>
              <w:t>: Empresa Zombi</w:t>
            </w:r>
          </w:p>
        </w:tc>
      </w:tr>
      <w:tr w:rsidR="00D21786" w:rsidRPr="004857E0" w14:paraId="08FC5F52" w14:textId="77777777" w:rsidTr="00620DB8">
        <w:trPr>
          <w:trHeight w:val="40"/>
        </w:trPr>
        <w:tc>
          <w:tcPr>
            <w:tcW w:w="2072" w:type="dxa"/>
            <w:vAlign w:val="center"/>
          </w:tcPr>
          <w:p w14:paraId="186EC5D9" w14:textId="264B5643" w:rsidR="00D21786" w:rsidRPr="004857E0" w:rsidRDefault="00D21786" w:rsidP="00620DB8">
            <w:pPr>
              <w:jc w:val="center"/>
              <w:rPr>
                <w:rFonts w:ascii="Times New Roman" w:hAnsi="Times New Roman" w:cs="Times New Roman"/>
                <w:sz w:val="20"/>
                <w:szCs w:val="20"/>
                <w:lang w:val="en-US"/>
              </w:rPr>
            </w:pPr>
            <w:bookmarkStart w:id="528" w:name="criterio_2_CHK"/>
            <w:r w:rsidRPr="004857E0">
              <w:rPr>
                <w:rFonts w:ascii="Times New Roman" w:hAnsi="Times New Roman" w:cs="Times New Roman"/>
                <w:sz w:val="20"/>
                <w:szCs w:val="20"/>
                <w:lang w:val="en-US"/>
              </w:rPr>
              <w:t>Zombie lending and depressed restructuring in Japan (2008)</w:t>
            </w:r>
            <w:bookmarkEnd w:id="528"/>
          </w:p>
        </w:tc>
        <w:tc>
          <w:tcPr>
            <w:tcW w:w="7016" w:type="dxa"/>
          </w:tcPr>
          <w:p w14:paraId="6CA8DF7C" w14:textId="7B0ED0D4" w:rsidR="00D21786" w:rsidRPr="004857E0" w:rsidRDefault="00D21786" w:rsidP="00CD36DF">
            <w:pPr>
              <w:jc w:val="both"/>
              <w:rPr>
                <w:rFonts w:ascii="Times New Roman" w:hAnsi="Times New Roman" w:cs="Times New Roman"/>
                <w:sz w:val="20"/>
                <w:szCs w:val="20"/>
              </w:rPr>
            </w:pPr>
            <w:r w:rsidRPr="004857E0">
              <w:rPr>
                <w:rFonts w:ascii="Times New Roman" w:hAnsi="Times New Roman" w:cs="Times New Roman"/>
                <w:b/>
                <w:bCs/>
                <w:sz w:val="20"/>
                <w:szCs w:val="20"/>
              </w:rPr>
              <w:t xml:space="preserve">Criterio del estudio 1: </w:t>
            </w:r>
            <w:r>
              <w:rPr>
                <w:rFonts w:ascii="Times New Roman" w:hAnsi="Times New Roman" w:cs="Times New Roman"/>
                <w:sz w:val="20"/>
                <w:szCs w:val="20"/>
              </w:rPr>
              <w:t xml:space="preserve">mencionado en la </w:t>
            </w:r>
            <w:hyperlink w:anchor="_Identificación" w:history="1">
              <w:r w:rsidRPr="00293767">
                <w:rPr>
                  <w:rStyle w:val="Hipervnculo"/>
                  <w:rFonts w:ascii="Times New Roman" w:hAnsi="Times New Roman" w:cs="Times New Roman"/>
                  <w:sz w:val="20"/>
                  <w:szCs w:val="20"/>
                </w:rPr>
                <w:t>sección 4.1.3</w:t>
              </w:r>
            </w:hyperlink>
          </w:p>
          <w:p w14:paraId="25928718" w14:textId="77777777" w:rsidR="00D21786" w:rsidRPr="004857E0" w:rsidRDefault="00D21786" w:rsidP="00CD36DF">
            <w:pPr>
              <w:jc w:val="both"/>
              <w:rPr>
                <w:rFonts w:ascii="Times New Roman" w:hAnsi="Times New Roman" w:cs="Times New Roman"/>
                <w:b/>
                <w:bCs/>
                <w:sz w:val="20"/>
                <w:szCs w:val="20"/>
              </w:rPr>
            </w:pPr>
            <w:r w:rsidRPr="004857E0">
              <w:rPr>
                <w:rFonts w:ascii="Times New Roman" w:hAnsi="Times New Roman" w:cs="Times New Roman"/>
                <w:b/>
                <w:bCs/>
                <w:sz w:val="20"/>
                <w:szCs w:val="20"/>
              </w:rPr>
              <w:t>Criterio del estudio 2:</w:t>
            </w:r>
          </w:p>
          <w:p w14:paraId="01555EB1" w14:textId="77777777" w:rsidR="00D21786" w:rsidRPr="004857E0" w:rsidRDefault="00D21786" w:rsidP="00CD36DF">
            <w:pPr>
              <w:jc w:val="both"/>
              <w:rPr>
                <w:rFonts w:ascii="Times New Roman" w:hAnsi="Times New Roman" w:cs="Times New Roman"/>
                <w:iCs/>
                <w:sz w:val="20"/>
                <w:szCs w:val="20"/>
              </w:rPr>
            </w:pPr>
            <m:oMathPara>
              <m:oMath>
                <m:r>
                  <m:rPr>
                    <m:sty m:val="p"/>
                  </m:rPr>
                  <w:rPr>
                    <w:rFonts w:ascii="Cambria Math" w:hAnsi="Cambria Math" w:cs="Times New Roman"/>
                    <w:sz w:val="18"/>
                    <w:szCs w:val="18"/>
                  </w:rPr>
                  <m:t>z</m:t>
                </m:r>
                <m:d>
                  <m:dPr>
                    <m:ctrlPr>
                      <w:rPr>
                        <w:rFonts w:ascii="Cambria Math" w:hAnsi="Cambria Math" w:cs="Times New Roman"/>
                        <w:iCs/>
                        <w:sz w:val="18"/>
                        <w:szCs w:val="18"/>
                      </w:rPr>
                    </m:ctrlPr>
                  </m:dPr>
                  <m:e>
                    <m:r>
                      <m:rPr>
                        <m:sty m:val="p"/>
                      </m:rPr>
                      <w:rPr>
                        <w:rFonts w:ascii="Cambria Math" w:hAnsi="Cambria Math" w:cs="Times New Roman"/>
                        <w:sz w:val="18"/>
                        <w:szCs w:val="18"/>
                      </w:rPr>
                      <m:t>x,;</m:t>
                    </m:r>
                    <m:sSub>
                      <m:sSubPr>
                        <m:ctrlPr>
                          <w:rPr>
                            <w:rFonts w:ascii="Cambria Math" w:hAnsi="Cambria Math" w:cs="Times New Roman"/>
                            <w:iCs/>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1</m:t>
                        </m:r>
                      </m:sub>
                    </m:sSub>
                    <m:r>
                      <m:rPr>
                        <m:sty m:val="p"/>
                      </m:rPr>
                      <w:rPr>
                        <w:rFonts w:ascii="Cambria Math" w:hAnsi="Cambria Math" w:cs="Times New Roman"/>
                        <w:sz w:val="18"/>
                        <w:szCs w:val="18"/>
                      </w:rPr>
                      <m:t xml:space="preserve">, </m:t>
                    </m:r>
                    <m:sSub>
                      <m:sSubPr>
                        <m:ctrlPr>
                          <w:rPr>
                            <w:rFonts w:ascii="Cambria Math" w:hAnsi="Cambria Math" w:cs="Times New Roman"/>
                            <w:iCs/>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2</m:t>
                        </m:r>
                      </m:sub>
                    </m:sSub>
                  </m:e>
                </m:d>
                <m:r>
                  <m:rPr>
                    <m:sty m:val="p"/>
                  </m:rPr>
                  <w:rPr>
                    <w:rFonts w:ascii="Cambria Math" w:hAnsi="Cambria Math" w:cs="Times New Roman"/>
                    <w:sz w:val="18"/>
                    <w:szCs w:val="18"/>
                  </w:rPr>
                  <m:t xml:space="preserve">= </m:t>
                </m:r>
                <m:d>
                  <m:dPr>
                    <m:begChr m:val="{"/>
                    <m:endChr m:val=""/>
                    <m:ctrlPr>
                      <w:rPr>
                        <w:rFonts w:ascii="Cambria Math" w:hAnsi="Cambria Math" w:cs="Times New Roman"/>
                        <w:iCs/>
                        <w:sz w:val="18"/>
                        <w:szCs w:val="18"/>
                      </w:rPr>
                    </m:ctrlPr>
                  </m:dPr>
                  <m:e>
                    <m:eqArr>
                      <m:eqArrPr>
                        <m:ctrlPr>
                          <w:rPr>
                            <w:rFonts w:ascii="Cambria Math" w:hAnsi="Cambria Math" w:cs="Times New Roman"/>
                            <w:iCs/>
                            <w:sz w:val="18"/>
                            <w:szCs w:val="18"/>
                          </w:rPr>
                        </m:ctrlPr>
                      </m:eqArrPr>
                      <m:e>
                        <m:r>
                          <m:rPr>
                            <m:sty m:val="p"/>
                          </m:rPr>
                          <w:rPr>
                            <w:rFonts w:ascii="Cambria Math" w:hAnsi="Cambria Math" w:cs="Times New Roman"/>
                            <w:sz w:val="18"/>
                            <w:szCs w:val="18"/>
                          </w:rPr>
                          <m:t xml:space="preserve">Zombi si x&lt; </m:t>
                        </m:r>
                        <m:sSub>
                          <m:sSubPr>
                            <m:ctrlPr>
                              <w:rPr>
                                <w:rFonts w:ascii="Cambria Math" w:hAnsi="Cambria Math" w:cs="Times New Roman"/>
                                <w:iCs/>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1</m:t>
                            </m:r>
                          </m:sub>
                        </m:sSub>
                      </m:e>
                      <m:e>
                        <m:f>
                          <m:fPr>
                            <m:ctrlPr>
                              <w:rPr>
                                <w:rFonts w:ascii="Cambria Math" w:hAnsi="Cambria Math" w:cs="Times New Roman"/>
                                <w:iCs/>
                                <w:sz w:val="18"/>
                                <w:szCs w:val="18"/>
                              </w:rPr>
                            </m:ctrlPr>
                          </m:fPr>
                          <m:num>
                            <m:sSub>
                              <m:sSubPr>
                                <m:ctrlPr>
                                  <w:rPr>
                                    <w:rFonts w:ascii="Cambria Math" w:hAnsi="Cambria Math" w:cs="Times New Roman"/>
                                    <w:iCs/>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2</m:t>
                                </m:r>
                              </m:sub>
                            </m:sSub>
                            <m:r>
                              <m:rPr>
                                <m:sty m:val="p"/>
                              </m:rPr>
                              <w:rPr>
                                <w:rFonts w:ascii="Cambria Math" w:hAnsi="Cambria Math" w:cs="Times New Roman"/>
                                <w:sz w:val="18"/>
                                <w:szCs w:val="18"/>
                              </w:rPr>
                              <m:t>-x</m:t>
                            </m:r>
                          </m:num>
                          <m:den>
                            <m:sSub>
                              <m:sSubPr>
                                <m:ctrlPr>
                                  <w:rPr>
                                    <w:rFonts w:ascii="Cambria Math" w:hAnsi="Cambria Math" w:cs="Times New Roman"/>
                                    <w:iCs/>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2</m:t>
                                </m:r>
                              </m:sub>
                            </m:sSub>
                            <m:r>
                              <m:rPr>
                                <m:sty m:val="p"/>
                              </m:rPr>
                              <w:rPr>
                                <w:rFonts w:ascii="Cambria Math" w:hAnsi="Cambria Math" w:cs="Times New Roman"/>
                                <w:sz w:val="18"/>
                                <w:szCs w:val="18"/>
                              </w:rPr>
                              <m:t>-</m:t>
                            </m:r>
                            <m:sSub>
                              <m:sSubPr>
                                <m:ctrlPr>
                                  <w:rPr>
                                    <w:rFonts w:ascii="Cambria Math" w:hAnsi="Cambria Math" w:cs="Times New Roman"/>
                                    <w:iCs/>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1</m:t>
                                </m:r>
                              </m:sub>
                            </m:sSub>
                          </m:den>
                        </m:f>
                        <m:r>
                          <m:rPr>
                            <m:sty m:val="p"/>
                          </m:rPr>
                          <w:rPr>
                            <w:rFonts w:ascii="Cambria Math" w:hAnsi="Cambria Math" w:cs="Times New Roman"/>
                            <w:sz w:val="18"/>
                            <w:szCs w:val="18"/>
                          </w:rPr>
                          <m:t xml:space="preserve"> si </m:t>
                        </m:r>
                        <m:sSub>
                          <m:sSubPr>
                            <m:ctrlPr>
                              <w:rPr>
                                <w:rFonts w:ascii="Cambria Math" w:hAnsi="Cambria Math" w:cs="Times New Roman"/>
                                <w:iCs/>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1</m:t>
                            </m:r>
                          </m:sub>
                        </m:sSub>
                        <m:r>
                          <m:rPr>
                            <m:sty m:val="p"/>
                          </m:rPr>
                          <w:rPr>
                            <w:rFonts w:ascii="Cambria Math" w:hAnsi="Cambria Math" w:cs="Times New Roman"/>
                            <w:sz w:val="18"/>
                            <w:szCs w:val="18"/>
                          </w:rPr>
                          <m:t xml:space="preserve">≤x≤ </m:t>
                        </m:r>
                        <m:sSub>
                          <m:sSubPr>
                            <m:ctrlPr>
                              <w:rPr>
                                <w:rFonts w:ascii="Cambria Math" w:hAnsi="Cambria Math" w:cs="Times New Roman"/>
                                <w:iCs/>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2</m:t>
                            </m:r>
                          </m:sub>
                        </m:sSub>
                        <m:r>
                          <m:rPr>
                            <m:sty m:val="p"/>
                          </m:rPr>
                          <w:rPr>
                            <w:rFonts w:ascii="Cambria Math" w:hAnsi="Cambria Math" w:cs="Times New Roman"/>
                            <w:sz w:val="18"/>
                            <w:szCs w:val="18"/>
                          </w:rPr>
                          <m:t xml:space="preserve">  donde </m:t>
                        </m:r>
                        <m:sSub>
                          <m:sSubPr>
                            <m:ctrlPr>
                              <w:rPr>
                                <w:rFonts w:ascii="Cambria Math" w:hAnsi="Cambria Math" w:cs="Times New Roman"/>
                                <w:iCs/>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1</m:t>
                            </m:r>
                          </m:sub>
                        </m:sSub>
                        <m:r>
                          <m:rPr>
                            <m:sty m:val="p"/>
                          </m:rPr>
                          <w:rPr>
                            <w:rFonts w:ascii="Cambria Math" w:hAnsi="Cambria Math" w:cs="Times New Roman"/>
                            <w:sz w:val="18"/>
                            <w:szCs w:val="18"/>
                          </w:rPr>
                          <m:t>≤0≤</m:t>
                        </m:r>
                        <m:sSub>
                          <m:sSubPr>
                            <m:ctrlPr>
                              <w:rPr>
                                <w:rFonts w:ascii="Cambria Math" w:hAnsi="Cambria Math" w:cs="Times New Roman"/>
                                <w:iCs/>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2</m:t>
                            </m:r>
                          </m:sub>
                        </m:sSub>
                      </m:e>
                      <m:e>
                        <m:r>
                          <m:rPr>
                            <m:sty m:val="p"/>
                          </m:rPr>
                          <w:rPr>
                            <w:rFonts w:ascii="Cambria Math" w:hAnsi="Cambria Math" w:cs="Times New Roman"/>
                            <w:sz w:val="18"/>
                            <w:szCs w:val="18"/>
                          </w:rPr>
                          <m:t>Cierto grado de zombi</m:t>
                        </m:r>
                        <m:ctrlPr>
                          <w:rPr>
                            <w:rFonts w:ascii="Cambria Math" w:eastAsia="Cambria Math" w:hAnsi="Cambria Math" w:cs="Times New Roman"/>
                            <w:iCs/>
                            <w:sz w:val="18"/>
                            <w:szCs w:val="18"/>
                          </w:rPr>
                        </m:ctrlPr>
                      </m:e>
                      <m:e>
                        <m:r>
                          <m:rPr>
                            <m:sty m:val="p"/>
                          </m:rPr>
                          <w:rPr>
                            <w:rFonts w:ascii="Cambria Math" w:hAnsi="Cambria Math" w:cs="Times New Roman"/>
                            <w:sz w:val="18"/>
                            <w:szCs w:val="18"/>
                          </w:rPr>
                          <m:t xml:space="preserve"> </m:t>
                        </m:r>
                        <m:ctrlPr>
                          <w:rPr>
                            <w:rFonts w:ascii="Cambria Math" w:eastAsia="Cambria Math" w:hAnsi="Cambria Math" w:cs="Times New Roman"/>
                            <w:iCs/>
                            <w:sz w:val="18"/>
                            <w:szCs w:val="18"/>
                          </w:rPr>
                        </m:ctrlPr>
                      </m:e>
                      <m:e>
                        <m:r>
                          <m:rPr>
                            <m:sty m:val="p"/>
                          </m:rPr>
                          <w:rPr>
                            <w:rFonts w:ascii="Cambria Math" w:hAnsi="Cambria Math" w:cs="Times New Roman"/>
                            <w:sz w:val="18"/>
                            <w:szCs w:val="18"/>
                          </w:rPr>
                          <m:t xml:space="preserve">No Zombi si x&gt; </m:t>
                        </m:r>
                        <m:sSub>
                          <m:sSubPr>
                            <m:ctrlPr>
                              <w:rPr>
                                <w:rFonts w:ascii="Cambria Math" w:hAnsi="Cambria Math" w:cs="Times New Roman"/>
                                <w:iCs/>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2</m:t>
                            </m:r>
                          </m:sub>
                        </m:sSub>
                      </m:e>
                    </m:eqArr>
                  </m:e>
                </m:d>
              </m:oMath>
            </m:oMathPara>
          </w:p>
          <w:p w14:paraId="431E5DE7" w14:textId="77777777" w:rsidR="00D21786" w:rsidRPr="004857E0" w:rsidRDefault="00D21786" w:rsidP="00CD36DF">
            <w:pPr>
              <w:jc w:val="both"/>
              <w:rPr>
                <w:rFonts w:ascii="Times New Roman" w:hAnsi="Times New Roman" w:cs="Times New Roman"/>
                <w:b/>
                <w:bCs/>
                <w:sz w:val="20"/>
                <w:szCs w:val="20"/>
              </w:rPr>
            </w:pPr>
          </w:p>
        </w:tc>
      </w:tr>
      <w:tr w:rsidR="00D21786" w:rsidRPr="004857E0" w14:paraId="23AF16D8" w14:textId="77777777" w:rsidTr="00620DB8">
        <w:trPr>
          <w:trHeight w:val="40"/>
        </w:trPr>
        <w:tc>
          <w:tcPr>
            <w:tcW w:w="2072" w:type="dxa"/>
            <w:vAlign w:val="center"/>
          </w:tcPr>
          <w:p w14:paraId="54E189B4" w14:textId="77777777" w:rsidR="00D21786" w:rsidRPr="004857E0" w:rsidRDefault="00D21786" w:rsidP="00620DB8">
            <w:pPr>
              <w:jc w:val="center"/>
              <w:rPr>
                <w:rFonts w:ascii="Times New Roman" w:hAnsi="Times New Roman" w:cs="Times New Roman"/>
                <w:sz w:val="20"/>
                <w:szCs w:val="20"/>
                <w:lang w:val="en-US"/>
              </w:rPr>
            </w:pPr>
            <w:r w:rsidRPr="004857E0">
              <w:rPr>
                <w:rFonts w:ascii="Times New Roman" w:hAnsi="Times New Roman" w:cs="Times New Roman"/>
                <w:sz w:val="20"/>
                <w:szCs w:val="20"/>
                <w:lang w:val="en-US"/>
              </w:rPr>
              <w:t>Zombie Firms and the Crowding-Out of Private Investment in China (2016)</w:t>
            </w:r>
          </w:p>
        </w:tc>
        <w:tc>
          <w:tcPr>
            <w:tcW w:w="7016" w:type="dxa"/>
          </w:tcPr>
          <w:p w14:paraId="6B6CB214" w14:textId="240B0FAC" w:rsidR="00D21786" w:rsidRPr="004857E0" w:rsidRDefault="00D21786" w:rsidP="00CD36DF">
            <w:pPr>
              <w:jc w:val="both"/>
              <w:rPr>
                <w:rFonts w:ascii="Times New Roman" w:hAnsi="Times New Roman" w:cs="Times New Roman"/>
                <w:sz w:val="20"/>
                <w:szCs w:val="20"/>
              </w:rPr>
            </w:pPr>
            <w:r w:rsidRPr="004857E0">
              <w:rPr>
                <w:rFonts w:ascii="Times New Roman" w:hAnsi="Times New Roman" w:cs="Times New Roman"/>
                <w:b/>
                <w:bCs/>
                <w:sz w:val="20"/>
                <w:szCs w:val="20"/>
              </w:rPr>
              <w:t xml:space="preserve">Criterio del estudio </w:t>
            </w:r>
            <w:r w:rsidRPr="004857E0">
              <w:rPr>
                <w:rFonts w:ascii="Times New Roman" w:hAnsi="Times New Roman" w:cs="Times New Roman"/>
                <w:sz w:val="20"/>
                <w:szCs w:val="20"/>
              </w:rPr>
              <w:t xml:space="preserve">basado en CHK y FN y sigue </w:t>
            </w:r>
            <w:r w:rsidR="008D1420">
              <w:rPr>
                <w:rFonts w:ascii="Times New Roman" w:hAnsi="Times New Roman" w:cs="Times New Roman"/>
                <w:sz w:val="20"/>
                <w:szCs w:val="20"/>
              </w:rPr>
              <w:t>los siguientes pasos</w:t>
            </w:r>
            <w:r w:rsidRPr="004857E0">
              <w:rPr>
                <w:rFonts w:ascii="Times New Roman" w:hAnsi="Times New Roman" w:cs="Times New Roman"/>
                <w:sz w:val="20"/>
                <w:szCs w:val="20"/>
              </w:rPr>
              <w:t>:</w:t>
            </w:r>
          </w:p>
          <w:p w14:paraId="43F8947D" w14:textId="730D385E" w:rsidR="00D21786" w:rsidRPr="004857E0" w:rsidRDefault="008D1420" w:rsidP="00CD36DF">
            <w:pPr>
              <w:pStyle w:val="Prrafodelista"/>
              <w:numPr>
                <w:ilvl w:val="0"/>
                <w:numId w:val="20"/>
              </w:numPr>
              <w:ind w:left="643"/>
              <w:jc w:val="both"/>
              <w:rPr>
                <w:rFonts w:ascii="Times New Roman" w:hAnsi="Times New Roman" w:cs="Times New Roman"/>
                <w:sz w:val="20"/>
                <w:szCs w:val="20"/>
              </w:rPr>
            </w:pPr>
            <w:r>
              <w:rPr>
                <w:rFonts w:ascii="Times New Roman" w:hAnsi="Times New Roman" w:cs="Times New Roman"/>
                <w:sz w:val="20"/>
                <w:szCs w:val="20"/>
              </w:rPr>
              <w:t>Cálculo de</w:t>
            </w:r>
            <w:r w:rsidR="009952D3">
              <w:rPr>
                <w:rFonts w:ascii="Times New Roman" w:hAnsi="Times New Roman" w:cs="Times New Roman"/>
                <w:sz w:val="20"/>
                <w:szCs w:val="20"/>
              </w:rPr>
              <w:t xml:space="preserve"> </w:t>
            </w:r>
            <m:oMath>
              <m:sSub>
                <m:sSubPr>
                  <m:ctrlPr>
                    <w:rPr>
                      <w:rFonts w:ascii="Cambria Math" w:hAnsi="Cambria Math" w:cs="Times New Roman"/>
                      <w:iCs/>
                      <w:sz w:val="20"/>
                      <w:szCs w:val="20"/>
                    </w:rPr>
                  </m:ctrlPr>
                </m:sSubPr>
                <m:e>
                  <m:r>
                    <m:rPr>
                      <m:sty m:val="p"/>
                    </m:rPr>
                    <w:rPr>
                      <w:rFonts w:ascii="Cambria Math" w:hAnsi="Cambria Math" w:cs="Times New Roman"/>
                      <w:sz w:val="20"/>
                      <w:szCs w:val="20"/>
                    </w:rPr>
                    <m:t>RA</m:t>
                  </m:r>
                </m:e>
                <m:sub>
                  <m:r>
                    <m:rPr>
                      <m:sty m:val="p"/>
                    </m:rPr>
                    <w:rPr>
                      <w:rFonts w:ascii="Cambria Math" w:hAnsi="Cambria Math" w:cs="Times New Roman"/>
                      <w:sz w:val="20"/>
                      <w:szCs w:val="20"/>
                    </w:rPr>
                    <m:t>i,t</m:t>
                  </m:r>
                </m:sub>
              </m:sSub>
            </m:oMath>
            <w:r w:rsidR="00D21786" w:rsidRPr="004857E0">
              <w:rPr>
                <w:rFonts w:ascii="Times New Roman" w:hAnsi="Times New Roman" w:cs="Times New Roman"/>
                <w:sz w:val="20"/>
                <w:szCs w:val="20"/>
              </w:rPr>
              <w:t xml:space="preserve"> </w:t>
            </w:r>
            <w:r w:rsidR="009952D3">
              <w:rPr>
                <w:rFonts w:ascii="Times New Roman" w:eastAsiaTheme="minorEastAsia" w:hAnsi="Times New Roman" w:cs="Times New Roman"/>
                <w:sz w:val="20"/>
                <w:szCs w:val="20"/>
              </w:rPr>
              <w:t>(</w:t>
            </w:r>
            <m:oMath>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oMath>
            <w:r w:rsidR="009952D3">
              <w:rPr>
                <w:rFonts w:ascii="Times New Roman" w:eastAsiaTheme="minorEastAsia" w:hAnsi="Times New Roman" w:cs="Times New Roman"/>
                <w:iCs/>
                <w:sz w:val="20"/>
                <w:szCs w:val="20"/>
              </w:rPr>
              <w:t xml:space="preserve"> nombrado de otra forma)</w:t>
            </w:r>
            <w:r w:rsidR="00D21786" w:rsidRPr="004857E0">
              <w:rPr>
                <w:rFonts w:ascii="Times New Roman" w:eastAsiaTheme="minorEastAsia" w:hAnsi="Times New Roman" w:cs="Times New Roman"/>
                <w:iCs/>
                <w:sz w:val="20"/>
                <w:szCs w:val="20"/>
              </w:rPr>
              <w:t xml:space="preserve"> de manera simplificada:</w:t>
            </w:r>
          </w:p>
          <w:p w14:paraId="3265568E" w14:textId="489EF671" w:rsidR="00D21786" w:rsidRPr="004857E0" w:rsidRDefault="00BF02EC" w:rsidP="00CD36DF">
            <w:pPr>
              <w:ind w:left="360"/>
              <w:jc w:val="both"/>
              <w:rPr>
                <w:rFonts w:ascii="Times New Roman" w:eastAsiaTheme="minorEastAsia" w:hAnsi="Times New Roman" w:cs="Times New Roman"/>
                <w:iCs/>
                <w:sz w:val="20"/>
                <w:szCs w:val="20"/>
              </w:rPr>
            </w:pPr>
            <m:oMathPara>
              <m:oMath>
                <m:sSub>
                  <m:sSubPr>
                    <m:ctrlPr>
                      <w:rPr>
                        <w:rFonts w:ascii="Cambria Math" w:hAnsi="Cambria Math" w:cs="Times New Roman"/>
                        <w:iCs/>
                        <w:sz w:val="20"/>
                        <w:szCs w:val="20"/>
                      </w:rPr>
                    </m:ctrlPr>
                  </m:sSubPr>
                  <m:e>
                    <m:r>
                      <m:rPr>
                        <m:sty m:val="p"/>
                      </m:rPr>
                      <w:rPr>
                        <w:rFonts w:ascii="Cambria Math" w:hAnsi="Cambria Math" w:cs="Times New Roman"/>
                        <w:sz w:val="20"/>
                        <w:szCs w:val="20"/>
                      </w:rPr>
                      <m:t>RA</m:t>
                    </m:r>
                  </m:e>
                  <m:sub>
                    <m:r>
                      <m:rPr>
                        <m:sty m:val="p"/>
                      </m:rPr>
                      <w:rPr>
                        <w:rFonts w:ascii="Cambria Math" w:hAnsi="Cambria Math" w:cs="Times New Roman"/>
                        <w:sz w:val="20"/>
                        <w:szCs w:val="20"/>
                      </w:rPr>
                      <m:t>i,t</m:t>
                    </m:r>
                  </m:sub>
                </m:sSub>
                <m:r>
                  <m:rPr>
                    <m:sty m:val="p"/>
                  </m:rPr>
                  <w:rPr>
                    <w:rFonts w:ascii="Cambria Math"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rs</m:t>
                    </m:r>
                  </m:e>
                  <m:sub>
                    <m:r>
                      <m:rPr>
                        <m:sty m:val="p"/>
                      </m:rPr>
                      <w:rPr>
                        <w:rFonts w:ascii="Cambria Math" w:hAnsi="Cambria Math" w:cs="Times New Roman"/>
                        <w:sz w:val="20"/>
                        <w:szCs w:val="20"/>
                      </w:rPr>
                      <m:t>t-1</m:t>
                    </m:r>
                  </m:sub>
                </m:sSub>
                <m:r>
                  <m:rPr>
                    <m:sty m:val="p"/>
                  </m:rPr>
                  <w:rPr>
                    <w:rFonts w:ascii="Cambria Math" w:eastAsiaTheme="minorEastAsia"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BS1</m:t>
                    </m:r>
                  </m:e>
                  <m:sub>
                    <m:r>
                      <m:rPr>
                        <m:sty m:val="p"/>
                      </m:rPr>
                      <w:rPr>
                        <w:rFonts w:ascii="Cambria Math" w:hAnsi="Cambria Math" w:cs="Times New Roman"/>
                        <w:sz w:val="20"/>
                        <w:szCs w:val="20"/>
                      </w:rPr>
                      <m:t>i,t-1</m:t>
                    </m:r>
                  </m:sub>
                </m:sSub>
                <m:r>
                  <m:rPr>
                    <m:sty m:val="p"/>
                  </m:rPr>
                  <w:rPr>
                    <w:rFonts w:ascii="Cambria Math" w:hAnsi="Cambria Math" w:cs="Times New Roman"/>
                    <w:sz w:val="20"/>
                    <w:szCs w:val="20"/>
                  </w:rPr>
                  <m:t>+</m:t>
                </m:r>
                <m:d>
                  <m:dPr>
                    <m:ctrlPr>
                      <w:rPr>
                        <w:rFonts w:ascii="Cambria Math" w:hAnsi="Cambria Math" w:cs="Times New Roman"/>
                        <w:iCs/>
                        <w:sz w:val="20"/>
                        <w:szCs w:val="20"/>
                      </w:rPr>
                    </m:ctrlPr>
                  </m:dPr>
                  <m:e>
                    <m:f>
                      <m:fPr>
                        <m:ctrlPr>
                          <w:rPr>
                            <w:rFonts w:ascii="Cambria Math" w:hAnsi="Cambria Math" w:cs="Times New Roman"/>
                            <w:iCs/>
                            <w:sz w:val="20"/>
                            <w:szCs w:val="20"/>
                          </w:rPr>
                        </m:ctrlPr>
                      </m:fPr>
                      <m:num>
                        <m:r>
                          <m:rPr>
                            <m:sty m:val="p"/>
                          </m:rPr>
                          <w:rPr>
                            <w:rFonts w:ascii="Cambria Math" w:hAnsi="Cambria Math" w:cs="Times New Roman"/>
                            <w:sz w:val="20"/>
                            <w:szCs w:val="20"/>
                          </w:rPr>
                          <m:t>1</m:t>
                        </m:r>
                      </m:num>
                      <m:den>
                        <m:r>
                          <m:rPr>
                            <m:sty m:val="p"/>
                          </m:rPr>
                          <w:rPr>
                            <w:rFonts w:ascii="Cambria Math" w:hAnsi="Cambria Math" w:cs="Times New Roman"/>
                            <w:sz w:val="20"/>
                            <w:szCs w:val="20"/>
                          </w:rPr>
                          <m:t>5</m:t>
                        </m:r>
                      </m:den>
                    </m:f>
                    <m:r>
                      <m:rPr>
                        <m:sty m:val="p"/>
                      </m:rPr>
                      <w:rPr>
                        <w:rFonts w:ascii="Cambria Math" w:eastAsiaTheme="minorEastAsia" w:hAnsi="Cambria Math" w:cs="Times New Roman"/>
                        <w:sz w:val="20"/>
                        <w:szCs w:val="20"/>
                      </w:rPr>
                      <m:t xml:space="preserve"> </m:t>
                    </m:r>
                    <m:nary>
                      <m:naryPr>
                        <m:chr m:val="∑"/>
                        <m:limLoc m:val="undOvr"/>
                        <m:ctrlPr>
                          <w:rPr>
                            <w:rFonts w:ascii="Cambria Math" w:eastAsiaTheme="minorEastAsia" w:hAnsi="Cambria Math" w:cs="Times New Roman"/>
                            <w:iCs/>
                            <w:sz w:val="20"/>
                            <w:szCs w:val="20"/>
                          </w:rPr>
                        </m:ctrlPr>
                      </m:naryPr>
                      <m:sub>
                        <m:r>
                          <m:rPr>
                            <m:sty m:val="p"/>
                          </m:rPr>
                          <w:rPr>
                            <w:rFonts w:ascii="Cambria Math" w:eastAsiaTheme="minorEastAsia" w:hAnsi="Cambria Math" w:cs="Times New Roman"/>
                            <w:sz w:val="20"/>
                            <w:szCs w:val="20"/>
                          </w:rPr>
                          <m:t>j=1</m:t>
                        </m:r>
                      </m:sub>
                      <m:sup>
                        <m:r>
                          <m:rPr>
                            <m:sty m:val="p"/>
                          </m:rPr>
                          <w:rPr>
                            <w:rFonts w:ascii="Cambria Math" w:eastAsiaTheme="minorEastAsia" w:hAnsi="Cambria Math" w:cs="Times New Roman"/>
                            <w:sz w:val="20"/>
                            <w:szCs w:val="20"/>
                          </w:rPr>
                          <m:t>5</m:t>
                        </m:r>
                      </m:sup>
                      <m:e>
                        <m:sSub>
                          <m:sSubPr>
                            <m:ctrlPr>
                              <w:rPr>
                                <w:rFonts w:ascii="Cambria Math" w:hAnsi="Cambria Math" w:cs="Times New Roman"/>
                                <w:iCs/>
                                <w:sz w:val="20"/>
                                <w:szCs w:val="20"/>
                              </w:rPr>
                            </m:ctrlPr>
                          </m:sSubPr>
                          <m:e>
                            <m:r>
                              <m:rPr>
                                <m:sty m:val="p"/>
                              </m:rPr>
                              <w:rPr>
                                <w:rFonts w:ascii="Cambria Math" w:hAnsi="Cambria Math" w:cs="Times New Roman"/>
                                <w:sz w:val="20"/>
                                <w:szCs w:val="20"/>
                              </w:rPr>
                              <m:t>rl</m:t>
                            </m:r>
                          </m:e>
                          <m:sub>
                            <m:r>
                              <m:rPr>
                                <m:sty m:val="p"/>
                              </m:rPr>
                              <w:rPr>
                                <w:rFonts w:ascii="Cambria Math" w:hAnsi="Cambria Math" w:cs="Times New Roman"/>
                                <w:sz w:val="20"/>
                                <w:szCs w:val="20"/>
                              </w:rPr>
                              <m:t>t-j</m:t>
                            </m:r>
                          </m:sub>
                        </m:sSub>
                      </m:e>
                    </m:nary>
                    <m:r>
                      <m:rPr>
                        <m:sty m:val="p"/>
                      </m:rPr>
                      <w:rPr>
                        <w:rFonts w:ascii="Cambria Math" w:eastAsiaTheme="minorEastAsia" w:hAnsi="Cambria Math" w:cs="Times New Roman"/>
                        <w:sz w:val="20"/>
                        <w:szCs w:val="20"/>
                      </w:rPr>
                      <m:t xml:space="preserve"> </m:t>
                    </m:r>
                    <m:ctrlPr>
                      <w:rPr>
                        <w:rFonts w:ascii="Cambria Math" w:eastAsiaTheme="minorEastAsia" w:hAnsi="Cambria Math" w:cs="Times New Roman"/>
                        <w:iCs/>
                        <w:sz w:val="20"/>
                        <w:szCs w:val="20"/>
                      </w:rPr>
                    </m:ctrlPr>
                  </m:e>
                </m:d>
                <m:sSub>
                  <m:sSubPr>
                    <m:ctrlPr>
                      <w:rPr>
                        <w:rFonts w:ascii="Cambria Math" w:hAnsi="Cambria Math" w:cs="Times New Roman"/>
                        <w:iCs/>
                        <w:sz w:val="20"/>
                        <w:szCs w:val="20"/>
                      </w:rPr>
                    </m:ctrlPr>
                  </m:sSubPr>
                  <m:e>
                    <m:r>
                      <m:rPr>
                        <m:sty m:val="p"/>
                      </m:rPr>
                      <w:rPr>
                        <w:rFonts w:ascii="Cambria Math" w:hAnsi="Cambria Math" w:cs="Times New Roman"/>
                        <w:sz w:val="20"/>
                        <w:szCs w:val="20"/>
                      </w:rPr>
                      <m:t>BL1</m:t>
                    </m:r>
                  </m:e>
                  <m:sub>
                    <m:r>
                      <m:rPr>
                        <m:sty m:val="p"/>
                      </m:rPr>
                      <w:rPr>
                        <w:rFonts w:ascii="Cambria Math" w:hAnsi="Cambria Math" w:cs="Times New Roman"/>
                        <w:sz w:val="20"/>
                        <w:szCs w:val="20"/>
                      </w:rPr>
                      <m:t>i,t-1</m:t>
                    </m:r>
                  </m:sub>
                </m:sSub>
              </m:oMath>
            </m:oMathPara>
          </w:p>
          <w:p w14:paraId="74B64293" w14:textId="50EFBFFF" w:rsidR="00D21786" w:rsidRPr="004857E0" w:rsidRDefault="009952D3" w:rsidP="00CD36DF">
            <w:pPr>
              <w:pStyle w:val="Prrafodelista"/>
              <w:numPr>
                <w:ilvl w:val="0"/>
                <w:numId w:val="20"/>
              </w:numPr>
              <w:ind w:left="643"/>
              <w:jc w:val="both"/>
              <w:rPr>
                <w:rFonts w:ascii="Times New Roman" w:eastAsiaTheme="minorEastAsia" w:hAnsi="Times New Roman" w:cs="Times New Roman"/>
                <w:iCs/>
                <w:sz w:val="20"/>
                <w:szCs w:val="20"/>
              </w:rPr>
            </w:pPr>
            <w:r>
              <w:rPr>
                <w:rFonts w:ascii="Times New Roman" w:eastAsiaTheme="minorEastAsia" w:hAnsi="Times New Roman" w:cs="Times New Roman"/>
                <w:iCs/>
                <w:sz w:val="20"/>
                <w:szCs w:val="20"/>
              </w:rPr>
              <w:t>Cálculo</w:t>
            </w:r>
            <w:r w:rsidR="00D21786" w:rsidRPr="004857E0">
              <w:rPr>
                <w:rFonts w:ascii="Times New Roman" w:eastAsiaTheme="minorEastAsia" w:hAnsi="Times New Roman" w:cs="Times New Roman"/>
                <w:iCs/>
                <w:sz w:val="20"/>
                <w:szCs w:val="20"/>
              </w:rPr>
              <w:t xml:space="preserve"> </w:t>
            </w:r>
            <w:r>
              <w:rPr>
                <w:rFonts w:ascii="Times New Roman" w:eastAsiaTheme="minorEastAsia" w:hAnsi="Times New Roman" w:cs="Times New Roman"/>
                <w:iCs/>
                <w:sz w:val="20"/>
                <w:szCs w:val="20"/>
              </w:rPr>
              <w:t xml:space="preserve">de </w:t>
            </w:r>
            <m:oMath>
              <m:sSub>
                <m:sSubPr>
                  <m:ctrlPr>
                    <w:rPr>
                      <w:rFonts w:ascii="Cambria Math" w:hAnsi="Cambria Math" w:cs="Times New Roman"/>
                      <w:iCs/>
                      <w:sz w:val="20"/>
                      <w:szCs w:val="20"/>
                    </w:rPr>
                  </m:ctrlPr>
                </m:sSubPr>
                <m:e>
                  <m:r>
                    <m:rPr>
                      <m:sty m:val="p"/>
                    </m:rPr>
                    <w:rPr>
                      <w:rFonts w:ascii="Cambria Math" w:hAnsi="Cambria Math" w:cs="Times New Roman"/>
                      <w:sz w:val="20"/>
                      <w:szCs w:val="20"/>
                    </w:rPr>
                    <m:t>RB</m:t>
                  </m:r>
                </m:e>
                <m:sub>
                  <m:r>
                    <m:rPr>
                      <m:sty m:val="p"/>
                    </m:rPr>
                    <w:rPr>
                      <w:rFonts w:ascii="Cambria Math" w:hAnsi="Cambria Math" w:cs="Times New Roman"/>
                      <w:sz w:val="20"/>
                      <w:szCs w:val="20"/>
                    </w:rPr>
                    <m:t>i,t</m:t>
                  </m:r>
                </m:sub>
              </m:sSub>
            </m:oMath>
            <w:r w:rsidR="00D21786" w:rsidRPr="004857E0">
              <w:rPr>
                <w:rFonts w:ascii="Times New Roman" w:eastAsiaTheme="minorEastAsia" w:hAnsi="Times New Roman" w:cs="Times New Roman"/>
                <w:iCs/>
                <w:sz w:val="20"/>
                <w:szCs w:val="20"/>
              </w:rPr>
              <w:t>:</w:t>
            </w:r>
          </w:p>
          <w:p w14:paraId="0F24FC10" w14:textId="77777777" w:rsidR="00D21786" w:rsidRPr="004857E0" w:rsidRDefault="00BF02EC" w:rsidP="00CD36DF">
            <w:pPr>
              <w:pStyle w:val="Prrafodelista"/>
              <w:jc w:val="both"/>
              <w:rPr>
                <w:rFonts w:ascii="Times New Roman" w:eastAsiaTheme="minorEastAsia" w:hAnsi="Times New Roman" w:cs="Times New Roman"/>
                <w:iCs/>
                <w:sz w:val="20"/>
                <w:szCs w:val="20"/>
              </w:rPr>
            </w:pPr>
            <m:oMathPara>
              <m:oMath>
                <m:sSub>
                  <m:sSubPr>
                    <m:ctrlPr>
                      <w:rPr>
                        <w:rFonts w:ascii="Cambria Math" w:hAnsi="Cambria Math" w:cs="Times New Roman"/>
                        <w:iCs/>
                        <w:sz w:val="20"/>
                        <w:szCs w:val="20"/>
                      </w:rPr>
                    </m:ctrlPr>
                  </m:sSubPr>
                  <m:e>
                    <m:r>
                      <m:rPr>
                        <m:sty m:val="p"/>
                      </m:rPr>
                      <w:rPr>
                        <w:rFonts w:ascii="Cambria Math" w:hAnsi="Cambria Math" w:cs="Times New Roman"/>
                        <w:sz w:val="20"/>
                        <w:szCs w:val="20"/>
                      </w:rPr>
                      <m:t>RB</m:t>
                    </m:r>
                  </m:e>
                  <m:sub>
                    <m:r>
                      <m:rPr>
                        <m:sty m:val="p"/>
                      </m:rPr>
                      <w:rPr>
                        <w:rFonts w:ascii="Cambria Math" w:hAnsi="Cambria Math" w:cs="Times New Roman"/>
                        <w:sz w:val="20"/>
                        <w:szCs w:val="20"/>
                      </w:rPr>
                      <m:t>i,t</m:t>
                    </m:r>
                  </m:sub>
                </m:sSub>
                <m:r>
                  <m:rPr>
                    <m:sty m:val="p"/>
                  </m:rPr>
                  <w:rPr>
                    <w:rFonts w:ascii="Cambria Math" w:hAnsi="Cambria Math" w:cs="Times New Roman"/>
                    <w:sz w:val="20"/>
                    <w:szCs w:val="20"/>
                  </w:rPr>
                  <m:t>=</m:t>
                </m:r>
                <m:r>
                  <m:rPr>
                    <m:sty m:val="p"/>
                  </m:rPr>
                  <w:rPr>
                    <w:rFonts w:ascii="Cambria Math" w:eastAsiaTheme="minorEastAsia"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(AT</m:t>
                    </m:r>
                  </m:e>
                  <m:sub>
                    <m:r>
                      <m:rPr>
                        <m:sty m:val="p"/>
                      </m:rPr>
                      <w:rPr>
                        <w:rFonts w:ascii="Cambria Math" w:hAnsi="Cambria Math" w:cs="Times New Roman"/>
                        <w:sz w:val="20"/>
                        <w:szCs w:val="20"/>
                      </w:rPr>
                      <m:t>i,t-1</m:t>
                    </m:r>
                  </m:sub>
                </m:sSub>
                <m:r>
                  <m:rPr>
                    <m:sty m:val="p"/>
                  </m:rPr>
                  <w:rPr>
                    <w:rFonts w:ascii="Cambria Math"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AR</m:t>
                    </m:r>
                  </m:e>
                  <m:sub>
                    <m:r>
                      <m:rPr>
                        <m:sty m:val="p"/>
                      </m:rPr>
                      <w:rPr>
                        <w:rFonts w:ascii="Cambria Math" w:hAnsi="Cambria Math" w:cs="Times New Roman"/>
                        <w:sz w:val="20"/>
                        <w:szCs w:val="20"/>
                      </w:rPr>
                      <m:t>i,t-1</m:t>
                    </m:r>
                  </m:sub>
                </m:sSub>
                <m:r>
                  <m:rPr>
                    <m:sty m:val="p"/>
                  </m:rPr>
                  <w:rPr>
                    <w:rFonts w:ascii="Cambria Math"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AI</m:t>
                    </m:r>
                  </m:e>
                  <m:sub>
                    <m:r>
                      <m:rPr>
                        <m:sty m:val="p"/>
                      </m:rPr>
                      <w:rPr>
                        <w:rFonts w:ascii="Cambria Math" w:hAnsi="Cambria Math" w:cs="Times New Roman"/>
                        <w:sz w:val="20"/>
                        <w:szCs w:val="20"/>
                      </w:rPr>
                      <m:t>i,t-1</m:t>
                    </m:r>
                  </m:sub>
                </m:sSub>
                <m:r>
                  <m:rPr>
                    <m:sty m:val="p"/>
                  </m:rPr>
                  <w:rPr>
                    <w:rFonts w:ascii="Cambria Math"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rd</m:t>
                    </m:r>
                  </m:e>
                  <m:sub>
                    <m:r>
                      <m:rPr>
                        <m:sty m:val="p"/>
                      </m:rPr>
                      <w:rPr>
                        <w:rFonts w:ascii="Cambria Math" w:hAnsi="Cambria Math" w:cs="Times New Roman"/>
                        <w:sz w:val="20"/>
                        <w:szCs w:val="20"/>
                      </w:rPr>
                      <m:t>t</m:t>
                    </m:r>
                  </m:sub>
                </m:sSub>
              </m:oMath>
            </m:oMathPara>
          </w:p>
          <w:p w14:paraId="18E6B2A1" w14:textId="7A37F9F3" w:rsidR="00D21786" w:rsidRPr="004857E0" w:rsidRDefault="009952D3" w:rsidP="00CD36DF">
            <w:pPr>
              <w:pStyle w:val="Prrafodelista"/>
              <w:numPr>
                <w:ilvl w:val="0"/>
                <w:numId w:val="20"/>
              </w:numPr>
              <w:ind w:left="643"/>
              <w:jc w:val="both"/>
              <w:rPr>
                <w:rFonts w:ascii="Times New Roman" w:eastAsiaTheme="minorEastAsia" w:hAnsi="Times New Roman" w:cs="Times New Roman"/>
                <w:iCs/>
                <w:sz w:val="20"/>
                <w:szCs w:val="20"/>
              </w:rPr>
            </w:pPr>
            <w:r>
              <w:rPr>
                <w:rFonts w:ascii="Times New Roman" w:eastAsiaTheme="minorEastAsia" w:hAnsi="Times New Roman" w:cs="Times New Roman"/>
                <w:iCs/>
                <w:sz w:val="20"/>
                <w:szCs w:val="20"/>
              </w:rPr>
              <w:t xml:space="preserve">Cálculo del </w:t>
            </w:r>
            <m:oMath>
              <m:sSub>
                <m:sSubPr>
                  <m:ctrlPr>
                    <w:rPr>
                      <w:rFonts w:ascii="Cambria Math" w:hAnsi="Cambria Math" w:cs="Times New Roman"/>
                      <w:iCs/>
                      <w:sz w:val="20"/>
                      <w:szCs w:val="20"/>
                    </w:rPr>
                  </m:ctrlPr>
                </m:sSubPr>
                <m:e>
                  <m:r>
                    <m:rPr>
                      <m:sty m:val="p"/>
                    </m:rPr>
                    <w:rPr>
                      <w:rFonts w:ascii="Cambria Math" w:hAnsi="Cambria Math" w:cs="Times New Roman"/>
                      <w:sz w:val="20"/>
                      <w:szCs w:val="20"/>
                    </w:rPr>
                    <m:t>gap</m:t>
                  </m:r>
                </m:e>
                <m:sub>
                  <m:r>
                    <m:rPr>
                      <m:sty m:val="p"/>
                    </m:rPr>
                    <w:rPr>
                      <w:rFonts w:ascii="Cambria Math" w:hAnsi="Cambria Math" w:cs="Times New Roman"/>
                      <w:sz w:val="20"/>
                      <w:szCs w:val="20"/>
                    </w:rPr>
                    <m:t>i,t</m:t>
                  </m:r>
                </m:sub>
              </m:sSub>
            </m:oMath>
            <w:r w:rsidR="00D21786" w:rsidRPr="004857E0">
              <w:rPr>
                <w:rFonts w:ascii="Times New Roman" w:eastAsiaTheme="minorEastAsia" w:hAnsi="Times New Roman" w:cs="Times New Roman"/>
                <w:iCs/>
                <w:sz w:val="20"/>
                <w:szCs w:val="20"/>
              </w:rPr>
              <w:t xml:space="preserve"> </w:t>
            </w:r>
            <w:r>
              <w:rPr>
                <w:rFonts w:ascii="Times New Roman" w:eastAsiaTheme="minorEastAsia" w:hAnsi="Times New Roman" w:cs="Times New Roman"/>
                <w:iCs/>
                <w:sz w:val="20"/>
                <w:szCs w:val="20"/>
              </w:rPr>
              <w:t>y s</w:t>
            </w:r>
            <w:r w:rsidR="00D21786" w:rsidRPr="004857E0">
              <w:rPr>
                <w:rFonts w:ascii="Times New Roman" w:eastAsiaTheme="minorEastAsia" w:hAnsi="Times New Roman" w:cs="Times New Roman"/>
                <w:iCs/>
                <w:sz w:val="20"/>
                <w:szCs w:val="20"/>
              </w:rPr>
              <w:t xml:space="preserve">i </w:t>
            </w:r>
            <m:oMath>
              <m:sSub>
                <m:sSubPr>
                  <m:ctrlPr>
                    <w:rPr>
                      <w:rFonts w:ascii="Cambria Math" w:hAnsi="Cambria Math" w:cs="Times New Roman"/>
                      <w:iCs/>
                      <w:sz w:val="20"/>
                      <w:szCs w:val="20"/>
                    </w:rPr>
                  </m:ctrlPr>
                </m:sSubPr>
                <m:e>
                  <m:r>
                    <m:rPr>
                      <m:sty m:val="p"/>
                    </m:rPr>
                    <w:rPr>
                      <w:rFonts w:ascii="Cambria Math" w:hAnsi="Cambria Math" w:cs="Times New Roman"/>
                      <w:sz w:val="20"/>
                      <w:szCs w:val="20"/>
                    </w:rPr>
                    <m:t>gap</m:t>
                  </m:r>
                </m:e>
                <m:sub>
                  <m:r>
                    <m:rPr>
                      <m:sty m:val="p"/>
                    </m:rPr>
                    <w:rPr>
                      <w:rFonts w:ascii="Cambria Math" w:hAnsi="Cambria Math" w:cs="Times New Roman"/>
                      <w:sz w:val="20"/>
                      <w:szCs w:val="20"/>
                    </w:rPr>
                    <m:t>i,t</m:t>
                  </m:r>
                </m:sub>
              </m:sSub>
              <m:r>
                <w:rPr>
                  <w:rFonts w:ascii="Cambria Math" w:hAnsi="Cambria Math" w:cs="Times New Roman"/>
                  <w:sz w:val="20"/>
                  <w:szCs w:val="20"/>
                </w:rPr>
                <m:t>&lt;0</m:t>
              </m:r>
            </m:oMath>
            <w:r w:rsidR="00D21786" w:rsidRPr="004857E0">
              <w:rPr>
                <w:rFonts w:ascii="Times New Roman" w:eastAsiaTheme="minorEastAsia" w:hAnsi="Times New Roman" w:cs="Times New Roman"/>
                <w:iCs/>
                <w:sz w:val="20"/>
                <w:szCs w:val="20"/>
              </w:rPr>
              <w:t>: Empresa Zombi</w:t>
            </w:r>
          </w:p>
          <w:p w14:paraId="655F8288" w14:textId="44FA14C8" w:rsidR="00D21786" w:rsidRPr="004857E0" w:rsidRDefault="00BF02EC" w:rsidP="00CD36DF">
            <w:pPr>
              <w:pStyle w:val="Prrafodelista"/>
              <w:jc w:val="both"/>
              <w:rPr>
                <w:rFonts w:ascii="Times New Roman" w:eastAsiaTheme="minorEastAsia" w:hAnsi="Times New Roman" w:cs="Times New Roman"/>
                <w:iCs/>
                <w:sz w:val="20"/>
                <w:szCs w:val="20"/>
              </w:rPr>
            </w:pPr>
            <m:oMathPara>
              <m:oMath>
                <m:sSub>
                  <m:sSubPr>
                    <m:ctrlPr>
                      <w:rPr>
                        <w:rFonts w:ascii="Cambria Math" w:hAnsi="Cambria Math" w:cs="Times New Roman"/>
                        <w:iCs/>
                        <w:sz w:val="20"/>
                        <w:szCs w:val="20"/>
                      </w:rPr>
                    </m:ctrlPr>
                  </m:sSubPr>
                  <m:e>
                    <m:r>
                      <m:rPr>
                        <m:sty m:val="p"/>
                      </m:rPr>
                      <w:rPr>
                        <w:rFonts w:ascii="Cambria Math" w:hAnsi="Cambria Math" w:cs="Times New Roman"/>
                        <w:sz w:val="20"/>
                        <w:szCs w:val="20"/>
                      </w:rPr>
                      <m:t>gap</m:t>
                    </m:r>
                  </m:e>
                  <m:sub>
                    <m:r>
                      <m:rPr>
                        <m:sty m:val="p"/>
                      </m:rPr>
                      <w:rPr>
                        <w:rFonts w:ascii="Cambria Math" w:hAnsi="Cambria Math" w:cs="Times New Roman"/>
                        <w:sz w:val="20"/>
                        <w:szCs w:val="20"/>
                      </w:rPr>
                      <m:t>i,t</m:t>
                    </m:r>
                  </m:sub>
                </m:sSub>
                <m:r>
                  <m:rPr>
                    <m:sty m:val="p"/>
                  </m:rPr>
                  <w:rPr>
                    <w:rFonts w:ascii="Cambria Math" w:hAnsi="Cambria Math" w:cs="Times New Roman"/>
                    <w:sz w:val="20"/>
                    <w:szCs w:val="20"/>
                  </w:rPr>
                  <m:t xml:space="preserve">= </m:t>
                </m:r>
                <m:f>
                  <m:fPr>
                    <m:ctrlPr>
                      <w:rPr>
                        <w:rFonts w:ascii="Cambria Math" w:hAnsi="Cambria Math" w:cs="Times New Roman"/>
                        <w:iCs/>
                        <w:sz w:val="20"/>
                        <w:szCs w:val="20"/>
                      </w:rPr>
                    </m:ctrlPr>
                  </m:fPr>
                  <m:num>
                    <m:sSub>
                      <m:sSubPr>
                        <m:ctrlPr>
                          <w:rPr>
                            <w:rFonts w:ascii="Cambria Math" w:hAnsi="Cambria Math" w:cs="Times New Roman"/>
                            <w:iCs/>
                            <w:sz w:val="20"/>
                            <w:szCs w:val="20"/>
                          </w:rPr>
                        </m:ctrlPr>
                      </m:sSubPr>
                      <m:e>
                        <m:r>
                          <m:rPr>
                            <m:sty m:val="p"/>
                          </m:rPr>
                          <w:rPr>
                            <w:rFonts w:ascii="Cambria Math" w:hAnsi="Cambria Math" w:cs="Times New Roman"/>
                            <w:sz w:val="20"/>
                            <w:szCs w:val="20"/>
                          </w:rPr>
                          <m:t>RC</m:t>
                        </m:r>
                      </m:e>
                      <m:sub>
                        <m:r>
                          <m:rPr>
                            <m:sty m:val="p"/>
                          </m:rPr>
                          <w:rPr>
                            <w:rFonts w:ascii="Cambria Math" w:hAnsi="Cambria Math" w:cs="Times New Roman"/>
                            <w:sz w:val="20"/>
                            <w:szCs w:val="20"/>
                          </w:rPr>
                          <m:t>i,t</m:t>
                        </m:r>
                      </m:sub>
                    </m:sSub>
                    <m:r>
                      <m:rPr>
                        <m:sty m:val="p"/>
                      </m:rPr>
                      <w:rPr>
                        <w:rFonts w:ascii="Cambria Math" w:hAnsi="Cambria Math" w:cs="Times New Roman"/>
                        <w:sz w:val="20"/>
                        <w:szCs w:val="20"/>
                      </w:rPr>
                      <m:t xml:space="preserve">- </m:t>
                    </m:r>
                    <m:d>
                      <m:dPr>
                        <m:ctrlPr>
                          <w:rPr>
                            <w:rFonts w:ascii="Cambria Math" w:hAnsi="Cambria Math" w:cs="Times New Roman"/>
                            <w:iCs/>
                            <w:sz w:val="20"/>
                            <w:szCs w:val="20"/>
                          </w:rPr>
                        </m:ctrlPr>
                      </m:dPr>
                      <m:e>
                        <m:sSub>
                          <m:sSubPr>
                            <m:ctrlPr>
                              <w:rPr>
                                <w:rFonts w:ascii="Cambria Math" w:hAnsi="Cambria Math" w:cs="Times New Roman"/>
                                <w:iCs/>
                                <w:sz w:val="20"/>
                                <w:szCs w:val="20"/>
                              </w:rPr>
                            </m:ctrlPr>
                          </m:sSubPr>
                          <m:e>
                            <m:r>
                              <m:rPr>
                                <m:sty m:val="p"/>
                              </m:rPr>
                              <w:rPr>
                                <w:rFonts w:ascii="Cambria Math" w:hAnsi="Cambria Math" w:cs="Times New Roman"/>
                                <w:sz w:val="20"/>
                                <w:szCs w:val="20"/>
                              </w:rPr>
                              <m:t>RA</m:t>
                            </m:r>
                          </m:e>
                          <m:sub>
                            <m:r>
                              <m:rPr>
                                <m:sty m:val="p"/>
                              </m:rPr>
                              <w:rPr>
                                <w:rFonts w:ascii="Cambria Math" w:hAnsi="Cambria Math" w:cs="Times New Roman"/>
                                <w:sz w:val="20"/>
                                <w:szCs w:val="20"/>
                              </w:rPr>
                              <m:t>i,t</m:t>
                            </m:r>
                          </m:sub>
                        </m:sSub>
                        <m:r>
                          <m:rPr>
                            <m:sty m:val="p"/>
                          </m:rPr>
                          <w:rPr>
                            <w:rFonts w:ascii="Cambria Math"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RB</m:t>
                            </m:r>
                          </m:e>
                          <m:sub>
                            <m:r>
                              <m:rPr>
                                <m:sty m:val="p"/>
                              </m:rPr>
                              <w:rPr>
                                <w:rFonts w:ascii="Cambria Math" w:hAnsi="Cambria Math" w:cs="Times New Roman"/>
                                <w:sz w:val="20"/>
                                <w:szCs w:val="20"/>
                              </w:rPr>
                              <m:t>i,t</m:t>
                            </m:r>
                          </m:sub>
                        </m:sSub>
                      </m:e>
                    </m:d>
                  </m:num>
                  <m:den>
                    <m:sSub>
                      <m:sSubPr>
                        <m:ctrlPr>
                          <w:rPr>
                            <w:rFonts w:ascii="Cambria Math" w:hAnsi="Cambria Math" w:cs="Times New Roman"/>
                            <w:iCs/>
                            <w:sz w:val="20"/>
                            <w:szCs w:val="20"/>
                          </w:rPr>
                        </m:ctrlPr>
                      </m:sSubPr>
                      <m:e>
                        <m:r>
                          <m:rPr>
                            <m:sty m:val="p"/>
                          </m:rPr>
                          <w:rPr>
                            <w:rFonts w:ascii="Cambria Math" w:hAnsi="Cambria Math" w:cs="Times New Roman"/>
                            <w:sz w:val="20"/>
                            <w:szCs w:val="20"/>
                          </w:rPr>
                          <m:t>B1</m:t>
                        </m:r>
                      </m:e>
                      <m:sub>
                        <m:r>
                          <m:rPr>
                            <m:sty m:val="p"/>
                          </m:rPr>
                          <w:rPr>
                            <w:rFonts w:ascii="Cambria Math" w:hAnsi="Cambria Math" w:cs="Times New Roman"/>
                            <w:sz w:val="20"/>
                            <w:szCs w:val="20"/>
                          </w:rPr>
                          <m:t>i,t-1</m:t>
                        </m:r>
                      </m:sub>
                    </m:sSub>
                  </m:den>
                </m:f>
              </m:oMath>
            </m:oMathPara>
          </w:p>
          <w:p w14:paraId="1C1F9684" w14:textId="0D4335E4" w:rsidR="00D21786" w:rsidRPr="004857E0" w:rsidRDefault="009952D3" w:rsidP="00CD36DF">
            <w:pPr>
              <w:pStyle w:val="Prrafodelista"/>
              <w:numPr>
                <w:ilvl w:val="0"/>
                <w:numId w:val="20"/>
              </w:numPr>
              <w:ind w:left="643"/>
              <w:jc w:val="both"/>
              <w:rPr>
                <w:rFonts w:ascii="Times New Roman" w:eastAsiaTheme="minorEastAsia" w:hAnsi="Times New Roman" w:cs="Times New Roman"/>
                <w:iCs/>
                <w:sz w:val="20"/>
                <w:szCs w:val="20"/>
              </w:rPr>
            </w:pPr>
            <w:r>
              <w:rPr>
                <w:rFonts w:ascii="Times New Roman" w:eastAsiaTheme="minorEastAsia" w:hAnsi="Times New Roman" w:cs="Times New Roman"/>
                <w:sz w:val="20"/>
                <w:szCs w:val="20"/>
              </w:rPr>
              <w:t>Además, s</w:t>
            </w:r>
            <w:r w:rsidR="00D21786" w:rsidRPr="004857E0">
              <w:rPr>
                <w:rFonts w:ascii="Times New Roman" w:eastAsiaTheme="minorEastAsia" w:hAnsi="Times New Roman" w:cs="Times New Roman"/>
                <w:sz w:val="20"/>
                <w:szCs w:val="20"/>
              </w:rPr>
              <w:t xml:space="preserve">i </w:t>
            </w:r>
            <m:oMath>
              <m:sSub>
                <m:sSubPr>
                  <m:ctrlPr>
                    <w:rPr>
                      <w:rFonts w:ascii="Cambria Math" w:hAnsi="Cambria Math" w:cs="Times New Roman"/>
                      <w:iCs/>
                      <w:sz w:val="20"/>
                      <w:szCs w:val="20"/>
                    </w:rPr>
                  </m:ctrlPr>
                </m:sSubPr>
                <m:e>
                  <m:r>
                    <m:rPr>
                      <m:sty m:val="p"/>
                    </m:rPr>
                    <w:rPr>
                      <w:rFonts w:ascii="Cambria Math" w:hAnsi="Cambria Math" w:cs="Times New Roman"/>
                      <w:sz w:val="20"/>
                      <w:szCs w:val="20"/>
                    </w:rPr>
                    <m:t>profit</m:t>
                  </m:r>
                </m:e>
                <m:sub>
                  <m:r>
                    <m:rPr>
                      <m:sty m:val="p"/>
                    </m:rPr>
                    <w:rPr>
                      <w:rFonts w:ascii="Cambria Math" w:hAnsi="Cambria Math" w:cs="Times New Roman"/>
                      <w:sz w:val="20"/>
                      <w:szCs w:val="20"/>
                    </w:rPr>
                    <m:t>i,t</m:t>
                  </m:r>
                </m:sub>
              </m:sSub>
              <m:r>
                <m:rPr>
                  <m:sty m:val="p"/>
                </m:rPr>
                <w:rPr>
                  <w:rFonts w:ascii="Cambria Math"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RC</m:t>
                  </m:r>
                </m:e>
                <m:sub>
                  <m:r>
                    <m:rPr>
                      <m:sty m:val="p"/>
                    </m:rPr>
                    <w:rPr>
                      <w:rFonts w:ascii="Cambria Math" w:hAnsi="Cambria Math" w:cs="Times New Roman"/>
                      <w:sz w:val="20"/>
                      <w:szCs w:val="20"/>
                    </w:rPr>
                    <m:t>i,t</m:t>
                  </m:r>
                </m:sub>
              </m:sSub>
              <m:r>
                <m:rPr>
                  <m:sty m:val="p"/>
                </m:rPr>
                <w:rPr>
                  <w:rFonts w:ascii="Cambria Math" w:hAnsi="Cambria Math" w:cs="Times New Roman"/>
                  <w:sz w:val="20"/>
                  <w:szCs w:val="20"/>
                </w:rPr>
                <m:t>&gt;</m:t>
              </m:r>
              <m:sSub>
                <m:sSubPr>
                  <m:ctrlPr>
                    <w:rPr>
                      <w:rFonts w:ascii="Cambria Math" w:hAnsi="Cambria Math" w:cs="Times New Roman"/>
                      <w:iCs/>
                      <w:sz w:val="20"/>
                      <w:szCs w:val="20"/>
                    </w:rPr>
                  </m:ctrlPr>
                </m:sSubPr>
                <m:e>
                  <m:r>
                    <m:rPr>
                      <m:sty m:val="p"/>
                    </m:rPr>
                    <w:rPr>
                      <w:rFonts w:ascii="Cambria Math" w:hAnsi="Cambria Math" w:cs="Times New Roman"/>
                      <w:sz w:val="20"/>
                      <w:szCs w:val="20"/>
                    </w:rPr>
                    <m:t>RA</m:t>
                  </m:r>
                </m:e>
                <m:sub>
                  <m:r>
                    <m:rPr>
                      <m:sty m:val="p"/>
                    </m:rPr>
                    <w:rPr>
                      <w:rFonts w:ascii="Cambria Math" w:hAnsi="Cambria Math" w:cs="Times New Roman"/>
                      <w:sz w:val="20"/>
                      <w:szCs w:val="20"/>
                    </w:rPr>
                    <m:t>i,t</m:t>
                  </m:r>
                </m:sub>
              </m:sSub>
              <m:r>
                <m:rPr>
                  <m:sty m:val="p"/>
                </m:rPr>
                <w:rPr>
                  <w:rFonts w:ascii="Cambria Math"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RB</m:t>
                  </m:r>
                </m:e>
                <m:sub>
                  <m:r>
                    <m:rPr>
                      <m:sty m:val="p"/>
                    </m:rPr>
                    <w:rPr>
                      <w:rFonts w:ascii="Cambria Math" w:hAnsi="Cambria Math" w:cs="Times New Roman"/>
                      <w:sz w:val="20"/>
                      <w:szCs w:val="20"/>
                    </w:rPr>
                    <m:t>i,t</m:t>
                  </m:r>
                </m:sub>
              </m:sSub>
            </m:oMath>
            <w:r w:rsidR="00D21786" w:rsidRPr="004857E0">
              <w:rPr>
                <w:rFonts w:ascii="Times New Roman" w:eastAsiaTheme="minorEastAsia" w:hAnsi="Times New Roman" w:cs="Times New Roman"/>
                <w:iCs/>
                <w:sz w:val="20"/>
                <w:szCs w:val="20"/>
              </w:rPr>
              <w:t xml:space="preserve">: </w:t>
            </w:r>
            <w:r w:rsidR="00D21786">
              <w:rPr>
                <w:rFonts w:ascii="Times New Roman" w:eastAsiaTheme="minorEastAsia" w:hAnsi="Times New Roman" w:cs="Times New Roman"/>
                <w:iCs/>
                <w:sz w:val="20"/>
                <w:szCs w:val="20"/>
              </w:rPr>
              <w:t>e</w:t>
            </w:r>
            <w:r w:rsidR="00D21786" w:rsidRPr="004857E0">
              <w:rPr>
                <w:rFonts w:ascii="Times New Roman" w:eastAsiaTheme="minorEastAsia" w:hAnsi="Times New Roman" w:cs="Times New Roman"/>
                <w:iCs/>
                <w:sz w:val="20"/>
                <w:szCs w:val="20"/>
              </w:rPr>
              <w:t>mpresa reclasificada como No Zombi</w:t>
            </w:r>
          </w:p>
          <w:p w14:paraId="02DE0A24" w14:textId="77777777" w:rsidR="00D21786" w:rsidRPr="004857E0" w:rsidRDefault="00D21786" w:rsidP="00CD36DF">
            <w:pPr>
              <w:jc w:val="both"/>
              <w:rPr>
                <w:rFonts w:ascii="Times New Roman" w:hAnsi="Times New Roman" w:cs="Times New Roman"/>
                <w:sz w:val="20"/>
                <w:szCs w:val="20"/>
              </w:rPr>
            </w:pPr>
            <w:r w:rsidRPr="004857E0">
              <w:rPr>
                <w:rFonts w:ascii="Times New Roman" w:hAnsi="Times New Roman" w:cs="Times New Roman"/>
                <w:b/>
                <w:bCs/>
                <w:sz w:val="20"/>
                <w:szCs w:val="20"/>
              </w:rPr>
              <w:t>Criterios alternativos</w:t>
            </w:r>
            <w:r w:rsidRPr="004857E0">
              <w:rPr>
                <w:rFonts w:ascii="Times New Roman" w:hAnsi="Times New Roman" w:cs="Times New Roman"/>
                <w:sz w:val="20"/>
                <w:szCs w:val="20"/>
              </w:rPr>
              <w:t>, tras aplicar los cuatro pasos anteriores:</w:t>
            </w:r>
          </w:p>
          <w:p w14:paraId="1B37C5CC" w14:textId="4AEC8060" w:rsidR="00D21786" w:rsidRPr="004857E0" w:rsidRDefault="00D21786" w:rsidP="00CD36DF">
            <w:pPr>
              <w:pStyle w:val="Prrafodelista"/>
              <w:numPr>
                <w:ilvl w:val="0"/>
                <w:numId w:val="21"/>
              </w:numPr>
              <w:ind w:left="643"/>
              <w:jc w:val="both"/>
              <w:rPr>
                <w:rFonts w:ascii="Times New Roman" w:hAnsi="Times New Roman" w:cs="Times New Roman"/>
                <w:sz w:val="20"/>
                <w:szCs w:val="20"/>
              </w:rPr>
            </w:pPr>
            <w:r w:rsidRPr="004857E0">
              <w:rPr>
                <w:rFonts w:ascii="Times New Roman" w:hAnsi="Times New Roman" w:cs="Times New Roman"/>
                <w:sz w:val="20"/>
                <w:szCs w:val="20"/>
              </w:rPr>
              <w:t xml:space="preserve">Si </w:t>
            </w:r>
            <w:r w:rsidR="00E11094">
              <w:rPr>
                <w:rFonts w:ascii="Times New Roman" w:hAnsi="Times New Roman" w:cs="Times New Roman"/>
                <w:sz w:val="20"/>
                <w:szCs w:val="20"/>
              </w:rPr>
              <w:t xml:space="preserve">apalancamiento </w:t>
            </w:r>
            <m:oMath>
              <m:d>
                <m:dPr>
                  <m:ctrlPr>
                    <w:rPr>
                      <w:rFonts w:ascii="Cambria Math" w:hAnsi="Cambria Math" w:cs="Times New Roman"/>
                      <w:sz w:val="20"/>
                      <w:szCs w:val="20"/>
                    </w:rPr>
                  </m:ctrlPr>
                </m:dPr>
                <m:e>
                  <m:f>
                    <m:fPr>
                      <m:ctrlPr>
                        <w:rPr>
                          <w:rFonts w:ascii="Cambria Math" w:hAnsi="Cambria Math" w:cs="Times New Roman"/>
                          <w:sz w:val="20"/>
                          <w:szCs w:val="20"/>
                        </w:rPr>
                      </m:ctrlPr>
                    </m:fPr>
                    <m:num>
                      <m:r>
                        <m:rPr>
                          <m:sty m:val="p"/>
                        </m:rPr>
                        <w:rPr>
                          <w:rFonts w:ascii="Cambria Math" w:hAnsi="Cambria Math" w:cs="Times New Roman"/>
                          <w:sz w:val="20"/>
                          <w:szCs w:val="20"/>
                        </w:rPr>
                        <m:t>Deuda total</m:t>
                      </m:r>
                    </m:num>
                    <m:den>
                      <m:r>
                        <m:rPr>
                          <m:sty m:val="p"/>
                        </m:rPr>
                        <w:rPr>
                          <w:rFonts w:ascii="Cambria Math" w:hAnsi="Cambria Math" w:cs="Times New Roman"/>
                          <w:sz w:val="20"/>
                          <w:szCs w:val="20"/>
                        </w:rPr>
                        <m:t>Activo total</m:t>
                      </m:r>
                    </m:den>
                  </m:f>
                </m:e>
              </m:d>
              <m:r>
                <w:rPr>
                  <w:rFonts w:ascii="Cambria Math" w:hAnsi="Cambria Math" w:cs="Times New Roman"/>
                  <w:sz w:val="20"/>
                  <w:szCs w:val="20"/>
                </w:rPr>
                <m:t>&gt;50%</m:t>
              </m:r>
            </m:oMath>
            <w:r w:rsidRPr="004857E0">
              <w:rPr>
                <w:rFonts w:ascii="Times New Roman" w:eastAsiaTheme="minorEastAsia" w:hAnsi="Times New Roman" w:cs="Times New Roman"/>
                <w:sz w:val="20"/>
                <w:szCs w:val="20"/>
              </w:rPr>
              <w:t xml:space="preserve"> y deuda </w:t>
            </w:r>
            <w:r w:rsidR="00E11094">
              <w:rPr>
                <w:rFonts w:ascii="Times New Roman" w:eastAsiaTheme="minorEastAsia" w:hAnsi="Times New Roman" w:cs="Times New Roman"/>
                <w:sz w:val="20"/>
                <w:szCs w:val="20"/>
              </w:rPr>
              <w:t xml:space="preserve">continua en aumento </w:t>
            </w:r>
            <w:r w:rsidRPr="004857E0">
              <w:rPr>
                <w:rFonts w:ascii="Times New Roman" w:eastAsiaTheme="minorEastAsia" w:hAnsi="Times New Roman" w:cs="Times New Roman"/>
                <w:sz w:val="20"/>
                <w:szCs w:val="20"/>
              </w:rPr>
              <w:t>en el año t: Empresa Zombi</w:t>
            </w:r>
          </w:p>
          <w:p w14:paraId="45ABD7DC" w14:textId="3DFD34ED" w:rsidR="00D21786" w:rsidRPr="004857E0" w:rsidRDefault="00D21786" w:rsidP="00CD36DF">
            <w:pPr>
              <w:pStyle w:val="Prrafodelista"/>
              <w:numPr>
                <w:ilvl w:val="0"/>
                <w:numId w:val="21"/>
              </w:numPr>
              <w:ind w:left="643"/>
              <w:jc w:val="both"/>
              <w:rPr>
                <w:rFonts w:ascii="Times New Roman" w:hAnsi="Times New Roman" w:cs="Times New Roman"/>
                <w:sz w:val="20"/>
                <w:szCs w:val="20"/>
              </w:rPr>
            </w:pPr>
            <w:r w:rsidRPr="004857E0">
              <w:rPr>
                <w:rFonts w:ascii="Times New Roman" w:hAnsi="Times New Roman" w:cs="Times New Roman"/>
                <w:sz w:val="20"/>
                <w:szCs w:val="20"/>
              </w:rPr>
              <w:t xml:space="preserve">Uso de media móvil </w:t>
            </w:r>
            <w:r w:rsidR="00E11094">
              <w:rPr>
                <w:rFonts w:ascii="Times New Roman" w:hAnsi="Times New Roman" w:cs="Times New Roman"/>
                <w:sz w:val="20"/>
                <w:szCs w:val="20"/>
              </w:rPr>
              <w:t>(</w:t>
            </w:r>
            <w:r w:rsidRPr="004857E0">
              <w:rPr>
                <w:rFonts w:ascii="Times New Roman" w:hAnsi="Times New Roman" w:cs="Times New Roman"/>
                <w:sz w:val="20"/>
                <w:szCs w:val="20"/>
              </w:rPr>
              <w:t>dos años</w:t>
            </w:r>
            <w:r w:rsidR="00E11094">
              <w:rPr>
                <w:rFonts w:ascii="Times New Roman" w:hAnsi="Times New Roman" w:cs="Times New Roman"/>
                <w:sz w:val="20"/>
                <w:szCs w:val="20"/>
              </w:rPr>
              <w:t>)</w:t>
            </w:r>
            <w:r w:rsidRPr="004857E0">
              <w:rPr>
                <w:rFonts w:ascii="Times New Roman" w:hAnsi="Times New Roman" w:cs="Times New Roman"/>
                <w:sz w:val="20"/>
                <w:szCs w:val="20"/>
              </w:rPr>
              <w:t xml:space="preserve"> de la deuda de la empresa para calcular </w:t>
            </w:r>
            <m:oMath>
              <m:sSub>
                <m:sSubPr>
                  <m:ctrlPr>
                    <w:rPr>
                      <w:rFonts w:ascii="Cambria Math" w:hAnsi="Cambria Math" w:cs="Times New Roman"/>
                      <w:iCs/>
                      <w:sz w:val="20"/>
                      <w:szCs w:val="20"/>
                    </w:rPr>
                  </m:ctrlPr>
                </m:sSubPr>
                <m:e>
                  <m:r>
                    <m:rPr>
                      <m:sty m:val="p"/>
                    </m:rPr>
                    <w:rPr>
                      <w:rFonts w:ascii="Cambria Math" w:hAnsi="Cambria Math" w:cs="Times New Roman"/>
                      <w:sz w:val="20"/>
                      <w:szCs w:val="20"/>
                    </w:rPr>
                    <m:t>RA</m:t>
                  </m:r>
                </m:e>
                <m:sub>
                  <m:r>
                    <m:rPr>
                      <m:sty m:val="p"/>
                    </m:rPr>
                    <w:rPr>
                      <w:rFonts w:ascii="Cambria Math" w:hAnsi="Cambria Math" w:cs="Times New Roman"/>
                      <w:sz w:val="20"/>
                      <w:szCs w:val="20"/>
                    </w:rPr>
                    <m:t>i,t</m:t>
                  </m:r>
                </m:sub>
              </m:sSub>
            </m:oMath>
          </w:p>
          <w:p w14:paraId="6C84FEF7" w14:textId="5F5E42B7" w:rsidR="00D21786" w:rsidRPr="004857E0" w:rsidRDefault="00D21786" w:rsidP="00CD36DF">
            <w:pPr>
              <w:pStyle w:val="Prrafodelista"/>
              <w:numPr>
                <w:ilvl w:val="0"/>
                <w:numId w:val="21"/>
              </w:numPr>
              <w:ind w:left="643"/>
              <w:jc w:val="both"/>
              <w:rPr>
                <w:rFonts w:ascii="Times New Roman" w:hAnsi="Times New Roman" w:cs="Times New Roman"/>
                <w:sz w:val="20"/>
                <w:szCs w:val="20"/>
              </w:rPr>
            </w:pPr>
            <w:r w:rsidRPr="004857E0">
              <w:rPr>
                <w:rFonts w:ascii="Times New Roman" w:eastAsiaTheme="minorEastAsia" w:hAnsi="Times New Roman" w:cs="Times New Roman"/>
                <w:iCs/>
                <w:sz w:val="20"/>
                <w:szCs w:val="20"/>
              </w:rPr>
              <w:t xml:space="preserve">Cálculo de </w:t>
            </w:r>
            <m:oMath>
              <m:sSub>
                <m:sSubPr>
                  <m:ctrlPr>
                    <w:rPr>
                      <w:rFonts w:ascii="Cambria Math" w:hAnsi="Cambria Math" w:cs="Times New Roman"/>
                      <w:iCs/>
                      <w:sz w:val="20"/>
                      <w:szCs w:val="20"/>
                    </w:rPr>
                  </m:ctrlPr>
                </m:sSubPr>
                <m:e>
                  <m:r>
                    <m:rPr>
                      <m:sty m:val="p"/>
                    </m:rPr>
                    <w:rPr>
                      <w:rFonts w:ascii="Cambria Math" w:hAnsi="Cambria Math" w:cs="Times New Roman"/>
                      <w:sz w:val="20"/>
                      <w:szCs w:val="20"/>
                    </w:rPr>
                    <m:t>profit1</m:t>
                  </m:r>
                </m:e>
                <m:sub>
                  <m:r>
                    <m:rPr>
                      <m:sty m:val="p"/>
                    </m:rPr>
                    <w:rPr>
                      <w:rFonts w:ascii="Cambria Math" w:hAnsi="Cambria Math" w:cs="Times New Roman"/>
                      <w:sz w:val="20"/>
                      <w:szCs w:val="20"/>
                    </w:rPr>
                    <m:t>i,t</m:t>
                  </m:r>
                </m:sub>
              </m:sSub>
            </m:oMath>
            <w:r w:rsidRPr="004857E0">
              <w:rPr>
                <w:rFonts w:ascii="Times New Roman" w:eastAsiaTheme="minorEastAsia" w:hAnsi="Times New Roman" w:cs="Times New Roman"/>
                <w:iCs/>
                <w:sz w:val="20"/>
                <w:szCs w:val="20"/>
              </w:rPr>
              <w:t xml:space="preserve"> extrayendo las subvenciones</w:t>
            </w:r>
            <w:r w:rsidR="00E11094">
              <w:rPr>
                <w:rFonts w:ascii="Times New Roman" w:eastAsiaTheme="minorEastAsia" w:hAnsi="Times New Roman" w:cs="Times New Roman"/>
                <w:iCs/>
                <w:sz w:val="20"/>
                <w:szCs w:val="20"/>
              </w:rPr>
              <w:t xml:space="preserve"> y devoluciones de impuestos por parte del gobierno</w:t>
            </w:r>
          </w:p>
        </w:tc>
      </w:tr>
      <w:tr w:rsidR="00D21786" w:rsidRPr="004857E0" w14:paraId="4BDAC31B" w14:textId="77777777" w:rsidTr="00620DB8">
        <w:trPr>
          <w:trHeight w:val="40"/>
        </w:trPr>
        <w:tc>
          <w:tcPr>
            <w:tcW w:w="2072" w:type="dxa"/>
            <w:vAlign w:val="center"/>
          </w:tcPr>
          <w:p w14:paraId="0F0C34BD" w14:textId="77777777" w:rsidR="00D21786" w:rsidRPr="004857E0" w:rsidRDefault="00D21786" w:rsidP="00620DB8">
            <w:pPr>
              <w:jc w:val="center"/>
              <w:rPr>
                <w:rFonts w:ascii="Times New Roman" w:hAnsi="Times New Roman" w:cs="Times New Roman"/>
                <w:sz w:val="20"/>
                <w:szCs w:val="20"/>
                <w:lang w:val="en-US"/>
              </w:rPr>
            </w:pPr>
            <w:r w:rsidRPr="004857E0">
              <w:rPr>
                <w:rFonts w:ascii="Times New Roman" w:hAnsi="Times New Roman" w:cs="Times New Roman"/>
                <w:sz w:val="20"/>
                <w:szCs w:val="20"/>
                <w:lang w:val="en-US"/>
              </w:rPr>
              <w:t>The mystery of zombie enterprises–stiff but deathless (2017)</w:t>
            </w:r>
          </w:p>
        </w:tc>
        <w:tc>
          <w:tcPr>
            <w:tcW w:w="7016" w:type="dxa"/>
          </w:tcPr>
          <w:p w14:paraId="624FE916" w14:textId="38B3DC2A" w:rsidR="00D21786" w:rsidRPr="004857E0" w:rsidRDefault="00D21786" w:rsidP="00CD36DF">
            <w:pPr>
              <w:jc w:val="both"/>
              <w:rPr>
                <w:rFonts w:ascii="Times New Roman" w:hAnsi="Times New Roman" w:cs="Times New Roman"/>
                <w:sz w:val="20"/>
                <w:szCs w:val="20"/>
              </w:rPr>
            </w:pPr>
            <w:r w:rsidRPr="004857E0">
              <w:rPr>
                <w:rFonts w:ascii="Times New Roman" w:hAnsi="Times New Roman" w:cs="Times New Roman"/>
                <w:b/>
                <w:bCs/>
                <w:sz w:val="20"/>
                <w:szCs w:val="20"/>
              </w:rPr>
              <w:t xml:space="preserve">Criterio del estudio: </w:t>
            </w:r>
            <w:r w:rsidRPr="004857E0">
              <w:rPr>
                <w:rFonts w:ascii="Times New Roman" w:hAnsi="Times New Roman" w:cs="Times New Roman"/>
                <w:sz w:val="20"/>
                <w:szCs w:val="20"/>
              </w:rPr>
              <w:t>ídem</w:t>
            </w:r>
            <w:r w:rsidRPr="004857E0">
              <w:rPr>
                <w:rFonts w:ascii="Times New Roman" w:hAnsi="Times New Roman" w:cs="Times New Roman"/>
                <w:b/>
                <w:bCs/>
                <w:sz w:val="20"/>
                <w:szCs w:val="20"/>
              </w:rPr>
              <w:t xml:space="preserve"> </w:t>
            </w:r>
            <w:r w:rsidRPr="004857E0">
              <w:rPr>
                <w:rFonts w:ascii="Times New Roman" w:hAnsi="Times New Roman" w:cs="Times New Roman"/>
                <w:sz w:val="20"/>
                <w:szCs w:val="20"/>
              </w:rPr>
              <w:t>al criterio</w:t>
            </w:r>
            <w:r w:rsidRPr="004857E0">
              <w:rPr>
                <w:rFonts w:ascii="Times New Roman" w:hAnsi="Times New Roman" w:cs="Times New Roman"/>
                <w:b/>
                <w:bCs/>
                <w:sz w:val="20"/>
                <w:szCs w:val="20"/>
              </w:rPr>
              <w:t xml:space="preserve"> </w:t>
            </w:r>
            <w:r w:rsidRPr="004857E0">
              <w:rPr>
                <w:rFonts w:ascii="Times New Roman" w:hAnsi="Times New Roman" w:cs="Times New Roman"/>
                <w:sz w:val="20"/>
                <w:szCs w:val="20"/>
              </w:rPr>
              <w:t xml:space="preserve">CHK de la </w:t>
            </w:r>
            <w:hyperlink w:anchor="_Identificación" w:history="1">
              <w:r w:rsidRPr="00293767">
                <w:rPr>
                  <w:rStyle w:val="Hipervnculo"/>
                  <w:rFonts w:ascii="Times New Roman" w:hAnsi="Times New Roman" w:cs="Times New Roman"/>
                  <w:sz w:val="20"/>
                  <w:szCs w:val="20"/>
                </w:rPr>
                <w:t>sección 4.1.3</w:t>
              </w:r>
            </w:hyperlink>
          </w:p>
          <w:p w14:paraId="2EADD433" w14:textId="77777777" w:rsidR="00D21786" w:rsidRPr="004857E0" w:rsidRDefault="00D21786" w:rsidP="00CD36DF">
            <w:pPr>
              <w:jc w:val="both"/>
              <w:rPr>
                <w:rFonts w:ascii="Times New Roman" w:hAnsi="Times New Roman" w:cs="Times New Roman"/>
                <w:b/>
                <w:bCs/>
                <w:sz w:val="20"/>
                <w:szCs w:val="20"/>
              </w:rPr>
            </w:pPr>
            <w:r w:rsidRPr="004857E0">
              <w:rPr>
                <w:rFonts w:ascii="Times New Roman" w:hAnsi="Times New Roman" w:cs="Times New Roman"/>
                <w:b/>
                <w:bCs/>
                <w:sz w:val="20"/>
                <w:szCs w:val="20"/>
              </w:rPr>
              <w:t>Criterio alternativo:</w:t>
            </w:r>
          </w:p>
          <w:p w14:paraId="5DB26EE2" w14:textId="60DC111D" w:rsidR="00D21786" w:rsidRPr="004857E0" w:rsidRDefault="00AD6D6A" w:rsidP="00CD36DF">
            <w:pPr>
              <w:pStyle w:val="Prrafodelista"/>
              <w:numPr>
                <w:ilvl w:val="0"/>
                <w:numId w:val="22"/>
              </w:numPr>
              <w:ind w:left="643"/>
              <w:jc w:val="both"/>
              <w:rPr>
                <w:rFonts w:ascii="Times New Roman" w:hAnsi="Times New Roman" w:cs="Times New Roman"/>
                <w:sz w:val="20"/>
                <w:szCs w:val="20"/>
              </w:rPr>
            </w:pPr>
            <w:r w:rsidRPr="00AD6D6A">
              <w:rPr>
                <w:rFonts w:ascii="Times New Roman" w:hAnsi="Times New Roman" w:cs="Times New Roman"/>
                <w:sz w:val="20"/>
                <w:szCs w:val="20"/>
              </w:rPr>
              <w:t>Si</w:t>
            </w:r>
            <w:r>
              <w:rPr>
                <w:rFonts w:ascii="Times New Roman" w:hAnsi="Times New Roman" w:cs="Times New Roman"/>
                <w:sz w:val="20"/>
                <w:szCs w:val="20"/>
              </w:rPr>
              <w:t xml:space="preserve"> </w:t>
            </w:r>
            <w:r w:rsidR="00D21786" w:rsidRPr="004857E0">
              <w:rPr>
                <w:rFonts w:ascii="Times New Roman" w:hAnsi="Times New Roman" w:cs="Times New Roman"/>
                <w:b/>
                <w:bCs/>
                <w:sz w:val="20"/>
                <w:szCs w:val="20"/>
              </w:rPr>
              <w:t>(</w:t>
            </w:r>
            <m:oMath>
              <m:r>
                <m:rPr>
                  <m:sty m:val="p"/>
                </m:rPr>
                <w:rPr>
                  <w:rFonts w:ascii="Cambria Math" w:hAnsi="Cambria Math" w:cs="Times New Roman"/>
                  <w:sz w:val="20"/>
                  <w:szCs w:val="20"/>
                </w:rPr>
                <m:t>Beneficio por acción-pérdidas y ganacias anormales)&lt;0</m:t>
              </m:r>
            </m:oMath>
            <w:r w:rsidR="00D21786" w:rsidRPr="004857E0">
              <w:rPr>
                <w:rFonts w:ascii="Times New Roman" w:eastAsiaTheme="minorEastAsia" w:hAnsi="Times New Roman" w:cs="Times New Roman"/>
                <w:iCs/>
                <w:sz w:val="20"/>
                <w:szCs w:val="20"/>
              </w:rPr>
              <w:t>,</w:t>
            </w:r>
            <w:r w:rsidR="00D21786" w:rsidRPr="004857E0">
              <w:rPr>
                <w:rFonts w:ascii="Times New Roman" w:hAnsi="Times New Roman" w:cs="Times New Roman"/>
                <w:sz w:val="20"/>
                <w:szCs w:val="20"/>
              </w:rPr>
              <w:t xml:space="preserve"> durante tres años consecutivos: Empresa Zombi</w:t>
            </w:r>
          </w:p>
        </w:tc>
      </w:tr>
      <w:tr w:rsidR="00D21786" w:rsidRPr="004857E0" w14:paraId="25403982" w14:textId="77777777" w:rsidTr="00620DB8">
        <w:trPr>
          <w:trHeight w:val="40"/>
        </w:trPr>
        <w:tc>
          <w:tcPr>
            <w:tcW w:w="2072" w:type="dxa"/>
            <w:vAlign w:val="center"/>
          </w:tcPr>
          <w:p w14:paraId="227BC2B8" w14:textId="1D07049A" w:rsidR="00D21786" w:rsidRPr="004857E0" w:rsidRDefault="00D21786" w:rsidP="00620DB8">
            <w:pPr>
              <w:jc w:val="center"/>
              <w:rPr>
                <w:rFonts w:ascii="Times New Roman" w:hAnsi="Times New Roman" w:cs="Times New Roman"/>
                <w:sz w:val="20"/>
                <w:szCs w:val="20"/>
                <w:lang w:val="en-US"/>
              </w:rPr>
            </w:pPr>
            <w:bookmarkStart w:id="529" w:name="criterio_shen_chen"/>
            <w:r w:rsidRPr="004857E0">
              <w:rPr>
                <w:rFonts w:ascii="Times New Roman" w:hAnsi="Times New Roman" w:cs="Times New Roman"/>
                <w:sz w:val="20"/>
                <w:szCs w:val="20"/>
                <w:lang w:val="en-US"/>
              </w:rPr>
              <w:t>Zombie firms and over-capacity in Chinese manufacturing (2017)</w:t>
            </w:r>
            <w:bookmarkEnd w:id="529"/>
          </w:p>
        </w:tc>
        <w:tc>
          <w:tcPr>
            <w:tcW w:w="7016" w:type="dxa"/>
          </w:tcPr>
          <w:p w14:paraId="00E9D381" w14:textId="79F01DF0" w:rsidR="00D21786" w:rsidRPr="004857E0" w:rsidRDefault="00D21786" w:rsidP="00CD36DF">
            <w:pPr>
              <w:jc w:val="both"/>
              <w:rPr>
                <w:rFonts w:ascii="Times New Roman" w:hAnsi="Times New Roman" w:cs="Times New Roman"/>
                <w:sz w:val="20"/>
                <w:szCs w:val="20"/>
              </w:rPr>
            </w:pPr>
            <w:r w:rsidRPr="004857E0">
              <w:rPr>
                <w:rFonts w:ascii="Times New Roman" w:hAnsi="Times New Roman" w:cs="Times New Roman"/>
                <w:b/>
                <w:bCs/>
                <w:sz w:val="20"/>
                <w:szCs w:val="20"/>
              </w:rPr>
              <w:t xml:space="preserve">Criterio del estudio 1 </w:t>
            </w:r>
            <w:r w:rsidRPr="004857E0">
              <w:rPr>
                <w:rFonts w:ascii="Times New Roman" w:hAnsi="Times New Roman" w:cs="Times New Roman"/>
                <w:sz w:val="20"/>
                <w:szCs w:val="20"/>
              </w:rPr>
              <w:t>basado en FN</w:t>
            </w:r>
            <w:r w:rsidR="005040AD">
              <w:rPr>
                <w:rFonts w:ascii="Times New Roman" w:hAnsi="Times New Roman" w:cs="Times New Roman"/>
                <w:sz w:val="20"/>
                <w:szCs w:val="20"/>
              </w:rPr>
              <w:t>, empresa zombi si cumple con los siguientes criterios</w:t>
            </w:r>
            <w:r w:rsidRPr="004857E0">
              <w:rPr>
                <w:rFonts w:ascii="Times New Roman" w:hAnsi="Times New Roman" w:cs="Times New Roman"/>
                <w:sz w:val="20"/>
                <w:szCs w:val="20"/>
              </w:rPr>
              <w:t>:</w:t>
            </w:r>
          </w:p>
          <w:p w14:paraId="2563BA5B" w14:textId="0F20DEE1" w:rsidR="00D21786" w:rsidRPr="004857E0" w:rsidRDefault="00D21786" w:rsidP="00CD36DF">
            <w:pPr>
              <w:pStyle w:val="Prrafodelista"/>
              <w:numPr>
                <w:ilvl w:val="0"/>
                <w:numId w:val="16"/>
              </w:numPr>
              <w:ind w:left="643"/>
              <w:jc w:val="both"/>
              <w:rPr>
                <w:rFonts w:ascii="Times New Roman" w:hAnsi="Times New Roman" w:cs="Times New Roman"/>
                <w:sz w:val="20"/>
                <w:szCs w:val="20"/>
              </w:rPr>
            </w:pPr>
            <w:r w:rsidRPr="004857E0">
              <w:rPr>
                <w:rFonts w:ascii="Times New Roman" w:hAnsi="Times New Roman" w:cs="Times New Roman"/>
                <w:sz w:val="20"/>
                <w:szCs w:val="20"/>
              </w:rPr>
              <w:t xml:space="preserve">Apalancamiento </w:t>
            </w:r>
            <m:oMath>
              <m:r>
                <w:rPr>
                  <w:rFonts w:ascii="Cambria Math" w:hAnsi="Cambria Math" w:cs="Times New Roman"/>
                  <w:sz w:val="20"/>
                  <w:szCs w:val="20"/>
                </w:rPr>
                <m:t>&gt;50%</m:t>
              </m:r>
            </m:oMath>
          </w:p>
          <w:p w14:paraId="7DF0FB44" w14:textId="77777777" w:rsidR="00D21786" w:rsidRPr="004857E0" w:rsidRDefault="00D21786" w:rsidP="00CD36DF">
            <w:pPr>
              <w:pStyle w:val="Prrafodelista"/>
              <w:numPr>
                <w:ilvl w:val="0"/>
                <w:numId w:val="16"/>
              </w:numPr>
              <w:ind w:left="643"/>
              <w:jc w:val="both"/>
              <w:rPr>
                <w:rFonts w:ascii="Times New Roman" w:hAnsi="Times New Roman" w:cs="Times New Roman"/>
                <w:sz w:val="20"/>
                <w:szCs w:val="20"/>
              </w:rPr>
            </w:pPr>
            <w:r w:rsidRPr="004857E0">
              <w:rPr>
                <w:rFonts w:ascii="Times New Roman" w:hAnsi="Times New Roman" w:cs="Times New Roman"/>
                <w:sz w:val="20"/>
                <w:szCs w:val="20"/>
              </w:rPr>
              <w:t xml:space="preserve">Beneficio anual real </w:t>
            </w:r>
            <m:oMath>
              <m:r>
                <w:rPr>
                  <w:rFonts w:ascii="Cambria Math" w:hAnsi="Cambria Math" w:cs="Times New Roman"/>
                  <w:sz w:val="20"/>
                  <w:szCs w:val="20"/>
                </w:rPr>
                <m:t>(</m:t>
              </m:r>
              <m:r>
                <m:rPr>
                  <m:sty m:val="p"/>
                </m:rPr>
                <w:rPr>
                  <w:rFonts w:ascii="Cambria Math" w:hAnsi="Cambria Math" w:cs="Times New Roman"/>
                  <w:sz w:val="20"/>
                  <w:szCs w:val="20"/>
                </w:rPr>
                <m:t>Beneficio-subvenciones-ingresos no operativos)&lt;0</m:t>
              </m:r>
            </m:oMath>
          </w:p>
          <w:p w14:paraId="20E44C9D" w14:textId="35A529AC" w:rsidR="00D21786" w:rsidRPr="004857E0" w:rsidRDefault="00BF02EC" w:rsidP="00CD36DF">
            <w:pPr>
              <w:pStyle w:val="Prrafodelista"/>
              <w:numPr>
                <w:ilvl w:val="0"/>
                <w:numId w:val="16"/>
              </w:numPr>
              <w:ind w:left="643"/>
              <w:jc w:val="both"/>
              <w:rPr>
                <w:rFonts w:ascii="Times New Roman" w:hAnsi="Times New Roman" w:cs="Times New Roman"/>
                <w:sz w:val="20"/>
                <w:szCs w:val="20"/>
              </w:rPr>
            </w:pPr>
            <m:oMath>
              <m:sSub>
                <m:sSubPr>
                  <m:ctrlPr>
                    <w:rPr>
                      <w:rFonts w:ascii="Cambria Math" w:hAnsi="Cambria Math" w:cs="Times New Roman"/>
                      <w:iCs/>
                      <w:sz w:val="20"/>
                      <w:szCs w:val="20"/>
                    </w:rPr>
                  </m:ctrlPr>
                </m:sSubPr>
                <m:e>
                  <m:r>
                    <m:rPr>
                      <m:sty m:val="p"/>
                    </m:rPr>
                    <w:rPr>
                      <w:rFonts w:ascii="Cambria Math" w:hAnsi="Cambria Math" w:cs="Times New Roman"/>
                      <w:sz w:val="20"/>
                      <w:szCs w:val="20"/>
                    </w:rPr>
                    <m:t>Pasivos</m:t>
                  </m:r>
                </m:e>
                <m:sub>
                  <m:r>
                    <m:rPr>
                      <m:sty m:val="p"/>
                    </m:rPr>
                    <w:rPr>
                      <w:rFonts w:ascii="Cambria Math" w:hAnsi="Cambria Math" w:cs="Times New Roman"/>
                      <w:sz w:val="20"/>
                      <w:szCs w:val="20"/>
                    </w:rPr>
                    <m:t>t</m:t>
                  </m:r>
                </m:sub>
              </m:sSub>
              <m:r>
                <m:rPr>
                  <m:sty m:val="p"/>
                </m:rPr>
                <w:rPr>
                  <w:rFonts w:ascii="Cambria Math" w:hAnsi="Cambria Math" w:cs="Times New Roman"/>
                  <w:sz w:val="20"/>
                  <w:szCs w:val="20"/>
                </w:rPr>
                <m:t>&gt;</m:t>
              </m:r>
              <m:sSub>
                <m:sSubPr>
                  <m:ctrlPr>
                    <w:rPr>
                      <w:rFonts w:ascii="Cambria Math" w:hAnsi="Cambria Math" w:cs="Times New Roman"/>
                      <w:iCs/>
                      <w:sz w:val="20"/>
                      <w:szCs w:val="20"/>
                    </w:rPr>
                  </m:ctrlPr>
                </m:sSubPr>
                <m:e>
                  <m:r>
                    <m:rPr>
                      <m:sty m:val="p"/>
                    </m:rPr>
                    <w:rPr>
                      <w:rFonts w:ascii="Cambria Math" w:hAnsi="Cambria Math" w:cs="Times New Roman"/>
                      <w:sz w:val="20"/>
                      <w:szCs w:val="20"/>
                    </w:rPr>
                    <m:t>Pasivos</m:t>
                  </m:r>
                </m:e>
                <m:sub>
                  <m:r>
                    <m:rPr>
                      <m:sty m:val="p"/>
                    </m:rPr>
                    <w:rPr>
                      <w:rFonts w:ascii="Cambria Math" w:hAnsi="Cambria Math" w:cs="Times New Roman"/>
                      <w:sz w:val="20"/>
                      <w:szCs w:val="20"/>
                    </w:rPr>
                    <m:t>t-1</m:t>
                  </m:r>
                </m:sub>
              </m:sSub>
            </m:oMath>
          </w:p>
          <w:p w14:paraId="715BEA4A" w14:textId="77777777" w:rsidR="00D21786" w:rsidRPr="004857E0" w:rsidRDefault="00D21786" w:rsidP="00CD36DF">
            <w:pPr>
              <w:jc w:val="both"/>
              <w:rPr>
                <w:rFonts w:ascii="Times New Roman" w:hAnsi="Times New Roman" w:cs="Times New Roman"/>
                <w:sz w:val="20"/>
                <w:szCs w:val="20"/>
              </w:rPr>
            </w:pPr>
            <w:r w:rsidRPr="004857E0">
              <w:rPr>
                <w:rFonts w:ascii="Times New Roman" w:hAnsi="Times New Roman" w:cs="Times New Roman"/>
                <w:b/>
                <w:bCs/>
                <w:sz w:val="20"/>
                <w:szCs w:val="20"/>
              </w:rPr>
              <w:t xml:space="preserve">Criterio del estudio 2 </w:t>
            </w:r>
            <w:r w:rsidRPr="004857E0">
              <w:rPr>
                <w:rFonts w:ascii="Times New Roman" w:hAnsi="Times New Roman" w:cs="Times New Roman"/>
                <w:sz w:val="20"/>
                <w:szCs w:val="20"/>
              </w:rPr>
              <w:t>basado en Zhu y Fan:</w:t>
            </w:r>
          </w:p>
          <w:p w14:paraId="6E380F1E" w14:textId="3839DF7B" w:rsidR="00D21786" w:rsidRPr="004857E0" w:rsidRDefault="00D21786" w:rsidP="00CD36DF">
            <w:pPr>
              <w:pStyle w:val="Prrafodelista"/>
              <w:numPr>
                <w:ilvl w:val="0"/>
                <w:numId w:val="22"/>
              </w:numPr>
              <w:ind w:left="643"/>
              <w:jc w:val="both"/>
              <w:rPr>
                <w:rFonts w:ascii="Times New Roman" w:hAnsi="Times New Roman" w:cs="Times New Roman"/>
                <w:sz w:val="20"/>
                <w:szCs w:val="20"/>
              </w:rPr>
            </w:pPr>
            <w:r w:rsidRPr="004857E0">
              <w:rPr>
                <w:rFonts w:ascii="Times New Roman" w:hAnsi="Times New Roman" w:cs="Times New Roman"/>
                <w:sz w:val="20"/>
                <w:szCs w:val="20"/>
              </w:rPr>
              <w:t>Beneficio real (</w:t>
            </w:r>
            <w:r w:rsidR="005040AD">
              <w:rPr>
                <w:rFonts w:ascii="Times New Roman" w:hAnsi="Times New Roman" w:cs="Times New Roman"/>
                <w:sz w:val="20"/>
                <w:szCs w:val="20"/>
              </w:rPr>
              <w:t xml:space="preserve">ídem </w:t>
            </w:r>
            <w:r>
              <w:rPr>
                <w:rFonts w:ascii="Times New Roman" w:hAnsi="Times New Roman" w:cs="Times New Roman"/>
                <w:sz w:val="20"/>
                <w:szCs w:val="20"/>
              </w:rPr>
              <w:t>criterio</w:t>
            </w:r>
            <w:r w:rsidR="00EE3A0D">
              <w:rPr>
                <w:rFonts w:ascii="Times New Roman" w:hAnsi="Times New Roman" w:cs="Times New Roman"/>
                <w:sz w:val="20"/>
                <w:szCs w:val="20"/>
              </w:rPr>
              <w:t xml:space="preserve"> estudio</w:t>
            </w:r>
            <w:r>
              <w:rPr>
                <w:rFonts w:ascii="Times New Roman" w:hAnsi="Times New Roman" w:cs="Times New Roman"/>
                <w:sz w:val="20"/>
                <w:szCs w:val="20"/>
              </w:rPr>
              <w:t xml:space="preserve"> 1</w:t>
            </w:r>
            <w:r w:rsidRPr="004857E0">
              <w:rPr>
                <w:rFonts w:ascii="Times New Roman" w:hAnsi="Times New Roman" w:cs="Times New Roman"/>
                <w:sz w:val="20"/>
                <w:szCs w:val="20"/>
              </w:rPr>
              <w:t xml:space="preserve">) </w:t>
            </w:r>
            <m:oMath>
              <m:r>
                <m:rPr>
                  <m:sty m:val="p"/>
                </m:rPr>
                <w:rPr>
                  <w:rFonts w:ascii="Cambria Math" w:hAnsi="Cambria Math" w:cs="Times New Roman"/>
                  <w:sz w:val="20"/>
                  <w:szCs w:val="20"/>
                </w:rPr>
                <m:t>&lt;0</m:t>
              </m:r>
            </m:oMath>
            <w:r w:rsidRPr="004857E0">
              <w:rPr>
                <w:rFonts w:ascii="Times New Roman" w:hAnsi="Times New Roman" w:cs="Times New Roman"/>
                <w:sz w:val="20"/>
                <w:szCs w:val="20"/>
              </w:rPr>
              <w:t>, durante tres años consecutivos: Empresa Zombi</w:t>
            </w:r>
          </w:p>
        </w:tc>
      </w:tr>
      <w:tr w:rsidR="00D21786" w:rsidRPr="004857E0" w14:paraId="72A0C603" w14:textId="77777777" w:rsidTr="00620DB8">
        <w:trPr>
          <w:trHeight w:val="40"/>
        </w:trPr>
        <w:tc>
          <w:tcPr>
            <w:tcW w:w="2072" w:type="dxa"/>
            <w:shd w:val="clear" w:color="auto" w:fill="FFFFFF" w:themeFill="background1"/>
            <w:vAlign w:val="center"/>
          </w:tcPr>
          <w:p w14:paraId="2BEAF1CA" w14:textId="77777777" w:rsidR="00D21786" w:rsidRPr="00DC7D3C" w:rsidRDefault="00D21786" w:rsidP="00620DB8">
            <w:pPr>
              <w:jc w:val="center"/>
              <w:rPr>
                <w:rFonts w:ascii="Times New Roman" w:hAnsi="Times New Roman" w:cs="Times New Roman"/>
                <w:sz w:val="20"/>
                <w:szCs w:val="20"/>
                <w:lang w:val="en-US"/>
              </w:rPr>
            </w:pPr>
            <w:r w:rsidRPr="00DC7D3C">
              <w:rPr>
                <w:rFonts w:ascii="Times New Roman" w:hAnsi="Times New Roman" w:cs="Times New Roman"/>
                <w:sz w:val="20"/>
                <w:szCs w:val="20"/>
                <w:lang w:val="en-US"/>
              </w:rPr>
              <w:lastRenderedPageBreak/>
              <w:t>Resolving China’s Zombies: Tackling Debt and Raising Productivity (2017)</w:t>
            </w:r>
          </w:p>
        </w:tc>
        <w:tc>
          <w:tcPr>
            <w:tcW w:w="7016" w:type="dxa"/>
            <w:shd w:val="clear" w:color="auto" w:fill="FFFFFF" w:themeFill="background1"/>
          </w:tcPr>
          <w:p w14:paraId="6F4AA9BF" w14:textId="2BFFE35A" w:rsidR="00D21786" w:rsidRPr="004857E0" w:rsidRDefault="00D21786" w:rsidP="00CD36DF">
            <w:pPr>
              <w:jc w:val="both"/>
              <w:rPr>
                <w:rFonts w:ascii="Times New Roman" w:hAnsi="Times New Roman" w:cs="Times New Roman"/>
                <w:sz w:val="20"/>
                <w:szCs w:val="20"/>
              </w:rPr>
            </w:pPr>
            <w:r w:rsidRPr="004857E0">
              <w:rPr>
                <w:rFonts w:ascii="Times New Roman" w:hAnsi="Times New Roman" w:cs="Times New Roman"/>
                <w:b/>
                <w:bCs/>
                <w:sz w:val="20"/>
                <w:szCs w:val="20"/>
              </w:rPr>
              <w:t>Criterio del estudio</w:t>
            </w:r>
            <w:r w:rsidRPr="004857E0">
              <w:rPr>
                <w:rFonts w:ascii="Times New Roman" w:hAnsi="Times New Roman" w:cs="Times New Roman"/>
                <w:sz w:val="20"/>
                <w:szCs w:val="20"/>
              </w:rPr>
              <w:t xml:space="preserve"> basado en FN: empresas </w:t>
            </w:r>
            <w:r w:rsidR="00C92CAA">
              <w:rPr>
                <w:rFonts w:ascii="Times New Roman" w:hAnsi="Times New Roman" w:cs="Times New Roman"/>
                <w:sz w:val="20"/>
                <w:szCs w:val="20"/>
              </w:rPr>
              <w:t xml:space="preserve">que se ajustan </w:t>
            </w:r>
            <w:r w:rsidRPr="004857E0">
              <w:rPr>
                <w:rFonts w:ascii="Times New Roman" w:hAnsi="Times New Roman" w:cs="Times New Roman"/>
                <w:sz w:val="20"/>
                <w:szCs w:val="20"/>
              </w:rPr>
              <w:t>al FN modificado (</w:t>
            </w:r>
            <w:r w:rsidR="00C92CAA">
              <w:rPr>
                <w:rFonts w:ascii="Times New Roman" w:hAnsi="Times New Roman" w:cs="Times New Roman"/>
                <w:sz w:val="20"/>
                <w:szCs w:val="20"/>
              </w:rPr>
              <w:t xml:space="preserve">criterio alternativo </w:t>
            </w:r>
            <w:r w:rsidRPr="004857E0">
              <w:rPr>
                <w:rFonts w:ascii="Times New Roman" w:hAnsi="Times New Roman" w:cs="Times New Roman"/>
                <w:sz w:val="20"/>
                <w:szCs w:val="20"/>
              </w:rPr>
              <w:t xml:space="preserve">2) pero considerando sólo una cuarta parte de la deuda a corto plazo al aplicar FN </w:t>
            </w:r>
            <w:r w:rsidR="00C92CAA">
              <w:rPr>
                <w:rFonts w:ascii="Times New Roman" w:hAnsi="Times New Roman" w:cs="Times New Roman"/>
                <w:sz w:val="20"/>
                <w:szCs w:val="20"/>
              </w:rPr>
              <w:t>modificado.</w:t>
            </w:r>
          </w:p>
          <w:p w14:paraId="1E5EFCA6" w14:textId="77777777" w:rsidR="00D21786" w:rsidRPr="004857E0" w:rsidRDefault="00D21786" w:rsidP="00CD36DF">
            <w:pPr>
              <w:jc w:val="both"/>
              <w:rPr>
                <w:rFonts w:ascii="Times New Roman" w:hAnsi="Times New Roman" w:cs="Times New Roman"/>
                <w:b/>
                <w:bCs/>
                <w:sz w:val="20"/>
                <w:szCs w:val="20"/>
              </w:rPr>
            </w:pPr>
            <w:r w:rsidRPr="004857E0">
              <w:rPr>
                <w:rFonts w:ascii="Times New Roman" w:hAnsi="Times New Roman" w:cs="Times New Roman"/>
                <w:b/>
                <w:bCs/>
                <w:sz w:val="20"/>
                <w:szCs w:val="20"/>
              </w:rPr>
              <w:t>Criterios alternativos:</w:t>
            </w:r>
          </w:p>
          <w:p w14:paraId="3D0F3450" w14:textId="52DA89CE" w:rsidR="00D21786" w:rsidRPr="004857E0" w:rsidRDefault="006C2596" w:rsidP="00CD36DF">
            <w:pPr>
              <w:pStyle w:val="Prrafodelista"/>
              <w:numPr>
                <w:ilvl w:val="0"/>
                <w:numId w:val="17"/>
              </w:numPr>
              <w:ind w:left="643"/>
              <w:jc w:val="both"/>
              <w:rPr>
                <w:rFonts w:ascii="Times New Roman" w:hAnsi="Times New Roman" w:cs="Times New Roman"/>
                <w:sz w:val="20"/>
                <w:szCs w:val="20"/>
              </w:rPr>
            </w:pPr>
            <w:r>
              <w:rPr>
                <w:rFonts w:ascii="Times New Roman" w:hAnsi="Times New Roman" w:cs="Times New Roman"/>
                <w:sz w:val="20"/>
                <w:szCs w:val="20"/>
              </w:rPr>
              <w:t>P</w:t>
            </w:r>
            <w:r w:rsidR="00D21786" w:rsidRPr="004857E0">
              <w:rPr>
                <w:rFonts w:ascii="Times New Roman" w:hAnsi="Times New Roman" w:cs="Times New Roman"/>
                <w:sz w:val="20"/>
                <w:szCs w:val="20"/>
              </w:rPr>
              <w:t xml:space="preserve">érdidas </w:t>
            </w:r>
            <w:r>
              <w:rPr>
                <w:rFonts w:ascii="Times New Roman" w:hAnsi="Times New Roman" w:cs="Times New Roman"/>
                <w:sz w:val="20"/>
                <w:szCs w:val="20"/>
              </w:rPr>
              <w:t>tres años consecutivos</w:t>
            </w:r>
            <w:r w:rsidR="00D21786" w:rsidRPr="004857E0">
              <w:rPr>
                <w:rFonts w:ascii="Times New Roman" w:hAnsi="Times New Roman" w:cs="Times New Roman"/>
                <w:sz w:val="20"/>
                <w:szCs w:val="20"/>
              </w:rPr>
              <w:t>: Empresa Zombi</w:t>
            </w:r>
          </w:p>
          <w:p w14:paraId="0B56A9E5" w14:textId="2A3C2159" w:rsidR="00D21786" w:rsidRPr="004857E0" w:rsidRDefault="00D21786" w:rsidP="00CD36DF">
            <w:pPr>
              <w:pStyle w:val="Prrafodelista"/>
              <w:numPr>
                <w:ilvl w:val="0"/>
                <w:numId w:val="17"/>
              </w:numPr>
              <w:ind w:left="643"/>
              <w:jc w:val="both"/>
              <w:rPr>
                <w:rFonts w:ascii="Times New Roman" w:hAnsi="Times New Roman" w:cs="Times New Roman"/>
                <w:sz w:val="20"/>
                <w:szCs w:val="20"/>
              </w:rPr>
            </w:pPr>
            <w:r w:rsidRPr="004857E0">
              <w:rPr>
                <w:rFonts w:ascii="Times New Roman" w:hAnsi="Times New Roman" w:cs="Times New Roman"/>
                <w:sz w:val="20"/>
                <w:szCs w:val="20"/>
              </w:rPr>
              <w:t xml:space="preserve">FN modificado, empresa zombi cuando cumple con los siguientes </w:t>
            </w:r>
            <w:r w:rsidR="006C2596">
              <w:rPr>
                <w:rFonts w:ascii="Times New Roman" w:hAnsi="Times New Roman" w:cs="Times New Roman"/>
                <w:sz w:val="20"/>
                <w:szCs w:val="20"/>
              </w:rPr>
              <w:t>criterios</w:t>
            </w:r>
            <w:r w:rsidRPr="004857E0">
              <w:rPr>
                <w:rFonts w:ascii="Times New Roman" w:hAnsi="Times New Roman" w:cs="Times New Roman"/>
                <w:sz w:val="20"/>
                <w:szCs w:val="20"/>
              </w:rPr>
              <w:t>:</w:t>
            </w:r>
          </w:p>
          <w:p w14:paraId="16C07EF3" w14:textId="6C3CF784" w:rsidR="00D21786" w:rsidRPr="004857E0" w:rsidRDefault="00BF02EC" w:rsidP="00CD36DF">
            <w:pPr>
              <w:pStyle w:val="Prrafodelista"/>
              <w:numPr>
                <w:ilvl w:val="1"/>
                <w:numId w:val="17"/>
              </w:numPr>
              <w:ind w:left="1210"/>
              <w:jc w:val="both"/>
              <w:rPr>
                <w:rFonts w:ascii="Times New Roman" w:hAnsi="Times New Roman" w:cs="Times New Roman"/>
                <w:sz w:val="20"/>
                <w:szCs w:val="20"/>
              </w:rPr>
            </w:pPr>
            <m:oMath>
              <m:sSub>
                <m:sSubPr>
                  <m:ctrlPr>
                    <w:rPr>
                      <w:rFonts w:ascii="Cambria Math" w:hAnsi="Cambria Math" w:cs="Times New Roman"/>
                      <w:iCs/>
                      <w:sz w:val="20"/>
                      <w:szCs w:val="20"/>
                    </w:rPr>
                  </m:ctrlPr>
                </m:sSub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Sub>
              <m:r>
                <w:rPr>
                  <w:rFonts w:ascii="Cambria Math" w:hAnsi="Cambria Math" w:cs="Times New Roman"/>
                  <w:sz w:val="20"/>
                  <w:szCs w:val="20"/>
                </w:rPr>
                <m:t>&lt;</m:t>
              </m:r>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oMath>
            <w:r w:rsidR="00D21786" w:rsidRPr="004857E0">
              <w:rPr>
                <w:rFonts w:ascii="Times New Roman" w:eastAsiaTheme="minorEastAsia" w:hAnsi="Times New Roman" w:cs="Times New Roman"/>
                <w:sz w:val="20"/>
                <w:szCs w:val="20"/>
              </w:rPr>
              <w:t xml:space="preserve"> </w:t>
            </w:r>
            <w:r w:rsidR="00D21786" w:rsidRPr="004857E0">
              <w:rPr>
                <w:rFonts w:ascii="Times New Roman" w:eastAsiaTheme="minorEastAsia" w:hAnsi="Times New Roman" w:cs="Times New Roman"/>
                <w:b/>
                <w:bCs/>
                <w:sz w:val="20"/>
                <w:szCs w:val="20"/>
              </w:rPr>
              <w:t>o</w:t>
            </w:r>
          </w:p>
          <w:p w14:paraId="71D2F210" w14:textId="66849246" w:rsidR="00D21786" w:rsidRPr="004857E0" w:rsidRDefault="006C2596" w:rsidP="00CD36DF">
            <w:pPr>
              <w:pStyle w:val="Prrafodelista"/>
              <w:numPr>
                <w:ilvl w:val="1"/>
                <w:numId w:val="17"/>
              </w:numPr>
              <w:ind w:left="1210"/>
              <w:jc w:val="both"/>
              <w:rPr>
                <w:rFonts w:ascii="Times New Roman" w:hAnsi="Times New Roman" w:cs="Times New Roman"/>
                <w:sz w:val="20"/>
                <w:szCs w:val="20"/>
              </w:rPr>
            </w:pPr>
            <w:r>
              <w:rPr>
                <w:rFonts w:ascii="Times New Roman" w:eastAsiaTheme="minorEastAsia" w:hAnsi="Times New Roman" w:cs="Times New Roman"/>
                <w:sz w:val="20"/>
                <w:szCs w:val="20"/>
              </w:rPr>
              <w:t>Apalancamiento</w:t>
            </w:r>
            <w:r w:rsidR="00D21786" w:rsidRPr="004857E0">
              <w:rPr>
                <w:rFonts w:ascii="Times New Roman" w:eastAsiaTheme="minorEastAsia" w:hAnsi="Times New Roman" w:cs="Times New Roman"/>
                <w:sz w:val="20"/>
                <w:szCs w:val="20"/>
              </w:rPr>
              <w:t xml:space="preserve"> </w:t>
            </w:r>
            <m:oMath>
              <m:d>
                <m:dPr>
                  <m:ctrlPr>
                    <w:rPr>
                      <w:rFonts w:ascii="Cambria Math" w:hAnsi="Cambria Math" w:cs="Times New Roman"/>
                      <w:sz w:val="20"/>
                      <w:szCs w:val="20"/>
                    </w:rPr>
                  </m:ctrlPr>
                </m:dPr>
                <m:e>
                  <m:f>
                    <m:fPr>
                      <m:ctrlPr>
                        <w:rPr>
                          <w:rFonts w:ascii="Cambria Math" w:hAnsi="Cambria Math" w:cs="Times New Roman"/>
                          <w:sz w:val="20"/>
                          <w:szCs w:val="20"/>
                        </w:rPr>
                      </m:ctrlPr>
                    </m:fPr>
                    <m:num>
                      <m:r>
                        <m:rPr>
                          <m:sty m:val="p"/>
                        </m:rPr>
                        <w:rPr>
                          <w:rFonts w:ascii="Cambria Math" w:hAnsi="Cambria Math" w:cs="Times New Roman"/>
                          <w:sz w:val="20"/>
                          <w:szCs w:val="20"/>
                        </w:rPr>
                        <m:t>Deuda total</m:t>
                      </m:r>
                    </m:num>
                    <m:den>
                      <m:r>
                        <m:rPr>
                          <m:sty m:val="p"/>
                        </m:rPr>
                        <w:rPr>
                          <w:rFonts w:ascii="Cambria Math" w:hAnsi="Cambria Math" w:cs="Times New Roman"/>
                          <w:sz w:val="20"/>
                          <w:szCs w:val="20"/>
                        </w:rPr>
                        <m:t>Activo total</m:t>
                      </m:r>
                    </m:den>
                  </m:f>
                </m:e>
              </m:d>
              <m:r>
                <w:rPr>
                  <w:rFonts w:ascii="Cambria Math" w:hAnsi="Cambria Math" w:cs="Times New Roman"/>
                  <w:sz w:val="20"/>
                  <w:szCs w:val="20"/>
                </w:rPr>
                <m:t>&gt;50%</m:t>
              </m:r>
            </m:oMath>
            <w:r>
              <w:rPr>
                <w:rFonts w:ascii="Times New Roman" w:eastAsiaTheme="minorEastAsia" w:hAnsi="Times New Roman" w:cs="Times New Roman"/>
                <w:sz w:val="20"/>
                <w:szCs w:val="20"/>
              </w:rPr>
              <w:t xml:space="preserve"> y </w:t>
            </w:r>
            <w:r w:rsidR="00D21786" w:rsidRPr="004857E0">
              <w:rPr>
                <w:rFonts w:ascii="Times New Roman" w:eastAsiaTheme="minorEastAsia" w:hAnsi="Times New Roman" w:cs="Times New Roman"/>
                <w:sz w:val="20"/>
                <w:szCs w:val="20"/>
              </w:rPr>
              <w:t>en aumento a lo largo del año</w:t>
            </w:r>
            <w:r>
              <w:rPr>
                <w:rFonts w:ascii="Times New Roman" w:eastAsiaTheme="minorEastAsia" w:hAnsi="Times New Roman" w:cs="Times New Roman"/>
                <w:sz w:val="20"/>
                <w:szCs w:val="20"/>
              </w:rPr>
              <w:t>,</w:t>
            </w:r>
            <w:r w:rsidR="00D21786" w:rsidRPr="004857E0">
              <w:rPr>
                <w:rFonts w:ascii="Times New Roman" w:eastAsiaTheme="minorEastAsia" w:hAnsi="Times New Roman" w:cs="Times New Roman"/>
                <w:sz w:val="20"/>
                <w:szCs w:val="20"/>
              </w:rPr>
              <w:t xml:space="preserve"> y </w:t>
            </w:r>
            <m:oMath>
              <m:r>
                <m:rPr>
                  <m:sty m:val="p"/>
                </m:rPr>
                <w:rPr>
                  <w:rFonts w:ascii="Cambria Math" w:hAnsi="Cambria Math" w:cs="Times New Roman"/>
                  <w:sz w:val="20"/>
                  <w:szCs w:val="20"/>
                </w:rPr>
                <m:t>EBIT</m:t>
              </m:r>
              <m:r>
                <w:rPr>
                  <w:rFonts w:ascii="Cambria Math" w:hAnsi="Cambria Math" w:cs="Times New Roman"/>
                  <w:sz w:val="20"/>
                  <w:szCs w:val="20"/>
                </w:rPr>
                <m:t>&lt;</m:t>
              </m:r>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oMath>
          </w:p>
          <w:p w14:paraId="449D3C15" w14:textId="672A27C6" w:rsidR="00D21786" w:rsidRPr="004857E0" w:rsidRDefault="00D21786" w:rsidP="00CD36DF">
            <w:pPr>
              <w:pStyle w:val="Prrafodelista"/>
              <w:numPr>
                <w:ilvl w:val="0"/>
                <w:numId w:val="17"/>
              </w:numPr>
              <w:ind w:left="643"/>
              <w:jc w:val="both"/>
              <w:rPr>
                <w:rFonts w:ascii="Times New Roman" w:hAnsi="Times New Roman" w:cs="Times New Roman"/>
                <w:sz w:val="20"/>
                <w:szCs w:val="20"/>
              </w:rPr>
            </w:pPr>
            <w:r w:rsidRPr="004857E0">
              <w:rPr>
                <w:rFonts w:ascii="Times New Roman" w:hAnsi="Times New Roman" w:cs="Times New Roman"/>
                <w:sz w:val="20"/>
                <w:szCs w:val="20"/>
              </w:rPr>
              <w:t xml:space="preserve">Empresas </w:t>
            </w:r>
            <w:r w:rsidR="00C92CAA">
              <w:rPr>
                <w:rFonts w:ascii="Times New Roman" w:hAnsi="Times New Roman" w:cs="Times New Roman"/>
                <w:sz w:val="20"/>
                <w:szCs w:val="20"/>
              </w:rPr>
              <w:t xml:space="preserve">ajustables </w:t>
            </w:r>
            <w:r w:rsidRPr="004857E0">
              <w:rPr>
                <w:rFonts w:ascii="Times New Roman" w:hAnsi="Times New Roman" w:cs="Times New Roman"/>
                <w:sz w:val="20"/>
                <w:szCs w:val="20"/>
              </w:rPr>
              <w:t xml:space="preserve">a la definición de FN </w:t>
            </w:r>
            <w:r w:rsidR="00C92CAA">
              <w:rPr>
                <w:rFonts w:ascii="Times New Roman" w:hAnsi="Times New Roman" w:cs="Times New Roman"/>
                <w:sz w:val="20"/>
                <w:szCs w:val="20"/>
              </w:rPr>
              <w:t xml:space="preserve">modificado </w:t>
            </w:r>
            <w:r w:rsidRPr="004857E0">
              <w:rPr>
                <w:rFonts w:ascii="Times New Roman" w:hAnsi="Times New Roman" w:cs="Times New Roman"/>
                <w:sz w:val="20"/>
                <w:szCs w:val="20"/>
              </w:rPr>
              <w:t>(punto 2) durante dos años sucesivos: Empresa Zombi</w:t>
            </w:r>
          </w:p>
        </w:tc>
      </w:tr>
      <w:tr w:rsidR="00D21786" w:rsidRPr="004857E0" w14:paraId="1020C2A2" w14:textId="77777777" w:rsidTr="00620DB8">
        <w:trPr>
          <w:trHeight w:val="40"/>
        </w:trPr>
        <w:tc>
          <w:tcPr>
            <w:tcW w:w="2072" w:type="dxa"/>
            <w:vAlign w:val="center"/>
          </w:tcPr>
          <w:p w14:paraId="1CD94AF7" w14:textId="5945A52B" w:rsidR="00D21786" w:rsidRPr="004857E0" w:rsidRDefault="00D21786" w:rsidP="00620DB8">
            <w:pPr>
              <w:jc w:val="center"/>
              <w:rPr>
                <w:rFonts w:ascii="Times New Roman" w:hAnsi="Times New Roman" w:cs="Times New Roman"/>
                <w:sz w:val="20"/>
                <w:szCs w:val="20"/>
                <w:lang w:val="en-US"/>
              </w:rPr>
            </w:pPr>
            <w:bookmarkStart w:id="530" w:name="criterio_schivardi"/>
            <w:r w:rsidRPr="004857E0">
              <w:rPr>
                <w:rFonts w:ascii="Times New Roman" w:hAnsi="Times New Roman" w:cs="Times New Roman"/>
                <w:sz w:val="20"/>
                <w:szCs w:val="20"/>
              </w:rPr>
              <w:t>Credit Misallocation During the European Financial Crisis (2017)</w:t>
            </w:r>
            <w:bookmarkEnd w:id="530"/>
          </w:p>
        </w:tc>
        <w:tc>
          <w:tcPr>
            <w:tcW w:w="7016" w:type="dxa"/>
          </w:tcPr>
          <w:p w14:paraId="571DB288" w14:textId="77777777" w:rsidR="00D21786" w:rsidRPr="004857E0" w:rsidRDefault="00D21786" w:rsidP="00CD36DF">
            <w:pPr>
              <w:jc w:val="both"/>
              <w:rPr>
                <w:rFonts w:ascii="Times New Roman" w:hAnsi="Times New Roman" w:cs="Times New Roman"/>
                <w:b/>
                <w:bCs/>
                <w:sz w:val="20"/>
                <w:szCs w:val="20"/>
              </w:rPr>
            </w:pPr>
            <w:r w:rsidRPr="004857E0">
              <w:rPr>
                <w:rFonts w:ascii="Times New Roman" w:hAnsi="Times New Roman" w:cs="Times New Roman"/>
                <w:b/>
                <w:bCs/>
                <w:sz w:val="20"/>
                <w:szCs w:val="20"/>
              </w:rPr>
              <w:t>Criterio del estudio:</w:t>
            </w:r>
          </w:p>
          <w:p w14:paraId="2956EC37" w14:textId="2DDED98B" w:rsidR="00D21786" w:rsidRPr="004857E0" w:rsidRDefault="00D21786" w:rsidP="00CD36DF">
            <w:pPr>
              <w:pStyle w:val="Prrafodelista"/>
              <w:numPr>
                <w:ilvl w:val="0"/>
                <w:numId w:val="18"/>
              </w:numPr>
              <w:ind w:left="643"/>
              <w:jc w:val="both"/>
              <w:rPr>
                <w:rFonts w:ascii="Times New Roman" w:hAnsi="Times New Roman" w:cs="Times New Roman"/>
                <w:sz w:val="20"/>
                <w:szCs w:val="20"/>
              </w:rPr>
            </w:pPr>
            <w:r w:rsidRPr="004857E0">
              <w:rPr>
                <w:rFonts w:ascii="Times New Roman" w:hAnsi="Times New Roman" w:cs="Times New Roman"/>
                <w:sz w:val="20"/>
                <w:szCs w:val="20"/>
              </w:rPr>
              <w:t xml:space="preserve">ROA </w:t>
            </w:r>
            <m:oMath>
              <m:d>
                <m:dPr>
                  <m:ctrlPr>
                    <w:rPr>
                      <w:rFonts w:ascii="Cambria Math" w:hAnsi="Cambria Math" w:cs="Times New Roman"/>
                      <w:sz w:val="20"/>
                      <w:szCs w:val="20"/>
                    </w:rPr>
                  </m:ctrlPr>
                </m:dPr>
                <m:e>
                  <m:f>
                    <m:fPr>
                      <m:ctrlPr>
                        <w:rPr>
                          <w:rFonts w:ascii="Cambria Math" w:hAnsi="Cambria Math" w:cs="Times New Roman"/>
                          <w:sz w:val="20"/>
                          <w:szCs w:val="20"/>
                        </w:rPr>
                      </m:ctrlPr>
                    </m:fPr>
                    <m:num>
                      <m:r>
                        <m:rPr>
                          <m:sty m:val="p"/>
                        </m:rPr>
                        <w:rPr>
                          <w:rFonts w:ascii="Cambria Math" w:hAnsi="Cambria Math" w:cs="Times New Roman"/>
                          <w:sz w:val="20"/>
                          <w:szCs w:val="20"/>
                        </w:rPr>
                        <m:t>media móvil tres años EBITDA</m:t>
                      </m:r>
                    </m:num>
                    <m:den>
                      <m:r>
                        <m:rPr>
                          <m:sty m:val="p"/>
                        </m:rPr>
                        <w:rPr>
                          <w:rFonts w:ascii="Cambria Math" w:hAnsi="Cambria Math" w:cs="Times New Roman"/>
                          <w:sz w:val="20"/>
                          <w:szCs w:val="20"/>
                        </w:rPr>
                        <m:t>Activos totales</m:t>
                      </m:r>
                    </m:den>
                  </m:f>
                </m:e>
              </m:d>
              <m:r>
                <w:rPr>
                  <w:rFonts w:ascii="Cambria Math" w:hAnsi="Cambria Math" w:cs="Times New Roman"/>
                  <w:sz w:val="20"/>
                  <w:szCs w:val="20"/>
                </w:rPr>
                <m:t>&lt;</m:t>
              </m:r>
              <m:r>
                <m:rPr>
                  <m:sty m:val="p"/>
                </m:rPr>
                <w:rPr>
                  <w:rFonts w:ascii="Cambria Math" w:hAnsi="Cambria Math" w:cs="Times New Roman"/>
                  <w:sz w:val="20"/>
                  <w:szCs w:val="20"/>
                </w:rPr>
                <m:t>PRIME</m:t>
              </m:r>
            </m:oMath>
            <w:r w:rsidR="00B30A59">
              <w:rPr>
                <w:rFonts w:ascii="Times New Roman" w:eastAsiaTheme="minorEastAsia" w:hAnsi="Times New Roman" w:cs="Times New Roman"/>
                <w:iCs/>
                <w:sz w:val="20"/>
                <w:szCs w:val="20"/>
              </w:rPr>
              <w:t xml:space="preserve"> </w:t>
            </w:r>
            <w:r w:rsidRPr="004857E0">
              <w:rPr>
                <w:rFonts w:ascii="Times New Roman" w:hAnsi="Times New Roman" w:cs="Times New Roman"/>
                <w:sz w:val="20"/>
                <w:szCs w:val="20"/>
              </w:rPr>
              <w:t xml:space="preserve">(media móvil tres años) </w:t>
            </w:r>
          </w:p>
          <w:p w14:paraId="06B0C789" w14:textId="45A019DA" w:rsidR="00D21786" w:rsidRPr="004857E0" w:rsidRDefault="00D21786" w:rsidP="00CD36DF">
            <w:pPr>
              <w:pStyle w:val="Prrafodelista"/>
              <w:numPr>
                <w:ilvl w:val="0"/>
                <w:numId w:val="18"/>
              </w:numPr>
              <w:ind w:left="643"/>
              <w:jc w:val="both"/>
              <w:rPr>
                <w:rFonts w:ascii="Times New Roman" w:hAnsi="Times New Roman" w:cs="Times New Roman"/>
                <w:sz w:val="20"/>
                <w:szCs w:val="20"/>
              </w:rPr>
            </w:pPr>
            <w:r w:rsidRPr="004857E0">
              <w:rPr>
                <w:rFonts w:ascii="Times New Roman" w:hAnsi="Times New Roman" w:cs="Times New Roman"/>
                <w:sz w:val="20"/>
                <w:szCs w:val="20"/>
              </w:rPr>
              <w:t xml:space="preserve">Apalancamiento </w:t>
            </w:r>
            <m:oMath>
              <m:d>
                <m:dPr>
                  <m:ctrlPr>
                    <w:rPr>
                      <w:rFonts w:ascii="Cambria Math" w:hAnsi="Cambria Math" w:cs="Times New Roman"/>
                      <w:sz w:val="20"/>
                      <w:szCs w:val="20"/>
                    </w:rPr>
                  </m:ctrlPr>
                </m:dPr>
                <m:e>
                  <m:f>
                    <m:fPr>
                      <m:ctrlPr>
                        <w:rPr>
                          <w:rFonts w:ascii="Cambria Math" w:hAnsi="Cambria Math" w:cs="Times New Roman"/>
                          <w:sz w:val="20"/>
                          <w:szCs w:val="20"/>
                        </w:rPr>
                      </m:ctrlPr>
                    </m:fPr>
                    <m:num>
                      <m:r>
                        <m:rPr>
                          <m:sty m:val="p"/>
                        </m:rPr>
                        <w:rPr>
                          <w:rFonts w:ascii="Cambria Math" w:hAnsi="Cambria Math" w:cs="Times New Roman"/>
                          <w:sz w:val="20"/>
                          <w:szCs w:val="20"/>
                        </w:rPr>
                        <m:t>Deuda financiera total (excluye deuda con accionistas)</m:t>
                      </m:r>
                    </m:num>
                    <m:den>
                      <m:r>
                        <m:rPr>
                          <m:sty m:val="p"/>
                        </m:rPr>
                        <w:rPr>
                          <w:rFonts w:ascii="Cambria Math" w:hAnsi="Cambria Math" w:cs="Times New Roman"/>
                          <w:sz w:val="20"/>
                          <w:szCs w:val="20"/>
                        </w:rPr>
                        <m:t>Activos totales</m:t>
                      </m:r>
                    </m:den>
                  </m:f>
                </m:e>
              </m:d>
              <m:r>
                <w:rPr>
                  <w:rFonts w:ascii="Cambria Math" w:hAnsi="Cambria Math" w:cs="Times New Roman"/>
                  <w:sz w:val="20"/>
                  <w:szCs w:val="20"/>
                </w:rPr>
                <m:t>&gt;</m:t>
              </m:r>
            </m:oMath>
            <w:r w:rsidR="00B30A59">
              <w:rPr>
                <w:rFonts w:ascii="Times New Roman" w:eastAsiaTheme="minorEastAsia" w:hAnsi="Times New Roman" w:cs="Times New Roman"/>
                <w:sz w:val="20"/>
                <w:szCs w:val="20"/>
              </w:rPr>
              <w:t xml:space="preserve"> la </w:t>
            </w:r>
            <w:r w:rsidRPr="004857E0">
              <w:rPr>
                <w:rFonts w:ascii="Times New Roman" w:hAnsi="Times New Roman" w:cs="Times New Roman"/>
                <w:sz w:val="20"/>
                <w:szCs w:val="20"/>
              </w:rPr>
              <w:t xml:space="preserve">mediana </w:t>
            </w:r>
            <w:r w:rsidR="00B30A59">
              <w:rPr>
                <w:rFonts w:ascii="Times New Roman" w:hAnsi="Times New Roman" w:cs="Times New Roman"/>
                <w:sz w:val="20"/>
                <w:szCs w:val="20"/>
              </w:rPr>
              <w:t xml:space="preserve">de </w:t>
            </w:r>
            <w:r w:rsidRPr="004857E0">
              <w:rPr>
                <w:rFonts w:ascii="Times New Roman" w:hAnsi="Times New Roman" w:cs="Times New Roman"/>
                <w:sz w:val="20"/>
                <w:szCs w:val="20"/>
              </w:rPr>
              <w:t xml:space="preserve">apalancamiento del grupo de empresas que salieron y tuvieron </w:t>
            </w:r>
            <m:oMath>
              <m:r>
                <m:rPr>
                  <m:sty m:val="p"/>
                </m:rPr>
                <w:rPr>
                  <w:rFonts w:ascii="Cambria Math" w:hAnsi="Cambria Math" w:cs="Times New Roman"/>
                  <w:sz w:val="20"/>
                  <w:szCs w:val="20"/>
                </w:rPr>
                <m:t>ROA</m:t>
              </m:r>
              <m:r>
                <w:rPr>
                  <w:rFonts w:ascii="Cambria Math" w:hAnsi="Cambria Math" w:cs="Times New Roman"/>
                  <w:sz w:val="20"/>
                  <w:szCs w:val="20"/>
                </w:rPr>
                <m:t>&lt;</m:t>
              </m:r>
              <m:r>
                <m:rPr>
                  <m:sty m:val="p"/>
                </m:rPr>
                <w:rPr>
                  <w:rFonts w:ascii="Cambria Math" w:hAnsi="Cambria Math" w:cs="Times New Roman"/>
                  <w:sz w:val="20"/>
                  <w:szCs w:val="20"/>
                </w:rPr>
                <m:t>PRIME</m:t>
              </m:r>
            </m:oMath>
            <w:r w:rsidRPr="004857E0">
              <w:rPr>
                <w:rFonts w:ascii="Times New Roman" w:hAnsi="Times New Roman" w:cs="Times New Roman"/>
                <w:sz w:val="20"/>
                <w:szCs w:val="20"/>
              </w:rPr>
              <w:t>, al menos una vez en los últimos dos años</w:t>
            </w:r>
          </w:p>
        </w:tc>
      </w:tr>
    </w:tbl>
    <w:p w14:paraId="24AF7517" w14:textId="46757DE6" w:rsidR="00E8221F" w:rsidRDefault="00DF452E" w:rsidP="000C37BA">
      <w:pPr>
        <w:pStyle w:val="Descripcin"/>
        <w:spacing w:after="180"/>
        <w:jc w:val="center"/>
        <w:rPr>
          <w:rFonts w:ascii="Times New Roman" w:hAnsi="Times New Roman" w:cs="Times New Roman"/>
          <w:i w:val="0"/>
          <w:iCs w:val="0"/>
          <w:color w:val="auto"/>
          <w:sz w:val="16"/>
          <w:szCs w:val="16"/>
        </w:rPr>
      </w:pPr>
      <w:bookmarkStart w:id="531" w:name="_Toc94028644"/>
      <w:r w:rsidRPr="00DF452E">
        <w:rPr>
          <w:rFonts w:ascii="Times New Roman" w:hAnsi="Times New Roman" w:cs="Times New Roman"/>
          <w:i w:val="0"/>
          <w:iCs w:val="0"/>
          <w:color w:val="auto"/>
          <w:sz w:val="16"/>
          <w:szCs w:val="16"/>
        </w:rPr>
        <w:t>Fuente: Elaboración propia del autor</w:t>
      </w:r>
      <w:bookmarkEnd w:id="531"/>
    </w:p>
    <w:p w14:paraId="6D63A5AE" w14:textId="4789818A" w:rsidR="00351399" w:rsidRPr="00351399" w:rsidRDefault="00351399" w:rsidP="00351399">
      <w:pPr>
        <w:rPr>
          <w:lang w:val="es-ES_tradnl"/>
        </w:rPr>
      </w:pPr>
      <w:r>
        <w:rPr>
          <w:lang w:val="es-ES_tradnl"/>
        </w:rPr>
        <w:br w:type="page"/>
      </w:r>
    </w:p>
    <w:p w14:paraId="6F3D6759" w14:textId="53C45C9F" w:rsidR="000C37BA" w:rsidRPr="000C37BA" w:rsidRDefault="000C37BA" w:rsidP="00351399">
      <w:pPr>
        <w:pStyle w:val="Tablas"/>
        <w:rPr>
          <w:i/>
          <w:iCs/>
        </w:rPr>
      </w:pPr>
      <w:bookmarkStart w:id="532" w:name="_Toc94028645"/>
      <w:bookmarkStart w:id="533" w:name="_Toc94033225"/>
      <w:bookmarkStart w:id="534" w:name="tabla_A3"/>
      <w:r w:rsidRPr="000C37BA">
        <w:lastRenderedPageBreak/>
        <w:t xml:space="preserve">Tabla </w:t>
      </w:r>
      <w:r>
        <w:t>A3</w:t>
      </w:r>
      <w:r w:rsidRPr="000C37BA">
        <w:t>: Estudios recientes sobre empresas zombis</w:t>
      </w:r>
      <w:bookmarkEnd w:id="532"/>
      <w:bookmarkEnd w:id="533"/>
    </w:p>
    <w:tbl>
      <w:tblPr>
        <w:tblStyle w:val="Tablaconcuadrcula"/>
        <w:tblW w:w="9067" w:type="dxa"/>
        <w:tblLook w:val="04A0" w:firstRow="1" w:lastRow="0" w:firstColumn="1" w:lastColumn="0" w:noHBand="0" w:noVBand="1"/>
      </w:tblPr>
      <w:tblGrid>
        <w:gridCol w:w="2106"/>
        <w:gridCol w:w="6961"/>
      </w:tblGrid>
      <w:tr w:rsidR="00E8221F" w:rsidRPr="004857E0" w14:paraId="6F6969D2" w14:textId="77777777" w:rsidTr="00DC7D3C">
        <w:trPr>
          <w:trHeight w:val="40"/>
        </w:trPr>
        <w:tc>
          <w:tcPr>
            <w:tcW w:w="2106" w:type="dxa"/>
            <w:shd w:val="clear" w:color="auto" w:fill="FFD966" w:themeFill="accent4" w:themeFillTint="99"/>
            <w:vAlign w:val="center"/>
          </w:tcPr>
          <w:bookmarkEnd w:id="534"/>
          <w:p w14:paraId="2181FB46" w14:textId="77777777" w:rsidR="00E8221F" w:rsidRPr="00DC7D3C" w:rsidRDefault="00E8221F" w:rsidP="00DC7D3C">
            <w:pPr>
              <w:jc w:val="center"/>
              <w:rPr>
                <w:rFonts w:ascii="Times New Roman" w:hAnsi="Times New Roman" w:cs="Times New Roman"/>
                <w:sz w:val="20"/>
                <w:szCs w:val="20"/>
              </w:rPr>
            </w:pPr>
            <w:r w:rsidRPr="00DC7D3C">
              <w:rPr>
                <w:rFonts w:ascii="Times New Roman" w:hAnsi="Times New Roman" w:cs="Times New Roman"/>
                <w:sz w:val="20"/>
                <w:szCs w:val="20"/>
              </w:rPr>
              <w:t>Nombre Articulo (Año)</w:t>
            </w:r>
          </w:p>
        </w:tc>
        <w:tc>
          <w:tcPr>
            <w:tcW w:w="6961" w:type="dxa"/>
            <w:shd w:val="clear" w:color="auto" w:fill="FFD966" w:themeFill="accent4" w:themeFillTint="99"/>
          </w:tcPr>
          <w:p w14:paraId="129168AD" w14:textId="77777777" w:rsidR="00E8221F" w:rsidRPr="000C37BA" w:rsidRDefault="00E8221F" w:rsidP="000C37BA">
            <w:pPr>
              <w:jc w:val="center"/>
              <w:rPr>
                <w:rFonts w:ascii="Times New Roman" w:hAnsi="Times New Roman" w:cs="Times New Roman"/>
                <w:b/>
                <w:bCs/>
                <w:sz w:val="20"/>
                <w:szCs w:val="20"/>
              </w:rPr>
            </w:pPr>
            <w:r w:rsidRPr="000C37BA">
              <w:rPr>
                <w:rFonts w:ascii="Times New Roman" w:hAnsi="Times New Roman" w:cs="Times New Roman"/>
                <w:b/>
                <w:bCs/>
                <w:sz w:val="20"/>
                <w:szCs w:val="20"/>
              </w:rPr>
              <w:t>Criterios empleados para identificar a zombis</w:t>
            </w:r>
          </w:p>
        </w:tc>
      </w:tr>
      <w:tr w:rsidR="00E8221F" w:rsidRPr="004857E0" w14:paraId="6C50E081" w14:textId="77777777" w:rsidTr="00DC7D3C">
        <w:trPr>
          <w:trHeight w:val="1366"/>
        </w:trPr>
        <w:tc>
          <w:tcPr>
            <w:tcW w:w="2106" w:type="dxa"/>
            <w:vAlign w:val="center"/>
          </w:tcPr>
          <w:p w14:paraId="3A0D873D" w14:textId="59420300" w:rsidR="00E8221F" w:rsidRPr="00DC7D3C" w:rsidRDefault="00E8221F" w:rsidP="00DC7D3C">
            <w:pPr>
              <w:jc w:val="center"/>
              <w:rPr>
                <w:rFonts w:ascii="Times New Roman" w:hAnsi="Times New Roman" w:cs="Times New Roman"/>
                <w:sz w:val="20"/>
                <w:szCs w:val="20"/>
              </w:rPr>
            </w:pPr>
            <w:r w:rsidRPr="00DC7D3C">
              <w:rPr>
                <w:rFonts w:ascii="Times New Roman" w:hAnsi="Times New Roman" w:cs="Times New Roman"/>
                <w:sz w:val="20"/>
                <w:szCs w:val="20"/>
                <w:lang w:val="en-US"/>
              </w:rPr>
              <w:t>The walking dead? Zombie firms and productivity performance in OECD countries (2018)</w:t>
            </w:r>
          </w:p>
        </w:tc>
        <w:tc>
          <w:tcPr>
            <w:tcW w:w="6961" w:type="dxa"/>
          </w:tcPr>
          <w:p w14:paraId="6A3996DD" w14:textId="11C814B1" w:rsidR="00E8221F" w:rsidRPr="000C37BA" w:rsidRDefault="00E8221F" w:rsidP="000C37BA">
            <w:pPr>
              <w:jc w:val="both"/>
              <w:rPr>
                <w:rFonts w:ascii="Times New Roman" w:hAnsi="Times New Roman" w:cs="Times New Roman"/>
                <w:b/>
                <w:bCs/>
                <w:sz w:val="20"/>
                <w:szCs w:val="20"/>
              </w:rPr>
            </w:pPr>
            <w:r w:rsidRPr="000C37BA">
              <w:rPr>
                <w:rFonts w:ascii="Times New Roman" w:hAnsi="Times New Roman" w:cs="Times New Roman"/>
                <w:b/>
                <w:bCs/>
                <w:sz w:val="20"/>
                <w:szCs w:val="20"/>
              </w:rPr>
              <w:t xml:space="preserve">Criterio del estudio: </w:t>
            </w:r>
            <w:r w:rsidRPr="000C37BA">
              <w:rPr>
                <w:rFonts w:ascii="Times New Roman" w:hAnsi="Times New Roman" w:cs="Times New Roman"/>
                <w:sz w:val="20"/>
                <w:szCs w:val="20"/>
              </w:rPr>
              <w:t xml:space="preserve">mencionado en la </w:t>
            </w:r>
            <w:hyperlink w:anchor="_Identificación" w:history="1">
              <w:r w:rsidRPr="00293767">
                <w:rPr>
                  <w:rStyle w:val="Hipervnculo"/>
                  <w:rFonts w:ascii="Times New Roman" w:hAnsi="Times New Roman" w:cs="Times New Roman"/>
                  <w:sz w:val="20"/>
                  <w:szCs w:val="20"/>
                </w:rPr>
                <w:t>sección 4.1.3</w:t>
              </w:r>
            </w:hyperlink>
          </w:p>
          <w:p w14:paraId="3E5D9273" w14:textId="2BD19097" w:rsidR="00E8221F" w:rsidRPr="000C37BA" w:rsidRDefault="00E8221F" w:rsidP="000C37BA">
            <w:pPr>
              <w:jc w:val="both"/>
              <w:rPr>
                <w:rFonts w:ascii="Times New Roman" w:hAnsi="Times New Roman" w:cs="Times New Roman"/>
                <w:b/>
                <w:bCs/>
                <w:sz w:val="20"/>
                <w:szCs w:val="20"/>
              </w:rPr>
            </w:pPr>
            <w:r w:rsidRPr="000C37BA">
              <w:rPr>
                <w:rFonts w:ascii="Times New Roman" w:hAnsi="Times New Roman" w:cs="Times New Roman"/>
                <w:b/>
                <w:bCs/>
                <w:sz w:val="20"/>
                <w:szCs w:val="20"/>
              </w:rPr>
              <w:t xml:space="preserve">Criterio alternativo </w:t>
            </w:r>
            <w:r w:rsidRPr="000C37BA">
              <w:rPr>
                <w:rFonts w:ascii="Times New Roman" w:hAnsi="Times New Roman" w:cs="Times New Roman"/>
                <w:sz w:val="20"/>
                <w:szCs w:val="20"/>
              </w:rPr>
              <w:t>basado en CHK</w:t>
            </w:r>
            <w:r w:rsidR="004313F2" w:rsidRPr="000C37BA">
              <w:rPr>
                <w:rFonts w:ascii="Times New Roman" w:hAnsi="Times New Roman" w:cs="Times New Roman"/>
                <w:sz w:val="20"/>
                <w:szCs w:val="20"/>
              </w:rPr>
              <w:t xml:space="preserve"> y sigue los siguientes pasos</w:t>
            </w:r>
            <w:r w:rsidRPr="000C37BA">
              <w:rPr>
                <w:rFonts w:ascii="Times New Roman" w:hAnsi="Times New Roman" w:cs="Times New Roman"/>
                <w:b/>
                <w:bCs/>
                <w:sz w:val="20"/>
                <w:szCs w:val="20"/>
              </w:rPr>
              <w:t>:</w:t>
            </w:r>
          </w:p>
          <w:p w14:paraId="2F89C0EC" w14:textId="6273B1E6" w:rsidR="00E8221F" w:rsidRPr="000C37BA" w:rsidRDefault="004313F2" w:rsidP="000C37BA">
            <w:pPr>
              <w:pStyle w:val="Prrafodelista"/>
              <w:numPr>
                <w:ilvl w:val="0"/>
                <w:numId w:val="23"/>
              </w:numPr>
              <w:ind w:left="643"/>
              <w:jc w:val="both"/>
              <w:rPr>
                <w:rFonts w:ascii="Times New Roman" w:hAnsi="Times New Roman" w:cs="Times New Roman"/>
                <w:sz w:val="20"/>
                <w:szCs w:val="20"/>
              </w:rPr>
            </w:pPr>
            <w:r w:rsidRPr="000C37BA">
              <w:rPr>
                <w:rFonts w:ascii="Times New Roman" w:hAnsi="Times New Roman" w:cs="Times New Roman"/>
                <w:sz w:val="20"/>
                <w:szCs w:val="20"/>
              </w:rPr>
              <w:t>Cálculo de</w:t>
            </w:r>
            <w:r w:rsidR="00E8221F" w:rsidRPr="000C37BA">
              <w:rPr>
                <w:rFonts w:ascii="Times New Roman" w:hAnsi="Times New Roman" w:cs="Times New Roman"/>
                <w:sz w:val="20"/>
                <w:szCs w:val="20"/>
              </w:rPr>
              <w:t xml:space="preserve"> </w:t>
            </w:r>
            <m:oMath>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oMath>
            <w:r w:rsidR="00E8221F" w:rsidRPr="000C37BA">
              <w:rPr>
                <w:rFonts w:ascii="Times New Roman" w:hAnsi="Times New Roman" w:cs="Times New Roman"/>
                <w:sz w:val="20"/>
                <w:szCs w:val="20"/>
              </w:rPr>
              <w:t xml:space="preserve"> de manera simplificada:</w:t>
            </w:r>
          </w:p>
          <w:p w14:paraId="64541D93" w14:textId="3AE375D7" w:rsidR="0015196C" w:rsidRPr="000C37BA" w:rsidRDefault="00BF02EC" w:rsidP="000C37BA">
            <w:pPr>
              <w:pStyle w:val="Prrafodelista"/>
              <w:ind w:left="643"/>
              <w:jc w:val="both"/>
              <w:rPr>
                <w:rFonts w:ascii="Times New Roman" w:hAnsi="Times New Roman" w:cs="Times New Roman"/>
                <w:sz w:val="20"/>
                <w:szCs w:val="20"/>
              </w:rPr>
            </w:pPr>
            <m:oMath>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r>
                <m:rPr>
                  <m:sty m:val="p"/>
                </m:rPr>
                <w:rPr>
                  <w:rFonts w:ascii="Cambria Math"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rs</m:t>
                  </m:r>
                </m:e>
                <m:sub>
                  <m:r>
                    <m:rPr>
                      <m:sty m:val="p"/>
                    </m:rPr>
                    <w:rPr>
                      <w:rFonts w:ascii="Cambria Math" w:hAnsi="Cambria Math" w:cs="Times New Roman"/>
                      <w:sz w:val="20"/>
                      <w:szCs w:val="20"/>
                    </w:rPr>
                    <m:t>t-1</m:t>
                  </m:r>
                </m:sub>
              </m:sSub>
              <m:r>
                <m:rPr>
                  <m:sty m:val="p"/>
                </m:rPr>
                <w:rPr>
                  <w:rFonts w:ascii="Cambria Math" w:eastAsiaTheme="minorEastAsia"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BS</m:t>
                  </m:r>
                </m:e>
                <m:sub>
                  <m:r>
                    <m:rPr>
                      <m:sty m:val="p"/>
                    </m:rPr>
                    <w:rPr>
                      <w:rFonts w:ascii="Cambria Math" w:hAnsi="Cambria Math" w:cs="Times New Roman"/>
                      <w:sz w:val="20"/>
                      <w:szCs w:val="20"/>
                    </w:rPr>
                    <m:t>i,t-1</m:t>
                  </m:r>
                </m:sub>
              </m:sSub>
              <m:r>
                <m:rPr>
                  <m:sty m:val="p"/>
                </m:rPr>
                <w:rPr>
                  <w:rFonts w:ascii="Cambria Math" w:hAnsi="Cambria Math" w:cs="Times New Roman"/>
                  <w:sz w:val="20"/>
                  <w:szCs w:val="20"/>
                </w:rPr>
                <m:t>+</m:t>
              </m:r>
              <m:d>
                <m:dPr>
                  <m:ctrlPr>
                    <w:rPr>
                      <w:rFonts w:ascii="Cambria Math" w:hAnsi="Cambria Math" w:cs="Times New Roman"/>
                      <w:iCs/>
                      <w:sz w:val="20"/>
                      <w:szCs w:val="20"/>
                    </w:rPr>
                  </m:ctrlPr>
                </m:dPr>
                <m:e>
                  <m:f>
                    <m:fPr>
                      <m:ctrlPr>
                        <w:rPr>
                          <w:rFonts w:ascii="Cambria Math" w:hAnsi="Cambria Math" w:cs="Times New Roman"/>
                          <w:iCs/>
                          <w:sz w:val="20"/>
                          <w:szCs w:val="20"/>
                        </w:rPr>
                      </m:ctrlPr>
                    </m:fPr>
                    <m:num>
                      <m:r>
                        <m:rPr>
                          <m:sty m:val="p"/>
                        </m:rPr>
                        <w:rPr>
                          <w:rFonts w:ascii="Cambria Math" w:hAnsi="Cambria Math" w:cs="Times New Roman"/>
                          <w:sz w:val="20"/>
                          <w:szCs w:val="20"/>
                        </w:rPr>
                        <m:t>1</m:t>
                      </m:r>
                    </m:num>
                    <m:den>
                      <m:r>
                        <m:rPr>
                          <m:sty m:val="p"/>
                        </m:rPr>
                        <w:rPr>
                          <w:rFonts w:ascii="Cambria Math" w:hAnsi="Cambria Math" w:cs="Times New Roman"/>
                          <w:sz w:val="20"/>
                          <w:szCs w:val="20"/>
                        </w:rPr>
                        <m:t>5</m:t>
                      </m:r>
                    </m:den>
                  </m:f>
                  <m:r>
                    <m:rPr>
                      <m:sty m:val="p"/>
                    </m:rPr>
                    <w:rPr>
                      <w:rFonts w:ascii="Cambria Math" w:eastAsiaTheme="minorEastAsia" w:hAnsi="Cambria Math" w:cs="Times New Roman"/>
                      <w:sz w:val="20"/>
                      <w:szCs w:val="20"/>
                    </w:rPr>
                    <m:t xml:space="preserve"> </m:t>
                  </m:r>
                  <m:nary>
                    <m:naryPr>
                      <m:chr m:val="∑"/>
                      <m:limLoc m:val="undOvr"/>
                      <m:ctrlPr>
                        <w:rPr>
                          <w:rFonts w:ascii="Cambria Math" w:eastAsiaTheme="minorEastAsia" w:hAnsi="Cambria Math" w:cs="Times New Roman"/>
                          <w:iCs/>
                          <w:sz w:val="20"/>
                          <w:szCs w:val="20"/>
                        </w:rPr>
                      </m:ctrlPr>
                    </m:naryPr>
                    <m:sub>
                      <m:r>
                        <m:rPr>
                          <m:sty m:val="p"/>
                        </m:rPr>
                        <w:rPr>
                          <w:rFonts w:ascii="Cambria Math" w:eastAsiaTheme="minorEastAsia" w:hAnsi="Cambria Math" w:cs="Times New Roman"/>
                          <w:sz w:val="20"/>
                          <w:szCs w:val="20"/>
                        </w:rPr>
                        <m:t>j=1</m:t>
                      </m:r>
                    </m:sub>
                    <m:sup>
                      <m:r>
                        <m:rPr>
                          <m:sty m:val="p"/>
                        </m:rPr>
                        <w:rPr>
                          <w:rFonts w:ascii="Cambria Math" w:eastAsiaTheme="minorEastAsia" w:hAnsi="Cambria Math" w:cs="Times New Roman"/>
                          <w:sz w:val="20"/>
                          <w:szCs w:val="20"/>
                        </w:rPr>
                        <m:t>5</m:t>
                      </m:r>
                    </m:sup>
                    <m:e>
                      <m:sSub>
                        <m:sSubPr>
                          <m:ctrlPr>
                            <w:rPr>
                              <w:rFonts w:ascii="Cambria Math" w:hAnsi="Cambria Math" w:cs="Times New Roman"/>
                              <w:iCs/>
                              <w:sz w:val="20"/>
                              <w:szCs w:val="20"/>
                            </w:rPr>
                          </m:ctrlPr>
                        </m:sSubPr>
                        <m:e>
                          <m:r>
                            <m:rPr>
                              <m:sty m:val="p"/>
                            </m:rPr>
                            <w:rPr>
                              <w:rFonts w:ascii="Cambria Math" w:hAnsi="Cambria Math" w:cs="Times New Roman"/>
                              <w:sz w:val="20"/>
                              <w:szCs w:val="20"/>
                            </w:rPr>
                            <m:t>rl</m:t>
                          </m:r>
                        </m:e>
                        <m:sub>
                          <m:r>
                            <m:rPr>
                              <m:sty m:val="p"/>
                            </m:rPr>
                            <w:rPr>
                              <w:rFonts w:ascii="Cambria Math" w:hAnsi="Cambria Math" w:cs="Times New Roman"/>
                              <w:sz w:val="20"/>
                              <w:szCs w:val="20"/>
                            </w:rPr>
                            <m:t>t-j</m:t>
                          </m:r>
                        </m:sub>
                      </m:sSub>
                    </m:e>
                  </m:nary>
                  <m:r>
                    <m:rPr>
                      <m:sty m:val="p"/>
                    </m:rPr>
                    <w:rPr>
                      <w:rFonts w:ascii="Cambria Math" w:eastAsiaTheme="minorEastAsia" w:hAnsi="Cambria Math" w:cs="Times New Roman"/>
                      <w:sz w:val="20"/>
                      <w:szCs w:val="20"/>
                    </w:rPr>
                    <m:t xml:space="preserve"> </m:t>
                  </m:r>
                  <m:ctrlPr>
                    <w:rPr>
                      <w:rFonts w:ascii="Cambria Math" w:eastAsiaTheme="minorEastAsia" w:hAnsi="Cambria Math" w:cs="Times New Roman"/>
                      <w:iCs/>
                      <w:sz w:val="20"/>
                      <w:szCs w:val="20"/>
                    </w:rPr>
                  </m:ctrlPr>
                </m:e>
              </m:d>
              <m:sSub>
                <m:sSubPr>
                  <m:ctrlPr>
                    <w:rPr>
                      <w:rFonts w:ascii="Cambria Math" w:hAnsi="Cambria Math" w:cs="Times New Roman"/>
                      <w:iCs/>
                      <w:sz w:val="20"/>
                      <w:szCs w:val="20"/>
                    </w:rPr>
                  </m:ctrlPr>
                </m:sSubPr>
                <m:e>
                  <m:r>
                    <m:rPr>
                      <m:sty m:val="p"/>
                    </m:rPr>
                    <w:rPr>
                      <w:rFonts w:ascii="Cambria Math" w:hAnsi="Cambria Math" w:cs="Times New Roman"/>
                      <w:sz w:val="20"/>
                      <w:szCs w:val="20"/>
                    </w:rPr>
                    <m:t>BL</m:t>
                  </m:r>
                </m:e>
                <m:sub>
                  <m:r>
                    <m:rPr>
                      <m:sty m:val="p"/>
                    </m:rPr>
                    <w:rPr>
                      <w:rFonts w:ascii="Cambria Math" w:hAnsi="Cambria Math" w:cs="Times New Roman"/>
                      <w:sz w:val="20"/>
                      <w:szCs w:val="20"/>
                    </w:rPr>
                    <m:t>i,t-1</m:t>
                  </m:r>
                </m:sub>
              </m:sSub>
            </m:oMath>
            <w:r w:rsidR="004313F2" w:rsidRPr="000C37BA">
              <w:rPr>
                <w:rFonts w:ascii="Times New Roman" w:eastAsiaTheme="minorEastAsia" w:hAnsi="Times New Roman" w:cs="Times New Roman"/>
                <w:iCs/>
                <w:sz w:val="20"/>
                <w:szCs w:val="20"/>
              </w:rPr>
              <w:t xml:space="preserve"> </w:t>
            </w:r>
          </w:p>
          <w:p w14:paraId="4944B7ED" w14:textId="52ADF0C4" w:rsidR="0015196C" w:rsidRPr="000C37BA" w:rsidRDefault="0015196C" w:rsidP="000C37BA">
            <w:pPr>
              <w:pStyle w:val="Prrafodelista"/>
              <w:numPr>
                <w:ilvl w:val="0"/>
                <w:numId w:val="23"/>
              </w:numPr>
              <w:ind w:left="643"/>
              <w:jc w:val="both"/>
              <w:rPr>
                <w:rFonts w:ascii="Times New Roman" w:hAnsi="Times New Roman" w:cs="Times New Roman"/>
                <w:sz w:val="20"/>
                <w:szCs w:val="20"/>
              </w:rPr>
            </w:pPr>
            <w:r w:rsidRPr="000C37BA">
              <w:rPr>
                <w:rFonts w:ascii="Times New Roman" w:eastAsiaTheme="minorEastAsia" w:hAnsi="Times New Roman" w:cs="Times New Roman"/>
                <w:iCs/>
                <w:sz w:val="20"/>
                <w:szCs w:val="20"/>
              </w:rPr>
              <w:t xml:space="preserve">Si </w:t>
            </w:r>
            <m:oMath>
              <m:sSub>
                <m:sSubPr>
                  <m:ctrlPr>
                    <w:rPr>
                      <w:rFonts w:ascii="Cambria Math" w:hAnsi="Cambria Math" w:cs="Times New Roman"/>
                      <w:iCs/>
                      <w:sz w:val="20"/>
                      <w:szCs w:val="20"/>
                    </w:rPr>
                  </m:ctrlPr>
                </m:sSub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Sub>
              <m:r>
                <w:rPr>
                  <w:rFonts w:ascii="Cambria Math" w:hAnsi="Cambria Math" w:cs="Times New Roman"/>
                  <w:sz w:val="20"/>
                  <w:szCs w:val="20"/>
                </w:rPr>
                <m:t>-</m:t>
              </m:r>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r>
                <w:rPr>
                  <w:rFonts w:ascii="Cambria Math" w:hAnsi="Cambria Math" w:cs="Times New Roman"/>
                  <w:sz w:val="20"/>
                  <w:szCs w:val="20"/>
                </w:rPr>
                <m:t>)&lt;0</m:t>
              </m:r>
            </m:oMath>
            <w:r w:rsidRPr="000C37BA">
              <w:rPr>
                <w:rFonts w:ascii="Times New Roman" w:eastAsiaTheme="minorEastAsia" w:hAnsi="Times New Roman" w:cs="Times New Roman"/>
                <w:iCs/>
                <w:sz w:val="20"/>
                <w:szCs w:val="20"/>
              </w:rPr>
              <w:t>: Empresa Zombi</w:t>
            </w:r>
          </w:p>
        </w:tc>
      </w:tr>
      <w:tr w:rsidR="00AC5492" w:rsidRPr="004857E0" w14:paraId="4191F2E9" w14:textId="77777777" w:rsidTr="00DC7D3C">
        <w:trPr>
          <w:trHeight w:val="1366"/>
        </w:trPr>
        <w:tc>
          <w:tcPr>
            <w:tcW w:w="2106" w:type="dxa"/>
            <w:vAlign w:val="center"/>
          </w:tcPr>
          <w:p w14:paraId="287037D6" w14:textId="0B067C03" w:rsidR="00AC5492" w:rsidRPr="00DC7D3C" w:rsidRDefault="00AC5492" w:rsidP="00DC7D3C">
            <w:pPr>
              <w:jc w:val="center"/>
              <w:rPr>
                <w:rFonts w:ascii="Times New Roman" w:hAnsi="Times New Roman" w:cs="Times New Roman"/>
                <w:sz w:val="20"/>
                <w:szCs w:val="20"/>
                <w:lang w:val="en-US"/>
              </w:rPr>
            </w:pPr>
            <w:r w:rsidRPr="00DC7D3C">
              <w:rPr>
                <w:rFonts w:ascii="Times New Roman" w:hAnsi="Times New Roman" w:cs="Times New Roman"/>
                <w:sz w:val="20"/>
                <w:szCs w:val="20"/>
                <w:lang w:val="en-US"/>
              </w:rPr>
              <w:t>Living with zombie companies: Do we know where the threat lies? (2018)</w:t>
            </w:r>
          </w:p>
        </w:tc>
        <w:tc>
          <w:tcPr>
            <w:tcW w:w="6961" w:type="dxa"/>
          </w:tcPr>
          <w:p w14:paraId="4E0F41C5" w14:textId="5BAC0998" w:rsidR="003D6451" w:rsidRPr="000C37BA" w:rsidRDefault="00AC5492" w:rsidP="000C37BA">
            <w:pPr>
              <w:jc w:val="both"/>
              <w:rPr>
                <w:rFonts w:ascii="Times New Roman" w:hAnsi="Times New Roman" w:cs="Times New Roman"/>
                <w:sz w:val="20"/>
                <w:szCs w:val="20"/>
                <w:lang w:val="es-ES_tradnl"/>
              </w:rPr>
            </w:pPr>
            <w:r w:rsidRPr="000C37BA">
              <w:rPr>
                <w:rFonts w:ascii="Times New Roman" w:hAnsi="Times New Roman" w:cs="Times New Roman"/>
                <w:b/>
                <w:bCs/>
                <w:sz w:val="20"/>
                <w:szCs w:val="20"/>
                <w:lang w:val="es-ES_tradnl"/>
              </w:rPr>
              <w:t xml:space="preserve">Criterio del estudio, </w:t>
            </w:r>
            <w:r w:rsidRPr="000C37BA">
              <w:rPr>
                <w:rFonts w:ascii="Times New Roman" w:hAnsi="Times New Roman" w:cs="Times New Roman"/>
                <w:sz w:val="20"/>
                <w:szCs w:val="20"/>
                <w:lang w:val="es-ES_tradnl"/>
              </w:rPr>
              <w:t>plantean índice EZ que recoge cuatro dimensiones de los zombis extremos:</w:t>
            </w:r>
          </w:p>
          <w:p w14:paraId="712CA479" w14:textId="1F7DD5DD" w:rsidR="0056286E" w:rsidRPr="000C37BA" w:rsidRDefault="00DC7D3C" w:rsidP="000C37BA">
            <w:pPr>
              <w:pStyle w:val="Prrafodelista"/>
              <w:ind w:left="283"/>
              <w:jc w:val="both"/>
              <w:rPr>
                <w:rFonts w:ascii="Times New Roman" w:eastAsiaTheme="minorEastAsia" w:hAnsi="Times New Roman" w:cs="Times New Roman"/>
                <w:sz w:val="20"/>
                <w:szCs w:val="20"/>
                <w:lang w:val="es-ES_tradnl"/>
              </w:rPr>
            </w:pPr>
            <m:oMath>
              <m:r>
                <m:rPr>
                  <m:sty m:val="p"/>
                </m:rPr>
                <w:rPr>
                  <w:rFonts w:ascii="Cambria Math" w:hAnsi="Cambria Math" w:cs="Times New Roman"/>
                  <w:sz w:val="20"/>
                  <w:szCs w:val="20"/>
                  <w:lang w:val="es-ES_tradnl"/>
                </w:rPr>
                <m:t>X=</m:t>
              </m:r>
              <m:f>
                <m:fPr>
                  <m:ctrlPr>
                    <w:rPr>
                      <w:rFonts w:ascii="Cambria Math" w:hAnsi="Cambria Math" w:cs="Times New Roman"/>
                      <w:sz w:val="20"/>
                      <w:szCs w:val="20"/>
                      <w:lang w:val="es-ES_tradnl"/>
                    </w:rPr>
                  </m:ctrlPr>
                </m:fPr>
                <m:num>
                  <m:r>
                    <m:rPr>
                      <m:sty m:val="p"/>
                    </m:rPr>
                    <w:rPr>
                      <w:rFonts w:ascii="Cambria Math" w:hAnsi="Cambria Math" w:cs="Times New Roman"/>
                      <w:sz w:val="20"/>
                      <w:szCs w:val="20"/>
                      <w:lang w:val="es-ES_tradnl"/>
                    </w:rPr>
                    <m:t>Patrimonio neto negativo</m:t>
                  </m:r>
                </m:num>
                <m:den>
                  <m:nary>
                    <m:naryPr>
                      <m:chr m:val="∑"/>
                      <m:limLoc m:val="undOvr"/>
                      <m:ctrlPr>
                        <w:rPr>
                          <w:rFonts w:ascii="Cambria Math" w:hAnsi="Cambria Math" w:cs="Times New Roman"/>
                          <w:sz w:val="20"/>
                          <w:szCs w:val="20"/>
                          <w:lang w:val="es-ES_tradnl"/>
                        </w:rPr>
                      </m:ctrlPr>
                    </m:naryPr>
                    <m:sub>
                      <m:r>
                        <m:rPr>
                          <m:sty m:val="p"/>
                        </m:rPr>
                        <w:rPr>
                          <w:rFonts w:ascii="Cambria Math" w:hAnsi="Cambria Math" w:cs="Times New Roman"/>
                          <w:sz w:val="20"/>
                          <w:szCs w:val="20"/>
                          <w:lang w:val="es-ES_tradnl"/>
                        </w:rPr>
                        <m:t>i=1</m:t>
                      </m:r>
                    </m:sub>
                    <m:sup>
                      <m:r>
                        <m:rPr>
                          <m:sty m:val="p"/>
                        </m:rPr>
                        <w:rPr>
                          <w:rFonts w:ascii="Cambria Math" w:hAnsi="Cambria Math" w:cs="Times New Roman"/>
                          <w:sz w:val="20"/>
                          <w:szCs w:val="20"/>
                          <w:lang w:val="es-ES_tradnl"/>
                        </w:rPr>
                        <m:t>N</m:t>
                      </m:r>
                    </m:sup>
                    <m:e>
                      <m:r>
                        <m:rPr>
                          <m:sty m:val="p"/>
                        </m:rPr>
                        <w:rPr>
                          <w:rFonts w:ascii="Cambria Math" w:hAnsi="Cambria Math" w:cs="Times New Roman"/>
                          <w:sz w:val="20"/>
                          <w:szCs w:val="20"/>
                          <w:lang w:val="es-ES_tradnl"/>
                        </w:rPr>
                        <m:t xml:space="preserve">Total </m:t>
                      </m:r>
                      <m:sSub>
                        <m:sSubPr>
                          <m:ctrlPr>
                            <w:rPr>
                              <w:rFonts w:ascii="Cambria Math" w:hAnsi="Cambria Math" w:cs="Times New Roman"/>
                              <w:sz w:val="20"/>
                              <w:szCs w:val="20"/>
                              <w:lang w:val="es-ES_tradnl"/>
                            </w:rPr>
                          </m:ctrlPr>
                        </m:sSubPr>
                        <m:e>
                          <m:r>
                            <m:rPr>
                              <m:sty m:val="p"/>
                            </m:rPr>
                            <w:rPr>
                              <w:rFonts w:ascii="Cambria Math" w:hAnsi="Cambria Math" w:cs="Times New Roman"/>
                              <w:sz w:val="20"/>
                              <w:szCs w:val="20"/>
                              <w:lang w:val="es-ES_tradnl"/>
                            </w:rPr>
                            <m:t>Patrimonio neto negativo</m:t>
                          </m:r>
                        </m:e>
                        <m:sub>
                          <m:r>
                            <m:rPr>
                              <m:sty m:val="p"/>
                            </m:rPr>
                            <w:rPr>
                              <w:rFonts w:ascii="Cambria Math" w:hAnsi="Cambria Math" w:cs="Times New Roman"/>
                              <w:sz w:val="20"/>
                              <w:szCs w:val="20"/>
                              <w:lang w:val="es-ES_tradnl"/>
                            </w:rPr>
                            <m:t>i</m:t>
                          </m:r>
                        </m:sub>
                      </m:sSub>
                    </m:e>
                  </m:nary>
                </m:den>
              </m:f>
            </m:oMath>
            <w:r w:rsidR="00D61429" w:rsidRPr="000C37BA">
              <w:rPr>
                <w:rFonts w:ascii="Times New Roman" w:eastAsiaTheme="minorEastAsia" w:hAnsi="Times New Roman" w:cs="Times New Roman"/>
                <w:sz w:val="20"/>
                <w:szCs w:val="20"/>
                <w:lang w:val="es-ES_tradnl"/>
              </w:rPr>
              <w:t xml:space="preserve"> </w:t>
            </w:r>
          </w:p>
          <w:p w14:paraId="76ECDA4B" w14:textId="2FAFDACB" w:rsidR="00AC5492" w:rsidRPr="000C37BA" w:rsidRDefault="00DC7D3C" w:rsidP="000C37BA">
            <w:pPr>
              <w:pStyle w:val="Prrafodelista"/>
              <w:ind w:left="283"/>
              <w:jc w:val="both"/>
              <w:rPr>
                <w:rFonts w:ascii="Times New Roman" w:eastAsiaTheme="minorEastAsia" w:hAnsi="Times New Roman" w:cs="Times New Roman"/>
                <w:sz w:val="20"/>
                <w:szCs w:val="20"/>
                <w:lang w:val="es-ES_tradnl"/>
              </w:rPr>
            </w:pPr>
            <m:oMath>
              <m:r>
                <m:rPr>
                  <m:sty m:val="p"/>
                </m:rPr>
                <w:rPr>
                  <w:rFonts w:ascii="Cambria Math" w:hAnsi="Cambria Math" w:cs="Times New Roman"/>
                  <w:sz w:val="20"/>
                  <w:szCs w:val="20"/>
                  <w:lang w:val="es-ES_tradnl"/>
                </w:rPr>
                <m:t>Y=-</m:t>
              </m:r>
              <m:f>
                <m:fPr>
                  <m:ctrlPr>
                    <w:rPr>
                      <w:rFonts w:ascii="Cambria Math" w:hAnsi="Cambria Math" w:cs="Times New Roman"/>
                      <w:sz w:val="20"/>
                      <w:szCs w:val="20"/>
                      <w:lang w:val="es-ES_tradnl"/>
                    </w:rPr>
                  </m:ctrlPr>
                </m:fPr>
                <m:num>
                  <m:r>
                    <m:rPr>
                      <m:sty m:val="p"/>
                    </m:rPr>
                    <w:rPr>
                      <w:rFonts w:ascii="Cambria Math" w:hAnsi="Cambria Math" w:cs="Times New Roman"/>
                      <w:sz w:val="20"/>
                      <w:szCs w:val="20"/>
                      <w:lang w:val="es-ES_tradnl"/>
                    </w:rPr>
                    <m:t>Patrimonio neto negativo</m:t>
                  </m:r>
                </m:num>
                <m:den>
                  <m:r>
                    <m:rPr>
                      <m:sty m:val="p"/>
                    </m:rPr>
                    <w:rPr>
                      <w:rFonts w:ascii="Cambria Math" w:hAnsi="Cambria Math" w:cs="Times New Roman"/>
                      <w:sz w:val="20"/>
                      <w:szCs w:val="20"/>
                      <w:lang w:val="es-ES_tradnl"/>
                    </w:rPr>
                    <m:t>Activos</m:t>
                  </m:r>
                </m:den>
              </m:f>
              <m:r>
                <m:rPr>
                  <m:sty m:val="p"/>
                </m:rPr>
                <w:rPr>
                  <w:rFonts w:ascii="Cambria Math" w:hAnsi="Cambria Math" w:cs="Times New Roman"/>
                  <w:sz w:val="20"/>
                  <w:szCs w:val="20"/>
                  <w:lang w:val="es-ES_tradnl"/>
                </w:rPr>
                <m:t xml:space="preserve"> </m:t>
              </m:r>
              <m:r>
                <m:rPr>
                  <m:sty m:val="b"/>
                </m:rPr>
                <w:rPr>
                  <w:rFonts w:ascii="Cambria Math" w:hAnsi="Cambria Math" w:cs="Times New Roman"/>
                  <w:sz w:val="20"/>
                  <w:szCs w:val="20"/>
                  <w:lang w:val="es-ES_tradnl"/>
                </w:rPr>
                <m:t>o</m:t>
              </m:r>
              <m:r>
                <m:rPr>
                  <m:sty m:val="p"/>
                </m:rPr>
                <w:rPr>
                  <w:rFonts w:ascii="Cambria Math" w:hAnsi="Cambria Math" w:cs="Times New Roman"/>
                  <w:sz w:val="20"/>
                  <w:szCs w:val="20"/>
                  <w:lang w:val="es-ES_tradnl"/>
                </w:rPr>
                <m:t xml:space="preserve"> Y=1-</m:t>
              </m:r>
              <m:f>
                <m:fPr>
                  <m:ctrlPr>
                    <w:rPr>
                      <w:rFonts w:ascii="Cambria Math" w:hAnsi="Cambria Math" w:cs="Times New Roman"/>
                      <w:sz w:val="20"/>
                      <w:szCs w:val="20"/>
                      <w:lang w:val="es-ES_tradnl"/>
                    </w:rPr>
                  </m:ctrlPr>
                </m:fPr>
                <m:num>
                  <m:r>
                    <m:rPr>
                      <m:sty m:val="p"/>
                    </m:rPr>
                    <w:rPr>
                      <w:rFonts w:ascii="Cambria Math" w:hAnsi="Cambria Math" w:cs="Times New Roman"/>
                      <w:sz w:val="20"/>
                      <w:szCs w:val="20"/>
                      <w:lang w:val="es-ES_tradnl"/>
                    </w:rPr>
                    <m:t>Activos</m:t>
                  </m:r>
                </m:num>
                <m:den>
                  <m:r>
                    <m:rPr>
                      <m:sty m:val="p"/>
                    </m:rPr>
                    <w:rPr>
                      <w:rFonts w:ascii="Cambria Math" w:hAnsi="Cambria Math" w:cs="Times New Roman"/>
                      <w:sz w:val="20"/>
                      <w:szCs w:val="20"/>
                      <w:lang w:val="es-ES_tradnl"/>
                    </w:rPr>
                    <m:t>Deudas</m:t>
                  </m:r>
                </m:den>
              </m:f>
            </m:oMath>
            <w:r w:rsidR="00D61429" w:rsidRPr="000C37BA">
              <w:rPr>
                <w:rFonts w:ascii="Times New Roman" w:eastAsiaTheme="minorEastAsia" w:hAnsi="Times New Roman" w:cs="Times New Roman"/>
                <w:sz w:val="20"/>
                <w:szCs w:val="20"/>
                <w:lang w:val="es-ES_tradnl"/>
              </w:rPr>
              <w:t xml:space="preserve"> </w:t>
            </w:r>
          </w:p>
          <w:p w14:paraId="13B2FB87" w14:textId="3EF8AAE2" w:rsidR="003D6451" w:rsidRPr="000C37BA" w:rsidRDefault="00DC7D3C" w:rsidP="000C37BA">
            <w:pPr>
              <w:ind w:left="283"/>
              <w:jc w:val="both"/>
              <w:rPr>
                <w:rFonts w:ascii="Times New Roman" w:eastAsiaTheme="minorEastAsia" w:hAnsi="Times New Roman" w:cs="Times New Roman"/>
                <w:sz w:val="20"/>
                <w:szCs w:val="20"/>
                <w:lang w:val="es-ES_tradnl"/>
              </w:rPr>
            </w:pPr>
            <m:oMath>
              <m:r>
                <m:rPr>
                  <m:sty m:val="p"/>
                </m:rPr>
                <w:rPr>
                  <w:rFonts w:ascii="Cambria Math" w:hAnsi="Cambria Math" w:cs="Times New Roman"/>
                  <w:sz w:val="20"/>
                  <w:szCs w:val="20"/>
                  <w:lang w:val="es-ES_tradnl"/>
                </w:rPr>
                <m:t>W=1-</m:t>
              </m:r>
              <m:f>
                <m:fPr>
                  <m:ctrlPr>
                    <w:rPr>
                      <w:rFonts w:ascii="Cambria Math" w:hAnsi="Cambria Math" w:cs="Times New Roman"/>
                      <w:sz w:val="20"/>
                      <w:szCs w:val="20"/>
                      <w:lang w:val="es-ES_tradnl"/>
                    </w:rPr>
                  </m:ctrlPr>
                </m:fPr>
                <m:num>
                  <m:r>
                    <m:rPr>
                      <m:sty m:val="p"/>
                    </m:rPr>
                    <w:rPr>
                      <w:rFonts w:ascii="Cambria Math" w:hAnsi="Cambria Math" w:cs="Times New Roman"/>
                      <w:sz w:val="20"/>
                      <w:szCs w:val="20"/>
                      <w:lang w:val="es-ES_tradnl"/>
                    </w:rPr>
                    <m:t>CF</m:t>
                  </m:r>
                </m:num>
                <m:den>
                  <m:r>
                    <m:rPr>
                      <m:sty m:val="p"/>
                    </m:rPr>
                    <w:rPr>
                      <w:rFonts w:ascii="Cambria Math" w:hAnsi="Cambria Math" w:cs="Times New Roman"/>
                      <w:sz w:val="20"/>
                      <w:szCs w:val="20"/>
                      <w:lang w:val="es-ES_tradnl"/>
                    </w:rPr>
                    <m:t>Deudas</m:t>
                  </m:r>
                </m:den>
              </m:f>
              <m:r>
                <m:rPr>
                  <m:sty m:val="p"/>
                </m:rPr>
                <w:rPr>
                  <w:rFonts w:ascii="Cambria Math" w:hAnsi="Cambria Math" w:cs="Times New Roman"/>
                  <w:sz w:val="20"/>
                  <w:szCs w:val="20"/>
                  <w:lang w:val="es-ES_tradnl"/>
                </w:rPr>
                <m:t xml:space="preserve"> </m:t>
              </m:r>
              <m:r>
                <m:rPr>
                  <m:sty m:val="b"/>
                </m:rPr>
                <w:rPr>
                  <w:rFonts w:ascii="Cambria Math" w:hAnsi="Cambria Math" w:cs="Times New Roman"/>
                  <w:sz w:val="20"/>
                  <w:szCs w:val="20"/>
                  <w:lang w:val="es-ES_tradnl"/>
                </w:rPr>
                <m:t>o</m:t>
              </m:r>
              <m:r>
                <m:rPr>
                  <m:sty m:val="p"/>
                </m:rPr>
                <w:rPr>
                  <w:rFonts w:ascii="Cambria Math" w:hAnsi="Cambria Math" w:cs="Times New Roman"/>
                  <w:sz w:val="20"/>
                  <w:szCs w:val="20"/>
                  <w:lang w:val="es-ES_tradnl"/>
                </w:rPr>
                <m:t xml:space="preserve"> W=1-</m:t>
              </m:r>
              <m:f>
                <m:fPr>
                  <m:ctrlPr>
                    <w:rPr>
                      <w:rFonts w:ascii="Cambria Math" w:hAnsi="Cambria Math" w:cs="Times New Roman"/>
                      <w:sz w:val="20"/>
                      <w:szCs w:val="20"/>
                      <w:lang w:val="es-ES_tradnl"/>
                    </w:rPr>
                  </m:ctrlPr>
                </m:fPr>
                <m:num>
                  <m:r>
                    <m:rPr>
                      <m:sty m:val="p"/>
                    </m:rPr>
                    <w:rPr>
                      <w:rFonts w:ascii="Cambria Math" w:hAnsi="Cambria Math" w:cs="Times New Roman"/>
                      <w:sz w:val="20"/>
                      <w:szCs w:val="20"/>
                      <w:lang w:val="es-ES_tradnl"/>
                    </w:rPr>
                    <m:t>EBIT</m:t>
                  </m:r>
                </m:num>
                <m:den>
                  <m:r>
                    <m:rPr>
                      <m:sty m:val="p"/>
                    </m:rPr>
                    <w:rPr>
                      <w:rFonts w:ascii="Cambria Math" w:hAnsi="Cambria Math" w:cs="Times New Roman"/>
                      <w:sz w:val="20"/>
                      <w:szCs w:val="20"/>
                      <w:lang w:val="es-ES_tradnl"/>
                    </w:rPr>
                    <m:t>Activos</m:t>
                  </m:r>
                </m:den>
              </m:f>
            </m:oMath>
            <w:r w:rsidR="00D61429" w:rsidRPr="000C37BA">
              <w:rPr>
                <w:rFonts w:ascii="Times New Roman" w:eastAsiaTheme="minorEastAsia" w:hAnsi="Times New Roman" w:cs="Times New Roman"/>
                <w:sz w:val="20"/>
                <w:szCs w:val="20"/>
                <w:lang w:val="es-ES_tradnl"/>
              </w:rPr>
              <w:t xml:space="preserve"> </w:t>
            </w:r>
          </w:p>
          <w:p w14:paraId="17740D73" w14:textId="4925B579" w:rsidR="0056286E" w:rsidRPr="000C37BA" w:rsidRDefault="00DC7D3C" w:rsidP="000C37BA">
            <w:pPr>
              <w:ind w:left="283"/>
              <w:jc w:val="both"/>
              <w:rPr>
                <w:rFonts w:ascii="Times New Roman" w:eastAsiaTheme="minorEastAsia" w:hAnsi="Times New Roman" w:cs="Times New Roman"/>
                <w:sz w:val="20"/>
                <w:szCs w:val="20"/>
                <w:lang w:val="es-ES_tradnl"/>
              </w:rPr>
            </w:pPr>
            <m:oMath>
              <m:r>
                <m:rPr>
                  <m:sty m:val="p"/>
                </m:rPr>
                <w:rPr>
                  <w:rFonts w:ascii="Cambria Math" w:hAnsi="Cambria Math" w:cs="Times New Roman"/>
                  <w:sz w:val="20"/>
                  <w:szCs w:val="20"/>
                  <w:lang w:val="es-ES_tradnl"/>
                </w:rPr>
                <m:t>Z=1-</m:t>
              </m:r>
              <m:f>
                <m:fPr>
                  <m:ctrlPr>
                    <w:rPr>
                      <w:rFonts w:ascii="Cambria Math" w:hAnsi="Cambria Math" w:cs="Times New Roman"/>
                      <w:sz w:val="20"/>
                      <w:szCs w:val="20"/>
                      <w:lang w:val="es-ES_tradnl"/>
                    </w:rPr>
                  </m:ctrlPr>
                </m:fPr>
                <m:num>
                  <m:r>
                    <m:rPr>
                      <m:sty m:val="p"/>
                    </m:rPr>
                    <w:rPr>
                      <w:rFonts w:ascii="Cambria Math" w:hAnsi="Cambria Math" w:cs="Times New Roman"/>
                      <w:sz w:val="20"/>
                      <w:szCs w:val="20"/>
                      <w:lang w:val="es-ES_tradnl"/>
                    </w:rPr>
                    <m:t>Activos</m:t>
                  </m:r>
                </m:num>
                <m:den>
                  <m:r>
                    <m:rPr>
                      <m:sty m:val="p"/>
                    </m:rPr>
                    <w:rPr>
                      <w:rFonts w:ascii="Cambria Math" w:hAnsi="Cambria Math" w:cs="Times New Roman"/>
                      <w:sz w:val="20"/>
                      <w:szCs w:val="20"/>
                      <w:lang w:val="es-ES_tradnl"/>
                    </w:rPr>
                    <m:t>Deudas corto plazo</m:t>
                  </m:r>
                </m:den>
              </m:f>
            </m:oMath>
            <w:r w:rsidR="00D61429" w:rsidRPr="000C37BA">
              <w:rPr>
                <w:rFonts w:ascii="Times New Roman" w:eastAsiaTheme="minorEastAsia" w:hAnsi="Times New Roman" w:cs="Times New Roman"/>
                <w:sz w:val="20"/>
                <w:szCs w:val="20"/>
                <w:lang w:val="es-ES_tradnl"/>
              </w:rPr>
              <w:t xml:space="preserve"> </w:t>
            </w:r>
          </w:p>
          <w:p w14:paraId="741AC203" w14:textId="16618A54" w:rsidR="00AC5492" w:rsidRPr="000C37BA" w:rsidRDefault="00DC7D3C" w:rsidP="000C37BA">
            <w:pPr>
              <w:ind w:left="283"/>
              <w:jc w:val="both"/>
              <w:rPr>
                <w:rFonts w:ascii="Times New Roman" w:hAnsi="Times New Roman" w:cs="Times New Roman"/>
                <w:sz w:val="20"/>
                <w:szCs w:val="20"/>
                <w:lang w:val="es-ES_tradnl"/>
              </w:rPr>
            </w:pPr>
            <m:oMathPara>
              <m:oMathParaPr>
                <m:jc m:val="left"/>
              </m:oMathParaPr>
              <m:oMath>
                <m:r>
                  <m:rPr>
                    <m:sty m:val="b"/>
                  </m:rPr>
                  <w:rPr>
                    <w:rFonts w:ascii="Cambria Math" w:hAnsi="Cambria Math" w:cs="Times New Roman"/>
                    <w:sz w:val="20"/>
                    <w:szCs w:val="20"/>
                    <w:lang w:val="es-ES_tradnl"/>
                  </w:rPr>
                  <m:t>Índice EZ</m:t>
                </m:r>
                <m:r>
                  <m:rPr>
                    <m:sty m:val="p"/>
                  </m:rPr>
                  <w:rPr>
                    <w:rFonts w:ascii="Cambria Math" w:hAnsi="Cambria Math" w:cs="Times New Roman"/>
                    <w:sz w:val="20"/>
                    <w:szCs w:val="20"/>
                    <w:lang w:val="es-ES_tradnl"/>
                  </w:rPr>
                  <m:t>=k1 (X)+k2 (Y)+k3 (Z)+k4 (W)</m:t>
                </m:r>
              </m:oMath>
            </m:oMathPara>
          </w:p>
        </w:tc>
      </w:tr>
      <w:tr w:rsidR="00B52C70" w:rsidRPr="004857E0" w14:paraId="591167C6" w14:textId="77777777" w:rsidTr="00DC7D3C">
        <w:trPr>
          <w:trHeight w:val="1366"/>
        </w:trPr>
        <w:tc>
          <w:tcPr>
            <w:tcW w:w="2106" w:type="dxa"/>
            <w:vAlign w:val="center"/>
          </w:tcPr>
          <w:p w14:paraId="7D2445C7" w14:textId="024C78F0" w:rsidR="00B52C70" w:rsidRPr="00DC7D3C" w:rsidRDefault="00B52C70" w:rsidP="00DC7D3C">
            <w:pPr>
              <w:jc w:val="center"/>
              <w:rPr>
                <w:rFonts w:ascii="Times New Roman" w:hAnsi="Times New Roman" w:cs="Times New Roman"/>
                <w:sz w:val="20"/>
                <w:szCs w:val="20"/>
                <w:lang w:val="en-US"/>
              </w:rPr>
            </w:pPr>
            <w:r w:rsidRPr="00DC7D3C">
              <w:rPr>
                <w:rFonts w:ascii="Times New Roman" w:hAnsi="Times New Roman" w:cs="Times New Roman"/>
                <w:sz w:val="20"/>
                <w:szCs w:val="20"/>
                <w:lang w:val="en-US"/>
              </w:rPr>
              <w:t>The impact of government subsidies on the capacity utilization of zombie firms (2019)</w:t>
            </w:r>
          </w:p>
        </w:tc>
        <w:tc>
          <w:tcPr>
            <w:tcW w:w="6961" w:type="dxa"/>
          </w:tcPr>
          <w:p w14:paraId="47D4A706" w14:textId="2E483783" w:rsidR="00B52C70" w:rsidRPr="000C37BA" w:rsidRDefault="00B52C70" w:rsidP="000C37BA">
            <w:pPr>
              <w:jc w:val="both"/>
              <w:rPr>
                <w:rFonts w:ascii="Times New Roman" w:hAnsi="Times New Roman" w:cs="Times New Roman"/>
                <w:sz w:val="20"/>
                <w:szCs w:val="20"/>
                <w:lang w:val="es-ES_tradnl"/>
              </w:rPr>
            </w:pPr>
            <w:r w:rsidRPr="000C37BA">
              <w:rPr>
                <w:rFonts w:ascii="Times New Roman" w:hAnsi="Times New Roman" w:cs="Times New Roman"/>
                <w:b/>
                <w:bCs/>
                <w:sz w:val="20"/>
                <w:szCs w:val="20"/>
                <w:lang w:val="es-ES_tradnl"/>
              </w:rPr>
              <w:t xml:space="preserve">Criterio del estudio, </w:t>
            </w:r>
            <w:r w:rsidRPr="000C37BA">
              <w:rPr>
                <w:rFonts w:ascii="Times New Roman" w:hAnsi="Times New Roman" w:cs="Times New Roman"/>
                <w:sz w:val="20"/>
                <w:szCs w:val="20"/>
                <w:lang w:val="es-ES_tradnl"/>
              </w:rPr>
              <w:t>basado en CHK y FN y sigue</w:t>
            </w:r>
            <w:r w:rsidR="00892E2C" w:rsidRPr="000C37BA">
              <w:rPr>
                <w:rFonts w:ascii="Times New Roman" w:hAnsi="Times New Roman" w:cs="Times New Roman"/>
                <w:sz w:val="20"/>
                <w:szCs w:val="20"/>
                <w:lang w:val="es-ES_tradnl"/>
              </w:rPr>
              <w:t xml:space="preserve"> los siguientes </w:t>
            </w:r>
            <w:r w:rsidRPr="000C37BA">
              <w:rPr>
                <w:rFonts w:ascii="Times New Roman" w:hAnsi="Times New Roman" w:cs="Times New Roman"/>
                <w:sz w:val="20"/>
                <w:szCs w:val="20"/>
                <w:lang w:val="es-ES_tradnl"/>
              </w:rPr>
              <w:t>pasos:</w:t>
            </w:r>
          </w:p>
          <w:p w14:paraId="52222C76" w14:textId="60C9F430" w:rsidR="00B52C70" w:rsidRPr="000C37BA" w:rsidRDefault="00892E2C" w:rsidP="000C37BA">
            <w:pPr>
              <w:pStyle w:val="Prrafodelista"/>
              <w:numPr>
                <w:ilvl w:val="0"/>
                <w:numId w:val="24"/>
              </w:numPr>
              <w:ind w:left="643"/>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Cálculo de</w:t>
            </w:r>
            <w:r w:rsidR="00B52C70" w:rsidRPr="000C37BA">
              <w:rPr>
                <w:rFonts w:ascii="Times New Roman" w:hAnsi="Times New Roman" w:cs="Times New Roman"/>
                <w:sz w:val="20"/>
                <w:szCs w:val="20"/>
                <w:lang w:val="es-ES_tradnl"/>
              </w:rPr>
              <w:t xml:space="preserve"> </w:t>
            </w:r>
            <m:oMath>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oMath>
            <w:r w:rsidR="00B52C70" w:rsidRPr="000C37BA">
              <w:rPr>
                <w:rFonts w:ascii="Times New Roman" w:hAnsi="Times New Roman" w:cs="Times New Roman"/>
                <w:sz w:val="20"/>
                <w:szCs w:val="20"/>
                <w:lang w:val="es-ES_tradnl"/>
              </w:rPr>
              <w:t xml:space="preserve"> </w:t>
            </w:r>
            <w:r w:rsidR="008D2D26" w:rsidRPr="000C37BA">
              <w:rPr>
                <w:rFonts w:ascii="Times New Roman" w:hAnsi="Times New Roman" w:cs="Times New Roman"/>
                <w:sz w:val="20"/>
                <w:szCs w:val="20"/>
                <w:lang w:val="es-ES_tradnl"/>
              </w:rPr>
              <w:t xml:space="preserve">ídem a la </w:t>
            </w:r>
            <w:hyperlink w:anchor="ecuación_1" w:history="1">
              <w:r w:rsidR="003F6A47" w:rsidRPr="00293767">
                <w:rPr>
                  <w:rStyle w:val="Hipervnculo"/>
                  <w:rFonts w:ascii="Times New Roman" w:hAnsi="Times New Roman" w:cs="Times New Roman"/>
                  <w:sz w:val="20"/>
                  <w:szCs w:val="20"/>
                  <w:lang w:val="es-ES_tradnl"/>
                </w:rPr>
                <w:t>ecuación 1</w:t>
              </w:r>
            </w:hyperlink>
            <w:r w:rsidR="003F6A47" w:rsidRPr="000C37BA">
              <w:rPr>
                <w:rFonts w:ascii="Times New Roman" w:hAnsi="Times New Roman" w:cs="Times New Roman"/>
                <w:sz w:val="20"/>
                <w:szCs w:val="20"/>
                <w:lang w:val="es-ES_tradnl"/>
              </w:rPr>
              <w:t>.</w:t>
            </w:r>
          </w:p>
          <w:p w14:paraId="61BE4B7E" w14:textId="77777777" w:rsidR="008D2D26" w:rsidRPr="000C37BA" w:rsidRDefault="008D2D26" w:rsidP="000C37BA">
            <w:pPr>
              <w:pStyle w:val="Prrafodelista"/>
              <w:numPr>
                <w:ilvl w:val="0"/>
                <w:numId w:val="24"/>
              </w:numPr>
              <w:ind w:left="643"/>
              <w:jc w:val="both"/>
              <w:rPr>
                <w:rFonts w:ascii="Times New Roman" w:hAnsi="Times New Roman" w:cs="Times New Roman"/>
                <w:sz w:val="20"/>
                <w:szCs w:val="20"/>
                <w:lang w:val="es-ES_tradnl"/>
              </w:rPr>
            </w:pPr>
            <w:r w:rsidRPr="000C37BA">
              <w:rPr>
                <w:rFonts w:ascii="Times New Roman" w:hAnsi="Times New Roman" w:cs="Times New Roman"/>
                <w:sz w:val="20"/>
                <w:szCs w:val="20"/>
              </w:rPr>
              <w:t>Identifican como zombis a las siguientes empresas:</w:t>
            </w:r>
          </w:p>
          <w:p w14:paraId="7DDD3CA9" w14:textId="709D426C" w:rsidR="008D2D26" w:rsidRPr="000C37BA" w:rsidRDefault="008D2D26" w:rsidP="000C37BA">
            <w:pPr>
              <w:pStyle w:val="Prrafodelista"/>
              <w:numPr>
                <w:ilvl w:val="1"/>
                <w:numId w:val="24"/>
              </w:numPr>
              <w:ind w:left="1210"/>
              <w:jc w:val="both"/>
              <w:rPr>
                <w:rFonts w:ascii="Times New Roman" w:hAnsi="Times New Roman" w:cs="Times New Roman"/>
                <w:sz w:val="20"/>
                <w:szCs w:val="20"/>
                <w:lang w:val="es-ES_tradnl"/>
              </w:rPr>
            </w:pPr>
            <w:r w:rsidRPr="000C37BA">
              <w:rPr>
                <w:rFonts w:ascii="Times New Roman" w:eastAsiaTheme="minorEastAsia" w:hAnsi="Times New Roman" w:cs="Times New Roman"/>
                <w:iCs/>
                <w:sz w:val="20"/>
                <w:szCs w:val="20"/>
              </w:rPr>
              <w:t xml:space="preserve">Si </w:t>
            </w:r>
            <m:oMath>
              <m:sSub>
                <m:sSubPr>
                  <m:ctrlPr>
                    <w:rPr>
                      <w:rFonts w:ascii="Cambria Math" w:hAnsi="Cambria Math" w:cs="Times New Roman"/>
                      <w:iCs/>
                      <w:sz w:val="20"/>
                      <w:szCs w:val="20"/>
                    </w:rPr>
                  </m:ctrlPr>
                </m:sSub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Sub>
              <m:r>
                <w:rPr>
                  <w:rFonts w:ascii="Cambria Math" w:hAnsi="Cambria Math" w:cs="Times New Roman"/>
                  <w:sz w:val="20"/>
                  <w:szCs w:val="20"/>
                </w:rPr>
                <m:t>-</m:t>
              </m:r>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r>
                <w:rPr>
                  <w:rFonts w:ascii="Cambria Math" w:hAnsi="Cambria Math" w:cs="Times New Roman"/>
                  <w:sz w:val="20"/>
                  <w:szCs w:val="20"/>
                </w:rPr>
                <m:t>)&lt;0</m:t>
              </m:r>
            </m:oMath>
            <w:r w:rsidRPr="000C37BA">
              <w:rPr>
                <w:rFonts w:ascii="Times New Roman" w:eastAsiaTheme="minorEastAsia" w:hAnsi="Times New Roman" w:cs="Times New Roman"/>
                <w:sz w:val="20"/>
                <w:szCs w:val="20"/>
              </w:rPr>
              <w:t xml:space="preserve">: Empresa Zombi. </w:t>
            </w:r>
            <w:r w:rsidR="00892E2C" w:rsidRPr="000C37BA">
              <w:rPr>
                <w:rFonts w:ascii="Times New Roman" w:eastAsiaTheme="minorEastAsia" w:hAnsi="Times New Roman" w:cs="Times New Roman"/>
                <w:sz w:val="20"/>
                <w:szCs w:val="20"/>
              </w:rPr>
              <w:t>Asimismo</w:t>
            </w:r>
            <w:r w:rsidRPr="000C37BA">
              <w:rPr>
                <w:rFonts w:ascii="Times New Roman" w:eastAsiaTheme="minorEastAsia" w:hAnsi="Times New Roman" w:cs="Times New Roman"/>
                <w:sz w:val="20"/>
                <w:szCs w:val="20"/>
              </w:rPr>
              <w:t xml:space="preserve">, si </w:t>
            </w:r>
            <m:oMath>
              <m:d>
                <m:dPr>
                  <m:ctrlPr>
                    <w:rPr>
                      <w:rFonts w:ascii="Cambria Math" w:hAnsi="Cambria Math" w:cs="Times New Roman"/>
                      <w:i/>
                      <w:sz w:val="20"/>
                      <w:szCs w:val="20"/>
                    </w:rPr>
                  </m:ctrlPr>
                </m:dPr>
                <m:e>
                  <m:r>
                    <m:rPr>
                      <m:sty m:val="p"/>
                    </m:rPr>
                    <w:rPr>
                      <w:rFonts w:ascii="Cambria Math" w:hAnsi="Cambria Math" w:cs="Times New Roman"/>
                      <w:sz w:val="20"/>
                      <w:szCs w:val="20"/>
                    </w:rPr>
                    <m:t>Beneficio neto-ganancias y pérdidas no recurrentes</m:t>
                  </m:r>
                  <m:ctrlPr>
                    <w:rPr>
                      <w:rFonts w:ascii="Cambria Math" w:hAnsi="Cambria Math" w:cs="Times New Roman"/>
                      <w:sz w:val="20"/>
                      <w:szCs w:val="20"/>
                    </w:rPr>
                  </m:ctrlPr>
                </m:e>
              </m:d>
              <m:r>
                <m:rPr>
                  <m:sty m:val="p"/>
                </m:rPr>
                <w:rPr>
                  <w:rFonts w:ascii="Cambria Math" w:hAnsi="Cambria Math" w:cs="Times New Roman"/>
                  <w:sz w:val="20"/>
                  <w:szCs w:val="20"/>
                </w:rPr>
                <m:t>&gt;</m:t>
              </m:r>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oMath>
            <w:r w:rsidR="009B4B39" w:rsidRPr="000C37BA">
              <w:rPr>
                <w:rFonts w:ascii="Times New Roman" w:eastAsiaTheme="minorEastAsia" w:hAnsi="Times New Roman" w:cs="Times New Roman"/>
                <w:iCs/>
                <w:sz w:val="20"/>
                <w:szCs w:val="20"/>
              </w:rPr>
              <w:t xml:space="preserve"> y </w:t>
            </w:r>
            <m:oMath>
              <m:f>
                <m:fPr>
                  <m:ctrlPr>
                    <w:rPr>
                      <w:rFonts w:ascii="Cambria Math" w:hAnsi="Cambria Math" w:cs="Times New Roman"/>
                      <w:sz w:val="20"/>
                      <w:szCs w:val="20"/>
                      <w:lang w:val="es-ES_tradnl"/>
                    </w:rPr>
                  </m:ctrlPr>
                </m:fPr>
                <m:num>
                  <m:r>
                    <m:rPr>
                      <m:sty m:val="p"/>
                    </m:rPr>
                    <w:rPr>
                      <w:rFonts w:ascii="Cambria Math" w:hAnsi="Cambria Math" w:cs="Times New Roman"/>
                      <w:sz w:val="20"/>
                      <w:szCs w:val="20"/>
                      <w:lang w:val="es-ES_tradnl"/>
                    </w:rPr>
                    <m:t>Activos</m:t>
                  </m:r>
                </m:num>
                <m:den>
                  <m:r>
                    <m:rPr>
                      <m:sty m:val="p"/>
                    </m:rPr>
                    <w:rPr>
                      <w:rFonts w:ascii="Cambria Math" w:hAnsi="Cambria Math" w:cs="Times New Roman"/>
                      <w:sz w:val="20"/>
                      <w:szCs w:val="20"/>
                      <w:lang w:val="es-ES_tradnl"/>
                    </w:rPr>
                    <m:t>Pasivos</m:t>
                  </m:r>
                </m:den>
              </m:f>
              <m:r>
                <w:rPr>
                  <w:rFonts w:ascii="Cambria Math" w:eastAsiaTheme="minorEastAsia" w:hAnsi="Cambria Math" w:cs="Times New Roman"/>
                  <w:sz w:val="20"/>
                  <w:szCs w:val="20"/>
                  <w:lang w:val="es-ES_tradnl"/>
                </w:rPr>
                <m:t>≥50%</m:t>
              </m:r>
            </m:oMath>
            <w:r w:rsidR="009B4B39" w:rsidRPr="000C37BA">
              <w:rPr>
                <w:rFonts w:ascii="Times New Roman" w:eastAsiaTheme="minorEastAsia" w:hAnsi="Times New Roman" w:cs="Times New Roman"/>
                <w:sz w:val="20"/>
                <w:szCs w:val="20"/>
                <w:lang w:val="es-ES_tradnl"/>
              </w:rPr>
              <w:t>: Empresa No Zombi</w:t>
            </w:r>
          </w:p>
          <w:p w14:paraId="215B9825" w14:textId="0851F510" w:rsidR="009B4B39" w:rsidRPr="000C37BA" w:rsidRDefault="00250E56" w:rsidP="000C37BA">
            <w:pPr>
              <w:pStyle w:val="Prrafodelista"/>
              <w:numPr>
                <w:ilvl w:val="1"/>
                <w:numId w:val="24"/>
              </w:numPr>
              <w:ind w:left="1210"/>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 xml:space="preserve">Si </w:t>
            </w:r>
            <m:oMath>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r>
                <w:rPr>
                  <w:rFonts w:ascii="Cambria Math" w:hAnsi="Cambria Math" w:cs="Times New Roman"/>
                  <w:sz w:val="20"/>
                  <w:szCs w:val="20"/>
                </w:rPr>
                <m:t xml:space="preserve">&lt; </m:t>
              </m:r>
              <m:d>
                <m:dPr>
                  <m:ctrlPr>
                    <w:rPr>
                      <w:rFonts w:ascii="Cambria Math" w:hAnsi="Cambria Math" w:cs="Times New Roman"/>
                      <w:i/>
                      <w:sz w:val="20"/>
                      <w:szCs w:val="20"/>
                    </w:rPr>
                  </m:ctrlPr>
                </m:dPr>
                <m:e>
                  <m:r>
                    <m:rPr>
                      <m:sty m:val="p"/>
                    </m:rPr>
                    <w:rPr>
                      <w:rFonts w:ascii="Cambria Math" w:hAnsi="Cambria Math" w:cs="Times New Roman"/>
                      <w:sz w:val="20"/>
                      <w:szCs w:val="20"/>
                    </w:rPr>
                    <m:t>Beneficio neto-ganancias y pérdidas no recurrentes</m:t>
                  </m:r>
                  <m:ctrlPr>
                    <w:rPr>
                      <w:rFonts w:ascii="Cambria Math" w:hAnsi="Cambria Math" w:cs="Times New Roman"/>
                      <w:sz w:val="20"/>
                      <w:szCs w:val="20"/>
                    </w:rPr>
                  </m:ctrlPr>
                </m:e>
              </m:d>
            </m:oMath>
            <w:r w:rsidR="00A267A4" w:rsidRPr="000C37BA">
              <w:rPr>
                <w:rFonts w:ascii="Times New Roman" w:eastAsiaTheme="minorEastAsia" w:hAnsi="Times New Roman" w:cs="Times New Roman"/>
                <w:sz w:val="20"/>
                <w:szCs w:val="20"/>
              </w:rPr>
              <w:t>,</w:t>
            </w:r>
            <w:r w:rsidRPr="000C37BA">
              <w:rPr>
                <w:rFonts w:ascii="Times New Roman" w:eastAsiaTheme="minorEastAsia" w:hAnsi="Times New Roman" w:cs="Times New Roman"/>
                <w:sz w:val="20"/>
                <w:szCs w:val="20"/>
              </w:rPr>
              <w:t xml:space="preserve"> </w:t>
            </w:r>
            <m:oMath>
              <m:d>
                <m:dPr>
                  <m:ctrlPr>
                    <w:rPr>
                      <w:rFonts w:ascii="Cambria Math" w:hAnsi="Cambria Math" w:cs="Times New Roman"/>
                      <w:i/>
                      <w:sz w:val="20"/>
                      <w:szCs w:val="20"/>
                    </w:rPr>
                  </m:ctrlPr>
                </m:dPr>
                <m:e>
                  <m:r>
                    <m:rPr>
                      <m:sty m:val="p"/>
                    </m:rPr>
                    <w:rPr>
                      <w:rFonts w:ascii="Cambria Math" w:hAnsi="Cambria Math" w:cs="Times New Roman"/>
                      <w:sz w:val="20"/>
                      <w:szCs w:val="20"/>
                    </w:rPr>
                    <m:t>Beneficio neto-ganancias y pérdidas no recurrentes</m:t>
                  </m:r>
                  <m:ctrlPr>
                    <w:rPr>
                      <w:rFonts w:ascii="Cambria Math" w:hAnsi="Cambria Math" w:cs="Times New Roman"/>
                      <w:sz w:val="20"/>
                      <w:szCs w:val="20"/>
                    </w:rPr>
                  </m:ctrlPr>
                </m:e>
              </m:d>
              <m:r>
                <w:rPr>
                  <w:rFonts w:ascii="Cambria Math" w:hAnsi="Cambria Math" w:cs="Times New Roman"/>
                  <w:sz w:val="20"/>
                  <w:szCs w:val="20"/>
                </w:rPr>
                <m:t>&lt;0</m:t>
              </m:r>
            </m:oMath>
            <w:r w:rsidR="00B03949" w:rsidRPr="000C37BA">
              <w:rPr>
                <w:rFonts w:ascii="Times New Roman" w:eastAsiaTheme="minorEastAsia" w:hAnsi="Times New Roman" w:cs="Times New Roman"/>
                <w:sz w:val="20"/>
                <w:szCs w:val="20"/>
              </w:rPr>
              <w:t xml:space="preserve"> y </w:t>
            </w:r>
            <m:oMath>
              <m:f>
                <m:fPr>
                  <m:ctrlPr>
                    <w:rPr>
                      <w:rFonts w:ascii="Cambria Math" w:hAnsi="Cambria Math" w:cs="Times New Roman"/>
                      <w:sz w:val="20"/>
                      <w:szCs w:val="20"/>
                      <w:lang w:val="es-ES_tradnl"/>
                    </w:rPr>
                  </m:ctrlPr>
                </m:fPr>
                <m:num>
                  <m:sSub>
                    <m:sSubPr>
                      <m:ctrlPr>
                        <w:rPr>
                          <w:rFonts w:ascii="Cambria Math" w:hAnsi="Cambria Math" w:cs="Times New Roman"/>
                          <w:sz w:val="20"/>
                          <w:szCs w:val="20"/>
                          <w:lang w:val="es-ES_tradnl"/>
                        </w:rPr>
                      </m:ctrlPr>
                    </m:sSubPr>
                    <m:e>
                      <m:r>
                        <m:rPr>
                          <m:sty m:val="p"/>
                        </m:rPr>
                        <w:rPr>
                          <w:rFonts w:ascii="Cambria Math" w:hAnsi="Cambria Math" w:cs="Times New Roman"/>
                          <w:sz w:val="20"/>
                          <w:szCs w:val="20"/>
                          <w:lang w:val="es-ES_tradnl"/>
                        </w:rPr>
                        <m:t>Activos</m:t>
                      </m:r>
                    </m:e>
                    <m:sub>
                      <m:r>
                        <m:rPr>
                          <m:sty m:val="p"/>
                        </m:rPr>
                        <w:rPr>
                          <w:rFonts w:ascii="Cambria Math" w:hAnsi="Cambria Math" w:cs="Times New Roman"/>
                          <w:sz w:val="20"/>
                          <w:szCs w:val="20"/>
                          <w:lang w:val="es-ES_tradnl"/>
                        </w:rPr>
                        <m:t>t-1</m:t>
                      </m:r>
                    </m:sub>
                  </m:sSub>
                </m:num>
                <m:den>
                  <m:sSub>
                    <m:sSubPr>
                      <m:ctrlPr>
                        <w:rPr>
                          <w:rFonts w:ascii="Cambria Math" w:hAnsi="Cambria Math" w:cs="Times New Roman"/>
                          <w:sz w:val="20"/>
                          <w:szCs w:val="20"/>
                          <w:lang w:val="es-ES_tradnl"/>
                        </w:rPr>
                      </m:ctrlPr>
                    </m:sSubPr>
                    <m:e>
                      <m:r>
                        <m:rPr>
                          <m:sty m:val="p"/>
                        </m:rPr>
                        <w:rPr>
                          <w:rFonts w:ascii="Cambria Math" w:hAnsi="Cambria Math" w:cs="Times New Roman"/>
                          <w:sz w:val="20"/>
                          <w:szCs w:val="20"/>
                          <w:lang w:val="es-ES_tradnl"/>
                        </w:rPr>
                        <m:t>Pasivos</m:t>
                      </m:r>
                    </m:e>
                    <m:sub>
                      <m:r>
                        <m:rPr>
                          <m:sty m:val="p"/>
                        </m:rPr>
                        <w:rPr>
                          <w:rFonts w:ascii="Cambria Math" w:hAnsi="Cambria Math" w:cs="Times New Roman"/>
                          <w:sz w:val="20"/>
                          <w:szCs w:val="20"/>
                          <w:lang w:val="es-ES_tradnl"/>
                        </w:rPr>
                        <m:t>t-1</m:t>
                      </m:r>
                    </m:sub>
                  </m:sSub>
                </m:den>
              </m:f>
              <m:r>
                <w:rPr>
                  <w:rFonts w:ascii="Cambria Math" w:eastAsiaTheme="minorEastAsia" w:hAnsi="Cambria Math" w:cs="Times New Roman"/>
                  <w:sz w:val="20"/>
                  <w:szCs w:val="20"/>
                  <w:lang w:val="es-ES_tradnl"/>
                </w:rPr>
                <m:t>&gt;50%</m:t>
              </m:r>
            </m:oMath>
            <w:r w:rsidR="00B03949" w:rsidRPr="000C37BA">
              <w:rPr>
                <w:rFonts w:ascii="Times New Roman" w:eastAsiaTheme="minorEastAsia" w:hAnsi="Times New Roman" w:cs="Times New Roman"/>
                <w:sz w:val="20"/>
                <w:szCs w:val="20"/>
                <w:lang w:val="es-ES_tradnl"/>
              </w:rPr>
              <w:t xml:space="preserve"> pero la empresa continua solicitando préstamos: Empresa Zombi</w:t>
            </w:r>
          </w:p>
          <w:p w14:paraId="15015D89" w14:textId="7E0F792A" w:rsidR="002175A8" w:rsidRPr="000C37BA" w:rsidRDefault="00BF02EC" w:rsidP="000C37BA">
            <w:pPr>
              <w:pStyle w:val="Prrafodelista"/>
              <w:numPr>
                <w:ilvl w:val="1"/>
                <w:numId w:val="24"/>
              </w:numPr>
              <w:ind w:left="1210"/>
              <w:jc w:val="both"/>
              <w:rPr>
                <w:rFonts w:ascii="Times New Roman" w:hAnsi="Times New Roman" w:cs="Times New Roman"/>
                <w:sz w:val="20"/>
                <w:szCs w:val="20"/>
                <w:lang w:val="es-ES_tradnl"/>
              </w:rPr>
            </w:pPr>
            <m:oMath>
              <m:d>
                <m:dPr>
                  <m:ctrlPr>
                    <w:rPr>
                      <w:rFonts w:ascii="Cambria Math" w:hAnsi="Cambria Math" w:cs="Times New Roman"/>
                      <w:i/>
                      <w:sz w:val="20"/>
                      <w:szCs w:val="20"/>
                    </w:rPr>
                  </m:ctrlPr>
                </m:dPr>
                <m:e>
                  <m:r>
                    <m:rPr>
                      <m:sty m:val="p"/>
                    </m:rPr>
                    <w:rPr>
                      <w:rFonts w:ascii="Cambria Math" w:hAnsi="Cambria Math" w:cs="Times New Roman"/>
                      <w:sz w:val="20"/>
                      <w:szCs w:val="20"/>
                    </w:rPr>
                    <m:t>Beneficio neto-ganancias y pérdidas no recurrentes</m:t>
                  </m:r>
                  <m:ctrlPr>
                    <w:rPr>
                      <w:rFonts w:ascii="Cambria Math" w:hAnsi="Cambria Math" w:cs="Times New Roman"/>
                      <w:sz w:val="20"/>
                      <w:szCs w:val="20"/>
                    </w:rPr>
                  </m:ctrlPr>
                </m:e>
              </m:d>
              <m:r>
                <w:rPr>
                  <w:rFonts w:ascii="Cambria Math" w:hAnsi="Cambria Math" w:cs="Times New Roman"/>
                  <w:sz w:val="20"/>
                  <w:szCs w:val="20"/>
                </w:rPr>
                <m:t>&lt;0</m:t>
              </m:r>
            </m:oMath>
            <w:r w:rsidR="00B03949" w:rsidRPr="000C37BA">
              <w:rPr>
                <w:rFonts w:ascii="Times New Roman" w:eastAsiaTheme="minorEastAsia" w:hAnsi="Times New Roman" w:cs="Times New Roman"/>
                <w:sz w:val="20"/>
                <w:szCs w:val="20"/>
              </w:rPr>
              <w:t>, para tres años consecutivos: Empresa Zombi</w:t>
            </w:r>
          </w:p>
          <w:p w14:paraId="7395E8D0" w14:textId="32865D7C" w:rsidR="002175A8" w:rsidRPr="000C37BA" w:rsidRDefault="002175A8" w:rsidP="000C37BA">
            <w:pPr>
              <w:pStyle w:val="Prrafodelista"/>
              <w:ind w:left="0"/>
              <w:jc w:val="both"/>
              <w:rPr>
                <w:rFonts w:ascii="Times New Roman" w:hAnsi="Times New Roman" w:cs="Times New Roman"/>
                <w:sz w:val="20"/>
                <w:szCs w:val="20"/>
                <w:lang w:val="es-ES_tradnl"/>
              </w:rPr>
            </w:pPr>
            <w:r w:rsidRPr="000C37BA">
              <w:rPr>
                <w:rFonts w:ascii="Times New Roman" w:hAnsi="Times New Roman" w:cs="Times New Roman"/>
                <w:b/>
                <w:bCs/>
                <w:sz w:val="20"/>
                <w:szCs w:val="20"/>
              </w:rPr>
              <w:t xml:space="preserve">Criterio alternativo: </w:t>
            </w:r>
            <w:r w:rsidRPr="000C37BA">
              <w:rPr>
                <w:rFonts w:ascii="Times New Roman" w:hAnsi="Times New Roman" w:cs="Times New Roman"/>
                <w:sz w:val="20"/>
                <w:szCs w:val="20"/>
              </w:rPr>
              <w:t xml:space="preserve">empresa cumple </w:t>
            </w:r>
            <w:r w:rsidR="00A267A4" w:rsidRPr="000C37BA">
              <w:rPr>
                <w:rFonts w:ascii="Times New Roman" w:hAnsi="Times New Roman" w:cs="Times New Roman"/>
                <w:sz w:val="20"/>
                <w:szCs w:val="20"/>
              </w:rPr>
              <w:t>criterios</w:t>
            </w:r>
            <w:r w:rsidRPr="000C37BA">
              <w:rPr>
                <w:rFonts w:ascii="Times New Roman" w:hAnsi="Times New Roman" w:cs="Times New Roman"/>
                <w:sz w:val="20"/>
                <w:szCs w:val="20"/>
              </w:rPr>
              <w:t xml:space="preserve"> zombis por dos años consecutivos</w:t>
            </w:r>
          </w:p>
        </w:tc>
      </w:tr>
      <w:tr w:rsidR="00555966" w:rsidRPr="004857E0" w14:paraId="320D8B6D" w14:textId="77777777" w:rsidTr="00DC7D3C">
        <w:trPr>
          <w:trHeight w:val="1366"/>
        </w:trPr>
        <w:tc>
          <w:tcPr>
            <w:tcW w:w="2106" w:type="dxa"/>
            <w:vAlign w:val="center"/>
          </w:tcPr>
          <w:p w14:paraId="4633F747" w14:textId="6DDF55E3" w:rsidR="00555966" w:rsidRPr="00DC7D3C" w:rsidRDefault="00555966" w:rsidP="00DC7D3C">
            <w:pPr>
              <w:jc w:val="center"/>
              <w:rPr>
                <w:rFonts w:ascii="Times New Roman" w:hAnsi="Times New Roman" w:cs="Times New Roman"/>
                <w:sz w:val="20"/>
                <w:szCs w:val="20"/>
                <w:lang w:val="en-US"/>
              </w:rPr>
            </w:pPr>
            <w:r w:rsidRPr="00DC7D3C">
              <w:rPr>
                <w:rFonts w:ascii="Times New Roman" w:hAnsi="Times New Roman" w:cs="Times New Roman"/>
                <w:sz w:val="20"/>
                <w:szCs w:val="20"/>
                <w:lang w:val="en-US"/>
              </w:rPr>
              <w:t>Zombie firms in China's coal mining sector: Identification, transition determinants and policy implications (2019)</w:t>
            </w:r>
          </w:p>
        </w:tc>
        <w:tc>
          <w:tcPr>
            <w:tcW w:w="6961" w:type="dxa"/>
          </w:tcPr>
          <w:p w14:paraId="4C4E421E" w14:textId="0D00F016" w:rsidR="00555966" w:rsidRPr="000C37BA" w:rsidRDefault="00AE2991" w:rsidP="000C37BA">
            <w:pPr>
              <w:jc w:val="both"/>
              <w:rPr>
                <w:rFonts w:ascii="Times New Roman" w:hAnsi="Times New Roman" w:cs="Times New Roman"/>
                <w:sz w:val="20"/>
                <w:szCs w:val="20"/>
                <w:lang w:val="es-ES_tradnl"/>
              </w:rPr>
            </w:pPr>
            <w:r w:rsidRPr="000C37BA">
              <w:rPr>
                <w:rFonts w:ascii="Times New Roman" w:hAnsi="Times New Roman" w:cs="Times New Roman"/>
                <w:b/>
                <w:bCs/>
                <w:sz w:val="20"/>
                <w:szCs w:val="20"/>
                <w:lang w:val="es-ES_tradnl"/>
              </w:rPr>
              <w:t xml:space="preserve">Criterio del estudio, </w:t>
            </w:r>
            <w:r w:rsidRPr="000C37BA">
              <w:rPr>
                <w:rFonts w:ascii="Times New Roman" w:hAnsi="Times New Roman" w:cs="Times New Roman"/>
                <w:sz w:val="20"/>
                <w:szCs w:val="20"/>
                <w:lang w:val="es-ES_tradnl"/>
              </w:rPr>
              <w:t xml:space="preserve">basado en CHK y FN y sigue </w:t>
            </w:r>
            <w:r w:rsidR="00B537AF" w:rsidRPr="000C37BA">
              <w:rPr>
                <w:rFonts w:ascii="Times New Roman" w:hAnsi="Times New Roman" w:cs="Times New Roman"/>
                <w:sz w:val="20"/>
                <w:szCs w:val="20"/>
                <w:lang w:val="es-ES_tradnl"/>
              </w:rPr>
              <w:t xml:space="preserve">los siguientes </w:t>
            </w:r>
            <w:r w:rsidRPr="000C37BA">
              <w:rPr>
                <w:rFonts w:ascii="Times New Roman" w:hAnsi="Times New Roman" w:cs="Times New Roman"/>
                <w:sz w:val="20"/>
                <w:szCs w:val="20"/>
                <w:lang w:val="es-ES_tradnl"/>
              </w:rPr>
              <w:t>pasos:</w:t>
            </w:r>
          </w:p>
          <w:p w14:paraId="0F33F835" w14:textId="59BBE48A" w:rsidR="00AE2991" w:rsidRPr="000C37BA" w:rsidRDefault="00B537AF" w:rsidP="000C37BA">
            <w:pPr>
              <w:pStyle w:val="Prrafodelista"/>
              <w:numPr>
                <w:ilvl w:val="0"/>
                <w:numId w:val="25"/>
              </w:numPr>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Aplicación del</w:t>
            </w:r>
            <w:r w:rsidR="00AE2991" w:rsidRPr="000C37BA">
              <w:rPr>
                <w:rFonts w:ascii="Times New Roman" w:hAnsi="Times New Roman" w:cs="Times New Roman"/>
                <w:sz w:val="20"/>
                <w:szCs w:val="20"/>
                <w:lang w:val="es-ES_tradnl"/>
              </w:rPr>
              <w:t xml:space="preserve"> criterio CHK de la </w:t>
            </w:r>
            <w:hyperlink w:anchor="_Identificación" w:history="1">
              <w:r w:rsidR="00AE2991" w:rsidRPr="00293767">
                <w:rPr>
                  <w:rStyle w:val="Hipervnculo"/>
                  <w:rFonts w:ascii="Times New Roman" w:hAnsi="Times New Roman" w:cs="Times New Roman"/>
                  <w:sz w:val="20"/>
                  <w:szCs w:val="20"/>
                  <w:lang w:val="es-ES_tradnl"/>
                </w:rPr>
                <w:t>sección 4.1.3</w:t>
              </w:r>
            </w:hyperlink>
            <w:r w:rsidR="00AE2991" w:rsidRPr="000C37BA">
              <w:rPr>
                <w:rFonts w:ascii="Times New Roman" w:hAnsi="Times New Roman" w:cs="Times New Roman"/>
                <w:sz w:val="20"/>
                <w:szCs w:val="20"/>
                <w:lang w:val="es-ES_tradnl"/>
              </w:rPr>
              <w:t xml:space="preserve"> </w:t>
            </w:r>
            <w:r w:rsidR="006908C7" w:rsidRPr="000C37BA">
              <w:rPr>
                <w:rFonts w:ascii="Times New Roman" w:hAnsi="Times New Roman" w:cs="Times New Roman"/>
                <w:sz w:val="20"/>
                <w:szCs w:val="20"/>
                <w:lang w:val="es-ES_tradnl"/>
              </w:rPr>
              <w:t xml:space="preserve">para identificar a zombis </w:t>
            </w:r>
            <w:r w:rsidR="00AE2991" w:rsidRPr="000C37BA">
              <w:rPr>
                <w:rFonts w:ascii="Times New Roman" w:hAnsi="Times New Roman" w:cs="Times New Roman"/>
                <w:sz w:val="20"/>
                <w:szCs w:val="20"/>
                <w:lang w:val="es-ES_tradnl"/>
              </w:rPr>
              <w:t>pero</w:t>
            </w:r>
            <w:r w:rsidR="006908C7" w:rsidRPr="000C37BA">
              <w:rPr>
                <w:rFonts w:ascii="Times New Roman" w:hAnsi="Times New Roman" w:cs="Times New Roman"/>
                <w:sz w:val="20"/>
                <w:szCs w:val="20"/>
                <w:lang w:val="es-ES_tradnl"/>
              </w:rPr>
              <w:t>,</w:t>
            </w:r>
            <w:r w:rsidR="00AE2991" w:rsidRPr="000C37BA">
              <w:rPr>
                <w:rFonts w:ascii="Times New Roman" w:hAnsi="Times New Roman" w:cs="Times New Roman"/>
                <w:sz w:val="20"/>
                <w:szCs w:val="20"/>
                <w:lang w:val="es-ES_tradnl"/>
              </w:rPr>
              <w:t xml:space="preserve"> </w:t>
            </w:r>
            <w:r w:rsidRPr="000C37BA">
              <w:rPr>
                <w:rFonts w:ascii="Times New Roman" w:hAnsi="Times New Roman" w:cs="Times New Roman"/>
                <w:sz w:val="20"/>
                <w:szCs w:val="20"/>
                <w:lang w:val="es-ES_tradnl"/>
              </w:rPr>
              <w:t xml:space="preserve">para el cálculo de </w:t>
            </w:r>
            <m:oMath>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oMath>
            <w:r w:rsidRPr="000C37BA">
              <w:rPr>
                <w:rFonts w:ascii="Times New Roman" w:eastAsiaTheme="minorEastAsia" w:hAnsi="Times New Roman" w:cs="Times New Roman"/>
                <w:iCs/>
                <w:sz w:val="20"/>
                <w:szCs w:val="20"/>
              </w:rPr>
              <w:t>, se emplea la siguiente fórmula</w:t>
            </w:r>
            <w:r w:rsidR="00AE2991" w:rsidRPr="000C37BA">
              <w:rPr>
                <w:rFonts w:ascii="Times New Roman" w:eastAsiaTheme="minorEastAsia" w:hAnsi="Times New Roman" w:cs="Times New Roman"/>
                <w:iCs/>
                <w:sz w:val="20"/>
                <w:szCs w:val="20"/>
              </w:rPr>
              <w:t xml:space="preserve">: </w:t>
            </w:r>
          </w:p>
          <w:p w14:paraId="66004337" w14:textId="72BAEACA" w:rsidR="00AE2991" w:rsidRPr="000C37BA" w:rsidRDefault="00BF02EC" w:rsidP="000C37BA">
            <w:pPr>
              <w:pStyle w:val="Prrafodelista"/>
              <w:jc w:val="both"/>
              <w:rPr>
                <w:rFonts w:ascii="Times New Roman" w:eastAsiaTheme="minorEastAsia" w:hAnsi="Times New Roman" w:cs="Times New Roman"/>
                <w:iCs/>
                <w:sz w:val="20"/>
                <w:szCs w:val="20"/>
              </w:rPr>
            </w:pPr>
            <m:oMath>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r>
                <m:rPr>
                  <m:sty m:val="p"/>
                </m:rPr>
                <w:rPr>
                  <w:rFonts w:ascii="Cambria Math"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rs</m:t>
                  </m:r>
                </m:e>
                <m:sub>
                  <m:r>
                    <m:rPr>
                      <m:sty m:val="p"/>
                    </m:rPr>
                    <w:rPr>
                      <w:rFonts w:ascii="Cambria Math" w:hAnsi="Cambria Math" w:cs="Times New Roman"/>
                      <w:sz w:val="20"/>
                      <w:szCs w:val="20"/>
                    </w:rPr>
                    <m:t>t-1</m:t>
                  </m:r>
                </m:sub>
              </m:sSub>
              <m:r>
                <m:rPr>
                  <m:sty m:val="p"/>
                </m:rPr>
                <w:rPr>
                  <w:rFonts w:ascii="Cambria Math" w:eastAsiaTheme="minorEastAsia"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BS2</m:t>
                  </m:r>
                </m:e>
                <m:sub>
                  <m:r>
                    <m:rPr>
                      <m:sty m:val="p"/>
                    </m:rPr>
                    <w:rPr>
                      <w:rFonts w:ascii="Cambria Math" w:hAnsi="Cambria Math" w:cs="Times New Roman"/>
                      <w:sz w:val="20"/>
                      <w:szCs w:val="20"/>
                    </w:rPr>
                    <m:t>i,t-1</m:t>
                  </m:r>
                </m:sub>
              </m:sSub>
              <m:r>
                <m:rPr>
                  <m:sty m:val="p"/>
                </m:rPr>
                <w:rPr>
                  <w:rFonts w:ascii="Cambria Math" w:hAnsi="Cambria Math" w:cs="Times New Roman"/>
                  <w:sz w:val="20"/>
                  <w:szCs w:val="20"/>
                </w:rPr>
                <m:t>+</m:t>
              </m:r>
              <m:d>
                <m:dPr>
                  <m:ctrlPr>
                    <w:rPr>
                      <w:rFonts w:ascii="Cambria Math" w:hAnsi="Cambria Math" w:cs="Times New Roman"/>
                      <w:iCs/>
                      <w:sz w:val="20"/>
                      <w:szCs w:val="20"/>
                    </w:rPr>
                  </m:ctrlPr>
                </m:dPr>
                <m:e>
                  <m:f>
                    <m:fPr>
                      <m:ctrlPr>
                        <w:rPr>
                          <w:rFonts w:ascii="Cambria Math" w:hAnsi="Cambria Math" w:cs="Times New Roman"/>
                          <w:iCs/>
                          <w:sz w:val="20"/>
                          <w:szCs w:val="20"/>
                        </w:rPr>
                      </m:ctrlPr>
                    </m:fPr>
                    <m:num>
                      <m:r>
                        <m:rPr>
                          <m:sty m:val="p"/>
                        </m:rPr>
                        <w:rPr>
                          <w:rFonts w:ascii="Cambria Math" w:hAnsi="Cambria Math" w:cs="Times New Roman"/>
                          <w:sz w:val="20"/>
                          <w:szCs w:val="20"/>
                        </w:rPr>
                        <m:t>1</m:t>
                      </m:r>
                    </m:num>
                    <m:den>
                      <m:r>
                        <m:rPr>
                          <m:sty m:val="p"/>
                        </m:rPr>
                        <w:rPr>
                          <w:rFonts w:ascii="Cambria Math" w:hAnsi="Cambria Math" w:cs="Times New Roman"/>
                          <w:sz w:val="20"/>
                          <w:szCs w:val="20"/>
                        </w:rPr>
                        <m:t>5</m:t>
                      </m:r>
                    </m:den>
                  </m:f>
                  <m:r>
                    <m:rPr>
                      <m:sty m:val="p"/>
                    </m:rPr>
                    <w:rPr>
                      <w:rFonts w:ascii="Cambria Math" w:eastAsiaTheme="minorEastAsia" w:hAnsi="Cambria Math" w:cs="Times New Roman"/>
                      <w:sz w:val="20"/>
                      <w:szCs w:val="20"/>
                    </w:rPr>
                    <m:t xml:space="preserve"> </m:t>
                  </m:r>
                  <m:nary>
                    <m:naryPr>
                      <m:chr m:val="∑"/>
                      <m:limLoc m:val="undOvr"/>
                      <m:ctrlPr>
                        <w:rPr>
                          <w:rFonts w:ascii="Cambria Math" w:eastAsiaTheme="minorEastAsia" w:hAnsi="Cambria Math" w:cs="Times New Roman"/>
                          <w:iCs/>
                          <w:sz w:val="20"/>
                          <w:szCs w:val="20"/>
                        </w:rPr>
                      </m:ctrlPr>
                    </m:naryPr>
                    <m:sub>
                      <m:r>
                        <m:rPr>
                          <m:sty m:val="p"/>
                        </m:rPr>
                        <w:rPr>
                          <w:rFonts w:ascii="Cambria Math" w:eastAsiaTheme="minorEastAsia" w:hAnsi="Cambria Math" w:cs="Times New Roman"/>
                          <w:sz w:val="20"/>
                          <w:szCs w:val="20"/>
                        </w:rPr>
                        <m:t>j=1</m:t>
                      </m:r>
                    </m:sub>
                    <m:sup>
                      <m:r>
                        <m:rPr>
                          <m:sty m:val="p"/>
                        </m:rPr>
                        <w:rPr>
                          <w:rFonts w:ascii="Cambria Math" w:eastAsiaTheme="minorEastAsia" w:hAnsi="Cambria Math" w:cs="Times New Roman"/>
                          <w:sz w:val="20"/>
                          <w:szCs w:val="20"/>
                        </w:rPr>
                        <m:t>5</m:t>
                      </m:r>
                    </m:sup>
                    <m:e>
                      <m:sSub>
                        <m:sSubPr>
                          <m:ctrlPr>
                            <w:rPr>
                              <w:rFonts w:ascii="Cambria Math" w:hAnsi="Cambria Math" w:cs="Times New Roman"/>
                              <w:iCs/>
                              <w:sz w:val="20"/>
                              <w:szCs w:val="20"/>
                            </w:rPr>
                          </m:ctrlPr>
                        </m:sSubPr>
                        <m:e>
                          <m:r>
                            <m:rPr>
                              <m:sty m:val="p"/>
                            </m:rPr>
                            <w:rPr>
                              <w:rFonts w:ascii="Cambria Math" w:hAnsi="Cambria Math" w:cs="Times New Roman"/>
                              <w:sz w:val="20"/>
                              <w:szCs w:val="20"/>
                            </w:rPr>
                            <m:t>rl</m:t>
                          </m:r>
                        </m:e>
                        <m:sub>
                          <m:r>
                            <m:rPr>
                              <m:sty m:val="p"/>
                            </m:rPr>
                            <w:rPr>
                              <w:rFonts w:ascii="Cambria Math" w:hAnsi="Cambria Math" w:cs="Times New Roman"/>
                              <w:sz w:val="20"/>
                              <w:szCs w:val="20"/>
                            </w:rPr>
                            <m:t>t-j</m:t>
                          </m:r>
                        </m:sub>
                      </m:sSub>
                    </m:e>
                  </m:nary>
                  <m:r>
                    <m:rPr>
                      <m:sty m:val="p"/>
                    </m:rPr>
                    <w:rPr>
                      <w:rFonts w:ascii="Cambria Math" w:eastAsiaTheme="minorEastAsia" w:hAnsi="Cambria Math" w:cs="Times New Roman"/>
                      <w:sz w:val="20"/>
                      <w:szCs w:val="20"/>
                    </w:rPr>
                    <m:t xml:space="preserve"> </m:t>
                  </m:r>
                  <m:ctrlPr>
                    <w:rPr>
                      <w:rFonts w:ascii="Cambria Math" w:eastAsiaTheme="minorEastAsia" w:hAnsi="Cambria Math" w:cs="Times New Roman"/>
                      <w:iCs/>
                      <w:sz w:val="20"/>
                      <w:szCs w:val="20"/>
                    </w:rPr>
                  </m:ctrlPr>
                </m:e>
              </m:d>
              <m:sSub>
                <m:sSubPr>
                  <m:ctrlPr>
                    <w:rPr>
                      <w:rFonts w:ascii="Cambria Math" w:hAnsi="Cambria Math" w:cs="Times New Roman"/>
                      <w:iCs/>
                      <w:sz w:val="20"/>
                      <w:szCs w:val="20"/>
                    </w:rPr>
                  </m:ctrlPr>
                </m:sSubPr>
                <m:e>
                  <m:r>
                    <m:rPr>
                      <m:sty m:val="p"/>
                    </m:rPr>
                    <w:rPr>
                      <w:rFonts w:ascii="Cambria Math" w:hAnsi="Cambria Math" w:cs="Times New Roman"/>
                      <w:sz w:val="20"/>
                      <w:szCs w:val="20"/>
                    </w:rPr>
                    <m:t>BL2</m:t>
                  </m:r>
                </m:e>
                <m:sub>
                  <m:r>
                    <m:rPr>
                      <m:sty m:val="p"/>
                    </m:rPr>
                    <w:rPr>
                      <w:rFonts w:ascii="Cambria Math" w:hAnsi="Cambria Math" w:cs="Times New Roman"/>
                      <w:sz w:val="20"/>
                      <w:szCs w:val="20"/>
                    </w:rPr>
                    <m:t>i,t-1</m:t>
                  </m:r>
                </m:sub>
              </m:sSub>
            </m:oMath>
            <w:r w:rsidR="006908C7" w:rsidRPr="000C37BA">
              <w:rPr>
                <w:rFonts w:ascii="Times New Roman" w:eastAsiaTheme="minorEastAsia" w:hAnsi="Times New Roman" w:cs="Times New Roman"/>
                <w:iCs/>
                <w:sz w:val="20"/>
                <w:szCs w:val="20"/>
              </w:rPr>
              <w:t xml:space="preserve"> </w:t>
            </w:r>
          </w:p>
          <w:p w14:paraId="74B6DE0F" w14:textId="2B6868E4" w:rsidR="00B537AF" w:rsidRPr="000C37BA" w:rsidRDefault="00B537AF" w:rsidP="000C37BA">
            <w:pPr>
              <w:pStyle w:val="Prrafodelista"/>
              <w:jc w:val="both"/>
              <w:rPr>
                <w:rFonts w:ascii="Times New Roman" w:eastAsiaTheme="minorEastAsia" w:hAnsi="Times New Roman" w:cs="Times New Roman"/>
                <w:iCs/>
                <w:sz w:val="20"/>
                <w:szCs w:val="20"/>
              </w:rPr>
            </w:pPr>
            <w:r w:rsidRPr="000C37BA">
              <w:rPr>
                <w:rFonts w:ascii="Times New Roman" w:eastAsiaTheme="minorEastAsia" w:hAnsi="Times New Roman" w:cs="Times New Roman"/>
                <w:iCs/>
                <w:sz w:val="20"/>
                <w:szCs w:val="20"/>
              </w:rPr>
              <w:t xml:space="preserve">Además en la </w:t>
            </w:r>
            <w:hyperlink w:anchor="ecuación_2" w:history="1">
              <w:r w:rsidRPr="00293767">
                <w:rPr>
                  <w:rStyle w:val="Hipervnculo"/>
                  <w:rFonts w:ascii="Times New Roman" w:eastAsiaTheme="minorEastAsia" w:hAnsi="Times New Roman" w:cs="Times New Roman"/>
                  <w:iCs/>
                  <w:sz w:val="20"/>
                  <w:szCs w:val="20"/>
                </w:rPr>
                <w:t>ecuación 2</w:t>
              </w:r>
            </w:hyperlink>
            <w:r w:rsidRPr="000C37BA">
              <w:rPr>
                <w:rFonts w:ascii="Times New Roman" w:eastAsiaTheme="minorEastAsia" w:hAnsi="Times New Roman" w:cs="Times New Roman"/>
                <w:iCs/>
                <w:sz w:val="20"/>
                <w:szCs w:val="20"/>
              </w:rPr>
              <w:t xml:space="preserve">, </w:t>
            </w:r>
            <w:r w:rsidR="006D3598" w:rsidRPr="000C37BA">
              <w:rPr>
                <w:rFonts w:ascii="Times New Roman" w:eastAsiaTheme="minorEastAsia" w:hAnsi="Times New Roman" w:cs="Times New Roman"/>
                <w:iCs/>
                <w:sz w:val="20"/>
                <w:szCs w:val="20"/>
              </w:rPr>
              <w:t>no se utiliza CP y Bonds</w:t>
            </w:r>
            <w:r w:rsidRPr="000C37BA">
              <w:rPr>
                <w:rFonts w:ascii="Times New Roman" w:eastAsiaTheme="minorEastAsia" w:hAnsi="Times New Roman" w:cs="Times New Roman"/>
                <w:iCs/>
                <w:sz w:val="20"/>
                <w:szCs w:val="20"/>
              </w:rPr>
              <w:t>.</w:t>
            </w:r>
          </w:p>
          <w:p w14:paraId="08DC1353" w14:textId="4894DC33" w:rsidR="00AE2991" w:rsidRPr="000C37BA" w:rsidRDefault="006908C7" w:rsidP="000C37BA">
            <w:pPr>
              <w:pStyle w:val="Prrafodelista"/>
              <w:numPr>
                <w:ilvl w:val="0"/>
                <w:numId w:val="25"/>
              </w:numPr>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FN ligeramente modificado:</w:t>
            </w:r>
          </w:p>
          <w:p w14:paraId="3D94856B" w14:textId="58A7982E" w:rsidR="006908C7" w:rsidRPr="000C37BA" w:rsidRDefault="006908C7" w:rsidP="000C37BA">
            <w:pPr>
              <w:pStyle w:val="Prrafodelista"/>
              <w:numPr>
                <w:ilvl w:val="1"/>
                <w:numId w:val="25"/>
              </w:numPr>
              <w:ind w:left="1210"/>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 xml:space="preserve">Si </w:t>
            </w:r>
            <m:oMath>
              <m:r>
                <m:rPr>
                  <m:sty m:val="p"/>
                </m:rPr>
                <w:rPr>
                  <w:rFonts w:ascii="Cambria Math" w:hAnsi="Cambria Math" w:cs="Times New Roman"/>
                  <w:sz w:val="20"/>
                  <w:szCs w:val="20"/>
                  <w:lang w:val="es-ES_tradnl"/>
                </w:rPr>
                <m:t>EBIT</m:t>
              </m:r>
              <m:r>
                <m:rPr>
                  <m:sty m:val="p"/>
                </m:rPr>
                <w:rPr>
                  <w:rFonts w:ascii="Cambria Math" w:hAnsi="Cambria Math" w:cs="Times New Roman"/>
                  <w:sz w:val="20"/>
                  <w:szCs w:val="20"/>
                </w:rPr>
                <m:t>&gt;</m:t>
              </m:r>
              <m:r>
                <w:rPr>
                  <w:rFonts w:ascii="Cambria Math" w:hAnsi="Cambria Math" w:cs="Times New Roman"/>
                  <w:sz w:val="20"/>
                  <w:szCs w:val="20"/>
                </w:rPr>
                <m:t>0</m:t>
              </m:r>
            </m:oMath>
            <w:r w:rsidRPr="000C37BA">
              <w:rPr>
                <w:rFonts w:ascii="Times New Roman" w:eastAsiaTheme="minorEastAsia" w:hAnsi="Times New Roman" w:cs="Times New Roman"/>
                <w:sz w:val="20"/>
                <w:szCs w:val="20"/>
              </w:rPr>
              <w:t>: Empresa No Zombi</w:t>
            </w:r>
          </w:p>
          <w:p w14:paraId="47F05249" w14:textId="53D1198C" w:rsidR="004569BC" w:rsidRPr="000C37BA" w:rsidRDefault="006908C7" w:rsidP="000C37BA">
            <w:pPr>
              <w:pStyle w:val="Prrafodelista"/>
              <w:numPr>
                <w:ilvl w:val="1"/>
                <w:numId w:val="25"/>
              </w:numPr>
              <w:ind w:left="1210"/>
              <w:jc w:val="both"/>
              <w:rPr>
                <w:rFonts w:ascii="Times New Roman" w:hAnsi="Times New Roman" w:cs="Times New Roman"/>
                <w:sz w:val="20"/>
                <w:szCs w:val="20"/>
                <w:lang w:val="es-ES_tradnl"/>
              </w:rPr>
            </w:pPr>
            <w:r w:rsidRPr="000C37BA">
              <w:rPr>
                <w:rFonts w:ascii="Times New Roman" w:hAnsi="Times New Roman" w:cs="Times New Roman"/>
                <w:sz w:val="20"/>
                <w:szCs w:val="20"/>
              </w:rPr>
              <w:t xml:space="preserve">Las empresas que fueron clasificadas como no zombis en el paso 1, </w:t>
            </w:r>
            <w:r w:rsidR="00B05DD8" w:rsidRPr="000C37BA">
              <w:rPr>
                <w:rFonts w:ascii="Times New Roman" w:hAnsi="Times New Roman" w:cs="Times New Roman"/>
                <w:sz w:val="20"/>
                <w:szCs w:val="20"/>
              </w:rPr>
              <w:t>se examinan de nuevo y se marcan como zombis si</w:t>
            </w:r>
            <w:r w:rsidR="006D3598" w:rsidRPr="000C37BA">
              <w:rPr>
                <w:rFonts w:ascii="Times New Roman" w:hAnsi="Times New Roman" w:cs="Times New Roman"/>
                <w:sz w:val="20"/>
                <w:szCs w:val="20"/>
              </w:rPr>
              <w:t>: A</w:t>
            </w:r>
            <w:r w:rsidR="006D3598" w:rsidRPr="000C37BA">
              <w:rPr>
                <w:rFonts w:ascii="Times New Roman" w:eastAsiaTheme="minorEastAsia" w:hAnsi="Times New Roman" w:cs="Times New Roman"/>
                <w:sz w:val="20"/>
                <w:szCs w:val="20"/>
              </w:rPr>
              <w:t xml:space="preserve">palancamiento </w:t>
            </w:r>
            <m:oMath>
              <m:d>
                <m:dPr>
                  <m:ctrlPr>
                    <w:rPr>
                      <w:rFonts w:ascii="Cambria Math" w:eastAsiaTheme="minorEastAsia" w:hAnsi="Cambria Math" w:cs="Times New Roman"/>
                      <w:i/>
                      <w:sz w:val="20"/>
                      <w:szCs w:val="20"/>
                    </w:rPr>
                  </m:ctrlPr>
                </m:dPr>
                <m:e>
                  <m:f>
                    <m:fPr>
                      <m:ctrlPr>
                        <w:rPr>
                          <w:rFonts w:ascii="Cambria Math" w:hAnsi="Cambria Math" w:cs="Times New Roman"/>
                          <w:sz w:val="20"/>
                          <w:szCs w:val="20"/>
                          <w:lang w:val="es-ES_tradnl"/>
                        </w:rPr>
                      </m:ctrlPr>
                    </m:fPr>
                    <m:num>
                      <m:sSub>
                        <m:sSubPr>
                          <m:ctrlPr>
                            <w:rPr>
                              <w:rFonts w:ascii="Cambria Math" w:hAnsi="Cambria Math" w:cs="Times New Roman"/>
                              <w:sz w:val="20"/>
                              <w:szCs w:val="20"/>
                              <w:lang w:val="es-ES_tradnl"/>
                            </w:rPr>
                          </m:ctrlPr>
                        </m:sSubPr>
                        <m:e>
                          <m:r>
                            <m:rPr>
                              <m:sty m:val="p"/>
                            </m:rPr>
                            <w:rPr>
                              <w:rFonts w:ascii="Cambria Math" w:hAnsi="Cambria Math" w:cs="Times New Roman"/>
                              <w:sz w:val="20"/>
                              <w:szCs w:val="20"/>
                              <w:lang w:val="es-ES_tradnl"/>
                            </w:rPr>
                            <m:t>Deuda total</m:t>
                          </m:r>
                        </m:e>
                        <m:sub>
                          <m:r>
                            <m:rPr>
                              <m:sty m:val="p"/>
                            </m:rPr>
                            <w:rPr>
                              <w:rFonts w:ascii="Cambria Math" w:hAnsi="Cambria Math" w:cs="Times New Roman"/>
                              <w:sz w:val="20"/>
                              <w:szCs w:val="20"/>
                              <w:lang w:val="es-ES_tradnl"/>
                            </w:rPr>
                            <m:t>t-1</m:t>
                          </m:r>
                        </m:sub>
                      </m:sSub>
                    </m:num>
                    <m:den>
                      <m:sSub>
                        <m:sSubPr>
                          <m:ctrlPr>
                            <w:rPr>
                              <w:rFonts w:ascii="Cambria Math" w:hAnsi="Cambria Math" w:cs="Times New Roman"/>
                              <w:sz w:val="20"/>
                              <w:szCs w:val="20"/>
                              <w:lang w:val="es-ES_tradnl"/>
                            </w:rPr>
                          </m:ctrlPr>
                        </m:sSubPr>
                        <m:e>
                          <m:r>
                            <m:rPr>
                              <m:sty m:val="p"/>
                            </m:rPr>
                            <w:rPr>
                              <w:rFonts w:ascii="Cambria Math" w:hAnsi="Cambria Math" w:cs="Times New Roman"/>
                              <w:sz w:val="20"/>
                              <w:szCs w:val="20"/>
                              <w:lang w:val="es-ES_tradnl"/>
                            </w:rPr>
                            <m:t>Activos totales</m:t>
                          </m:r>
                        </m:e>
                        <m:sub>
                          <m:r>
                            <m:rPr>
                              <m:sty m:val="p"/>
                            </m:rPr>
                            <w:rPr>
                              <w:rFonts w:ascii="Cambria Math" w:hAnsi="Cambria Math" w:cs="Times New Roman"/>
                              <w:sz w:val="20"/>
                              <w:szCs w:val="20"/>
                              <w:lang w:val="es-ES_tradnl"/>
                            </w:rPr>
                            <m:t>t-1</m:t>
                          </m:r>
                        </m:sub>
                      </m:sSub>
                    </m:den>
                  </m:f>
                </m:e>
              </m:d>
              <m:r>
                <w:rPr>
                  <w:rFonts w:ascii="Cambria Math" w:eastAsiaTheme="minorEastAsia" w:hAnsi="Cambria Math" w:cs="Times New Roman"/>
                  <w:sz w:val="20"/>
                  <w:szCs w:val="20"/>
                  <w:lang w:val="es-ES_tradnl"/>
                </w:rPr>
                <m:t>&gt;50%</m:t>
              </m:r>
            </m:oMath>
            <w:r w:rsidR="00B05DD8" w:rsidRPr="000C37BA">
              <w:rPr>
                <w:rFonts w:ascii="Times New Roman" w:eastAsiaTheme="minorEastAsia" w:hAnsi="Times New Roman" w:cs="Times New Roman"/>
                <w:sz w:val="20"/>
                <w:szCs w:val="20"/>
                <w:lang w:val="es-ES_tradnl"/>
              </w:rPr>
              <w:t xml:space="preserve">, </w:t>
            </w:r>
            <m:oMath>
              <m:d>
                <m:dPr>
                  <m:ctrlPr>
                    <w:rPr>
                      <w:rFonts w:ascii="Cambria Math" w:hAnsi="Cambria Math" w:cs="Times New Roman"/>
                      <w:i/>
                      <w:sz w:val="20"/>
                      <w:szCs w:val="20"/>
                    </w:rPr>
                  </m:ctrlPr>
                </m:dPr>
                <m:e>
                  <m:r>
                    <m:rPr>
                      <m:sty m:val="p"/>
                    </m:rPr>
                    <w:rPr>
                      <w:rFonts w:ascii="Cambria Math" w:hAnsi="Cambria Math" w:cs="Times New Roman"/>
                      <w:sz w:val="20"/>
                      <w:szCs w:val="20"/>
                    </w:rPr>
                    <m:t>Beneficio de explotación-subvenciones del gobierno</m:t>
                  </m:r>
                  <m:ctrlPr>
                    <w:rPr>
                      <w:rFonts w:ascii="Cambria Math" w:hAnsi="Cambria Math" w:cs="Times New Roman"/>
                      <w:sz w:val="20"/>
                      <w:szCs w:val="20"/>
                    </w:rPr>
                  </m:ctrlPr>
                </m:e>
              </m:d>
              <m:r>
                <w:rPr>
                  <w:rFonts w:ascii="Cambria Math" w:hAnsi="Cambria Math" w:cs="Times New Roman"/>
                  <w:sz w:val="20"/>
                  <w:szCs w:val="20"/>
                </w:rPr>
                <m:t>&lt;0</m:t>
              </m:r>
            </m:oMath>
            <w:r w:rsidR="006D3598" w:rsidRPr="000C37BA">
              <w:rPr>
                <w:rFonts w:ascii="Times New Roman" w:eastAsiaTheme="minorEastAsia" w:hAnsi="Times New Roman" w:cs="Times New Roman"/>
                <w:sz w:val="20"/>
                <w:szCs w:val="20"/>
              </w:rPr>
              <w:t xml:space="preserve"> </w:t>
            </w:r>
            <w:r w:rsidR="00B05DD8" w:rsidRPr="000C37BA">
              <w:rPr>
                <w:rFonts w:ascii="Times New Roman" w:eastAsiaTheme="minorEastAsia" w:hAnsi="Times New Roman" w:cs="Times New Roman"/>
                <w:sz w:val="20"/>
                <w:szCs w:val="20"/>
              </w:rPr>
              <w:t xml:space="preserve">en el año t y </w:t>
            </w:r>
            <m:oMath>
              <m:sSub>
                <m:sSubPr>
                  <m:ctrlPr>
                    <w:rPr>
                      <w:rFonts w:ascii="Cambria Math" w:hAnsi="Cambria Math" w:cs="Times New Roman"/>
                      <w:iCs/>
                      <w:sz w:val="20"/>
                      <w:szCs w:val="20"/>
                    </w:rPr>
                  </m:ctrlPr>
                </m:sSubPr>
                <m:e>
                  <m:r>
                    <m:rPr>
                      <m:sty m:val="p"/>
                    </m:rPr>
                    <w:rPr>
                      <w:rFonts w:ascii="Cambria Math" w:hAnsi="Cambria Math" w:cs="Times New Roman"/>
                      <w:sz w:val="20"/>
                      <w:szCs w:val="20"/>
                    </w:rPr>
                    <m:t>Deuda total</m:t>
                  </m:r>
                </m:e>
                <m:sub>
                  <m:r>
                    <m:rPr>
                      <m:sty m:val="p"/>
                    </m:rPr>
                    <w:rPr>
                      <w:rFonts w:ascii="Cambria Math" w:hAnsi="Cambria Math" w:cs="Times New Roman"/>
                      <w:sz w:val="20"/>
                      <w:szCs w:val="20"/>
                    </w:rPr>
                    <m:t>t</m:t>
                  </m:r>
                </m:sub>
              </m:sSub>
              <m:r>
                <m:rPr>
                  <m:sty m:val="p"/>
                </m:rPr>
                <w:rPr>
                  <w:rFonts w:ascii="Cambria Math" w:hAnsi="Cambria Math" w:cs="Times New Roman"/>
                  <w:sz w:val="20"/>
                  <w:szCs w:val="20"/>
                </w:rPr>
                <m:t>&gt;</m:t>
              </m:r>
              <m:sSub>
                <m:sSubPr>
                  <m:ctrlPr>
                    <w:rPr>
                      <w:rFonts w:ascii="Cambria Math" w:hAnsi="Cambria Math" w:cs="Times New Roman"/>
                      <w:iCs/>
                      <w:sz w:val="20"/>
                      <w:szCs w:val="20"/>
                    </w:rPr>
                  </m:ctrlPr>
                </m:sSubPr>
                <m:e>
                  <m:r>
                    <m:rPr>
                      <m:sty m:val="p"/>
                    </m:rPr>
                    <w:rPr>
                      <w:rFonts w:ascii="Cambria Math" w:hAnsi="Cambria Math" w:cs="Times New Roman"/>
                      <w:sz w:val="20"/>
                      <w:szCs w:val="20"/>
                    </w:rPr>
                    <m:t>Deuda total</m:t>
                  </m:r>
                </m:e>
                <m:sub>
                  <m:r>
                    <m:rPr>
                      <m:sty m:val="p"/>
                    </m:rPr>
                    <w:rPr>
                      <w:rFonts w:ascii="Cambria Math" w:hAnsi="Cambria Math" w:cs="Times New Roman"/>
                      <w:sz w:val="20"/>
                      <w:szCs w:val="20"/>
                    </w:rPr>
                    <m:t>t-1</m:t>
                  </m:r>
                </m:sub>
              </m:sSub>
            </m:oMath>
          </w:p>
          <w:p w14:paraId="2BBE9A45" w14:textId="77777777" w:rsidR="004569BC" w:rsidRPr="000C37BA" w:rsidRDefault="004569BC" w:rsidP="000C37BA">
            <w:pPr>
              <w:pStyle w:val="Prrafodelista"/>
              <w:ind w:left="0"/>
              <w:jc w:val="both"/>
              <w:rPr>
                <w:rFonts w:ascii="Times New Roman" w:eastAsiaTheme="minorEastAsia" w:hAnsi="Times New Roman" w:cs="Times New Roman"/>
                <w:b/>
                <w:bCs/>
                <w:iCs/>
                <w:sz w:val="20"/>
                <w:szCs w:val="20"/>
              </w:rPr>
            </w:pPr>
            <w:r w:rsidRPr="000C37BA">
              <w:rPr>
                <w:rFonts w:ascii="Times New Roman" w:eastAsiaTheme="minorEastAsia" w:hAnsi="Times New Roman" w:cs="Times New Roman"/>
                <w:b/>
                <w:bCs/>
                <w:iCs/>
                <w:sz w:val="20"/>
                <w:szCs w:val="20"/>
              </w:rPr>
              <w:t>Criterios alternativos:</w:t>
            </w:r>
          </w:p>
          <w:p w14:paraId="007E1AD6" w14:textId="282C02F0" w:rsidR="004569BC" w:rsidRPr="000C37BA" w:rsidRDefault="004569BC" w:rsidP="000C37BA">
            <w:pPr>
              <w:pStyle w:val="Prrafodelista"/>
              <w:numPr>
                <w:ilvl w:val="0"/>
                <w:numId w:val="26"/>
              </w:numPr>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 xml:space="preserve">Si </w:t>
            </w:r>
            <w:r w:rsidRPr="000C37BA">
              <w:rPr>
                <w:rFonts w:ascii="Times New Roman" w:eastAsiaTheme="minorEastAsia" w:hAnsi="Times New Roman" w:cs="Times New Roman"/>
                <w:sz w:val="20"/>
                <w:szCs w:val="20"/>
                <w:lang w:val="es-ES_tradnl"/>
              </w:rPr>
              <w:t xml:space="preserve">Beneficios reales </w:t>
            </w:r>
            <m:oMath>
              <m:d>
                <m:dPr>
                  <m:ctrlPr>
                    <w:rPr>
                      <w:rFonts w:ascii="Cambria Math" w:hAnsi="Cambria Math" w:cs="Times New Roman"/>
                      <w:i/>
                      <w:sz w:val="20"/>
                      <w:szCs w:val="20"/>
                    </w:rPr>
                  </m:ctrlPr>
                </m:dPr>
                <m:e>
                  <m:r>
                    <m:rPr>
                      <m:sty m:val="p"/>
                    </m:rPr>
                    <w:rPr>
                      <w:rFonts w:ascii="Cambria Math" w:hAnsi="Cambria Math" w:cs="Times New Roman"/>
                      <w:sz w:val="20"/>
                      <w:szCs w:val="20"/>
                    </w:rPr>
                    <m:t>Beneficio-subvenciones- otros ingresos no operativos</m:t>
                  </m:r>
                  <m:ctrlPr>
                    <w:rPr>
                      <w:rFonts w:ascii="Cambria Math" w:hAnsi="Cambria Math" w:cs="Times New Roman"/>
                      <w:sz w:val="20"/>
                      <w:szCs w:val="20"/>
                    </w:rPr>
                  </m:ctrlPr>
                </m:e>
              </m:d>
              <m:r>
                <w:rPr>
                  <w:rFonts w:ascii="Cambria Math" w:eastAsiaTheme="minorEastAsia" w:hAnsi="Cambria Math" w:cs="Times New Roman"/>
                  <w:sz w:val="20"/>
                  <w:szCs w:val="20"/>
                </w:rPr>
                <m:t>&lt;0</m:t>
              </m:r>
            </m:oMath>
            <w:r w:rsidRPr="000C37BA">
              <w:rPr>
                <w:rFonts w:ascii="Times New Roman" w:eastAsiaTheme="minorEastAsia" w:hAnsi="Times New Roman" w:cs="Times New Roman"/>
                <w:sz w:val="20"/>
                <w:szCs w:val="20"/>
              </w:rPr>
              <w:t xml:space="preserve"> en el año t y t-1: Empresa Zombi</w:t>
            </w:r>
          </w:p>
          <w:p w14:paraId="52A2290C" w14:textId="0C808230" w:rsidR="004569BC" w:rsidRPr="000C37BA" w:rsidRDefault="004569BC" w:rsidP="000C37BA">
            <w:pPr>
              <w:pStyle w:val="Prrafodelista"/>
              <w:numPr>
                <w:ilvl w:val="0"/>
                <w:numId w:val="26"/>
              </w:numPr>
              <w:jc w:val="both"/>
              <w:rPr>
                <w:rFonts w:ascii="Times New Roman" w:hAnsi="Times New Roman" w:cs="Times New Roman"/>
                <w:sz w:val="20"/>
                <w:szCs w:val="20"/>
                <w:lang w:val="es-ES_tradnl"/>
              </w:rPr>
            </w:pPr>
            <w:r w:rsidRPr="000C37BA">
              <w:rPr>
                <w:rFonts w:ascii="Times New Roman" w:eastAsiaTheme="minorEastAsia" w:hAnsi="Times New Roman" w:cs="Times New Roman"/>
                <w:sz w:val="20"/>
                <w:szCs w:val="20"/>
              </w:rPr>
              <w:t xml:space="preserve">Si </w:t>
            </w:r>
            <w:r w:rsidRPr="000C37BA">
              <w:rPr>
                <w:rFonts w:ascii="Times New Roman" w:eastAsiaTheme="minorEastAsia" w:hAnsi="Times New Roman" w:cs="Times New Roman"/>
                <w:sz w:val="20"/>
                <w:szCs w:val="20"/>
                <w:lang w:val="es-ES_tradnl"/>
              </w:rPr>
              <w:t xml:space="preserve">Beneficios reales </w:t>
            </w:r>
            <m:oMath>
              <m:d>
                <m:dPr>
                  <m:ctrlPr>
                    <w:rPr>
                      <w:rFonts w:ascii="Cambria Math" w:hAnsi="Cambria Math" w:cs="Times New Roman"/>
                      <w:i/>
                      <w:sz w:val="20"/>
                      <w:szCs w:val="20"/>
                    </w:rPr>
                  </m:ctrlPr>
                </m:dPr>
                <m:e>
                  <m:r>
                    <m:rPr>
                      <m:sty m:val="p"/>
                    </m:rPr>
                    <w:rPr>
                      <w:rFonts w:ascii="Cambria Math" w:hAnsi="Cambria Math" w:cs="Times New Roman"/>
                      <w:sz w:val="20"/>
                      <w:szCs w:val="20"/>
                    </w:rPr>
                    <m:t>Beneficio-subvenciones- otros ingresos no operativos</m:t>
                  </m:r>
                  <m:ctrlPr>
                    <w:rPr>
                      <w:rFonts w:ascii="Cambria Math" w:hAnsi="Cambria Math" w:cs="Times New Roman"/>
                      <w:sz w:val="20"/>
                      <w:szCs w:val="20"/>
                    </w:rPr>
                  </m:ctrlPr>
                </m:e>
              </m:d>
              <m:r>
                <w:rPr>
                  <w:rFonts w:ascii="Cambria Math" w:eastAsiaTheme="minorEastAsia" w:hAnsi="Cambria Math" w:cs="Times New Roman"/>
                  <w:sz w:val="20"/>
                  <w:szCs w:val="20"/>
                </w:rPr>
                <m:t>&lt;0</m:t>
              </m:r>
            </m:oMath>
            <w:r w:rsidRPr="000C37BA">
              <w:rPr>
                <w:rFonts w:ascii="Times New Roman" w:eastAsiaTheme="minorEastAsia" w:hAnsi="Times New Roman" w:cs="Times New Roman"/>
                <w:sz w:val="20"/>
                <w:szCs w:val="20"/>
              </w:rPr>
              <w:t>, apalancamiento</w:t>
            </w:r>
            <w:r w:rsidR="005D7EA5" w:rsidRPr="000C37BA">
              <w:rPr>
                <w:rFonts w:ascii="Times New Roman" w:eastAsiaTheme="minorEastAsia" w:hAnsi="Times New Roman" w:cs="Times New Roman"/>
                <w:sz w:val="20"/>
                <w:szCs w:val="20"/>
              </w:rPr>
              <w:t xml:space="preserve"> </w:t>
            </w:r>
            <m:oMath>
              <m:d>
                <m:dPr>
                  <m:ctrlPr>
                    <w:rPr>
                      <w:rFonts w:ascii="Cambria Math" w:eastAsiaTheme="minorEastAsia" w:hAnsi="Cambria Math" w:cs="Times New Roman"/>
                      <w:i/>
                      <w:sz w:val="20"/>
                      <w:szCs w:val="20"/>
                    </w:rPr>
                  </m:ctrlPr>
                </m:dPr>
                <m:e>
                  <m:f>
                    <m:fPr>
                      <m:ctrlPr>
                        <w:rPr>
                          <w:rFonts w:ascii="Cambria Math" w:hAnsi="Cambria Math" w:cs="Times New Roman"/>
                          <w:sz w:val="20"/>
                          <w:szCs w:val="20"/>
                          <w:lang w:val="es-ES_tradnl"/>
                        </w:rPr>
                      </m:ctrlPr>
                    </m:fPr>
                    <m:num>
                      <m:r>
                        <m:rPr>
                          <m:sty m:val="p"/>
                        </m:rPr>
                        <w:rPr>
                          <w:rFonts w:ascii="Cambria Math" w:hAnsi="Cambria Math" w:cs="Times New Roman"/>
                          <w:sz w:val="20"/>
                          <w:szCs w:val="20"/>
                          <w:lang w:val="es-ES_tradnl"/>
                        </w:rPr>
                        <m:t>Deudas</m:t>
                      </m:r>
                    </m:num>
                    <m:den>
                      <m:r>
                        <m:rPr>
                          <m:sty m:val="p"/>
                        </m:rPr>
                        <w:rPr>
                          <w:rFonts w:ascii="Cambria Math" w:hAnsi="Cambria Math" w:cs="Times New Roman"/>
                          <w:sz w:val="20"/>
                          <w:szCs w:val="20"/>
                          <w:lang w:val="es-ES_tradnl"/>
                        </w:rPr>
                        <m:t>Activos</m:t>
                      </m:r>
                    </m:den>
                  </m:f>
                </m:e>
              </m:d>
              <m:r>
                <w:rPr>
                  <w:rFonts w:ascii="Cambria Math" w:eastAsiaTheme="minorEastAsia" w:hAnsi="Cambria Math" w:cs="Times New Roman"/>
                  <w:sz w:val="20"/>
                  <w:szCs w:val="20"/>
                  <w:lang w:val="es-ES_tradnl"/>
                </w:rPr>
                <m:t>&gt;50%</m:t>
              </m:r>
              <m:r>
                <w:rPr>
                  <w:rFonts w:ascii="Cambria Math" w:eastAsiaTheme="minorEastAsia" w:hAnsi="Cambria Math" w:cs="Times New Roman"/>
                  <w:sz w:val="20"/>
                  <w:szCs w:val="20"/>
                </w:rPr>
                <m:t xml:space="preserve"> </m:t>
              </m:r>
            </m:oMath>
            <w:r w:rsidR="005D7EA5" w:rsidRPr="000C37BA">
              <w:rPr>
                <w:rFonts w:ascii="Times New Roman" w:eastAsiaTheme="minorEastAsia" w:hAnsi="Times New Roman" w:cs="Times New Roman"/>
                <w:sz w:val="20"/>
                <w:szCs w:val="20"/>
              </w:rPr>
              <w:t>y el endeudamiento aumentó al final del año t: Empresa Zombi</w:t>
            </w:r>
          </w:p>
        </w:tc>
      </w:tr>
      <w:tr w:rsidR="00E4186A" w:rsidRPr="004857E0" w14:paraId="2A9D5CB9" w14:textId="77777777" w:rsidTr="00DC7D3C">
        <w:trPr>
          <w:trHeight w:val="566"/>
        </w:trPr>
        <w:tc>
          <w:tcPr>
            <w:tcW w:w="2106" w:type="dxa"/>
            <w:vAlign w:val="center"/>
          </w:tcPr>
          <w:p w14:paraId="15496C3C" w14:textId="201A5CA1" w:rsidR="00E4186A" w:rsidRPr="00DC7D3C" w:rsidRDefault="00E4186A" w:rsidP="00DC7D3C">
            <w:pPr>
              <w:jc w:val="center"/>
              <w:rPr>
                <w:rFonts w:ascii="Times New Roman" w:hAnsi="Times New Roman" w:cs="Times New Roman"/>
                <w:sz w:val="20"/>
                <w:szCs w:val="20"/>
                <w:lang w:val="en-US"/>
              </w:rPr>
            </w:pPr>
            <w:r w:rsidRPr="00DC7D3C">
              <w:rPr>
                <w:rFonts w:ascii="Times New Roman" w:hAnsi="Times New Roman" w:cs="Times New Roman"/>
                <w:sz w:val="20"/>
                <w:szCs w:val="20"/>
                <w:lang w:val="en-US"/>
              </w:rPr>
              <w:t xml:space="preserve">Can environmental regulation promote the governance of excess capacity in China's energy sector? </w:t>
            </w:r>
            <w:r w:rsidRPr="00DC7D3C">
              <w:rPr>
                <w:rFonts w:ascii="Times New Roman" w:hAnsi="Times New Roman" w:cs="Times New Roman"/>
                <w:sz w:val="20"/>
                <w:szCs w:val="20"/>
                <w:lang w:val="es-ES_tradnl"/>
              </w:rPr>
              <w:t xml:space="preserve">The </w:t>
            </w:r>
            <w:r w:rsidRPr="00DC7D3C">
              <w:rPr>
                <w:rFonts w:ascii="Times New Roman" w:hAnsi="Times New Roman" w:cs="Times New Roman"/>
                <w:sz w:val="20"/>
                <w:szCs w:val="20"/>
                <w:lang w:val="es-ES_tradnl"/>
              </w:rPr>
              <w:lastRenderedPageBreak/>
              <w:t>market exit of zombie enterprises (2019)</w:t>
            </w:r>
          </w:p>
        </w:tc>
        <w:tc>
          <w:tcPr>
            <w:tcW w:w="6961" w:type="dxa"/>
          </w:tcPr>
          <w:p w14:paraId="26213958" w14:textId="40DBF8D4" w:rsidR="00E4186A" w:rsidRPr="000C37BA" w:rsidRDefault="00E4186A" w:rsidP="000C37BA">
            <w:pPr>
              <w:jc w:val="both"/>
              <w:rPr>
                <w:rFonts w:ascii="Times New Roman" w:hAnsi="Times New Roman" w:cs="Times New Roman"/>
                <w:sz w:val="20"/>
                <w:szCs w:val="20"/>
                <w:lang w:val="es-ES_tradnl"/>
              </w:rPr>
            </w:pPr>
            <w:r w:rsidRPr="000C37BA">
              <w:rPr>
                <w:rFonts w:ascii="Times New Roman" w:hAnsi="Times New Roman" w:cs="Times New Roman"/>
                <w:b/>
                <w:bCs/>
                <w:sz w:val="20"/>
                <w:szCs w:val="20"/>
                <w:lang w:val="es-ES_tradnl"/>
              </w:rPr>
              <w:lastRenderedPageBreak/>
              <w:t xml:space="preserve">Criterio del estudio, </w:t>
            </w:r>
            <w:r w:rsidRPr="000C37BA">
              <w:rPr>
                <w:rFonts w:ascii="Times New Roman" w:hAnsi="Times New Roman" w:cs="Times New Roman"/>
                <w:sz w:val="20"/>
                <w:szCs w:val="20"/>
                <w:lang w:val="es-ES_tradnl"/>
              </w:rPr>
              <w:t>basado en Imai y FN:</w:t>
            </w:r>
          </w:p>
          <w:p w14:paraId="1FB29AA0" w14:textId="059BE0EA" w:rsidR="002D1F40" w:rsidRPr="000C37BA" w:rsidRDefault="002D1F40" w:rsidP="000C37BA">
            <w:pPr>
              <w:pStyle w:val="Prrafodelista"/>
              <w:numPr>
                <w:ilvl w:val="0"/>
                <w:numId w:val="22"/>
              </w:numPr>
              <w:ind w:left="643"/>
              <w:jc w:val="both"/>
              <w:rPr>
                <w:rFonts w:ascii="Times New Roman" w:eastAsiaTheme="minorEastAsia" w:hAnsi="Times New Roman" w:cs="Times New Roman"/>
                <w:iCs/>
                <w:sz w:val="20"/>
                <w:szCs w:val="20"/>
              </w:rPr>
            </w:pPr>
            <w:r w:rsidRPr="000C37BA">
              <w:rPr>
                <w:rFonts w:ascii="Times New Roman" w:eastAsiaTheme="minorEastAsia" w:hAnsi="Times New Roman" w:cs="Times New Roman"/>
                <w:iCs/>
                <w:sz w:val="20"/>
                <w:szCs w:val="20"/>
              </w:rPr>
              <w:t xml:space="preserve">Si </w:t>
            </w:r>
            <m:oMath>
              <m:nary>
                <m:naryPr>
                  <m:chr m:val="∑"/>
                  <m:limLoc m:val="undOvr"/>
                  <m:ctrlPr>
                    <w:rPr>
                      <w:rFonts w:ascii="Cambria Math" w:eastAsiaTheme="minorEastAsia" w:hAnsi="Cambria Math" w:cs="Times New Roman"/>
                      <w:iCs/>
                      <w:sz w:val="20"/>
                      <w:szCs w:val="20"/>
                    </w:rPr>
                  </m:ctrlPr>
                </m:naryPr>
                <m:sub>
                  <m:r>
                    <m:rPr>
                      <m:sty m:val="p"/>
                    </m:rPr>
                    <w:rPr>
                      <w:rFonts w:ascii="Cambria Math" w:eastAsiaTheme="minorEastAsia" w:hAnsi="Cambria Math" w:cs="Times New Roman"/>
                      <w:sz w:val="20"/>
                      <w:szCs w:val="20"/>
                    </w:rPr>
                    <m:t>t=1</m:t>
                  </m:r>
                </m:sub>
                <m:sup>
                  <m:r>
                    <m:rPr>
                      <m:sty m:val="p"/>
                    </m:rPr>
                    <w:rPr>
                      <w:rFonts w:ascii="Cambria Math" w:eastAsiaTheme="minorEastAsia" w:hAnsi="Cambria Math" w:cs="Times New Roman"/>
                      <w:sz w:val="20"/>
                      <w:szCs w:val="20"/>
                    </w:rPr>
                    <m:t>T</m:t>
                  </m:r>
                </m:sup>
                <m:e>
                  <m:d>
                    <m:dPr>
                      <m:ctrlPr>
                        <w:rPr>
                          <w:rFonts w:ascii="Cambria Math" w:eastAsiaTheme="minorEastAsia" w:hAnsi="Cambria Math" w:cs="Times New Roman"/>
                          <w:iCs/>
                          <w:sz w:val="20"/>
                          <w:szCs w:val="20"/>
                        </w:rPr>
                      </m:ctrlPr>
                    </m:dPr>
                    <m:e>
                      <m:sSub>
                        <m:sSubPr>
                          <m:ctrlPr>
                            <w:rPr>
                              <w:rFonts w:ascii="Cambria Math" w:hAnsi="Cambria Math" w:cs="Times New Roman"/>
                              <w:iCs/>
                              <w:sz w:val="20"/>
                              <w:szCs w:val="20"/>
                            </w:rPr>
                          </m:ctrlPr>
                        </m:sSubPr>
                        <m:e>
                          <m:r>
                            <m:rPr>
                              <m:sty m:val="p"/>
                            </m:rPr>
                            <w:rPr>
                              <w:rFonts w:ascii="Cambria Math" w:hAnsi="Cambria Math" w:cs="Times New Roman"/>
                              <w:sz w:val="20"/>
                              <w:szCs w:val="20"/>
                            </w:rPr>
                            <m:t>profit</m:t>
                          </m:r>
                        </m:e>
                        <m:sub>
                          <m:r>
                            <m:rPr>
                              <m:sty m:val="p"/>
                            </m:rPr>
                            <w:rPr>
                              <w:rFonts w:ascii="Cambria Math" w:hAnsi="Cambria Math" w:cs="Times New Roman"/>
                              <w:sz w:val="20"/>
                              <w:szCs w:val="20"/>
                            </w:rPr>
                            <m:t>i,t</m:t>
                          </m:r>
                        </m:sub>
                      </m:sSub>
                      <m:r>
                        <m:rPr>
                          <m:sty m:val="p"/>
                        </m:rPr>
                        <w:rPr>
                          <w:rFonts w:ascii="Cambria Math"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gs</m:t>
                          </m:r>
                        </m:e>
                        <m:sub>
                          <m:r>
                            <m:rPr>
                              <m:sty m:val="p"/>
                            </m:rPr>
                            <w:rPr>
                              <w:rFonts w:ascii="Cambria Math" w:hAnsi="Cambria Math" w:cs="Times New Roman"/>
                              <w:sz w:val="20"/>
                              <w:szCs w:val="20"/>
                            </w:rPr>
                            <m:t>i,t</m:t>
                          </m:r>
                        </m:sub>
                      </m:sSub>
                      <m:r>
                        <m:rPr>
                          <m:sty m:val="p"/>
                        </m:rPr>
                        <w:rPr>
                          <w:rFonts w:ascii="Cambria Math"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cs</m:t>
                          </m:r>
                        </m:e>
                        <m:sub>
                          <m:r>
                            <m:rPr>
                              <m:sty m:val="p"/>
                            </m:rPr>
                            <w:rPr>
                              <w:rFonts w:ascii="Cambria Math" w:hAnsi="Cambria Math" w:cs="Times New Roman"/>
                              <w:sz w:val="20"/>
                              <w:szCs w:val="20"/>
                            </w:rPr>
                            <m:t>i,t</m:t>
                          </m:r>
                        </m:sub>
                      </m:sSub>
                      <m:ctrlPr>
                        <w:rPr>
                          <w:rFonts w:ascii="Cambria Math" w:hAnsi="Cambria Math" w:cs="Times New Roman"/>
                          <w:iCs/>
                          <w:sz w:val="20"/>
                          <w:szCs w:val="20"/>
                        </w:rPr>
                      </m:ctrlPr>
                    </m:e>
                  </m:d>
                  <m:r>
                    <m:rPr>
                      <m:sty m:val="p"/>
                    </m:rPr>
                    <w:rPr>
                      <w:rFonts w:ascii="Cambria Math" w:hAnsi="Cambria Math" w:cs="Times New Roman"/>
                      <w:sz w:val="20"/>
                      <w:szCs w:val="20"/>
                    </w:rPr>
                    <m:t>&lt;0</m:t>
                  </m:r>
                </m:e>
              </m:nary>
            </m:oMath>
            <w:r w:rsidRPr="000C37BA">
              <w:rPr>
                <w:rFonts w:ascii="Times New Roman" w:eastAsiaTheme="minorEastAsia" w:hAnsi="Times New Roman" w:cs="Times New Roman"/>
                <w:iCs/>
                <w:sz w:val="20"/>
                <w:szCs w:val="20"/>
              </w:rPr>
              <w:t>: Empresa Zombi</w:t>
            </w:r>
          </w:p>
          <w:p w14:paraId="3CC9F3DE" w14:textId="707DABCC" w:rsidR="00E4186A" w:rsidRPr="000C37BA" w:rsidRDefault="00BF02EC" w:rsidP="000C37BA">
            <w:pPr>
              <w:ind w:left="283"/>
              <w:jc w:val="both"/>
              <w:rPr>
                <w:rFonts w:ascii="Times New Roman" w:eastAsiaTheme="minorEastAsia" w:hAnsi="Times New Roman" w:cs="Times New Roman"/>
                <w:sz w:val="20"/>
                <w:szCs w:val="20"/>
                <w:lang w:val="es-ES_tradnl"/>
              </w:rPr>
            </w:pPr>
            <m:oMath>
              <m:sSub>
                <m:sSubPr>
                  <m:ctrlPr>
                    <w:rPr>
                      <w:rFonts w:ascii="Cambria Math" w:hAnsi="Cambria Math" w:cs="Times New Roman"/>
                      <w:iCs/>
                      <w:sz w:val="20"/>
                      <w:szCs w:val="20"/>
                    </w:rPr>
                  </m:ctrlPr>
                </m:sSubPr>
                <m:e>
                  <m:r>
                    <m:rPr>
                      <m:sty m:val="p"/>
                    </m:rPr>
                    <w:rPr>
                      <w:rFonts w:ascii="Cambria Math" w:hAnsi="Cambria Math" w:cs="Times New Roman"/>
                      <w:sz w:val="20"/>
                      <w:szCs w:val="20"/>
                    </w:rPr>
                    <m:t>cs</m:t>
                  </m:r>
                </m:e>
                <m:sub>
                  <m:r>
                    <m:rPr>
                      <m:sty m:val="p"/>
                    </m:rPr>
                    <w:rPr>
                      <w:rFonts w:ascii="Cambria Math" w:hAnsi="Cambria Math" w:cs="Times New Roman"/>
                      <w:sz w:val="20"/>
                      <w:szCs w:val="20"/>
                    </w:rPr>
                    <m:t>i,t</m:t>
                  </m:r>
                </m:sub>
              </m:sSub>
              <m:r>
                <m:rPr>
                  <m:sty m:val="p"/>
                </m:rPr>
                <w:rPr>
                  <w:rFonts w:ascii="Cambria Math"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minIP</m:t>
                  </m:r>
                </m:e>
                <m:sub>
                  <m:r>
                    <m:rPr>
                      <m:sty m:val="p"/>
                    </m:rPr>
                    <w:rPr>
                      <w:rFonts w:ascii="Cambria Math" w:hAnsi="Cambria Math" w:cs="Times New Roman"/>
                      <w:sz w:val="20"/>
                      <w:szCs w:val="20"/>
                    </w:rPr>
                    <m:t>i,t</m:t>
                  </m:r>
                </m:sub>
              </m:sSub>
              <m:r>
                <m:rPr>
                  <m:sty m:val="p"/>
                </m:rPr>
                <w:rPr>
                  <w:rFonts w:ascii="Cambria Math"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IP</m:t>
                  </m:r>
                </m:e>
                <m:sub>
                  <m:r>
                    <m:rPr>
                      <m:sty m:val="p"/>
                    </m:rPr>
                    <w:rPr>
                      <w:rFonts w:ascii="Cambria Math" w:hAnsi="Cambria Math" w:cs="Times New Roman"/>
                      <w:sz w:val="20"/>
                      <w:szCs w:val="20"/>
                    </w:rPr>
                    <m:t>i,t</m:t>
                  </m:r>
                </m:sub>
              </m:sSub>
            </m:oMath>
            <w:r w:rsidR="002D1F40" w:rsidRPr="000C37BA">
              <w:rPr>
                <w:rFonts w:ascii="Times New Roman" w:eastAsiaTheme="minorEastAsia" w:hAnsi="Times New Roman" w:cs="Times New Roman"/>
                <w:sz w:val="20"/>
                <w:szCs w:val="20"/>
              </w:rPr>
              <w:t xml:space="preserve"> y </w:t>
            </w:r>
            <m:oMath>
              <m:sSub>
                <m:sSubPr>
                  <m:ctrlPr>
                    <w:rPr>
                      <w:rFonts w:ascii="Cambria Math" w:eastAsiaTheme="minorEastAsia" w:hAnsi="Cambria Math" w:cs="Times New Roman"/>
                      <w:iCs/>
                      <w:sz w:val="20"/>
                      <w:szCs w:val="20"/>
                      <w:lang w:val="es-ES_tradnl"/>
                    </w:rPr>
                  </m:ctrlPr>
                </m:sSubPr>
                <m:e>
                  <m:r>
                    <m:rPr>
                      <m:sty m:val="p"/>
                    </m:rPr>
                    <w:rPr>
                      <w:rFonts w:ascii="Cambria Math" w:eastAsiaTheme="minorEastAsia" w:hAnsi="Cambria Math" w:cs="Times New Roman"/>
                      <w:sz w:val="20"/>
                      <w:szCs w:val="20"/>
                      <w:lang w:val="es-ES_tradnl"/>
                    </w:rPr>
                    <m:t>minIP</m:t>
                  </m:r>
                </m:e>
                <m:sub>
                  <m:r>
                    <m:rPr>
                      <m:sty m:val="p"/>
                    </m:rPr>
                    <w:rPr>
                      <w:rFonts w:ascii="Cambria Math" w:eastAsiaTheme="minorEastAsia" w:hAnsi="Cambria Math" w:cs="Times New Roman"/>
                      <w:sz w:val="20"/>
                      <w:szCs w:val="20"/>
                      <w:lang w:val="es-ES_tradnl"/>
                    </w:rPr>
                    <m:t>i,t</m:t>
                  </m:r>
                </m:sub>
              </m:sSub>
              <m:r>
                <m:rPr>
                  <m:sty m:val="p"/>
                </m:rPr>
                <w:rPr>
                  <w:rFonts w:ascii="Cambria Math" w:eastAsiaTheme="minorEastAsia" w:hAnsi="Cambria Math" w:cs="Times New Roman"/>
                  <w:sz w:val="20"/>
                  <w:szCs w:val="20"/>
                  <w:lang w:val="es-ES_tradnl"/>
                </w:rPr>
                <m:t xml:space="preserve">= </m:t>
              </m:r>
              <m:sSub>
                <m:sSubPr>
                  <m:ctrlPr>
                    <w:rPr>
                      <w:rFonts w:ascii="Cambria Math" w:eastAsiaTheme="minorEastAsia" w:hAnsi="Cambria Math" w:cs="Times New Roman"/>
                      <w:iCs/>
                      <w:sz w:val="20"/>
                      <w:szCs w:val="20"/>
                      <w:lang w:val="es-ES_tradnl"/>
                    </w:rPr>
                  </m:ctrlPr>
                </m:sSubPr>
                <m:e>
                  <m:r>
                    <m:rPr>
                      <m:sty m:val="p"/>
                    </m:rPr>
                    <w:rPr>
                      <w:rFonts w:ascii="Cambria Math" w:eastAsiaTheme="minorEastAsia" w:hAnsi="Cambria Math" w:cs="Times New Roman"/>
                      <w:sz w:val="20"/>
                      <w:szCs w:val="20"/>
                      <w:lang w:val="es-ES_tradnl"/>
                    </w:rPr>
                    <m:t>SL</m:t>
                  </m:r>
                </m:e>
                <m:sub>
                  <m:r>
                    <m:rPr>
                      <m:sty m:val="p"/>
                    </m:rPr>
                    <w:rPr>
                      <w:rFonts w:ascii="Cambria Math" w:eastAsiaTheme="minorEastAsia" w:hAnsi="Cambria Math" w:cs="Times New Roman"/>
                      <w:sz w:val="20"/>
                      <w:szCs w:val="20"/>
                      <w:lang w:val="es-ES_tradnl"/>
                    </w:rPr>
                    <m:t>i,t</m:t>
                  </m:r>
                </m:sub>
              </m:sSub>
              <m:r>
                <m:rPr>
                  <m:sty m:val="p"/>
                </m:rPr>
                <w:rPr>
                  <w:rFonts w:ascii="Cambria Math" w:eastAsiaTheme="minorEastAsia" w:hAnsi="Cambria Math" w:cs="Times New Roman"/>
                  <w:sz w:val="20"/>
                  <w:szCs w:val="20"/>
                  <w:lang w:val="es-ES_tradnl"/>
                </w:rPr>
                <m:t>*</m:t>
              </m:r>
              <m:sSub>
                <m:sSubPr>
                  <m:ctrlPr>
                    <w:rPr>
                      <w:rFonts w:ascii="Cambria Math" w:eastAsiaTheme="minorEastAsia" w:hAnsi="Cambria Math" w:cs="Times New Roman"/>
                      <w:iCs/>
                      <w:sz w:val="20"/>
                      <w:szCs w:val="20"/>
                      <w:lang w:val="es-ES_tradnl"/>
                    </w:rPr>
                  </m:ctrlPr>
                </m:sSubPr>
                <m:e>
                  <m:r>
                    <m:rPr>
                      <m:sty m:val="p"/>
                    </m:rPr>
                    <w:rPr>
                      <w:rFonts w:ascii="Cambria Math" w:eastAsiaTheme="minorEastAsia" w:hAnsi="Cambria Math" w:cs="Times New Roman"/>
                      <w:sz w:val="20"/>
                      <w:szCs w:val="20"/>
                      <w:lang w:val="es-ES_tradnl"/>
                    </w:rPr>
                    <m:t>sil</m:t>
                  </m:r>
                </m:e>
                <m:sub>
                  <m:r>
                    <m:rPr>
                      <m:sty m:val="p"/>
                    </m:rPr>
                    <w:rPr>
                      <w:rFonts w:ascii="Cambria Math" w:eastAsiaTheme="minorEastAsia" w:hAnsi="Cambria Math" w:cs="Times New Roman"/>
                      <w:sz w:val="20"/>
                      <w:szCs w:val="20"/>
                      <w:lang w:val="es-ES_tradnl"/>
                    </w:rPr>
                    <m:t>i,t</m:t>
                  </m:r>
                </m:sub>
              </m:sSub>
              <m:r>
                <m:rPr>
                  <m:sty m:val="p"/>
                </m:rPr>
                <w:rPr>
                  <w:rFonts w:ascii="Cambria Math" w:eastAsiaTheme="minorEastAsia" w:hAnsi="Cambria Math" w:cs="Times New Roman"/>
                  <w:sz w:val="20"/>
                  <w:szCs w:val="20"/>
                  <w:lang w:val="es-ES_tradnl"/>
                </w:rPr>
                <m:t xml:space="preserve"> - </m:t>
              </m:r>
              <m:sSub>
                <m:sSubPr>
                  <m:ctrlPr>
                    <w:rPr>
                      <w:rFonts w:ascii="Cambria Math" w:eastAsiaTheme="minorEastAsia" w:hAnsi="Cambria Math" w:cs="Times New Roman"/>
                      <w:iCs/>
                      <w:sz w:val="20"/>
                      <w:szCs w:val="20"/>
                      <w:lang w:val="es-ES_tradnl"/>
                    </w:rPr>
                  </m:ctrlPr>
                </m:sSubPr>
                <m:e>
                  <m:r>
                    <m:rPr>
                      <m:sty m:val="p"/>
                    </m:rPr>
                    <w:rPr>
                      <w:rFonts w:ascii="Cambria Math" w:eastAsiaTheme="minorEastAsia" w:hAnsi="Cambria Math" w:cs="Times New Roman"/>
                      <w:sz w:val="20"/>
                      <w:szCs w:val="20"/>
                      <w:lang w:val="es-ES_tradnl"/>
                    </w:rPr>
                    <m:t>LL</m:t>
                  </m:r>
                </m:e>
                <m:sub>
                  <m:r>
                    <m:rPr>
                      <m:sty m:val="p"/>
                    </m:rPr>
                    <w:rPr>
                      <w:rFonts w:ascii="Cambria Math" w:eastAsiaTheme="minorEastAsia" w:hAnsi="Cambria Math" w:cs="Times New Roman"/>
                      <w:sz w:val="20"/>
                      <w:szCs w:val="20"/>
                      <w:lang w:val="es-ES_tradnl"/>
                    </w:rPr>
                    <m:t>i,t</m:t>
                  </m:r>
                </m:sub>
              </m:sSub>
              <m:r>
                <m:rPr>
                  <m:sty m:val="p"/>
                </m:rPr>
                <w:rPr>
                  <w:rFonts w:ascii="Cambria Math" w:eastAsiaTheme="minorEastAsia" w:hAnsi="Cambria Math" w:cs="Times New Roman"/>
                  <w:sz w:val="20"/>
                  <w:szCs w:val="20"/>
                  <w:lang w:val="es-ES_tradnl"/>
                </w:rPr>
                <m:t>*</m:t>
              </m:r>
              <m:sSub>
                <m:sSubPr>
                  <m:ctrlPr>
                    <w:rPr>
                      <w:rFonts w:ascii="Cambria Math" w:eastAsiaTheme="minorEastAsia" w:hAnsi="Cambria Math" w:cs="Times New Roman"/>
                      <w:iCs/>
                      <w:sz w:val="20"/>
                      <w:szCs w:val="20"/>
                      <w:lang w:val="es-ES_tradnl"/>
                    </w:rPr>
                  </m:ctrlPr>
                </m:sSubPr>
                <m:e>
                  <m:r>
                    <m:rPr>
                      <m:sty m:val="p"/>
                    </m:rPr>
                    <w:rPr>
                      <w:rFonts w:ascii="Cambria Math" w:eastAsiaTheme="minorEastAsia" w:hAnsi="Cambria Math" w:cs="Times New Roman"/>
                      <w:sz w:val="20"/>
                      <w:szCs w:val="20"/>
                      <w:lang w:val="es-ES_tradnl"/>
                    </w:rPr>
                    <m:t>lil</m:t>
                  </m:r>
                </m:e>
                <m:sub>
                  <m:r>
                    <m:rPr>
                      <m:sty m:val="p"/>
                    </m:rPr>
                    <w:rPr>
                      <w:rFonts w:ascii="Cambria Math" w:eastAsiaTheme="minorEastAsia" w:hAnsi="Cambria Math" w:cs="Times New Roman"/>
                      <w:sz w:val="20"/>
                      <w:szCs w:val="20"/>
                      <w:lang w:val="es-ES_tradnl"/>
                    </w:rPr>
                    <m:t>i,t</m:t>
                  </m:r>
                </m:sub>
              </m:sSub>
            </m:oMath>
          </w:p>
        </w:tc>
      </w:tr>
      <w:tr w:rsidR="002D1F40" w:rsidRPr="004857E0" w14:paraId="06DE92A1" w14:textId="77777777" w:rsidTr="00DC7D3C">
        <w:trPr>
          <w:trHeight w:val="1821"/>
        </w:trPr>
        <w:tc>
          <w:tcPr>
            <w:tcW w:w="2106" w:type="dxa"/>
            <w:vAlign w:val="center"/>
          </w:tcPr>
          <w:p w14:paraId="7D1816A7" w14:textId="3A22D621" w:rsidR="002D1F40" w:rsidRPr="00DC7D3C" w:rsidRDefault="003E6CC3" w:rsidP="00DC7D3C">
            <w:pPr>
              <w:jc w:val="center"/>
              <w:rPr>
                <w:rFonts w:ascii="Times New Roman" w:hAnsi="Times New Roman" w:cs="Times New Roman"/>
                <w:sz w:val="20"/>
                <w:szCs w:val="20"/>
                <w:lang w:val="en-US"/>
              </w:rPr>
            </w:pPr>
            <w:r w:rsidRPr="00DC7D3C">
              <w:rPr>
                <w:rFonts w:ascii="Times New Roman" w:hAnsi="Times New Roman" w:cs="Times New Roman"/>
                <w:sz w:val="20"/>
                <w:szCs w:val="20"/>
                <w:lang w:val="en-US"/>
              </w:rPr>
              <w:t xml:space="preserve">Zombie firms, external </w:t>
            </w:r>
            <w:r w:rsidR="00306C1E" w:rsidRPr="00DC7D3C">
              <w:rPr>
                <w:rFonts w:ascii="Times New Roman" w:hAnsi="Times New Roman" w:cs="Times New Roman"/>
                <w:sz w:val="20"/>
                <w:szCs w:val="20"/>
                <w:lang w:val="en-US"/>
              </w:rPr>
              <w:t>support,</w:t>
            </w:r>
            <w:r w:rsidRPr="00DC7D3C">
              <w:rPr>
                <w:rFonts w:ascii="Times New Roman" w:hAnsi="Times New Roman" w:cs="Times New Roman"/>
                <w:sz w:val="20"/>
                <w:szCs w:val="20"/>
                <w:lang w:val="en-US"/>
              </w:rPr>
              <w:t xml:space="preserve"> and corporate environmental responsibility: Evidence from China (2019)</w:t>
            </w:r>
          </w:p>
        </w:tc>
        <w:tc>
          <w:tcPr>
            <w:tcW w:w="6961" w:type="dxa"/>
          </w:tcPr>
          <w:p w14:paraId="22FC21C4" w14:textId="05C50457" w:rsidR="002D1F40" w:rsidRPr="000C37BA" w:rsidRDefault="003E6CC3" w:rsidP="000C37BA">
            <w:pPr>
              <w:jc w:val="both"/>
              <w:rPr>
                <w:rFonts w:ascii="Times New Roman" w:hAnsi="Times New Roman" w:cs="Times New Roman"/>
                <w:sz w:val="20"/>
                <w:szCs w:val="20"/>
                <w:lang w:val="es-ES_tradnl"/>
              </w:rPr>
            </w:pPr>
            <w:r w:rsidRPr="000C37BA">
              <w:rPr>
                <w:rFonts w:ascii="Times New Roman" w:hAnsi="Times New Roman" w:cs="Times New Roman"/>
                <w:b/>
                <w:bCs/>
                <w:sz w:val="20"/>
                <w:szCs w:val="20"/>
                <w:lang w:val="es-ES_tradnl"/>
              </w:rPr>
              <w:t xml:space="preserve">Criterio del estudio, </w:t>
            </w:r>
            <w:r w:rsidRPr="000C37BA">
              <w:rPr>
                <w:rFonts w:ascii="Times New Roman" w:hAnsi="Times New Roman" w:cs="Times New Roman"/>
                <w:sz w:val="20"/>
                <w:szCs w:val="20"/>
                <w:lang w:val="es-ES_tradnl"/>
              </w:rPr>
              <w:t>basado en CHK y FN</w:t>
            </w:r>
            <w:r w:rsidR="002A3458" w:rsidRPr="000C37BA">
              <w:rPr>
                <w:rFonts w:ascii="Times New Roman" w:hAnsi="Times New Roman" w:cs="Times New Roman"/>
                <w:sz w:val="20"/>
                <w:szCs w:val="20"/>
                <w:lang w:val="es-ES_tradnl"/>
              </w:rPr>
              <w:t xml:space="preserve"> y sigue</w:t>
            </w:r>
            <w:r w:rsidR="008A0E46" w:rsidRPr="000C37BA">
              <w:rPr>
                <w:rFonts w:ascii="Times New Roman" w:hAnsi="Times New Roman" w:cs="Times New Roman"/>
                <w:sz w:val="20"/>
                <w:szCs w:val="20"/>
                <w:lang w:val="es-ES_tradnl"/>
              </w:rPr>
              <w:t xml:space="preserve"> </w:t>
            </w:r>
            <w:r w:rsidR="002A3458" w:rsidRPr="000C37BA">
              <w:rPr>
                <w:rFonts w:ascii="Times New Roman" w:hAnsi="Times New Roman" w:cs="Times New Roman"/>
                <w:sz w:val="20"/>
                <w:szCs w:val="20"/>
                <w:lang w:val="es-ES_tradnl"/>
              </w:rPr>
              <w:t>los siguientes pasos:</w:t>
            </w:r>
          </w:p>
          <w:p w14:paraId="428DB587" w14:textId="669ACE7B" w:rsidR="002A3458" w:rsidRPr="000C37BA" w:rsidRDefault="008A0E46" w:rsidP="000C37BA">
            <w:pPr>
              <w:pStyle w:val="Prrafodelista"/>
              <w:numPr>
                <w:ilvl w:val="0"/>
                <w:numId w:val="27"/>
              </w:numPr>
              <w:ind w:left="643"/>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 xml:space="preserve">Aplicación del </w:t>
            </w:r>
            <w:r w:rsidR="002A3458" w:rsidRPr="000C37BA">
              <w:rPr>
                <w:rFonts w:ascii="Times New Roman" w:hAnsi="Times New Roman" w:cs="Times New Roman"/>
                <w:sz w:val="20"/>
                <w:szCs w:val="20"/>
                <w:lang w:val="es-ES_tradnl"/>
              </w:rPr>
              <w:t xml:space="preserve">criterio CHK de la </w:t>
            </w:r>
            <w:hyperlink w:anchor="_Identificación" w:history="1">
              <w:r w:rsidR="002A3458" w:rsidRPr="00293767">
                <w:rPr>
                  <w:rStyle w:val="Hipervnculo"/>
                  <w:rFonts w:ascii="Times New Roman" w:hAnsi="Times New Roman" w:cs="Times New Roman"/>
                  <w:sz w:val="20"/>
                  <w:szCs w:val="20"/>
                  <w:lang w:val="es-ES_tradnl"/>
                </w:rPr>
                <w:t>sección 4.1.3</w:t>
              </w:r>
            </w:hyperlink>
            <w:r w:rsidR="0016506D" w:rsidRPr="000C37BA">
              <w:rPr>
                <w:rStyle w:val="Hipervnculo"/>
                <w:rFonts w:ascii="Times New Roman" w:hAnsi="Times New Roman" w:cs="Times New Roman"/>
                <w:color w:val="auto"/>
                <w:sz w:val="20"/>
                <w:szCs w:val="20"/>
                <w:u w:val="none"/>
                <w:lang w:val="es-ES_tradnl"/>
              </w:rPr>
              <w:t>,</w:t>
            </w:r>
            <w:r w:rsidR="0016506D" w:rsidRPr="000C37BA">
              <w:rPr>
                <w:rStyle w:val="Hipervnculo"/>
                <w:rFonts w:ascii="Times New Roman" w:hAnsi="Times New Roman" w:cs="Times New Roman"/>
                <w:sz w:val="20"/>
                <w:szCs w:val="20"/>
                <w:u w:val="none"/>
                <w:lang w:val="es-ES_tradnl"/>
              </w:rPr>
              <w:t xml:space="preserve"> </w:t>
            </w:r>
            <w:r w:rsidR="0016506D" w:rsidRPr="000C37BA">
              <w:rPr>
                <w:rStyle w:val="Hipervnculo"/>
                <w:rFonts w:ascii="Times New Roman" w:hAnsi="Times New Roman" w:cs="Times New Roman"/>
                <w:color w:val="auto"/>
                <w:sz w:val="20"/>
                <w:szCs w:val="20"/>
                <w:u w:val="none"/>
                <w:lang w:val="es-ES_tradnl"/>
              </w:rPr>
              <w:t>c</w:t>
            </w:r>
            <w:r w:rsidR="002A3458" w:rsidRPr="000C37BA">
              <w:rPr>
                <w:rFonts w:ascii="Times New Roman" w:hAnsi="Times New Roman" w:cs="Times New Roman"/>
                <w:sz w:val="20"/>
                <w:szCs w:val="20"/>
                <w:lang w:val="es-ES_tradnl"/>
              </w:rPr>
              <w:t xml:space="preserve">on la única diferencia de que en la </w:t>
            </w:r>
            <w:hyperlink w:anchor="ecuación_2" w:history="1">
              <w:r w:rsidR="002A3458" w:rsidRPr="00293767">
                <w:rPr>
                  <w:rStyle w:val="Hipervnculo"/>
                  <w:rFonts w:ascii="Times New Roman" w:hAnsi="Times New Roman" w:cs="Times New Roman"/>
                  <w:sz w:val="20"/>
                  <w:szCs w:val="20"/>
                  <w:lang w:val="es-ES_tradnl"/>
                </w:rPr>
                <w:t>ecuación 2</w:t>
              </w:r>
            </w:hyperlink>
            <w:r w:rsidR="002A3458" w:rsidRPr="000C37BA">
              <w:rPr>
                <w:rFonts w:ascii="Times New Roman" w:hAnsi="Times New Roman" w:cs="Times New Roman"/>
                <w:sz w:val="20"/>
                <w:szCs w:val="20"/>
                <w:lang w:val="es-ES_tradnl"/>
              </w:rPr>
              <w:t xml:space="preserve"> no </w:t>
            </w:r>
            <w:r w:rsidR="0016506D" w:rsidRPr="000C37BA">
              <w:rPr>
                <w:rFonts w:ascii="Times New Roman" w:hAnsi="Times New Roman" w:cs="Times New Roman"/>
                <w:sz w:val="20"/>
                <w:szCs w:val="20"/>
                <w:lang w:val="es-ES_tradnl"/>
              </w:rPr>
              <w:t>se utiliza</w:t>
            </w:r>
            <w:r w:rsidR="002A3458" w:rsidRPr="000C37BA">
              <w:rPr>
                <w:rFonts w:ascii="Times New Roman" w:hAnsi="Times New Roman" w:cs="Times New Roman"/>
                <w:sz w:val="20"/>
                <w:szCs w:val="20"/>
                <w:lang w:val="es-ES_tradnl"/>
              </w:rPr>
              <w:t xml:space="preserve"> CP.</w:t>
            </w:r>
          </w:p>
          <w:p w14:paraId="2F3C4E4D" w14:textId="7460E16F" w:rsidR="002A3458" w:rsidRPr="000C37BA" w:rsidRDefault="002A3458" w:rsidP="000C37BA">
            <w:pPr>
              <w:pStyle w:val="Prrafodelista"/>
              <w:numPr>
                <w:ilvl w:val="0"/>
                <w:numId w:val="27"/>
              </w:numPr>
              <w:ind w:left="643"/>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Aplica</w:t>
            </w:r>
            <w:r w:rsidR="0016506D" w:rsidRPr="000C37BA">
              <w:rPr>
                <w:rFonts w:ascii="Times New Roman" w:hAnsi="Times New Roman" w:cs="Times New Roman"/>
                <w:sz w:val="20"/>
                <w:szCs w:val="20"/>
                <w:lang w:val="es-ES_tradnl"/>
              </w:rPr>
              <w:t>ción de</w:t>
            </w:r>
            <w:r w:rsidRPr="000C37BA">
              <w:rPr>
                <w:rFonts w:ascii="Times New Roman" w:hAnsi="Times New Roman" w:cs="Times New Roman"/>
                <w:sz w:val="20"/>
                <w:szCs w:val="20"/>
                <w:lang w:val="es-ES_tradnl"/>
              </w:rPr>
              <w:t xml:space="preserve"> los dos criterios </w:t>
            </w:r>
            <w:r w:rsidR="00ED6EA6" w:rsidRPr="000C37BA">
              <w:rPr>
                <w:rFonts w:ascii="Times New Roman" w:hAnsi="Times New Roman" w:cs="Times New Roman"/>
                <w:sz w:val="20"/>
                <w:szCs w:val="20"/>
                <w:lang w:val="es-ES_tradnl"/>
              </w:rPr>
              <w:t xml:space="preserve">de </w:t>
            </w:r>
            <w:r w:rsidRPr="000C37BA">
              <w:rPr>
                <w:rFonts w:ascii="Times New Roman" w:hAnsi="Times New Roman" w:cs="Times New Roman"/>
                <w:sz w:val="20"/>
                <w:szCs w:val="20"/>
                <w:lang w:val="es-ES_tradnl"/>
              </w:rPr>
              <w:t>FN</w:t>
            </w:r>
            <w:r w:rsidR="0016506D" w:rsidRPr="000C37BA">
              <w:rPr>
                <w:rFonts w:ascii="Times New Roman" w:hAnsi="Times New Roman" w:cs="Times New Roman"/>
                <w:sz w:val="20"/>
                <w:szCs w:val="20"/>
                <w:lang w:val="es-ES_tradnl"/>
              </w:rPr>
              <w:t xml:space="preserve">, </w:t>
            </w:r>
            <w:r w:rsidRPr="000C37BA">
              <w:rPr>
                <w:rFonts w:ascii="Times New Roman" w:hAnsi="Times New Roman" w:cs="Times New Roman"/>
                <w:sz w:val="20"/>
                <w:szCs w:val="20"/>
                <w:lang w:val="es-ES_tradnl"/>
              </w:rPr>
              <w:t>tal y como se menciona</w:t>
            </w:r>
            <w:r w:rsidR="008F055F" w:rsidRPr="000C37BA">
              <w:rPr>
                <w:rFonts w:ascii="Times New Roman" w:hAnsi="Times New Roman" w:cs="Times New Roman"/>
                <w:sz w:val="20"/>
                <w:szCs w:val="20"/>
                <w:lang w:val="es-ES_tradnl"/>
              </w:rPr>
              <w:t>n</w:t>
            </w:r>
            <w:r w:rsidRPr="000C37BA">
              <w:rPr>
                <w:rFonts w:ascii="Times New Roman" w:hAnsi="Times New Roman" w:cs="Times New Roman"/>
                <w:sz w:val="20"/>
                <w:szCs w:val="20"/>
                <w:lang w:val="es-ES_tradnl"/>
              </w:rPr>
              <w:t xml:space="preserve"> en la </w:t>
            </w:r>
            <w:hyperlink w:anchor="_Identificación" w:history="1">
              <w:r w:rsidRPr="00293767">
                <w:rPr>
                  <w:rStyle w:val="Hipervnculo"/>
                  <w:rFonts w:ascii="Times New Roman" w:hAnsi="Times New Roman" w:cs="Times New Roman"/>
                  <w:sz w:val="20"/>
                  <w:szCs w:val="20"/>
                  <w:lang w:val="es-ES_tradnl"/>
                </w:rPr>
                <w:t>sección 4.1.3</w:t>
              </w:r>
            </w:hyperlink>
            <w:r w:rsidRPr="00293767">
              <w:rPr>
                <w:rFonts w:ascii="Times New Roman" w:hAnsi="Times New Roman" w:cs="Times New Roman"/>
                <w:sz w:val="20"/>
                <w:szCs w:val="20"/>
                <w:u w:val="single"/>
                <w:lang w:val="es-ES_tradnl"/>
              </w:rPr>
              <w:t>.</w:t>
            </w:r>
          </w:p>
          <w:p w14:paraId="56D12589" w14:textId="77777777" w:rsidR="002A3458" w:rsidRPr="000C37BA" w:rsidRDefault="002A3458" w:rsidP="000C37BA">
            <w:pPr>
              <w:jc w:val="both"/>
              <w:rPr>
                <w:rFonts w:ascii="Times New Roman" w:hAnsi="Times New Roman" w:cs="Times New Roman"/>
                <w:b/>
                <w:bCs/>
                <w:sz w:val="20"/>
                <w:szCs w:val="20"/>
                <w:lang w:val="es-ES_tradnl"/>
              </w:rPr>
            </w:pPr>
            <w:r w:rsidRPr="000C37BA">
              <w:rPr>
                <w:rFonts w:ascii="Times New Roman" w:hAnsi="Times New Roman" w:cs="Times New Roman"/>
                <w:b/>
                <w:bCs/>
                <w:sz w:val="20"/>
                <w:szCs w:val="20"/>
                <w:lang w:val="es-ES_tradnl"/>
              </w:rPr>
              <w:t>Criterio alternativos:</w:t>
            </w:r>
          </w:p>
          <w:p w14:paraId="39C3D589" w14:textId="2C62B798" w:rsidR="00485A2C" w:rsidRPr="000C37BA" w:rsidRDefault="00306C1E" w:rsidP="000C37BA">
            <w:pPr>
              <w:pStyle w:val="Prrafodelista"/>
              <w:numPr>
                <w:ilvl w:val="0"/>
                <w:numId w:val="28"/>
              </w:numPr>
              <w:ind w:left="643"/>
              <w:jc w:val="both"/>
              <w:rPr>
                <w:rFonts w:ascii="Times New Roman" w:hAnsi="Times New Roman" w:cs="Times New Roman"/>
                <w:b/>
                <w:bCs/>
                <w:sz w:val="20"/>
                <w:szCs w:val="20"/>
                <w:lang w:val="es-ES_tradnl"/>
              </w:rPr>
            </w:pPr>
            <w:r w:rsidRPr="000C37BA">
              <w:rPr>
                <w:rFonts w:ascii="Times New Roman" w:hAnsi="Times New Roman" w:cs="Times New Roman"/>
                <w:sz w:val="20"/>
                <w:szCs w:val="20"/>
                <w:lang w:val="es-ES_tradnl"/>
              </w:rPr>
              <w:t>Modifica</w:t>
            </w:r>
            <w:r w:rsidR="00ED6EA6" w:rsidRPr="000C37BA">
              <w:rPr>
                <w:rFonts w:ascii="Times New Roman" w:hAnsi="Times New Roman" w:cs="Times New Roman"/>
                <w:sz w:val="20"/>
                <w:szCs w:val="20"/>
                <w:lang w:val="es-ES_tradnl"/>
              </w:rPr>
              <w:t>ción</w:t>
            </w:r>
            <w:r w:rsidR="00485A2C" w:rsidRPr="000C37BA">
              <w:rPr>
                <w:rFonts w:ascii="Times New Roman" w:hAnsi="Times New Roman" w:cs="Times New Roman"/>
                <w:sz w:val="20"/>
                <w:szCs w:val="20"/>
                <w:lang w:val="es-ES_tradnl"/>
              </w:rPr>
              <w:t xml:space="preserve"> </w:t>
            </w:r>
            <w:r w:rsidR="00ED6EA6" w:rsidRPr="000C37BA">
              <w:rPr>
                <w:rFonts w:ascii="Times New Roman" w:hAnsi="Times New Roman" w:cs="Times New Roman"/>
                <w:sz w:val="20"/>
                <w:szCs w:val="20"/>
                <w:lang w:val="es-ES_tradnl"/>
              </w:rPr>
              <w:t>d</w:t>
            </w:r>
            <w:r w:rsidR="00485A2C" w:rsidRPr="000C37BA">
              <w:rPr>
                <w:rFonts w:ascii="Times New Roman" w:hAnsi="Times New Roman" w:cs="Times New Roman"/>
                <w:sz w:val="20"/>
                <w:szCs w:val="20"/>
                <w:lang w:val="es-ES_tradnl"/>
              </w:rPr>
              <w:t xml:space="preserve">el criterio de rentabilidad de FN: </w:t>
            </w:r>
            <m:oMath>
              <m:r>
                <m:rPr>
                  <m:sty m:val="p"/>
                </m:rPr>
                <w:rPr>
                  <w:rFonts w:ascii="Cambria Math" w:hAnsi="Cambria Math" w:cs="Times New Roman"/>
                  <w:sz w:val="20"/>
                  <w:szCs w:val="20"/>
                </w:rPr>
                <m:t>EBIT-ingresos por subvenciones del gobierno</m:t>
              </m:r>
            </m:oMath>
            <w:r w:rsidR="00485A2C" w:rsidRPr="000C37BA">
              <w:rPr>
                <w:rFonts w:ascii="Times New Roman" w:eastAsiaTheme="minorEastAsia" w:hAnsi="Times New Roman" w:cs="Times New Roman"/>
                <w:sz w:val="20"/>
                <w:szCs w:val="20"/>
              </w:rPr>
              <w:t>.</w:t>
            </w:r>
          </w:p>
          <w:p w14:paraId="202A03C0" w14:textId="3BA4D4E1" w:rsidR="00485A2C" w:rsidRPr="000C37BA" w:rsidRDefault="00ED6EA6" w:rsidP="000C37BA">
            <w:pPr>
              <w:pStyle w:val="Prrafodelista"/>
              <w:numPr>
                <w:ilvl w:val="0"/>
                <w:numId w:val="28"/>
              </w:numPr>
              <w:ind w:left="643"/>
              <w:jc w:val="both"/>
              <w:rPr>
                <w:rFonts w:ascii="Times New Roman" w:hAnsi="Times New Roman" w:cs="Times New Roman"/>
                <w:sz w:val="20"/>
                <w:szCs w:val="20"/>
                <w:lang w:val="es-ES_tradnl"/>
              </w:rPr>
            </w:pPr>
            <w:r w:rsidRPr="000C37BA">
              <w:rPr>
                <w:rFonts w:ascii="Times New Roman" w:eastAsiaTheme="minorEastAsia" w:hAnsi="Times New Roman" w:cs="Times New Roman"/>
                <w:sz w:val="20"/>
                <w:szCs w:val="20"/>
              </w:rPr>
              <w:t>Empleo</w:t>
            </w:r>
            <w:r w:rsidR="00485A2C" w:rsidRPr="000C37BA">
              <w:rPr>
                <w:rFonts w:ascii="Times New Roman" w:eastAsiaTheme="minorEastAsia" w:hAnsi="Times New Roman" w:cs="Times New Roman"/>
                <w:sz w:val="20"/>
                <w:szCs w:val="20"/>
              </w:rPr>
              <w:t xml:space="preserve"> </w:t>
            </w:r>
            <w:r w:rsidRPr="000C37BA">
              <w:rPr>
                <w:rFonts w:ascii="Times New Roman" w:eastAsiaTheme="minorEastAsia" w:hAnsi="Times New Roman" w:cs="Times New Roman"/>
                <w:sz w:val="20"/>
                <w:szCs w:val="20"/>
              </w:rPr>
              <w:t>d</w:t>
            </w:r>
            <w:r w:rsidR="00306C1E" w:rsidRPr="000C37BA">
              <w:rPr>
                <w:rFonts w:ascii="Times New Roman" w:eastAsiaTheme="minorEastAsia" w:hAnsi="Times New Roman" w:cs="Times New Roman"/>
                <w:sz w:val="20"/>
                <w:szCs w:val="20"/>
              </w:rPr>
              <w:t xml:space="preserve">el </w:t>
            </w:r>
            <w:hyperlink w:anchor="criterio_2_CHK" w:history="1">
              <w:r w:rsidR="00485A2C" w:rsidRPr="00293767">
                <w:rPr>
                  <w:rStyle w:val="Hipervnculo"/>
                  <w:rFonts w:ascii="Times New Roman" w:eastAsiaTheme="minorEastAsia" w:hAnsi="Times New Roman" w:cs="Times New Roman"/>
                  <w:sz w:val="20"/>
                  <w:szCs w:val="20"/>
                </w:rPr>
                <w:t>segundo criterio</w:t>
              </w:r>
            </w:hyperlink>
            <w:r w:rsidR="00485A2C" w:rsidRPr="000C37BA">
              <w:rPr>
                <w:rFonts w:ascii="Times New Roman" w:eastAsiaTheme="minorEastAsia" w:hAnsi="Times New Roman" w:cs="Times New Roman"/>
                <w:sz w:val="20"/>
                <w:szCs w:val="20"/>
              </w:rPr>
              <w:t xml:space="preserve"> de</w:t>
            </w:r>
            <w:r w:rsidR="008F055F" w:rsidRPr="000C37BA">
              <w:rPr>
                <w:rFonts w:ascii="Times New Roman" w:eastAsiaTheme="minorEastAsia" w:hAnsi="Times New Roman" w:cs="Times New Roman"/>
                <w:sz w:val="20"/>
                <w:szCs w:val="20"/>
              </w:rPr>
              <w:t>l estudio de</w:t>
            </w:r>
            <w:r w:rsidR="00485A2C" w:rsidRPr="000C37BA">
              <w:rPr>
                <w:rFonts w:ascii="Times New Roman" w:eastAsiaTheme="minorEastAsia" w:hAnsi="Times New Roman" w:cs="Times New Roman"/>
                <w:sz w:val="20"/>
                <w:szCs w:val="20"/>
              </w:rPr>
              <w:t xml:space="preserve"> Caballero</w:t>
            </w:r>
            <w:r w:rsidR="008F055F" w:rsidRPr="000C37BA">
              <w:rPr>
                <w:rFonts w:ascii="Times New Roman" w:eastAsiaTheme="minorEastAsia" w:hAnsi="Times New Roman" w:cs="Times New Roman"/>
                <w:sz w:val="20"/>
                <w:szCs w:val="20"/>
              </w:rPr>
              <w:t>.</w:t>
            </w:r>
          </w:p>
        </w:tc>
      </w:tr>
      <w:tr w:rsidR="008F055F" w:rsidRPr="004857E0" w14:paraId="076FD034" w14:textId="77777777" w:rsidTr="00DC7D3C">
        <w:trPr>
          <w:trHeight w:val="1251"/>
        </w:trPr>
        <w:tc>
          <w:tcPr>
            <w:tcW w:w="2106" w:type="dxa"/>
            <w:vAlign w:val="center"/>
          </w:tcPr>
          <w:p w14:paraId="160B6811" w14:textId="5F2BFA30" w:rsidR="008F055F" w:rsidRPr="00DC7D3C" w:rsidRDefault="000A6D44" w:rsidP="00DC7D3C">
            <w:pPr>
              <w:jc w:val="center"/>
              <w:rPr>
                <w:rFonts w:ascii="Times New Roman" w:hAnsi="Times New Roman" w:cs="Times New Roman"/>
                <w:sz w:val="20"/>
                <w:szCs w:val="20"/>
                <w:lang w:val="en-US"/>
              </w:rPr>
            </w:pPr>
            <w:r w:rsidRPr="00DC7D3C">
              <w:rPr>
                <w:rFonts w:ascii="Times New Roman" w:hAnsi="Times New Roman" w:cs="Times New Roman"/>
                <w:sz w:val="20"/>
                <w:szCs w:val="20"/>
                <w:lang w:val="en-US"/>
              </w:rPr>
              <w:t>Unfinished business: Zombie firms among SME in Japan's lost decades (2019)</w:t>
            </w:r>
          </w:p>
        </w:tc>
        <w:tc>
          <w:tcPr>
            <w:tcW w:w="6961" w:type="dxa"/>
          </w:tcPr>
          <w:p w14:paraId="307F7C9F" w14:textId="2FC6B69F" w:rsidR="000A6D44" w:rsidRPr="000C37BA" w:rsidRDefault="000A6D44" w:rsidP="000C37BA">
            <w:pPr>
              <w:jc w:val="both"/>
              <w:rPr>
                <w:rFonts w:ascii="Times New Roman" w:hAnsi="Times New Roman" w:cs="Times New Roman"/>
                <w:b/>
                <w:bCs/>
                <w:sz w:val="20"/>
                <w:szCs w:val="20"/>
                <w:lang w:val="es-ES_tradnl"/>
              </w:rPr>
            </w:pPr>
            <w:r w:rsidRPr="000C37BA">
              <w:rPr>
                <w:rFonts w:ascii="Times New Roman" w:hAnsi="Times New Roman" w:cs="Times New Roman"/>
                <w:b/>
                <w:bCs/>
                <w:sz w:val="20"/>
                <w:szCs w:val="20"/>
                <w:lang w:val="es-ES_tradnl"/>
              </w:rPr>
              <w:t>Criterios del estudio</w:t>
            </w:r>
            <w:r w:rsidR="004307F9" w:rsidRPr="000C37BA">
              <w:rPr>
                <w:rFonts w:ascii="Times New Roman" w:hAnsi="Times New Roman" w:cs="Times New Roman"/>
                <w:b/>
                <w:bCs/>
                <w:sz w:val="20"/>
                <w:szCs w:val="20"/>
                <w:lang w:val="es-ES_tradnl"/>
              </w:rPr>
              <w:t xml:space="preserve">, </w:t>
            </w:r>
            <w:r w:rsidR="004307F9" w:rsidRPr="000C37BA">
              <w:rPr>
                <w:rFonts w:ascii="Times New Roman" w:hAnsi="Times New Roman" w:cs="Times New Roman"/>
                <w:sz w:val="20"/>
                <w:szCs w:val="20"/>
                <w:lang w:val="es-ES_tradnl"/>
              </w:rPr>
              <w:t>basados en CHK, FN y Imai</w:t>
            </w:r>
            <w:r w:rsidRPr="000C37BA">
              <w:rPr>
                <w:rFonts w:ascii="Times New Roman" w:hAnsi="Times New Roman" w:cs="Times New Roman"/>
                <w:b/>
                <w:bCs/>
                <w:sz w:val="20"/>
                <w:szCs w:val="20"/>
                <w:lang w:val="es-ES_tradnl"/>
              </w:rPr>
              <w:t>:</w:t>
            </w:r>
          </w:p>
          <w:p w14:paraId="25E8215A" w14:textId="37771BAD" w:rsidR="001366E9" w:rsidRPr="000C37BA" w:rsidRDefault="001366E9" w:rsidP="00EA7835">
            <w:pPr>
              <w:pStyle w:val="Prrafodelista"/>
              <w:numPr>
                <w:ilvl w:val="0"/>
                <w:numId w:val="29"/>
              </w:numPr>
              <w:ind w:left="643"/>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CHK:</w:t>
            </w:r>
            <w:r w:rsidR="004307F9" w:rsidRPr="000C37BA">
              <w:rPr>
                <w:rFonts w:ascii="Times New Roman" w:hAnsi="Times New Roman" w:cs="Times New Roman"/>
                <w:sz w:val="20"/>
                <w:szCs w:val="20"/>
                <w:lang w:val="es-ES_tradnl"/>
              </w:rPr>
              <w:t xml:space="preserve"> </w:t>
            </w:r>
            <w:r w:rsidR="00BA4FF2" w:rsidRPr="000C37BA">
              <w:rPr>
                <w:rFonts w:ascii="Times New Roman" w:hAnsi="Times New Roman" w:cs="Times New Roman"/>
                <w:sz w:val="20"/>
                <w:szCs w:val="20"/>
                <w:lang w:val="es-ES_tradnl"/>
              </w:rPr>
              <w:t>cálculo de</w:t>
            </w:r>
            <w:r w:rsidRPr="000C37BA">
              <w:rPr>
                <w:rFonts w:ascii="Times New Roman" w:hAnsi="Times New Roman" w:cs="Times New Roman"/>
                <w:sz w:val="20"/>
                <w:szCs w:val="20"/>
                <w:lang w:val="es-ES_tradnl"/>
              </w:rPr>
              <w:t xml:space="preserve"> </w:t>
            </w:r>
            <m:oMath>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oMath>
            <w:r w:rsidRPr="000C37BA">
              <w:rPr>
                <w:rFonts w:ascii="Times New Roman" w:eastAsiaTheme="minorEastAsia" w:hAnsi="Times New Roman" w:cs="Times New Roman"/>
                <w:iCs/>
                <w:sz w:val="20"/>
                <w:szCs w:val="20"/>
              </w:rPr>
              <w:t xml:space="preserve"> ídem a la </w:t>
            </w:r>
            <w:hyperlink w:anchor="ecuación_1" w:history="1">
              <w:r w:rsidRPr="00293767">
                <w:rPr>
                  <w:rStyle w:val="Hipervnculo"/>
                  <w:rFonts w:ascii="Times New Roman" w:eastAsiaTheme="minorEastAsia" w:hAnsi="Times New Roman" w:cs="Times New Roman"/>
                  <w:iCs/>
                  <w:sz w:val="20"/>
                  <w:szCs w:val="20"/>
                </w:rPr>
                <w:t>ecuación 1</w:t>
              </w:r>
            </w:hyperlink>
            <w:r w:rsidRPr="000C37BA">
              <w:rPr>
                <w:rFonts w:ascii="Times New Roman" w:eastAsiaTheme="minorEastAsia" w:hAnsi="Times New Roman" w:cs="Times New Roman"/>
                <w:iCs/>
                <w:sz w:val="20"/>
                <w:szCs w:val="20"/>
              </w:rPr>
              <w:t xml:space="preserve"> y si </w:t>
            </w:r>
            <m:oMath>
              <m:sSub>
                <m:sSubPr>
                  <m:ctrlPr>
                    <w:rPr>
                      <w:rFonts w:ascii="Cambria Math" w:hAnsi="Cambria Math" w:cs="Times New Roman"/>
                      <w:iCs/>
                      <w:sz w:val="20"/>
                      <w:szCs w:val="20"/>
                    </w:rPr>
                  </m:ctrlPr>
                </m:sSub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Sub>
              <m:r>
                <w:rPr>
                  <w:rFonts w:ascii="Cambria Math" w:hAnsi="Cambria Math" w:cs="Times New Roman"/>
                  <w:sz w:val="20"/>
                  <w:szCs w:val="20"/>
                </w:rPr>
                <m:t>-</m:t>
              </m:r>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r>
                <w:rPr>
                  <w:rFonts w:ascii="Cambria Math" w:hAnsi="Cambria Math" w:cs="Times New Roman"/>
                  <w:sz w:val="20"/>
                  <w:szCs w:val="20"/>
                </w:rPr>
                <m:t>)&lt;0</m:t>
              </m:r>
            </m:oMath>
            <w:r w:rsidRPr="000C37BA">
              <w:rPr>
                <w:rFonts w:ascii="Times New Roman" w:eastAsiaTheme="minorEastAsia" w:hAnsi="Times New Roman" w:cs="Times New Roman"/>
                <w:iCs/>
                <w:sz w:val="20"/>
                <w:szCs w:val="20"/>
              </w:rPr>
              <w:t xml:space="preserve">: Empresa Zombi </w:t>
            </w:r>
          </w:p>
          <w:p w14:paraId="27BCC1AD" w14:textId="77938EC8" w:rsidR="000A6D44" w:rsidRPr="000C37BA" w:rsidRDefault="000A6D44" w:rsidP="00EA7835">
            <w:pPr>
              <w:pStyle w:val="Prrafodelista"/>
              <w:numPr>
                <w:ilvl w:val="0"/>
                <w:numId w:val="29"/>
              </w:numPr>
              <w:ind w:left="643"/>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 xml:space="preserve">FN ligeramente modificado: si </w:t>
            </w:r>
            <m:oMath>
              <m:r>
                <m:rPr>
                  <m:sty m:val="p"/>
                </m:rPr>
                <w:rPr>
                  <w:rFonts w:ascii="Cambria Math" w:hAnsi="Cambria Math" w:cs="Times New Roman"/>
                  <w:sz w:val="20"/>
                  <w:szCs w:val="20"/>
                </w:rPr>
                <m:t>EBIT&lt;</m:t>
              </m:r>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oMath>
            <w:r w:rsidR="007C7C8E" w:rsidRPr="000C37BA">
              <w:rPr>
                <w:rFonts w:ascii="Times New Roman" w:eastAsiaTheme="minorEastAsia" w:hAnsi="Times New Roman" w:cs="Times New Roman"/>
                <w:iCs/>
                <w:sz w:val="20"/>
                <w:szCs w:val="20"/>
              </w:rPr>
              <w:t xml:space="preserve"> y </w:t>
            </w:r>
            <m:oMath>
              <m:d>
                <m:dPr>
                  <m:ctrlPr>
                    <w:rPr>
                      <w:rFonts w:ascii="Cambria Math" w:eastAsiaTheme="minorEastAsia" w:hAnsi="Cambria Math" w:cs="Times New Roman"/>
                      <w:i/>
                      <w:iCs/>
                      <w:sz w:val="20"/>
                      <w:szCs w:val="20"/>
                    </w:rPr>
                  </m:ctrlPr>
                </m:dPr>
                <m:e>
                  <m:sSub>
                    <m:sSubPr>
                      <m:ctrlPr>
                        <w:rPr>
                          <w:rFonts w:ascii="Cambria Math" w:eastAsiaTheme="minorEastAsia" w:hAnsi="Cambria Math" w:cs="Times New Roman"/>
                          <w:iCs/>
                          <w:sz w:val="20"/>
                          <w:szCs w:val="20"/>
                          <w:lang w:val="es-ES_tradnl"/>
                        </w:rPr>
                      </m:ctrlPr>
                    </m:sSubPr>
                    <m:e>
                      <m:r>
                        <m:rPr>
                          <m:sty m:val="p"/>
                        </m:rPr>
                        <w:rPr>
                          <w:rFonts w:ascii="Cambria Math" w:eastAsiaTheme="minorEastAsia" w:hAnsi="Cambria Math" w:cs="Times New Roman"/>
                          <w:sz w:val="20"/>
                          <w:szCs w:val="20"/>
                          <w:lang w:val="es-ES_tradnl"/>
                        </w:rPr>
                        <m:t>B</m:t>
                      </m:r>
                    </m:e>
                    <m:sub>
                      <m:r>
                        <m:rPr>
                          <m:sty m:val="p"/>
                        </m:rPr>
                        <w:rPr>
                          <w:rFonts w:ascii="Cambria Math" w:eastAsiaTheme="minorEastAsia" w:hAnsi="Cambria Math" w:cs="Times New Roman"/>
                          <w:sz w:val="20"/>
                          <w:szCs w:val="20"/>
                          <w:lang w:val="es-ES_tradnl"/>
                        </w:rPr>
                        <m:t>i,t</m:t>
                      </m:r>
                    </m:sub>
                  </m:sSub>
                  <m:r>
                    <m:rPr>
                      <m:sty m:val="p"/>
                    </m:rPr>
                    <w:rPr>
                      <w:rFonts w:ascii="Cambria Math" w:eastAsiaTheme="minorEastAsia" w:hAnsi="Cambria Math" w:cs="Times New Roman"/>
                      <w:sz w:val="20"/>
                      <w:szCs w:val="20"/>
                      <w:lang w:val="es-ES_tradnl"/>
                    </w:rPr>
                    <m:t>&gt;</m:t>
                  </m:r>
                  <m:sSub>
                    <m:sSubPr>
                      <m:ctrlPr>
                        <w:rPr>
                          <w:rFonts w:ascii="Cambria Math" w:eastAsiaTheme="minorEastAsia" w:hAnsi="Cambria Math" w:cs="Times New Roman"/>
                          <w:iCs/>
                          <w:sz w:val="20"/>
                          <w:szCs w:val="20"/>
                          <w:lang w:val="es-ES_tradnl"/>
                        </w:rPr>
                      </m:ctrlPr>
                    </m:sSubPr>
                    <m:e>
                      <m:r>
                        <m:rPr>
                          <m:sty m:val="p"/>
                        </m:rPr>
                        <w:rPr>
                          <w:rFonts w:ascii="Cambria Math" w:eastAsiaTheme="minorEastAsia" w:hAnsi="Cambria Math" w:cs="Times New Roman"/>
                          <w:sz w:val="20"/>
                          <w:szCs w:val="20"/>
                          <w:lang w:val="es-ES_tradnl"/>
                        </w:rPr>
                        <m:t>B</m:t>
                      </m:r>
                    </m:e>
                    <m:sub>
                      <m:r>
                        <m:rPr>
                          <m:sty m:val="p"/>
                        </m:rPr>
                        <w:rPr>
                          <w:rFonts w:ascii="Cambria Math" w:eastAsiaTheme="minorEastAsia" w:hAnsi="Cambria Math" w:cs="Times New Roman"/>
                          <w:sz w:val="20"/>
                          <w:szCs w:val="20"/>
                          <w:lang w:val="es-ES_tradnl"/>
                        </w:rPr>
                        <m:t>i,t-1</m:t>
                      </m:r>
                    </m:sub>
                  </m:sSub>
                  <m:r>
                    <w:rPr>
                      <w:rFonts w:ascii="Cambria Math" w:eastAsiaTheme="minorEastAsia" w:hAnsi="Cambria Math" w:cs="Times New Roman"/>
                      <w:sz w:val="20"/>
                      <w:szCs w:val="20"/>
                      <w:lang w:val="es-ES_tradnl"/>
                    </w:rPr>
                    <m:t xml:space="preserve"> </m:t>
                  </m:r>
                  <m:r>
                    <m:rPr>
                      <m:sty m:val="p"/>
                    </m:rPr>
                    <w:rPr>
                      <w:rFonts w:ascii="Cambria Math" w:eastAsiaTheme="minorEastAsia" w:hAnsi="Cambria Math" w:cs="Times New Roman"/>
                      <w:sz w:val="20"/>
                      <w:szCs w:val="20"/>
                      <w:lang w:val="es-ES_tradnl"/>
                    </w:rPr>
                    <m:t>o</m:t>
                  </m:r>
                  <m:r>
                    <w:rPr>
                      <w:rFonts w:ascii="Cambria Math" w:eastAsiaTheme="minorEastAsia" w:hAnsi="Cambria Math" w:cs="Times New Roman"/>
                      <w:sz w:val="20"/>
                      <w:szCs w:val="20"/>
                      <w:lang w:val="es-ES_tradnl"/>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Sub>
                  <m:r>
                    <w:rPr>
                      <w:rFonts w:ascii="Cambria Math" w:hAnsi="Cambria Math" w:cs="Times New Roman"/>
                      <w:sz w:val="20"/>
                      <w:szCs w:val="20"/>
                    </w:rPr>
                    <m:t>&lt;</m:t>
                  </m:r>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e>
              </m:d>
            </m:oMath>
            <w:r w:rsidR="007C7C8E" w:rsidRPr="000C37BA">
              <w:rPr>
                <w:rFonts w:ascii="Times New Roman" w:eastAsiaTheme="minorEastAsia" w:hAnsi="Times New Roman" w:cs="Times New Roman"/>
                <w:iCs/>
                <w:sz w:val="20"/>
                <w:szCs w:val="20"/>
              </w:rPr>
              <w:t>: Empresa Zombi</w:t>
            </w:r>
          </w:p>
          <w:p w14:paraId="4EA412BE" w14:textId="544DA670" w:rsidR="009E4715" w:rsidRPr="000C37BA" w:rsidRDefault="009E4715" w:rsidP="00EA7835">
            <w:pPr>
              <w:pStyle w:val="Prrafodelista"/>
              <w:numPr>
                <w:ilvl w:val="0"/>
                <w:numId w:val="29"/>
              </w:numPr>
              <w:ind w:left="643"/>
              <w:jc w:val="both"/>
              <w:rPr>
                <w:rFonts w:ascii="Times New Roman" w:hAnsi="Times New Roman" w:cs="Times New Roman"/>
                <w:sz w:val="20"/>
                <w:szCs w:val="20"/>
                <w:lang w:val="es-ES_tradnl"/>
              </w:rPr>
            </w:pPr>
            <w:r w:rsidRPr="000C37BA">
              <w:rPr>
                <w:rFonts w:ascii="Times New Roman" w:eastAsiaTheme="minorEastAsia" w:hAnsi="Times New Roman" w:cs="Times New Roman"/>
                <w:iCs/>
                <w:sz w:val="20"/>
                <w:szCs w:val="20"/>
              </w:rPr>
              <w:t xml:space="preserve">Imai: </w:t>
            </w:r>
            <w:r w:rsidR="00BA4FF2" w:rsidRPr="000C37BA">
              <w:rPr>
                <w:rFonts w:ascii="Times New Roman" w:eastAsiaTheme="minorEastAsia" w:hAnsi="Times New Roman" w:cs="Times New Roman"/>
                <w:iCs/>
                <w:sz w:val="20"/>
                <w:szCs w:val="20"/>
              </w:rPr>
              <w:t xml:space="preserve">ídem al </w:t>
            </w:r>
            <w:r w:rsidRPr="000C37BA">
              <w:rPr>
                <w:rFonts w:ascii="Times New Roman" w:hAnsi="Times New Roman" w:cs="Times New Roman"/>
                <w:sz w:val="20"/>
                <w:szCs w:val="20"/>
                <w:lang w:val="es-ES_tradnl"/>
              </w:rPr>
              <w:t xml:space="preserve">mencionado en la </w:t>
            </w:r>
            <w:hyperlink w:anchor="_Identificación" w:history="1">
              <w:r w:rsidRPr="00293767">
                <w:rPr>
                  <w:rStyle w:val="Hipervnculo"/>
                  <w:rFonts w:ascii="Times New Roman" w:hAnsi="Times New Roman" w:cs="Times New Roman"/>
                  <w:sz w:val="20"/>
                  <w:szCs w:val="20"/>
                  <w:lang w:val="es-ES_tradnl"/>
                </w:rPr>
                <w:t>sección 4.1.3</w:t>
              </w:r>
            </w:hyperlink>
          </w:p>
        </w:tc>
      </w:tr>
      <w:tr w:rsidR="004307F9" w:rsidRPr="004857E0" w14:paraId="044B7705" w14:textId="77777777" w:rsidTr="00DC7D3C">
        <w:trPr>
          <w:trHeight w:val="1251"/>
        </w:trPr>
        <w:tc>
          <w:tcPr>
            <w:tcW w:w="2106" w:type="dxa"/>
            <w:vAlign w:val="center"/>
          </w:tcPr>
          <w:p w14:paraId="6B60C0FD" w14:textId="74657C87" w:rsidR="004307F9" w:rsidRPr="00DC7D3C" w:rsidRDefault="00912C77" w:rsidP="00DC7D3C">
            <w:pPr>
              <w:jc w:val="center"/>
              <w:rPr>
                <w:rFonts w:ascii="Times New Roman" w:hAnsi="Times New Roman" w:cs="Times New Roman"/>
                <w:sz w:val="20"/>
                <w:szCs w:val="20"/>
                <w:lang w:val="en-US"/>
              </w:rPr>
            </w:pPr>
            <w:r w:rsidRPr="00DC7D3C">
              <w:rPr>
                <w:rFonts w:ascii="Times New Roman" w:hAnsi="Times New Roman" w:cs="Times New Roman"/>
                <w:sz w:val="20"/>
                <w:szCs w:val="20"/>
                <w:lang w:val="es-ES_tradnl"/>
              </w:rPr>
              <w:t>Impacto de la rentabilidad y la cuota de mercado en las empresas zombis en México (2019)</w:t>
            </w:r>
          </w:p>
        </w:tc>
        <w:tc>
          <w:tcPr>
            <w:tcW w:w="6961" w:type="dxa"/>
          </w:tcPr>
          <w:p w14:paraId="4931CDCC" w14:textId="3772A2C5" w:rsidR="004307F9" w:rsidRPr="000C37BA" w:rsidRDefault="00912C77" w:rsidP="000C37BA">
            <w:pPr>
              <w:jc w:val="both"/>
              <w:rPr>
                <w:rFonts w:ascii="Times New Roman" w:hAnsi="Times New Roman" w:cs="Times New Roman"/>
                <w:sz w:val="20"/>
                <w:szCs w:val="20"/>
                <w:lang w:val="es-ES_tradnl"/>
              </w:rPr>
            </w:pPr>
            <w:r w:rsidRPr="000C37BA">
              <w:rPr>
                <w:rFonts w:ascii="Times New Roman" w:hAnsi="Times New Roman" w:cs="Times New Roman"/>
                <w:b/>
                <w:bCs/>
                <w:sz w:val="20"/>
                <w:szCs w:val="20"/>
                <w:lang w:val="es-ES_tradnl"/>
              </w:rPr>
              <w:t xml:space="preserve">Criterio del estudio, </w:t>
            </w:r>
            <w:r w:rsidRPr="000C37BA">
              <w:rPr>
                <w:rFonts w:ascii="Times New Roman" w:hAnsi="Times New Roman" w:cs="Times New Roman"/>
                <w:sz w:val="20"/>
                <w:szCs w:val="20"/>
                <w:lang w:val="es-ES_tradnl"/>
              </w:rPr>
              <w:t>basado en CHK y sigue estos pasos:</w:t>
            </w:r>
          </w:p>
          <w:p w14:paraId="75DC5B3E" w14:textId="2BBA066F" w:rsidR="00912C77" w:rsidRPr="000C37BA" w:rsidRDefault="00F71016" w:rsidP="00EA7835">
            <w:pPr>
              <w:pStyle w:val="Prrafodelista"/>
              <w:numPr>
                <w:ilvl w:val="0"/>
                <w:numId w:val="30"/>
              </w:numPr>
              <w:ind w:left="643"/>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 xml:space="preserve">Calculan </w:t>
            </w:r>
            <m:oMath>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oMath>
            <w:r w:rsidRPr="000C37BA">
              <w:rPr>
                <w:rFonts w:ascii="Times New Roman" w:eastAsiaTheme="minorEastAsia" w:hAnsi="Times New Roman" w:cs="Times New Roman"/>
                <w:iCs/>
                <w:sz w:val="20"/>
                <w:szCs w:val="20"/>
              </w:rPr>
              <w:t xml:space="preserve"> de la siguiente manera:</w:t>
            </w:r>
          </w:p>
          <w:p w14:paraId="2E9086D8" w14:textId="01188E02" w:rsidR="00F71016" w:rsidRPr="000C37BA" w:rsidRDefault="00BF02EC" w:rsidP="000C37BA">
            <w:pPr>
              <w:ind w:left="643"/>
              <w:jc w:val="both"/>
              <w:rPr>
                <w:rFonts w:ascii="Times New Roman" w:eastAsiaTheme="minorEastAsia" w:hAnsi="Times New Roman" w:cs="Times New Roman"/>
                <w:iCs/>
                <w:sz w:val="20"/>
                <w:szCs w:val="20"/>
              </w:rPr>
            </w:pPr>
            <m:oMath>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r>
                <m:rPr>
                  <m:sty m:val="p"/>
                </m:rPr>
                <w:rPr>
                  <w:rFonts w:ascii="Cambria Math"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rs</m:t>
                  </m:r>
                </m:e>
                <m:sub>
                  <m:r>
                    <m:rPr>
                      <m:sty m:val="p"/>
                    </m:rPr>
                    <w:rPr>
                      <w:rFonts w:ascii="Cambria Math" w:hAnsi="Cambria Math" w:cs="Times New Roman"/>
                      <w:sz w:val="20"/>
                      <w:szCs w:val="20"/>
                    </w:rPr>
                    <m:t>t-1</m:t>
                  </m:r>
                </m:sub>
              </m:sSub>
              <m:r>
                <m:rPr>
                  <m:sty m:val="p"/>
                </m:rPr>
                <w:rPr>
                  <w:rFonts w:ascii="Cambria Math" w:eastAsiaTheme="minorEastAsia"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BS1</m:t>
                  </m:r>
                </m:e>
                <m:sub>
                  <m:r>
                    <m:rPr>
                      <m:sty m:val="p"/>
                    </m:rPr>
                    <w:rPr>
                      <w:rFonts w:ascii="Cambria Math" w:hAnsi="Cambria Math" w:cs="Times New Roman"/>
                      <w:sz w:val="20"/>
                      <w:szCs w:val="20"/>
                    </w:rPr>
                    <m:t>i,t-1</m:t>
                  </m:r>
                </m:sub>
              </m:sSub>
              <m:r>
                <m:rPr>
                  <m:sty m:val="p"/>
                </m:rPr>
                <w:rPr>
                  <w:rFonts w:ascii="Cambria Math" w:hAnsi="Cambria Math" w:cs="Times New Roman"/>
                  <w:sz w:val="20"/>
                  <w:szCs w:val="20"/>
                </w:rPr>
                <m:t>+</m:t>
              </m:r>
              <m:d>
                <m:dPr>
                  <m:ctrlPr>
                    <w:rPr>
                      <w:rFonts w:ascii="Cambria Math" w:hAnsi="Cambria Math" w:cs="Times New Roman"/>
                      <w:iCs/>
                      <w:sz w:val="20"/>
                      <w:szCs w:val="20"/>
                    </w:rPr>
                  </m:ctrlPr>
                </m:dPr>
                <m:e>
                  <m:f>
                    <m:fPr>
                      <m:ctrlPr>
                        <w:rPr>
                          <w:rFonts w:ascii="Cambria Math" w:hAnsi="Cambria Math" w:cs="Times New Roman"/>
                          <w:iCs/>
                          <w:sz w:val="20"/>
                          <w:szCs w:val="20"/>
                        </w:rPr>
                      </m:ctrlPr>
                    </m:fPr>
                    <m:num>
                      <m:r>
                        <m:rPr>
                          <m:sty m:val="p"/>
                        </m:rPr>
                        <w:rPr>
                          <w:rFonts w:ascii="Cambria Math" w:hAnsi="Cambria Math" w:cs="Times New Roman"/>
                          <w:sz w:val="20"/>
                          <w:szCs w:val="20"/>
                        </w:rPr>
                        <m:t>1</m:t>
                      </m:r>
                    </m:num>
                    <m:den>
                      <m:r>
                        <m:rPr>
                          <m:sty m:val="p"/>
                        </m:rPr>
                        <w:rPr>
                          <w:rFonts w:ascii="Cambria Math" w:hAnsi="Cambria Math" w:cs="Times New Roman"/>
                          <w:sz w:val="20"/>
                          <w:szCs w:val="20"/>
                        </w:rPr>
                        <m:t>5</m:t>
                      </m:r>
                    </m:den>
                  </m:f>
                  <m:r>
                    <m:rPr>
                      <m:sty m:val="p"/>
                    </m:rPr>
                    <w:rPr>
                      <w:rFonts w:ascii="Cambria Math" w:eastAsiaTheme="minorEastAsia" w:hAnsi="Cambria Math" w:cs="Times New Roman"/>
                      <w:sz w:val="20"/>
                      <w:szCs w:val="20"/>
                    </w:rPr>
                    <m:t xml:space="preserve"> </m:t>
                  </m:r>
                  <m:nary>
                    <m:naryPr>
                      <m:chr m:val="∑"/>
                      <m:limLoc m:val="undOvr"/>
                      <m:ctrlPr>
                        <w:rPr>
                          <w:rFonts w:ascii="Cambria Math" w:eastAsiaTheme="minorEastAsia" w:hAnsi="Cambria Math" w:cs="Times New Roman"/>
                          <w:iCs/>
                          <w:sz w:val="20"/>
                          <w:szCs w:val="20"/>
                        </w:rPr>
                      </m:ctrlPr>
                    </m:naryPr>
                    <m:sub>
                      <m:r>
                        <m:rPr>
                          <m:sty m:val="p"/>
                        </m:rPr>
                        <w:rPr>
                          <w:rFonts w:ascii="Cambria Math" w:eastAsiaTheme="minorEastAsia" w:hAnsi="Cambria Math" w:cs="Times New Roman"/>
                          <w:sz w:val="20"/>
                          <w:szCs w:val="20"/>
                        </w:rPr>
                        <m:t>j=1</m:t>
                      </m:r>
                    </m:sub>
                    <m:sup>
                      <m:r>
                        <m:rPr>
                          <m:sty m:val="p"/>
                        </m:rPr>
                        <w:rPr>
                          <w:rFonts w:ascii="Cambria Math" w:eastAsiaTheme="minorEastAsia" w:hAnsi="Cambria Math" w:cs="Times New Roman"/>
                          <w:sz w:val="20"/>
                          <w:szCs w:val="20"/>
                        </w:rPr>
                        <m:t>5</m:t>
                      </m:r>
                    </m:sup>
                    <m:e>
                      <m:sSub>
                        <m:sSubPr>
                          <m:ctrlPr>
                            <w:rPr>
                              <w:rFonts w:ascii="Cambria Math" w:hAnsi="Cambria Math" w:cs="Times New Roman"/>
                              <w:iCs/>
                              <w:sz w:val="20"/>
                              <w:szCs w:val="20"/>
                            </w:rPr>
                          </m:ctrlPr>
                        </m:sSubPr>
                        <m:e>
                          <m:r>
                            <m:rPr>
                              <m:sty m:val="p"/>
                            </m:rPr>
                            <w:rPr>
                              <w:rFonts w:ascii="Cambria Math" w:hAnsi="Cambria Math" w:cs="Times New Roman"/>
                              <w:sz w:val="20"/>
                              <w:szCs w:val="20"/>
                            </w:rPr>
                            <m:t>rl</m:t>
                          </m:r>
                        </m:e>
                        <m:sub>
                          <m:r>
                            <m:rPr>
                              <m:sty m:val="p"/>
                            </m:rPr>
                            <w:rPr>
                              <w:rFonts w:ascii="Cambria Math" w:hAnsi="Cambria Math" w:cs="Times New Roman"/>
                              <w:sz w:val="20"/>
                              <w:szCs w:val="20"/>
                            </w:rPr>
                            <m:t>t-j</m:t>
                          </m:r>
                        </m:sub>
                      </m:sSub>
                    </m:e>
                  </m:nary>
                  <m:r>
                    <m:rPr>
                      <m:sty m:val="p"/>
                    </m:rPr>
                    <w:rPr>
                      <w:rFonts w:ascii="Cambria Math" w:eastAsiaTheme="minorEastAsia" w:hAnsi="Cambria Math" w:cs="Times New Roman"/>
                      <w:sz w:val="20"/>
                      <w:szCs w:val="20"/>
                    </w:rPr>
                    <m:t xml:space="preserve"> </m:t>
                  </m:r>
                  <m:ctrlPr>
                    <w:rPr>
                      <w:rFonts w:ascii="Cambria Math" w:eastAsiaTheme="minorEastAsia" w:hAnsi="Cambria Math" w:cs="Times New Roman"/>
                      <w:iCs/>
                      <w:sz w:val="20"/>
                      <w:szCs w:val="20"/>
                    </w:rPr>
                  </m:ctrlPr>
                </m:e>
              </m:d>
              <m:sSub>
                <m:sSubPr>
                  <m:ctrlPr>
                    <w:rPr>
                      <w:rFonts w:ascii="Cambria Math" w:hAnsi="Cambria Math" w:cs="Times New Roman"/>
                      <w:iCs/>
                      <w:sz w:val="20"/>
                      <w:szCs w:val="20"/>
                    </w:rPr>
                  </m:ctrlPr>
                </m:sSubPr>
                <m:e>
                  <m:r>
                    <m:rPr>
                      <m:sty m:val="p"/>
                    </m:rPr>
                    <w:rPr>
                      <w:rFonts w:ascii="Cambria Math" w:hAnsi="Cambria Math" w:cs="Times New Roman"/>
                      <w:sz w:val="20"/>
                      <w:szCs w:val="20"/>
                    </w:rPr>
                    <m:t>BL1</m:t>
                  </m:r>
                </m:e>
                <m:sub>
                  <m:r>
                    <m:rPr>
                      <m:sty m:val="p"/>
                    </m:rPr>
                    <w:rPr>
                      <w:rFonts w:ascii="Cambria Math" w:hAnsi="Cambria Math" w:cs="Times New Roman"/>
                      <w:sz w:val="20"/>
                      <w:szCs w:val="20"/>
                    </w:rPr>
                    <m:t>i,t-1</m:t>
                  </m:r>
                </m:sub>
              </m:sSub>
            </m:oMath>
            <w:r w:rsidR="00F71016" w:rsidRPr="000C37BA">
              <w:rPr>
                <w:rFonts w:ascii="Times New Roman" w:eastAsiaTheme="minorEastAsia" w:hAnsi="Times New Roman" w:cs="Times New Roman"/>
                <w:iCs/>
                <w:sz w:val="20"/>
                <w:szCs w:val="20"/>
              </w:rPr>
              <w:t xml:space="preserve"> </w:t>
            </w:r>
          </w:p>
          <w:p w14:paraId="79D8914F" w14:textId="53EBC55A" w:rsidR="00F71016" w:rsidRPr="000C37BA" w:rsidRDefault="00BD4B15" w:rsidP="00EA7835">
            <w:pPr>
              <w:pStyle w:val="Prrafodelista"/>
              <w:numPr>
                <w:ilvl w:val="0"/>
                <w:numId w:val="30"/>
              </w:numPr>
              <w:ind w:left="643"/>
              <w:jc w:val="both"/>
              <w:rPr>
                <w:rFonts w:ascii="Times New Roman" w:eastAsiaTheme="minorEastAsia" w:hAnsi="Times New Roman" w:cs="Times New Roman"/>
                <w:iCs/>
                <w:sz w:val="20"/>
                <w:szCs w:val="20"/>
              </w:rPr>
            </w:pPr>
            <w:r w:rsidRPr="000C37BA">
              <w:rPr>
                <w:rFonts w:ascii="Times New Roman" w:eastAsiaTheme="minorEastAsia" w:hAnsi="Times New Roman" w:cs="Times New Roman"/>
                <w:iCs/>
                <w:sz w:val="20"/>
                <w:szCs w:val="20"/>
              </w:rPr>
              <w:t xml:space="preserve">Si </w:t>
            </w:r>
            <m:oMath>
              <m:f>
                <m:fPr>
                  <m:ctrlPr>
                    <w:rPr>
                      <w:rFonts w:ascii="Cambria Math" w:hAnsi="Cambria Math" w:cs="Times New Roman"/>
                      <w:iCs/>
                      <w:sz w:val="20"/>
                      <w:szCs w:val="20"/>
                    </w:rPr>
                  </m:ctrlPr>
                </m:fPr>
                <m:num>
                  <m:sSub>
                    <m:sSubPr>
                      <m:ctrlPr>
                        <w:rPr>
                          <w:rFonts w:ascii="Cambria Math" w:hAnsi="Cambria Math" w:cs="Times New Roman"/>
                          <w:iCs/>
                          <w:sz w:val="20"/>
                          <w:szCs w:val="20"/>
                        </w:rPr>
                      </m:ctrlPr>
                    </m:sSub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Sub>
                  <m:r>
                    <m:rPr>
                      <m:sty m:val="p"/>
                    </m:rPr>
                    <w:rPr>
                      <w:rFonts w:ascii="Cambria Math" w:hAnsi="Cambria Math" w:cs="Times New Roman"/>
                      <w:sz w:val="20"/>
                      <w:szCs w:val="20"/>
                    </w:rPr>
                    <m:t xml:space="preserve">- </m:t>
                  </m:r>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num>
                <m:den>
                  <m:sSub>
                    <m:sSubPr>
                      <m:ctrlPr>
                        <w:rPr>
                          <w:rFonts w:ascii="Cambria Math" w:hAnsi="Cambria Math" w:cs="Times New Roman"/>
                          <w:iCs/>
                          <w:sz w:val="20"/>
                          <w:szCs w:val="20"/>
                        </w:rPr>
                      </m:ctrlPr>
                    </m:sSubPr>
                    <m:e>
                      <m:r>
                        <m:rPr>
                          <m:sty m:val="p"/>
                        </m:rPr>
                        <w:rPr>
                          <w:rFonts w:ascii="Cambria Math" w:hAnsi="Cambria Math" w:cs="Times New Roman"/>
                          <w:sz w:val="20"/>
                          <w:szCs w:val="20"/>
                        </w:rPr>
                        <m:t>B</m:t>
                      </m:r>
                    </m:e>
                    <m:sub>
                      <m:r>
                        <m:rPr>
                          <m:sty m:val="p"/>
                        </m:rPr>
                        <w:rPr>
                          <w:rFonts w:ascii="Cambria Math" w:hAnsi="Cambria Math" w:cs="Times New Roman"/>
                          <w:sz w:val="20"/>
                          <w:szCs w:val="20"/>
                        </w:rPr>
                        <m:t>i,t-1</m:t>
                      </m:r>
                    </m:sub>
                  </m:sSub>
                </m:den>
              </m:f>
              <m:r>
                <w:rPr>
                  <w:rFonts w:ascii="Cambria Math" w:eastAsiaTheme="minorEastAsia" w:hAnsi="Cambria Math" w:cs="Times New Roman"/>
                  <w:sz w:val="20"/>
                  <w:szCs w:val="20"/>
                </w:rPr>
                <m:t>&lt;0</m:t>
              </m:r>
            </m:oMath>
            <w:r w:rsidRPr="000C37BA">
              <w:rPr>
                <w:rFonts w:ascii="Times New Roman" w:eastAsiaTheme="minorEastAsia" w:hAnsi="Times New Roman" w:cs="Times New Roman"/>
                <w:iCs/>
                <w:sz w:val="20"/>
                <w:szCs w:val="20"/>
              </w:rPr>
              <w:t>: Empresa Zombi</w:t>
            </w:r>
          </w:p>
        </w:tc>
      </w:tr>
      <w:tr w:rsidR="00534B67" w:rsidRPr="004857E0" w14:paraId="0E547EC5" w14:textId="77777777" w:rsidTr="00DC7D3C">
        <w:trPr>
          <w:trHeight w:val="1251"/>
        </w:trPr>
        <w:tc>
          <w:tcPr>
            <w:tcW w:w="2106" w:type="dxa"/>
            <w:vAlign w:val="center"/>
          </w:tcPr>
          <w:p w14:paraId="2D9EB778" w14:textId="0E93ED5C" w:rsidR="00534B67" w:rsidRPr="00DC7D3C" w:rsidRDefault="00534B67" w:rsidP="00DC7D3C">
            <w:pPr>
              <w:jc w:val="center"/>
              <w:rPr>
                <w:rFonts w:ascii="Times New Roman" w:hAnsi="Times New Roman" w:cs="Times New Roman"/>
                <w:sz w:val="20"/>
                <w:szCs w:val="20"/>
                <w:lang w:val="es-ES_tradnl"/>
              </w:rPr>
            </w:pPr>
            <w:r w:rsidRPr="00DC7D3C">
              <w:rPr>
                <w:rFonts w:ascii="Times New Roman" w:hAnsi="Times New Roman" w:cs="Times New Roman"/>
                <w:sz w:val="20"/>
                <w:szCs w:val="20"/>
                <w:lang w:val="en-US"/>
              </w:rPr>
              <w:t>Political connection and the walking dead: Evidence from China's privately owned firms (2020)</w:t>
            </w:r>
          </w:p>
        </w:tc>
        <w:tc>
          <w:tcPr>
            <w:tcW w:w="6961" w:type="dxa"/>
          </w:tcPr>
          <w:p w14:paraId="3794C344" w14:textId="781CF702" w:rsidR="00534B67" w:rsidRPr="000C37BA" w:rsidRDefault="00534B67" w:rsidP="000C37BA">
            <w:pPr>
              <w:jc w:val="both"/>
              <w:rPr>
                <w:rFonts w:ascii="Times New Roman" w:hAnsi="Times New Roman" w:cs="Times New Roman"/>
                <w:sz w:val="20"/>
                <w:szCs w:val="20"/>
                <w:lang w:val="es-ES_tradnl"/>
              </w:rPr>
            </w:pPr>
            <w:r w:rsidRPr="000C37BA">
              <w:rPr>
                <w:rFonts w:ascii="Times New Roman" w:hAnsi="Times New Roman" w:cs="Times New Roman"/>
                <w:b/>
                <w:bCs/>
                <w:sz w:val="20"/>
                <w:szCs w:val="20"/>
                <w:lang w:val="es-ES_tradnl"/>
              </w:rPr>
              <w:t xml:space="preserve">Criterio del estudio, </w:t>
            </w:r>
            <w:r w:rsidRPr="000C37BA">
              <w:rPr>
                <w:rFonts w:ascii="Times New Roman" w:hAnsi="Times New Roman" w:cs="Times New Roman"/>
                <w:sz w:val="20"/>
                <w:szCs w:val="20"/>
                <w:lang w:val="es-ES_tradnl"/>
              </w:rPr>
              <w:t>basado en CHK y sigue</w:t>
            </w:r>
            <w:r w:rsidR="00761BC2" w:rsidRPr="000C37BA">
              <w:rPr>
                <w:rFonts w:ascii="Times New Roman" w:hAnsi="Times New Roman" w:cs="Times New Roman"/>
                <w:sz w:val="20"/>
                <w:szCs w:val="20"/>
                <w:lang w:val="es-ES_tradnl"/>
              </w:rPr>
              <w:t xml:space="preserve"> los siguientes </w:t>
            </w:r>
            <w:r w:rsidRPr="000C37BA">
              <w:rPr>
                <w:rFonts w:ascii="Times New Roman" w:hAnsi="Times New Roman" w:cs="Times New Roman"/>
                <w:sz w:val="20"/>
                <w:szCs w:val="20"/>
                <w:lang w:val="es-ES_tradnl"/>
              </w:rPr>
              <w:t>pasos:</w:t>
            </w:r>
          </w:p>
          <w:p w14:paraId="4ADD11C1" w14:textId="4C453370" w:rsidR="00534B67" w:rsidRPr="000C37BA" w:rsidRDefault="00761BC2" w:rsidP="00EA7835">
            <w:pPr>
              <w:pStyle w:val="Prrafodelista"/>
              <w:numPr>
                <w:ilvl w:val="0"/>
                <w:numId w:val="31"/>
              </w:numPr>
              <w:ind w:left="643"/>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Cálculo de</w:t>
            </w:r>
            <w:r w:rsidR="00534B67" w:rsidRPr="000C37BA">
              <w:rPr>
                <w:rFonts w:ascii="Times New Roman" w:hAnsi="Times New Roman" w:cs="Times New Roman"/>
                <w:sz w:val="20"/>
                <w:szCs w:val="20"/>
                <w:lang w:val="es-ES_tradnl"/>
              </w:rPr>
              <w:t xml:space="preserve"> </w:t>
            </w:r>
            <m:oMath>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oMath>
            <w:r w:rsidR="00534B67" w:rsidRPr="000C37BA">
              <w:rPr>
                <w:rFonts w:ascii="Times New Roman" w:eastAsiaTheme="minorEastAsia" w:hAnsi="Times New Roman" w:cs="Times New Roman"/>
                <w:iCs/>
                <w:sz w:val="20"/>
                <w:szCs w:val="20"/>
              </w:rPr>
              <w:t xml:space="preserve"> de la siguiente manera:</w:t>
            </w:r>
          </w:p>
          <w:p w14:paraId="4C5662BC" w14:textId="02BFE218" w:rsidR="00534B67" w:rsidRPr="000C37BA" w:rsidRDefault="00BF02EC" w:rsidP="000C37BA">
            <w:pPr>
              <w:ind w:left="643"/>
              <w:jc w:val="both"/>
              <w:rPr>
                <w:rFonts w:ascii="Times New Roman" w:eastAsiaTheme="minorEastAsia" w:hAnsi="Times New Roman" w:cs="Times New Roman"/>
                <w:sz w:val="20"/>
                <w:szCs w:val="20"/>
              </w:rPr>
            </w:pPr>
            <m:oMath>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r>
                <m:rPr>
                  <m:sty m:val="p"/>
                </m:rPr>
                <w:rPr>
                  <w:rFonts w:ascii="Cambria Math"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rs</m:t>
                  </m:r>
                </m:e>
                <m:sub>
                  <m:r>
                    <m:rPr>
                      <m:sty m:val="p"/>
                    </m:rPr>
                    <w:rPr>
                      <w:rFonts w:ascii="Cambria Math" w:hAnsi="Cambria Math" w:cs="Times New Roman"/>
                      <w:sz w:val="20"/>
                      <w:szCs w:val="20"/>
                    </w:rPr>
                    <m:t>t-1</m:t>
                  </m:r>
                </m:sub>
              </m:sSub>
              <m:r>
                <m:rPr>
                  <m:sty m:val="p"/>
                </m:rPr>
                <w:rPr>
                  <w:rFonts w:ascii="Cambria Math" w:eastAsiaTheme="minorEastAsia"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BS</m:t>
                  </m:r>
                </m:e>
                <m:sub>
                  <m:r>
                    <m:rPr>
                      <m:sty m:val="p"/>
                    </m:rPr>
                    <w:rPr>
                      <w:rFonts w:ascii="Cambria Math" w:hAnsi="Cambria Math" w:cs="Times New Roman"/>
                      <w:sz w:val="20"/>
                      <w:szCs w:val="20"/>
                    </w:rPr>
                    <m:t>i,t-1</m:t>
                  </m:r>
                </m:sub>
              </m:sSub>
              <m:r>
                <m:rPr>
                  <m:sty m:val="p"/>
                </m:rPr>
                <w:rPr>
                  <w:rFonts w:ascii="Cambria Math" w:hAnsi="Cambria Math" w:cs="Times New Roman"/>
                  <w:sz w:val="20"/>
                  <w:szCs w:val="20"/>
                </w:rPr>
                <m:t>+</m:t>
              </m:r>
              <m:d>
                <m:dPr>
                  <m:ctrlPr>
                    <w:rPr>
                      <w:rFonts w:ascii="Cambria Math" w:hAnsi="Cambria Math" w:cs="Times New Roman"/>
                      <w:iCs/>
                      <w:sz w:val="20"/>
                      <w:szCs w:val="20"/>
                    </w:rPr>
                  </m:ctrlPr>
                </m:dPr>
                <m:e>
                  <m:f>
                    <m:fPr>
                      <m:ctrlPr>
                        <w:rPr>
                          <w:rFonts w:ascii="Cambria Math" w:hAnsi="Cambria Math" w:cs="Times New Roman"/>
                          <w:iCs/>
                          <w:sz w:val="20"/>
                          <w:szCs w:val="20"/>
                        </w:rPr>
                      </m:ctrlPr>
                    </m:fPr>
                    <m:num>
                      <m:r>
                        <m:rPr>
                          <m:sty m:val="p"/>
                        </m:rPr>
                        <w:rPr>
                          <w:rFonts w:ascii="Cambria Math" w:hAnsi="Cambria Math" w:cs="Times New Roman"/>
                          <w:sz w:val="20"/>
                          <w:szCs w:val="20"/>
                        </w:rPr>
                        <m:t>1</m:t>
                      </m:r>
                    </m:num>
                    <m:den>
                      <m:r>
                        <m:rPr>
                          <m:sty m:val="p"/>
                        </m:rPr>
                        <w:rPr>
                          <w:rFonts w:ascii="Cambria Math" w:hAnsi="Cambria Math" w:cs="Times New Roman"/>
                          <w:sz w:val="20"/>
                          <w:szCs w:val="20"/>
                        </w:rPr>
                        <m:t>5</m:t>
                      </m:r>
                    </m:den>
                  </m:f>
                  <m:r>
                    <m:rPr>
                      <m:sty m:val="p"/>
                    </m:rPr>
                    <w:rPr>
                      <w:rFonts w:ascii="Cambria Math" w:eastAsiaTheme="minorEastAsia" w:hAnsi="Cambria Math" w:cs="Times New Roman"/>
                      <w:sz w:val="20"/>
                      <w:szCs w:val="20"/>
                    </w:rPr>
                    <m:t xml:space="preserve"> </m:t>
                  </m:r>
                  <m:nary>
                    <m:naryPr>
                      <m:chr m:val="∑"/>
                      <m:limLoc m:val="undOvr"/>
                      <m:ctrlPr>
                        <w:rPr>
                          <w:rFonts w:ascii="Cambria Math" w:eastAsiaTheme="minorEastAsia" w:hAnsi="Cambria Math" w:cs="Times New Roman"/>
                          <w:iCs/>
                          <w:sz w:val="20"/>
                          <w:szCs w:val="20"/>
                        </w:rPr>
                      </m:ctrlPr>
                    </m:naryPr>
                    <m:sub>
                      <m:r>
                        <m:rPr>
                          <m:sty m:val="p"/>
                        </m:rPr>
                        <w:rPr>
                          <w:rFonts w:ascii="Cambria Math" w:eastAsiaTheme="minorEastAsia" w:hAnsi="Cambria Math" w:cs="Times New Roman"/>
                          <w:sz w:val="20"/>
                          <w:szCs w:val="20"/>
                        </w:rPr>
                        <m:t>j=1</m:t>
                      </m:r>
                    </m:sub>
                    <m:sup>
                      <m:r>
                        <m:rPr>
                          <m:sty m:val="p"/>
                        </m:rPr>
                        <w:rPr>
                          <w:rFonts w:ascii="Cambria Math" w:eastAsiaTheme="minorEastAsia" w:hAnsi="Cambria Math" w:cs="Times New Roman"/>
                          <w:sz w:val="20"/>
                          <w:szCs w:val="20"/>
                        </w:rPr>
                        <m:t>5</m:t>
                      </m:r>
                    </m:sup>
                    <m:e>
                      <m:sSub>
                        <m:sSubPr>
                          <m:ctrlPr>
                            <w:rPr>
                              <w:rFonts w:ascii="Cambria Math" w:hAnsi="Cambria Math" w:cs="Times New Roman"/>
                              <w:iCs/>
                              <w:sz w:val="20"/>
                              <w:szCs w:val="20"/>
                            </w:rPr>
                          </m:ctrlPr>
                        </m:sSubPr>
                        <m:e>
                          <m:r>
                            <m:rPr>
                              <m:sty m:val="p"/>
                            </m:rPr>
                            <w:rPr>
                              <w:rFonts w:ascii="Cambria Math" w:hAnsi="Cambria Math" w:cs="Times New Roman"/>
                              <w:sz w:val="20"/>
                              <w:szCs w:val="20"/>
                            </w:rPr>
                            <m:t>rl</m:t>
                          </m:r>
                        </m:e>
                        <m:sub>
                          <m:r>
                            <m:rPr>
                              <m:sty m:val="p"/>
                            </m:rPr>
                            <w:rPr>
                              <w:rFonts w:ascii="Cambria Math" w:hAnsi="Cambria Math" w:cs="Times New Roman"/>
                              <w:sz w:val="20"/>
                              <w:szCs w:val="20"/>
                            </w:rPr>
                            <m:t>t-j</m:t>
                          </m:r>
                        </m:sub>
                      </m:sSub>
                    </m:e>
                  </m:nary>
                  <m:r>
                    <m:rPr>
                      <m:sty m:val="p"/>
                    </m:rPr>
                    <w:rPr>
                      <w:rFonts w:ascii="Cambria Math" w:eastAsiaTheme="minorEastAsia" w:hAnsi="Cambria Math" w:cs="Times New Roman"/>
                      <w:sz w:val="20"/>
                      <w:szCs w:val="20"/>
                    </w:rPr>
                    <m:t xml:space="preserve"> </m:t>
                  </m:r>
                  <m:ctrlPr>
                    <w:rPr>
                      <w:rFonts w:ascii="Cambria Math" w:eastAsiaTheme="minorEastAsia" w:hAnsi="Cambria Math" w:cs="Times New Roman"/>
                      <w:iCs/>
                      <w:sz w:val="20"/>
                      <w:szCs w:val="20"/>
                    </w:rPr>
                  </m:ctrlPr>
                </m:e>
              </m:d>
              <m:sSub>
                <m:sSubPr>
                  <m:ctrlPr>
                    <w:rPr>
                      <w:rFonts w:ascii="Cambria Math" w:hAnsi="Cambria Math" w:cs="Times New Roman"/>
                      <w:iCs/>
                      <w:sz w:val="20"/>
                      <w:szCs w:val="20"/>
                    </w:rPr>
                  </m:ctrlPr>
                </m:sSubPr>
                <m:e>
                  <m:r>
                    <m:rPr>
                      <m:sty m:val="p"/>
                    </m:rPr>
                    <w:rPr>
                      <w:rFonts w:ascii="Cambria Math" w:hAnsi="Cambria Math" w:cs="Times New Roman"/>
                      <w:sz w:val="20"/>
                      <w:szCs w:val="20"/>
                    </w:rPr>
                    <m:t>BL</m:t>
                  </m:r>
                </m:e>
                <m:sub>
                  <m:r>
                    <m:rPr>
                      <m:sty m:val="p"/>
                    </m:rPr>
                    <w:rPr>
                      <w:rFonts w:ascii="Cambria Math" w:hAnsi="Cambria Math" w:cs="Times New Roman"/>
                      <w:sz w:val="20"/>
                      <w:szCs w:val="20"/>
                    </w:rPr>
                    <m:t>i,t-1</m:t>
                  </m:r>
                </m:sub>
              </m:sSub>
              <m:r>
                <m:rPr>
                  <m:sty m:val="p"/>
                </m:rPr>
                <w:rPr>
                  <w:rFonts w:ascii="Cambria Math" w:hAnsi="Cambria Math" w:cs="Times New Roman"/>
                  <w:sz w:val="20"/>
                  <w:szCs w:val="20"/>
                </w:rPr>
                <m:t>+</m:t>
              </m:r>
              <m:sSub>
                <m:sSubPr>
                  <m:ctrlPr>
                    <w:rPr>
                      <w:rFonts w:ascii="Cambria Math" w:hAnsi="Cambria Math" w:cs="Times New Roman"/>
                      <w:iCs/>
                      <w:sz w:val="20"/>
                      <w:szCs w:val="20"/>
                    </w:rPr>
                  </m:ctrlPr>
                </m:sSubPr>
                <m:e>
                  <m:r>
                    <m:rPr>
                      <m:sty m:val="p"/>
                    </m:rPr>
                    <w:rPr>
                      <w:rFonts w:ascii="Cambria Math" w:hAnsi="Cambria Math" w:cs="Times New Roman"/>
                      <w:sz w:val="20"/>
                      <w:szCs w:val="20"/>
                    </w:rPr>
                    <m:t>rsb</m:t>
                  </m:r>
                </m:e>
                <m:sub>
                  <m:r>
                    <m:rPr>
                      <m:sty m:val="p"/>
                    </m:rPr>
                    <w:rPr>
                      <w:rFonts w:ascii="Cambria Math" w:hAnsi="Cambria Math" w:cs="Times New Roman"/>
                      <w:sz w:val="20"/>
                      <w:szCs w:val="20"/>
                      <w:vertAlign w:val="subscript"/>
                    </w:rPr>
                    <m:t>t-1</m:t>
                  </m:r>
                </m:sub>
              </m:sSub>
              <m:r>
                <m:rPr>
                  <m:sty m:val="p"/>
                </m:rPr>
                <w:rPr>
                  <w:rFonts w:ascii="Cambria Math"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SB</m:t>
                  </m:r>
                </m:e>
                <m:sub>
                  <m:r>
                    <m:rPr>
                      <m:sty m:val="p"/>
                    </m:rPr>
                    <w:rPr>
                      <w:rFonts w:ascii="Cambria Math" w:hAnsi="Cambria Math" w:cs="Times New Roman"/>
                      <w:sz w:val="20"/>
                      <w:szCs w:val="20"/>
                    </w:rPr>
                    <m:t>i,t-1</m:t>
                  </m:r>
                </m:sub>
              </m:sSub>
              <m:r>
                <m:rPr>
                  <m:sty m:val="p"/>
                </m:rPr>
                <w:rPr>
                  <w:rFonts w:ascii="Cambria Math" w:hAnsi="Cambria Math" w:cs="Times New Roman"/>
                  <w:sz w:val="20"/>
                  <w:szCs w:val="20"/>
                </w:rPr>
                <m:t>+</m:t>
              </m:r>
              <m:sSub>
                <m:sSubPr>
                  <m:ctrlPr>
                    <w:rPr>
                      <w:rFonts w:ascii="Cambria Math" w:hAnsi="Cambria Math" w:cs="Times New Roman"/>
                      <w:iCs/>
                      <w:sz w:val="20"/>
                      <w:szCs w:val="20"/>
                    </w:rPr>
                  </m:ctrlPr>
                </m:sSubPr>
                <m:e>
                  <m:r>
                    <m:rPr>
                      <m:sty m:val="p"/>
                    </m:rPr>
                    <w:rPr>
                      <w:rFonts w:ascii="Cambria Math" w:hAnsi="Cambria Math" w:cs="Times New Roman"/>
                      <w:sz w:val="20"/>
                      <w:szCs w:val="20"/>
                    </w:rPr>
                    <m:t>rlb</m:t>
                  </m:r>
                </m:e>
                <m:sub>
                  <m:r>
                    <m:rPr>
                      <m:sty m:val="p"/>
                    </m:rPr>
                    <w:rPr>
                      <w:rFonts w:ascii="Cambria Math" w:hAnsi="Cambria Math" w:cs="Times New Roman"/>
                      <w:sz w:val="20"/>
                      <w:szCs w:val="20"/>
                      <w:vertAlign w:val="subscript"/>
                    </w:rPr>
                    <m:t>min over last 5 years</m:t>
                  </m:r>
                </m:sub>
              </m:sSub>
              <m:r>
                <m:rPr>
                  <m:sty m:val="p"/>
                </m:rPr>
                <w:rPr>
                  <w:rFonts w:ascii="Cambria Math"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LB</m:t>
                  </m:r>
                </m:e>
                <m:sub>
                  <m:r>
                    <m:rPr>
                      <m:sty m:val="p"/>
                    </m:rPr>
                    <w:rPr>
                      <w:rFonts w:ascii="Cambria Math" w:hAnsi="Cambria Math" w:cs="Times New Roman"/>
                      <w:sz w:val="20"/>
                      <w:szCs w:val="20"/>
                    </w:rPr>
                    <m:t>i,t-1</m:t>
                  </m:r>
                </m:sub>
              </m:sSub>
            </m:oMath>
            <w:r w:rsidR="00534B67" w:rsidRPr="000C37BA">
              <w:rPr>
                <w:rFonts w:ascii="Times New Roman" w:eastAsiaTheme="minorEastAsia" w:hAnsi="Times New Roman" w:cs="Times New Roman"/>
                <w:sz w:val="20"/>
                <w:szCs w:val="20"/>
              </w:rPr>
              <w:t xml:space="preserve"> </w:t>
            </w:r>
            <w:r w:rsidR="0041052C" w:rsidRPr="000C37BA">
              <w:rPr>
                <w:rFonts w:ascii="Times New Roman" w:eastAsiaTheme="minorEastAsia" w:hAnsi="Times New Roman" w:cs="Times New Roman"/>
                <w:sz w:val="20"/>
                <w:szCs w:val="20"/>
              </w:rPr>
              <w:t xml:space="preserve"> y si </w:t>
            </w:r>
            <m:oMath>
              <m:sSub>
                <m:sSubPr>
                  <m:ctrlPr>
                    <w:rPr>
                      <w:rFonts w:ascii="Cambria Math" w:hAnsi="Cambria Math" w:cs="Times New Roman"/>
                      <w:iCs/>
                      <w:sz w:val="20"/>
                      <w:szCs w:val="20"/>
                    </w:rPr>
                  </m:ctrlPr>
                </m:sSub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Sub>
              <m:r>
                <w:rPr>
                  <w:rFonts w:ascii="Cambria Math" w:hAnsi="Cambria Math" w:cs="Times New Roman"/>
                  <w:sz w:val="20"/>
                  <w:szCs w:val="20"/>
                </w:rPr>
                <m:t>-</m:t>
              </m:r>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r>
                <w:rPr>
                  <w:rFonts w:ascii="Cambria Math" w:hAnsi="Cambria Math" w:cs="Times New Roman"/>
                  <w:sz w:val="20"/>
                  <w:szCs w:val="20"/>
                </w:rPr>
                <m:t>)&lt;0</m:t>
              </m:r>
            </m:oMath>
            <w:r w:rsidR="0041052C" w:rsidRPr="000C37BA">
              <w:rPr>
                <w:rFonts w:ascii="Times New Roman" w:eastAsiaTheme="minorEastAsia" w:hAnsi="Times New Roman" w:cs="Times New Roman"/>
                <w:iCs/>
                <w:sz w:val="20"/>
                <w:szCs w:val="20"/>
              </w:rPr>
              <w:t>: Empresa Zombi</w:t>
            </w:r>
          </w:p>
          <w:p w14:paraId="50315A9B" w14:textId="3F09C063" w:rsidR="00534B67" w:rsidRPr="000C37BA" w:rsidRDefault="0041052C" w:rsidP="00EA7835">
            <w:pPr>
              <w:pStyle w:val="Prrafodelista"/>
              <w:numPr>
                <w:ilvl w:val="0"/>
                <w:numId w:val="31"/>
              </w:numPr>
              <w:ind w:left="643"/>
              <w:jc w:val="both"/>
              <w:rPr>
                <w:rFonts w:ascii="Times New Roman" w:eastAsiaTheme="minorEastAsia" w:hAnsi="Times New Roman" w:cs="Times New Roman"/>
                <w:sz w:val="20"/>
                <w:szCs w:val="20"/>
              </w:rPr>
            </w:pPr>
            <w:r w:rsidRPr="000C37BA">
              <w:rPr>
                <w:rFonts w:ascii="Times New Roman" w:eastAsiaTheme="minorEastAsia" w:hAnsi="Times New Roman" w:cs="Times New Roman"/>
                <w:sz w:val="20"/>
                <w:szCs w:val="20"/>
              </w:rPr>
              <w:t xml:space="preserve">Además, </w:t>
            </w:r>
            <w:r w:rsidRPr="000C37BA">
              <w:rPr>
                <w:rFonts w:ascii="Times New Roman" w:hAnsi="Times New Roman" w:cs="Times New Roman"/>
                <w:sz w:val="20"/>
                <w:szCs w:val="20"/>
              </w:rPr>
              <w:t xml:space="preserve">debe cumplir que su </w:t>
            </w:r>
            <m:oMath>
              <m:r>
                <m:rPr>
                  <m:sty m:val="p"/>
                </m:rPr>
                <w:rPr>
                  <w:rFonts w:ascii="Cambria Math" w:hAnsi="Cambria Math" w:cs="Times New Roman"/>
                  <w:sz w:val="20"/>
                  <w:szCs w:val="20"/>
                </w:rPr>
                <m:t>ROA</m:t>
              </m:r>
              <m:r>
                <w:rPr>
                  <w:rFonts w:ascii="Cambria Math" w:hAnsi="Cambria Math" w:cs="Times New Roman"/>
                  <w:sz w:val="20"/>
                  <w:szCs w:val="20"/>
                </w:rPr>
                <m:t xml:space="preserve">&lt; </m:t>
              </m:r>
            </m:oMath>
            <w:r w:rsidRPr="000C37BA">
              <w:rPr>
                <w:rFonts w:ascii="Times New Roman" w:hAnsi="Times New Roman" w:cs="Times New Roman"/>
                <w:sz w:val="20"/>
                <w:szCs w:val="20"/>
              </w:rPr>
              <w:t xml:space="preserve">mediana </w:t>
            </w:r>
            <w:r w:rsidR="00252B55">
              <w:rPr>
                <w:rFonts w:ascii="Times New Roman" w:hAnsi="Times New Roman" w:cs="Times New Roman"/>
                <w:sz w:val="20"/>
                <w:szCs w:val="20"/>
              </w:rPr>
              <w:t>del sector</w:t>
            </w:r>
            <w:r w:rsidRPr="000C37BA">
              <w:rPr>
                <w:rFonts w:ascii="Times New Roman" w:hAnsi="Times New Roman" w:cs="Times New Roman"/>
                <w:sz w:val="20"/>
                <w:szCs w:val="20"/>
              </w:rPr>
              <w:t>.</w:t>
            </w:r>
          </w:p>
          <w:p w14:paraId="3CF140EC" w14:textId="5E96D19C" w:rsidR="00FA4B2B" w:rsidRPr="000C37BA" w:rsidRDefault="00FA4B2B" w:rsidP="000C37BA">
            <w:pPr>
              <w:jc w:val="both"/>
              <w:rPr>
                <w:rFonts w:ascii="Times New Roman" w:eastAsiaTheme="minorEastAsia" w:hAnsi="Times New Roman" w:cs="Times New Roman"/>
                <w:sz w:val="20"/>
                <w:szCs w:val="20"/>
              </w:rPr>
            </w:pPr>
            <w:r w:rsidRPr="000C37BA">
              <w:rPr>
                <w:rFonts w:ascii="Times New Roman" w:hAnsi="Times New Roman" w:cs="Times New Roman"/>
                <w:b/>
                <w:bCs/>
                <w:sz w:val="20"/>
                <w:szCs w:val="20"/>
              </w:rPr>
              <w:t>Criterios alternativos</w:t>
            </w:r>
            <w:r w:rsidRPr="000C37BA">
              <w:rPr>
                <w:rFonts w:ascii="Times New Roman" w:hAnsi="Times New Roman" w:cs="Times New Roman"/>
                <w:sz w:val="20"/>
                <w:szCs w:val="20"/>
              </w:rPr>
              <w:t xml:space="preserve">: </w:t>
            </w:r>
            <w:r w:rsidR="008528AC" w:rsidRPr="000C37BA">
              <w:rPr>
                <w:rFonts w:ascii="Times New Roman" w:hAnsi="Times New Roman" w:cs="Times New Roman"/>
                <w:sz w:val="20"/>
                <w:szCs w:val="20"/>
              </w:rPr>
              <w:t xml:space="preserve">empleo de la </w:t>
            </w:r>
            <w:r w:rsidRPr="000C37BA">
              <w:rPr>
                <w:rFonts w:ascii="Times New Roman" w:hAnsi="Times New Roman" w:cs="Times New Roman"/>
                <w:sz w:val="20"/>
                <w:szCs w:val="20"/>
              </w:rPr>
              <w:t>misma medida CHK del paso 1 pero de manera aislada y para dos y tres años consecutivos.</w:t>
            </w:r>
          </w:p>
        </w:tc>
      </w:tr>
      <w:tr w:rsidR="006E5F78" w:rsidRPr="004857E0" w14:paraId="495F7869" w14:textId="77777777" w:rsidTr="00DC7D3C">
        <w:trPr>
          <w:trHeight w:val="1251"/>
        </w:trPr>
        <w:tc>
          <w:tcPr>
            <w:tcW w:w="2106" w:type="dxa"/>
            <w:vAlign w:val="center"/>
          </w:tcPr>
          <w:p w14:paraId="3A50E530" w14:textId="385DC155" w:rsidR="006E5F78" w:rsidRPr="00DC7D3C" w:rsidRDefault="006E5F78" w:rsidP="00DC7D3C">
            <w:pPr>
              <w:jc w:val="center"/>
              <w:rPr>
                <w:rFonts w:ascii="Times New Roman" w:hAnsi="Times New Roman" w:cs="Times New Roman"/>
                <w:sz w:val="20"/>
                <w:szCs w:val="20"/>
                <w:lang w:val="en-US"/>
              </w:rPr>
            </w:pPr>
            <w:r w:rsidRPr="00DC7D3C">
              <w:rPr>
                <w:rFonts w:ascii="Times New Roman" w:hAnsi="Times New Roman" w:cs="Times New Roman"/>
                <w:sz w:val="20"/>
                <w:szCs w:val="20"/>
                <w:lang w:val="en-US"/>
              </w:rPr>
              <w:t>Listed zombie firms and top executive gender: Evidence from an emerging market (2020)</w:t>
            </w:r>
          </w:p>
        </w:tc>
        <w:tc>
          <w:tcPr>
            <w:tcW w:w="6961" w:type="dxa"/>
          </w:tcPr>
          <w:p w14:paraId="4C754185" w14:textId="6F27242B" w:rsidR="006E5F78" w:rsidRPr="000C37BA" w:rsidRDefault="006E5F78" w:rsidP="000C37BA">
            <w:pPr>
              <w:jc w:val="both"/>
              <w:rPr>
                <w:rFonts w:ascii="Times New Roman" w:hAnsi="Times New Roman" w:cs="Times New Roman"/>
                <w:sz w:val="20"/>
                <w:szCs w:val="20"/>
                <w:lang w:val="es-ES_tradnl"/>
              </w:rPr>
            </w:pPr>
            <w:r w:rsidRPr="000C37BA">
              <w:rPr>
                <w:rFonts w:ascii="Times New Roman" w:hAnsi="Times New Roman" w:cs="Times New Roman"/>
                <w:b/>
                <w:bCs/>
                <w:sz w:val="20"/>
                <w:szCs w:val="20"/>
                <w:lang w:val="es-ES_tradnl"/>
              </w:rPr>
              <w:t xml:space="preserve">Criterio del estudio: </w:t>
            </w:r>
            <w:r w:rsidR="00506E61" w:rsidRPr="000C37BA">
              <w:rPr>
                <w:rFonts w:ascii="Times New Roman" w:hAnsi="Times New Roman" w:cs="Times New Roman"/>
                <w:sz w:val="20"/>
                <w:szCs w:val="20"/>
                <w:lang w:val="es-ES_tradnl"/>
              </w:rPr>
              <w:t>ídem al</w:t>
            </w:r>
            <w:r w:rsidRPr="000C37BA">
              <w:rPr>
                <w:rFonts w:ascii="Times New Roman" w:hAnsi="Times New Roman" w:cs="Times New Roman"/>
                <w:sz w:val="20"/>
                <w:szCs w:val="20"/>
                <w:lang w:val="es-ES_tradnl"/>
              </w:rPr>
              <w:t xml:space="preserve"> CHK mencionado en la </w:t>
            </w:r>
            <w:hyperlink w:anchor="_Identificación" w:history="1">
              <w:r w:rsidRPr="00293767">
                <w:rPr>
                  <w:rStyle w:val="Hipervnculo"/>
                  <w:rFonts w:ascii="Times New Roman" w:hAnsi="Times New Roman" w:cs="Times New Roman"/>
                  <w:sz w:val="20"/>
                  <w:szCs w:val="20"/>
                  <w:lang w:val="es-ES_tradnl"/>
                </w:rPr>
                <w:t>sección 4.1.3</w:t>
              </w:r>
            </w:hyperlink>
          </w:p>
        </w:tc>
      </w:tr>
      <w:tr w:rsidR="006E5F78" w:rsidRPr="004857E0" w14:paraId="4D17FF7E" w14:textId="77777777" w:rsidTr="00DC7D3C">
        <w:trPr>
          <w:trHeight w:val="1251"/>
        </w:trPr>
        <w:tc>
          <w:tcPr>
            <w:tcW w:w="2106" w:type="dxa"/>
            <w:vAlign w:val="center"/>
          </w:tcPr>
          <w:p w14:paraId="5F166E07" w14:textId="23D28692" w:rsidR="006E5F78" w:rsidRPr="00DC7D3C" w:rsidRDefault="000E03F1" w:rsidP="00DC7D3C">
            <w:pPr>
              <w:jc w:val="center"/>
              <w:rPr>
                <w:rFonts w:ascii="Times New Roman" w:hAnsi="Times New Roman" w:cs="Times New Roman"/>
                <w:sz w:val="20"/>
                <w:szCs w:val="20"/>
                <w:lang w:val="en-US"/>
              </w:rPr>
            </w:pPr>
            <w:r w:rsidRPr="00DC7D3C">
              <w:rPr>
                <w:rFonts w:ascii="Times New Roman" w:hAnsi="Times New Roman" w:cs="Times New Roman"/>
                <w:sz w:val="20"/>
                <w:szCs w:val="20"/>
                <w:lang w:val="en-US"/>
              </w:rPr>
              <w:t>Lie of the weak: Inconsistent corporate social responsibility activities of Chinese zombie firms (2020)</w:t>
            </w:r>
          </w:p>
        </w:tc>
        <w:tc>
          <w:tcPr>
            <w:tcW w:w="6961" w:type="dxa"/>
          </w:tcPr>
          <w:p w14:paraId="51584E15" w14:textId="24BE7C8B" w:rsidR="006E5F78" w:rsidRPr="000C37BA" w:rsidRDefault="000E03F1" w:rsidP="000C37BA">
            <w:pPr>
              <w:jc w:val="both"/>
              <w:rPr>
                <w:rFonts w:ascii="Times New Roman" w:hAnsi="Times New Roman" w:cs="Times New Roman"/>
                <w:sz w:val="20"/>
                <w:szCs w:val="20"/>
                <w:lang w:val="es-ES_tradnl"/>
              </w:rPr>
            </w:pPr>
            <w:r w:rsidRPr="000C37BA">
              <w:rPr>
                <w:rFonts w:ascii="Times New Roman" w:hAnsi="Times New Roman" w:cs="Times New Roman"/>
                <w:b/>
                <w:bCs/>
                <w:sz w:val="20"/>
                <w:szCs w:val="20"/>
                <w:lang w:val="es-ES_tradnl"/>
              </w:rPr>
              <w:t xml:space="preserve">Criterio del estudio, </w:t>
            </w:r>
            <w:r w:rsidR="008B58D8" w:rsidRPr="000C37BA">
              <w:rPr>
                <w:rFonts w:ascii="Times New Roman" w:hAnsi="Times New Roman" w:cs="Times New Roman"/>
                <w:sz w:val="20"/>
                <w:szCs w:val="20"/>
                <w:lang w:val="es-ES_tradnl"/>
              </w:rPr>
              <w:t xml:space="preserve">basado en CHK y FN y sigue </w:t>
            </w:r>
            <w:r w:rsidR="000D3B12" w:rsidRPr="000C37BA">
              <w:rPr>
                <w:rFonts w:ascii="Times New Roman" w:hAnsi="Times New Roman" w:cs="Times New Roman"/>
                <w:sz w:val="20"/>
                <w:szCs w:val="20"/>
                <w:lang w:val="es-ES_tradnl"/>
              </w:rPr>
              <w:t xml:space="preserve">los siguientes </w:t>
            </w:r>
            <w:r w:rsidR="008B58D8" w:rsidRPr="000C37BA">
              <w:rPr>
                <w:rFonts w:ascii="Times New Roman" w:hAnsi="Times New Roman" w:cs="Times New Roman"/>
                <w:sz w:val="20"/>
                <w:szCs w:val="20"/>
                <w:lang w:val="es-ES_tradnl"/>
              </w:rPr>
              <w:t>pasos:</w:t>
            </w:r>
          </w:p>
          <w:p w14:paraId="72B5E466" w14:textId="77777777" w:rsidR="000D3B12" w:rsidRPr="000C37BA" w:rsidRDefault="000D3B12" w:rsidP="00EA7835">
            <w:pPr>
              <w:pStyle w:val="Prrafodelista"/>
              <w:numPr>
                <w:ilvl w:val="0"/>
                <w:numId w:val="32"/>
              </w:numPr>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 xml:space="preserve">Aplicación del criterio CHK de la </w:t>
            </w:r>
            <w:hyperlink w:anchor="_Identificación" w:history="1">
              <w:r w:rsidRPr="00293767">
                <w:rPr>
                  <w:rStyle w:val="Hipervnculo"/>
                  <w:rFonts w:ascii="Times New Roman" w:hAnsi="Times New Roman" w:cs="Times New Roman"/>
                  <w:sz w:val="20"/>
                  <w:szCs w:val="20"/>
                  <w:lang w:val="es-ES_tradnl"/>
                </w:rPr>
                <w:t>sección 4.1.3</w:t>
              </w:r>
            </w:hyperlink>
            <w:r w:rsidRPr="000C37BA">
              <w:rPr>
                <w:rStyle w:val="Hipervnculo"/>
                <w:rFonts w:ascii="Times New Roman" w:hAnsi="Times New Roman" w:cs="Times New Roman"/>
                <w:color w:val="auto"/>
                <w:sz w:val="20"/>
                <w:szCs w:val="20"/>
                <w:u w:val="none"/>
                <w:lang w:val="es-ES_tradnl"/>
              </w:rPr>
              <w:t>,</w:t>
            </w:r>
            <w:r w:rsidRPr="000C37BA">
              <w:rPr>
                <w:rStyle w:val="Hipervnculo"/>
                <w:rFonts w:ascii="Times New Roman" w:hAnsi="Times New Roman" w:cs="Times New Roman"/>
                <w:sz w:val="20"/>
                <w:szCs w:val="20"/>
                <w:u w:val="none"/>
                <w:lang w:val="es-ES_tradnl"/>
              </w:rPr>
              <w:t xml:space="preserve"> </w:t>
            </w:r>
            <w:r w:rsidRPr="000C37BA">
              <w:rPr>
                <w:rStyle w:val="Hipervnculo"/>
                <w:rFonts w:ascii="Times New Roman" w:hAnsi="Times New Roman" w:cs="Times New Roman"/>
                <w:color w:val="auto"/>
                <w:sz w:val="20"/>
                <w:szCs w:val="20"/>
                <w:u w:val="none"/>
                <w:lang w:val="es-ES_tradnl"/>
              </w:rPr>
              <w:t>c</w:t>
            </w:r>
            <w:r w:rsidRPr="000C37BA">
              <w:rPr>
                <w:rFonts w:ascii="Times New Roman" w:hAnsi="Times New Roman" w:cs="Times New Roman"/>
                <w:sz w:val="20"/>
                <w:szCs w:val="20"/>
                <w:lang w:val="es-ES_tradnl"/>
              </w:rPr>
              <w:t xml:space="preserve">on la única diferencia de que en la </w:t>
            </w:r>
            <w:hyperlink w:anchor="ecuación_2" w:history="1">
              <w:r w:rsidRPr="00293767">
                <w:rPr>
                  <w:rStyle w:val="Hipervnculo"/>
                  <w:rFonts w:ascii="Times New Roman" w:hAnsi="Times New Roman" w:cs="Times New Roman"/>
                  <w:sz w:val="20"/>
                  <w:szCs w:val="20"/>
                  <w:lang w:val="es-ES_tradnl"/>
                </w:rPr>
                <w:t>ecuación 2</w:t>
              </w:r>
            </w:hyperlink>
            <w:r w:rsidRPr="000C37BA">
              <w:rPr>
                <w:rFonts w:ascii="Times New Roman" w:hAnsi="Times New Roman" w:cs="Times New Roman"/>
                <w:sz w:val="20"/>
                <w:szCs w:val="20"/>
                <w:lang w:val="es-ES_tradnl"/>
              </w:rPr>
              <w:t xml:space="preserve"> no se utiliza CP.</w:t>
            </w:r>
          </w:p>
          <w:p w14:paraId="1A5AA120" w14:textId="77777777" w:rsidR="000D3B12" w:rsidRPr="000C37BA" w:rsidRDefault="000D3B12" w:rsidP="00EA7835">
            <w:pPr>
              <w:pStyle w:val="Prrafodelista"/>
              <w:numPr>
                <w:ilvl w:val="0"/>
                <w:numId w:val="32"/>
              </w:numPr>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 xml:space="preserve">Aplicación de los dos criterios de FN, tal y como se mencionan en la </w:t>
            </w:r>
            <w:hyperlink w:anchor="_Identificación" w:history="1">
              <w:r w:rsidRPr="00293767">
                <w:rPr>
                  <w:rStyle w:val="Hipervnculo"/>
                  <w:rFonts w:ascii="Times New Roman" w:hAnsi="Times New Roman" w:cs="Times New Roman"/>
                  <w:sz w:val="20"/>
                  <w:szCs w:val="20"/>
                  <w:lang w:val="es-ES_tradnl"/>
                </w:rPr>
                <w:t>sección 4.1.3</w:t>
              </w:r>
            </w:hyperlink>
            <w:r w:rsidRPr="000C37BA">
              <w:rPr>
                <w:rFonts w:ascii="Times New Roman" w:hAnsi="Times New Roman" w:cs="Times New Roman"/>
                <w:sz w:val="20"/>
                <w:szCs w:val="20"/>
                <w:lang w:val="es-ES_tradnl"/>
              </w:rPr>
              <w:t>.</w:t>
            </w:r>
          </w:p>
          <w:p w14:paraId="7A87F6E7" w14:textId="6D108D71" w:rsidR="00E21BAA" w:rsidRPr="000C37BA" w:rsidRDefault="00E21BAA" w:rsidP="000C37BA">
            <w:pPr>
              <w:pStyle w:val="Prrafodelista"/>
              <w:ind w:left="0"/>
              <w:jc w:val="both"/>
              <w:rPr>
                <w:rFonts w:ascii="Times New Roman" w:hAnsi="Times New Roman" w:cs="Times New Roman"/>
                <w:sz w:val="20"/>
                <w:szCs w:val="20"/>
                <w:lang w:val="es-ES_tradnl"/>
              </w:rPr>
            </w:pPr>
            <w:r w:rsidRPr="000C37BA">
              <w:rPr>
                <w:rFonts w:ascii="Times New Roman" w:hAnsi="Times New Roman" w:cs="Times New Roman"/>
                <w:b/>
                <w:bCs/>
                <w:sz w:val="20"/>
                <w:szCs w:val="20"/>
                <w:lang w:val="es-ES_tradnl"/>
              </w:rPr>
              <w:t>Criterio alternativo:</w:t>
            </w:r>
            <w:r w:rsidRPr="000C37BA">
              <w:rPr>
                <w:rFonts w:ascii="Times New Roman" w:hAnsi="Times New Roman" w:cs="Times New Roman"/>
                <w:sz w:val="20"/>
                <w:szCs w:val="20"/>
                <w:lang w:val="es-ES_tradnl"/>
              </w:rPr>
              <w:t xml:space="preserve"> </w:t>
            </w:r>
            <w:r w:rsidR="000D3B12" w:rsidRPr="000C37BA">
              <w:rPr>
                <w:rFonts w:ascii="Times New Roman" w:hAnsi="Times New Roman" w:cs="Times New Roman"/>
                <w:sz w:val="20"/>
                <w:szCs w:val="20"/>
              </w:rPr>
              <w:t>empleo</w:t>
            </w:r>
            <w:r w:rsidRPr="000C37BA">
              <w:rPr>
                <w:rFonts w:ascii="Times New Roman" w:eastAsiaTheme="minorEastAsia" w:hAnsi="Times New Roman" w:cs="Times New Roman"/>
                <w:sz w:val="20"/>
                <w:szCs w:val="20"/>
              </w:rPr>
              <w:t xml:space="preserve"> </w:t>
            </w:r>
            <w:r w:rsidR="000D3B12" w:rsidRPr="000C37BA">
              <w:rPr>
                <w:rFonts w:ascii="Times New Roman" w:eastAsiaTheme="minorEastAsia" w:hAnsi="Times New Roman" w:cs="Times New Roman"/>
                <w:sz w:val="20"/>
                <w:szCs w:val="20"/>
              </w:rPr>
              <w:t>d</w:t>
            </w:r>
            <w:r w:rsidRPr="000C37BA">
              <w:rPr>
                <w:rFonts w:ascii="Times New Roman" w:eastAsiaTheme="minorEastAsia" w:hAnsi="Times New Roman" w:cs="Times New Roman"/>
                <w:sz w:val="20"/>
                <w:szCs w:val="20"/>
              </w:rPr>
              <w:t xml:space="preserve">el </w:t>
            </w:r>
            <w:hyperlink w:anchor="criterio_2_CHK" w:history="1">
              <w:r w:rsidRPr="00293767">
                <w:rPr>
                  <w:rStyle w:val="Hipervnculo"/>
                  <w:rFonts w:ascii="Times New Roman" w:eastAsiaTheme="minorEastAsia" w:hAnsi="Times New Roman" w:cs="Times New Roman"/>
                  <w:sz w:val="20"/>
                  <w:szCs w:val="20"/>
                </w:rPr>
                <w:t>segundo criterio</w:t>
              </w:r>
            </w:hyperlink>
            <w:r w:rsidRPr="000C37BA">
              <w:rPr>
                <w:rFonts w:ascii="Times New Roman" w:eastAsiaTheme="minorEastAsia" w:hAnsi="Times New Roman" w:cs="Times New Roman"/>
                <w:sz w:val="20"/>
                <w:szCs w:val="20"/>
              </w:rPr>
              <w:t xml:space="preserve"> del estudio de Caballero.</w:t>
            </w:r>
          </w:p>
        </w:tc>
      </w:tr>
      <w:tr w:rsidR="00E21BAA" w:rsidRPr="004857E0" w14:paraId="116CC23C" w14:textId="77777777" w:rsidTr="00DC7D3C">
        <w:trPr>
          <w:trHeight w:val="1251"/>
        </w:trPr>
        <w:tc>
          <w:tcPr>
            <w:tcW w:w="2106" w:type="dxa"/>
            <w:vAlign w:val="center"/>
          </w:tcPr>
          <w:p w14:paraId="2A6D58B4" w14:textId="3BD83F56" w:rsidR="00E21BAA" w:rsidRPr="00DC7D3C" w:rsidRDefault="00E21BAA" w:rsidP="00DC7D3C">
            <w:pPr>
              <w:jc w:val="center"/>
              <w:rPr>
                <w:rFonts w:ascii="Times New Roman" w:hAnsi="Times New Roman" w:cs="Times New Roman"/>
                <w:sz w:val="20"/>
                <w:szCs w:val="20"/>
                <w:lang w:val="en-US"/>
              </w:rPr>
            </w:pPr>
            <w:r w:rsidRPr="00DC7D3C">
              <w:rPr>
                <w:rFonts w:ascii="Times New Roman" w:hAnsi="Times New Roman" w:cs="Times New Roman"/>
                <w:sz w:val="20"/>
                <w:szCs w:val="20"/>
                <w:lang w:val="en-US"/>
              </w:rPr>
              <w:t>Bank of Finland Research Discussion Papers 8</w:t>
            </w:r>
            <w:r w:rsidR="00D77A50" w:rsidRPr="00DC7D3C">
              <w:rPr>
                <w:rFonts w:ascii="Times New Roman" w:hAnsi="Times New Roman" w:cs="Times New Roman"/>
                <w:sz w:val="20"/>
                <w:szCs w:val="20"/>
                <w:lang w:val="en-US"/>
              </w:rPr>
              <w:t xml:space="preserve">: </w:t>
            </w:r>
            <w:r w:rsidRPr="00DC7D3C">
              <w:rPr>
                <w:rFonts w:ascii="Times New Roman" w:hAnsi="Times New Roman" w:cs="Times New Roman"/>
                <w:sz w:val="20"/>
                <w:szCs w:val="20"/>
                <w:lang w:val="en-US"/>
              </w:rPr>
              <w:t>The life and death of zombies-evidence from government subsidies to firms Bank of Finland Research (2020)</w:t>
            </w:r>
          </w:p>
        </w:tc>
        <w:tc>
          <w:tcPr>
            <w:tcW w:w="6961" w:type="dxa"/>
          </w:tcPr>
          <w:p w14:paraId="6C926155" w14:textId="76D4AA8A" w:rsidR="00E21BAA" w:rsidRPr="000C37BA" w:rsidRDefault="00D01C5D" w:rsidP="000C37BA">
            <w:pPr>
              <w:jc w:val="both"/>
              <w:rPr>
                <w:rFonts w:ascii="Times New Roman" w:hAnsi="Times New Roman" w:cs="Times New Roman"/>
                <w:sz w:val="20"/>
                <w:szCs w:val="20"/>
                <w:lang w:val="es-ES_tradnl"/>
              </w:rPr>
            </w:pPr>
            <w:r w:rsidRPr="000C37BA">
              <w:rPr>
                <w:rFonts w:ascii="Times New Roman" w:hAnsi="Times New Roman" w:cs="Times New Roman"/>
                <w:b/>
                <w:bCs/>
                <w:sz w:val="20"/>
                <w:szCs w:val="20"/>
                <w:lang w:val="es-ES_tradnl"/>
              </w:rPr>
              <w:t xml:space="preserve">Criterio del estudio, </w:t>
            </w:r>
            <w:r w:rsidRPr="000C37BA">
              <w:rPr>
                <w:rFonts w:ascii="Times New Roman" w:hAnsi="Times New Roman" w:cs="Times New Roman"/>
                <w:sz w:val="20"/>
                <w:szCs w:val="20"/>
                <w:lang w:val="es-ES_tradnl"/>
              </w:rPr>
              <w:t>basado en Adalet McGowan y sigue</w:t>
            </w:r>
            <w:r w:rsidR="00967C5D" w:rsidRPr="000C37BA">
              <w:rPr>
                <w:rFonts w:ascii="Times New Roman" w:hAnsi="Times New Roman" w:cs="Times New Roman"/>
                <w:sz w:val="20"/>
                <w:szCs w:val="20"/>
                <w:lang w:val="es-ES_tradnl"/>
              </w:rPr>
              <w:t xml:space="preserve"> los siguientes </w:t>
            </w:r>
            <w:r w:rsidRPr="000C37BA">
              <w:rPr>
                <w:rFonts w:ascii="Times New Roman" w:hAnsi="Times New Roman" w:cs="Times New Roman"/>
                <w:sz w:val="20"/>
                <w:szCs w:val="20"/>
                <w:lang w:val="es-ES_tradnl"/>
              </w:rPr>
              <w:t>pasos:</w:t>
            </w:r>
          </w:p>
          <w:p w14:paraId="11BB7AD6" w14:textId="02D5C390" w:rsidR="00D01C5D" w:rsidRPr="000C37BA" w:rsidRDefault="00DC7D3C" w:rsidP="00EA7835">
            <w:pPr>
              <w:pStyle w:val="Prrafodelista"/>
              <w:numPr>
                <w:ilvl w:val="0"/>
                <w:numId w:val="33"/>
              </w:numPr>
              <w:ind w:left="643"/>
              <w:jc w:val="both"/>
              <w:rPr>
                <w:rFonts w:ascii="Times New Roman" w:hAnsi="Times New Roman" w:cs="Times New Roman"/>
                <w:sz w:val="20"/>
                <w:szCs w:val="20"/>
                <w:lang w:val="es-ES_tradnl"/>
              </w:rPr>
            </w:pPr>
            <m:oMath>
              <m:r>
                <m:rPr>
                  <m:sty m:val="p"/>
                </m:rPr>
                <w:rPr>
                  <w:rFonts w:ascii="Cambria Math" w:hAnsi="Cambria Math" w:cs="Times New Roman"/>
                  <w:sz w:val="20"/>
                  <w:szCs w:val="20"/>
                </w:rPr>
                <m:t>ICR=</m:t>
              </m:r>
              <m:f>
                <m:fPr>
                  <m:ctrlPr>
                    <w:rPr>
                      <w:rFonts w:ascii="Cambria Math" w:hAnsi="Cambria Math" w:cs="Times New Roman"/>
                      <w:iCs/>
                      <w:sz w:val="20"/>
                      <w:szCs w:val="20"/>
                    </w:rPr>
                  </m:ctrlPr>
                </m:fPr>
                <m:num>
                  <m:r>
                    <m:rPr>
                      <m:sty m:val="p"/>
                    </m:rPr>
                    <w:rPr>
                      <w:rFonts w:ascii="Cambria Math" w:hAnsi="Cambria Math" w:cs="Times New Roman"/>
                      <w:sz w:val="20"/>
                      <w:szCs w:val="20"/>
                    </w:rPr>
                    <m:t>EBIT</m:t>
                  </m:r>
                </m:num>
                <m:den>
                  <m:r>
                    <m:rPr>
                      <m:sty m:val="p"/>
                    </m:rPr>
                    <w:rPr>
                      <w:rFonts w:ascii="Cambria Math" w:hAnsi="Cambria Math" w:cs="Times New Roman"/>
                      <w:sz w:val="20"/>
                      <w:szCs w:val="20"/>
                    </w:rPr>
                    <m:t xml:space="preserve">Intereses +Gastos financieros </m:t>
                  </m:r>
                </m:den>
              </m:f>
              <m:r>
                <m:rPr>
                  <m:sty m:val="p"/>
                </m:rPr>
                <w:rPr>
                  <w:rFonts w:ascii="Cambria Math" w:hAnsi="Cambria Math" w:cs="Times New Roman"/>
                  <w:sz w:val="20"/>
                  <w:szCs w:val="20"/>
                </w:rPr>
                <m:t>&lt;1</m:t>
              </m:r>
            </m:oMath>
            <w:r w:rsidR="00D01C5D" w:rsidRPr="000C37BA">
              <w:rPr>
                <w:rFonts w:ascii="Times New Roman" w:eastAsiaTheme="minorEastAsia" w:hAnsi="Times New Roman" w:cs="Times New Roman"/>
                <w:sz w:val="20"/>
                <w:szCs w:val="20"/>
              </w:rPr>
              <w:t>, para tres años consecutivos</w:t>
            </w:r>
          </w:p>
          <w:p w14:paraId="3FF0BC18" w14:textId="7B4FDF31" w:rsidR="00D01C5D" w:rsidRPr="000C37BA" w:rsidRDefault="00875DEF" w:rsidP="00EA7835">
            <w:pPr>
              <w:pStyle w:val="Prrafodelista"/>
              <w:numPr>
                <w:ilvl w:val="0"/>
                <w:numId w:val="33"/>
              </w:numPr>
              <w:ind w:left="643"/>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Además, la tasa de crecimiento anual de la empresa en términos de trabajadores empleados no es positiva en promedio durante un período de dos años dentro del período zombi.</w:t>
            </w:r>
          </w:p>
        </w:tc>
      </w:tr>
      <w:tr w:rsidR="0040051B" w:rsidRPr="004857E0" w14:paraId="605DC167" w14:textId="77777777" w:rsidTr="00DC7D3C">
        <w:trPr>
          <w:trHeight w:val="1251"/>
        </w:trPr>
        <w:tc>
          <w:tcPr>
            <w:tcW w:w="2106" w:type="dxa"/>
            <w:vAlign w:val="center"/>
          </w:tcPr>
          <w:p w14:paraId="7C89E71A" w14:textId="49DBAE02" w:rsidR="0040051B" w:rsidRPr="00DC7D3C" w:rsidRDefault="0040051B" w:rsidP="00DC7D3C">
            <w:pPr>
              <w:jc w:val="center"/>
              <w:rPr>
                <w:rFonts w:ascii="Times New Roman" w:hAnsi="Times New Roman" w:cs="Times New Roman"/>
                <w:sz w:val="20"/>
                <w:szCs w:val="20"/>
                <w:lang w:val="en-US"/>
              </w:rPr>
            </w:pPr>
            <w:r w:rsidRPr="00DC7D3C">
              <w:rPr>
                <w:rFonts w:ascii="Times New Roman" w:hAnsi="Times New Roman" w:cs="Times New Roman"/>
                <w:sz w:val="20"/>
                <w:szCs w:val="20"/>
                <w:lang w:val="en-US"/>
              </w:rPr>
              <w:t>An Adaptive Weighted Bagging Ensemble Learning Model for Zombie Enterprise Identification (2020)</w:t>
            </w:r>
          </w:p>
        </w:tc>
        <w:tc>
          <w:tcPr>
            <w:tcW w:w="6961" w:type="dxa"/>
          </w:tcPr>
          <w:p w14:paraId="75CB296D" w14:textId="77777777" w:rsidR="0040051B" w:rsidRPr="000C37BA" w:rsidRDefault="0040051B" w:rsidP="000C37BA">
            <w:pPr>
              <w:jc w:val="both"/>
              <w:rPr>
                <w:rFonts w:ascii="Times New Roman" w:hAnsi="Times New Roman" w:cs="Times New Roman"/>
                <w:b/>
                <w:bCs/>
                <w:sz w:val="20"/>
                <w:szCs w:val="20"/>
                <w:lang w:val="es-ES_tradnl"/>
              </w:rPr>
            </w:pPr>
            <w:r w:rsidRPr="000C37BA">
              <w:rPr>
                <w:rFonts w:ascii="Times New Roman" w:hAnsi="Times New Roman" w:cs="Times New Roman"/>
                <w:b/>
                <w:bCs/>
                <w:sz w:val="20"/>
                <w:szCs w:val="20"/>
                <w:lang w:val="es-ES_tradnl"/>
              </w:rPr>
              <w:t>Criterios del estudio:</w:t>
            </w:r>
          </w:p>
          <w:p w14:paraId="24E6F893" w14:textId="11E5405E" w:rsidR="0040051B" w:rsidRPr="000C37BA" w:rsidRDefault="0040051B" w:rsidP="00EA7835">
            <w:pPr>
              <w:pStyle w:val="Prrafodelista"/>
              <w:numPr>
                <w:ilvl w:val="0"/>
                <w:numId w:val="34"/>
              </w:numPr>
              <w:ind w:left="643"/>
              <w:jc w:val="both"/>
              <w:rPr>
                <w:rFonts w:ascii="Times New Roman" w:eastAsiaTheme="minorEastAsia" w:hAnsi="Times New Roman" w:cs="Times New Roman"/>
                <w:sz w:val="20"/>
                <w:szCs w:val="20"/>
                <w:lang w:val="es-ES_tradnl"/>
              </w:rPr>
            </w:pPr>
            <w:r w:rsidRPr="000C37BA">
              <w:rPr>
                <w:rFonts w:ascii="Times New Roman" w:hAnsi="Times New Roman" w:cs="Times New Roman"/>
                <w:sz w:val="20"/>
                <w:szCs w:val="20"/>
                <w:lang w:val="es-ES_tradnl"/>
              </w:rPr>
              <w:t xml:space="preserve">CHK: </w:t>
            </w:r>
            <m:oMath>
              <m:r>
                <m:rPr>
                  <m:sty m:val="p"/>
                </m:rPr>
                <w:rPr>
                  <w:rFonts w:ascii="Cambria Math" w:hAnsi="Cambria Math" w:cs="Times New Roman"/>
                  <w:sz w:val="20"/>
                  <w:szCs w:val="20"/>
                  <w:lang w:val="es-ES_tradnl"/>
                </w:rPr>
                <m:t>qysjzf&lt;mqsc</m:t>
              </m:r>
            </m:oMath>
          </w:p>
          <w:p w14:paraId="610BBD1E" w14:textId="7A76967C" w:rsidR="0040051B" w:rsidRPr="000C37BA" w:rsidRDefault="0040051B" w:rsidP="00EA7835">
            <w:pPr>
              <w:pStyle w:val="Prrafodelista"/>
              <w:numPr>
                <w:ilvl w:val="0"/>
                <w:numId w:val="34"/>
              </w:numPr>
              <w:ind w:left="643"/>
              <w:jc w:val="both"/>
              <w:rPr>
                <w:rFonts w:ascii="Times New Roman" w:eastAsiaTheme="minorEastAsia" w:hAnsi="Times New Roman" w:cs="Times New Roman"/>
                <w:sz w:val="20"/>
                <w:szCs w:val="20"/>
                <w:lang w:val="es-ES_tradnl"/>
              </w:rPr>
            </w:pPr>
            <w:r w:rsidRPr="000C37BA">
              <w:rPr>
                <w:rFonts w:ascii="Times New Roman" w:hAnsi="Times New Roman" w:cs="Times New Roman"/>
                <w:sz w:val="20"/>
                <w:szCs w:val="20"/>
                <w:lang w:val="es-ES_tradnl"/>
              </w:rPr>
              <w:t>FN-</w:t>
            </w:r>
            <w:r w:rsidRPr="000C37BA">
              <w:rPr>
                <w:rFonts w:ascii="Times New Roman" w:eastAsiaTheme="minorEastAsia" w:hAnsi="Times New Roman" w:cs="Times New Roman"/>
                <w:sz w:val="20"/>
                <w:szCs w:val="20"/>
                <w:lang w:val="es-ES_tradnl"/>
              </w:rPr>
              <w:t xml:space="preserve">CHK: </w:t>
            </w:r>
            <m:oMath>
              <m:r>
                <m:rPr>
                  <m:sty m:val="p"/>
                </m:rPr>
                <w:rPr>
                  <w:rFonts w:ascii="Cambria Math" w:hAnsi="Cambria Math" w:cs="Times New Roman"/>
                  <w:sz w:val="20"/>
                  <w:szCs w:val="20"/>
                  <w:lang w:val="es-ES_tradnl"/>
                </w:rPr>
                <m:t>qyfz&gt;0.5 y qydk&gt;0 y dn&lt;zy</m:t>
              </m:r>
            </m:oMath>
          </w:p>
          <w:p w14:paraId="7B6C990B" w14:textId="41E3A2E1" w:rsidR="0040051B" w:rsidRPr="000C37BA" w:rsidRDefault="0040051B" w:rsidP="00EA7835">
            <w:pPr>
              <w:pStyle w:val="Prrafodelista"/>
              <w:numPr>
                <w:ilvl w:val="0"/>
                <w:numId w:val="34"/>
              </w:numPr>
              <w:ind w:left="643"/>
              <w:jc w:val="both"/>
              <w:rPr>
                <w:rFonts w:ascii="Times New Roman" w:eastAsiaTheme="minorEastAsia" w:hAnsi="Times New Roman" w:cs="Times New Roman"/>
                <w:sz w:val="20"/>
                <w:szCs w:val="20"/>
                <w:lang w:val="es-ES_tradnl"/>
              </w:rPr>
            </w:pPr>
            <w:r w:rsidRPr="000C37BA">
              <w:rPr>
                <w:rFonts w:ascii="Times New Roman" w:hAnsi="Times New Roman" w:cs="Times New Roman"/>
                <w:sz w:val="20"/>
                <w:szCs w:val="20"/>
                <w:lang w:val="es-ES_tradnl"/>
              </w:rPr>
              <w:t xml:space="preserve">Pérdidas </w:t>
            </w:r>
            <w:r w:rsidR="000B1DA3" w:rsidRPr="000C37BA">
              <w:rPr>
                <w:rFonts w:ascii="Times New Roman" w:hAnsi="Times New Roman" w:cs="Times New Roman"/>
                <w:sz w:val="20"/>
                <w:szCs w:val="20"/>
                <w:lang w:val="es-ES_tradnl"/>
              </w:rPr>
              <w:t>consecutivas: 3 años</w:t>
            </w:r>
            <m:oMath>
              <m:d>
                <m:dPr>
                  <m:ctrlPr>
                    <w:rPr>
                      <w:rFonts w:ascii="Cambria Math" w:hAnsi="Cambria Math" w:cs="Times New Roman"/>
                      <w:i/>
                      <w:sz w:val="20"/>
                      <w:szCs w:val="20"/>
                      <w:lang w:val="es-ES_tradnl"/>
                    </w:rPr>
                  </m:ctrlPr>
                </m:dPr>
                <m:e>
                  <m:r>
                    <m:rPr>
                      <m:sty m:val="p"/>
                    </m:rPr>
                    <w:rPr>
                      <w:rFonts w:ascii="Cambria Math" w:hAnsi="Cambria Math" w:cs="Times New Roman"/>
                      <w:sz w:val="20"/>
                      <w:szCs w:val="20"/>
                    </w:rPr>
                    <m:t>jlr-fjcsy&lt;0</m:t>
                  </m:r>
                </m:e>
              </m:d>
            </m:oMath>
          </w:p>
          <w:p w14:paraId="6AFCCC3D" w14:textId="17DEA30A" w:rsidR="000B1DA3" w:rsidRPr="000C37BA" w:rsidRDefault="000B1DA3" w:rsidP="00EA7835">
            <w:pPr>
              <w:pStyle w:val="Prrafodelista"/>
              <w:numPr>
                <w:ilvl w:val="0"/>
                <w:numId w:val="34"/>
              </w:numPr>
              <w:ind w:left="643"/>
              <w:jc w:val="both"/>
              <w:rPr>
                <w:rFonts w:ascii="Times New Roman" w:eastAsiaTheme="minorEastAsia" w:hAnsi="Times New Roman" w:cs="Times New Roman"/>
                <w:sz w:val="20"/>
                <w:szCs w:val="20"/>
                <w:lang w:val="es-ES_tradnl"/>
              </w:rPr>
            </w:pPr>
            <w:r w:rsidRPr="000C37BA">
              <w:rPr>
                <w:rFonts w:ascii="Times New Roman" w:eastAsiaTheme="minorEastAsia" w:hAnsi="Times New Roman" w:cs="Times New Roman"/>
                <w:sz w:val="20"/>
                <w:szCs w:val="20"/>
                <w:lang w:val="es-ES_tradnl"/>
              </w:rPr>
              <w:t xml:space="preserve">Excesivos prestamos: </w:t>
            </w:r>
            <w:r w:rsidRPr="000C37BA">
              <w:rPr>
                <w:rFonts w:ascii="Times New Roman" w:hAnsi="Times New Roman" w:cs="Times New Roman"/>
                <w:sz w:val="20"/>
                <w:szCs w:val="20"/>
                <w:lang w:val="es-ES_tradnl"/>
              </w:rPr>
              <w:t>3 años</w:t>
            </w:r>
            <m:oMath>
              <m:d>
                <m:dPr>
                  <m:ctrlPr>
                    <w:rPr>
                      <w:rFonts w:ascii="Cambria Math" w:hAnsi="Cambria Math" w:cs="Times New Roman"/>
                      <w:i/>
                      <w:sz w:val="20"/>
                      <w:szCs w:val="20"/>
                      <w:lang w:val="es-ES_tradnl"/>
                    </w:rPr>
                  </m:ctrlPr>
                </m:dPr>
                <m:e>
                  <m:r>
                    <m:rPr>
                      <m:sty m:val="p"/>
                    </m:rPr>
                    <w:rPr>
                      <w:rFonts w:ascii="Cambria Math" w:hAnsi="Cambria Math" w:cs="Times New Roman"/>
                      <w:sz w:val="20"/>
                      <w:szCs w:val="20"/>
                    </w:rPr>
                    <m:t>jlr&lt;0</m:t>
                  </m:r>
                </m:e>
              </m:d>
            </m:oMath>
            <w:r w:rsidRPr="000C37BA">
              <w:rPr>
                <w:rFonts w:ascii="Times New Roman" w:eastAsiaTheme="minorEastAsia" w:hAnsi="Times New Roman" w:cs="Times New Roman"/>
                <w:sz w:val="20"/>
                <w:szCs w:val="20"/>
                <w:lang w:val="es-ES_tradnl"/>
              </w:rPr>
              <w:t xml:space="preserve"> y </w:t>
            </w:r>
            <w:r w:rsidRPr="000C37BA">
              <w:rPr>
                <w:rFonts w:ascii="Times New Roman" w:hAnsi="Times New Roman" w:cs="Times New Roman"/>
                <w:sz w:val="20"/>
                <w:szCs w:val="20"/>
                <w:lang w:val="es-ES_tradnl"/>
              </w:rPr>
              <w:t>3 años</w:t>
            </w:r>
            <m:oMath>
              <m:d>
                <m:dPr>
                  <m:ctrlPr>
                    <w:rPr>
                      <w:rFonts w:ascii="Cambria Math" w:hAnsi="Cambria Math" w:cs="Times New Roman"/>
                      <w:i/>
                      <w:sz w:val="20"/>
                      <w:szCs w:val="20"/>
                      <w:lang w:val="es-ES_tradnl"/>
                    </w:rPr>
                  </m:ctrlPr>
                </m:dPr>
                <m:e>
                  <m:r>
                    <m:rPr>
                      <m:sty m:val="p"/>
                    </m:rPr>
                    <w:rPr>
                      <w:rFonts w:ascii="Cambria Math" w:hAnsi="Cambria Math" w:cs="Times New Roman"/>
                      <w:sz w:val="20"/>
                      <w:szCs w:val="20"/>
                    </w:rPr>
                    <m:t>fz&gt;0</m:t>
                  </m:r>
                </m:e>
              </m:d>
            </m:oMath>
            <w:r w:rsidRPr="000C37BA">
              <w:rPr>
                <w:rFonts w:ascii="Times New Roman" w:eastAsiaTheme="minorEastAsia" w:hAnsi="Times New Roman" w:cs="Times New Roman"/>
                <w:sz w:val="20"/>
                <w:szCs w:val="20"/>
                <w:lang w:val="es-ES_tradnl"/>
              </w:rPr>
              <w:t xml:space="preserve"> y </w:t>
            </w:r>
            <w:r w:rsidRPr="000C37BA">
              <w:rPr>
                <w:rFonts w:ascii="Times New Roman" w:hAnsi="Times New Roman" w:cs="Times New Roman"/>
                <w:sz w:val="20"/>
                <w:szCs w:val="20"/>
                <w:lang w:val="es-ES_tradnl"/>
              </w:rPr>
              <w:t>3 años</w:t>
            </w:r>
            <m:oMath>
              <m:d>
                <m:dPr>
                  <m:ctrlPr>
                    <w:rPr>
                      <w:rFonts w:ascii="Cambria Math" w:hAnsi="Cambria Math" w:cs="Times New Roman"/>
                      <w:i/>
                      <w:sz w:val="20"/>
                      <w:szCs w:val="20"/>
                      <w:lang w:val="es-ES_tradnl"/>
                    </w:rPr>
                  </m:ctrlPr>
                </m:dPr>
                <m:e>
                  <m:r>
                    <m:rPr>
                      <m:sty m:val="p"/>
                    </m:rPr>
                    <w:rPr>
                      <w:rFonts w:ascii="Cambria Math" w:hAnsi="Cambria Math" w:cs="Times New Roman"/>
                      <w:sz w:val="20"/>
                      <w:szCs w:val="20"/>
                    </w:rPr>
                    <m:t>cxzz(rzgm)</m:t>
                  </m:r>
                </m:e>
              </m:d>
            </m:oMath>
          </w:p>
          <w:p w14:paraId="5173BE70" w14:textId="36DB2972" w:rsidR="000B1DA3" w:rsidRPr="000C37BA" w:rsidRDefault="002F6AC7" w:rsidP="00EA7835">
            <w:pPr>
              <w:pStyle w:val="Prrafodelista"/>
              <w:numPr>
                <w:ilvl w:val="0"/>
                <w:numId w:val="34"/>
              </w:numPr>
              <w:ind w:left="643"/>
              <w:jc w:val="both"/>
              <w:rPr>
                <w:rFonts w:ascii="Times New Roman" w:eastAsiaTheme="minorEastAsia" w:hAnsi="Times New Roman" w:cs="Times New Roman"/>
                <w:sz w:val="20"/>
                <w:szCs w:val="20"/>
                <w:lang w:val="es-ES_tradnl"/>
              </w:rPr>
            </w:pPr>
            <w:r w:rsidRPr="000C37BA">
              <w:rPr>
                <w:rFonts w:ascii="Times New Roman" w:eastAsiaTheme="minorEastAsia" w:hAnsi="Times New Roman" w:cs="Times New Roman"/>
                <w:sz w:val="20"/>
                <w:szCs w:val="20"/>
                <w:lang w:val="es-ES_tradnl"/>
              </w:rPr>
              <w:t>Reconocimiento cuatro dimensiones: 2</w:t>
            </w:r>
            <w:r w:rsidR="00967C5D" w:rsidRPr="000C37BA">
              <w:rPr>
                <w:rFonts w:ascii="Times New Roman" w:eastAsiaTheme="minorEastAsia" w:hAnsi="Times New Roman" w:cs="Times New Roman"/>
                <w:sz w:val="20"/>
                <w:szCs w:val="20"/>
                <w:lang w:val="es-ES_tradnl"/>
              </w:rPr>
              <w:t xml:space="preserve"> </w:t>
            </w:r>
            <w:r w:rsidRPr="000C37BA">
              <w:rPr>
                <w:rFonts w:ascii="Times New Roman" w:hAnsi="Times New Roman" w:cs="Times New Roman"/>
                <w:sz w:val="20"/>
                <w:szCs w:val="20"/>
                <w:lang w:val="es-ES_tradnl"/>
              </w:rPr>
              <w:t>años</w:t>
            </w:r>
            <m:oMath>
              <m:d>
                <m:dPr>
                  <m:ctrlPr>
                    <w:rPr>
                      <w:rFonts w:ascii="Cambria Math" w:hAnsi="Cambria Math" w:cs="Times New Roman"/>
                      <w:i/>
                      <w:sz w:val="20"/>
                      <w:szCs w:val="20"/>
                      <w:lang w:val="es-ES_tradnl"/>
                    </w:rPr>
                  </m:ctrlPr>
                </m:dPr>
                <m:e>
                  <m:r>
                    <m:rPr>
                      <m:sty m:val="p"/>
                    </m:rPr>
                    <w:rPr>
                      <w:rFonts w:ascii="Cambria Math" w:hAnsi="Cambria Math" w:cs="Times New Roman"/>
                      <w:sz w:val="20"/>
                      <w:szCs w:val="20"/>
                    </w:rPr>
                    <m:t>cwkj&lt;1</m:t>
                  </m:r>
                </m:e>
              </m:d>
            </m:oMath>
            <w:r w:rsidRPr="000C37BA">
              <w:rPr>
                <w:rFonts w:ascii="Times New Roman" w:eastAsiaTheme="minorEastAsia" w:hAnsi="Times New Roman" w:cs="Times New Roman"/>
                <w:sz w:val="20"/>
                <w:szCs w:val="20"/>
                <w:lang w:val="es-ES_tradnl"/>
              </w:rPr>
              <w:t xml:space="preserve"> y 2</w:t>
            </w:r>
            <w:r w:rsidRPr="000C37BA">
              <w:rPr>
                <w:rFonts w:ascii="Times New Roman" w:hAnsi="Times New Roman" w:cs="Times New Roman"/>
                <w:sz w:val="20"/>
                <w:szCs w:val="20"/>
                <w:lang w:val="es-ES_tradnl"/>
              </w:rPr>
              <w:t xml:space="preserve"> años</w:t>
            </w:r>
            <m:oMath>
              <m:d>
                <m:dPr>
                  <m:ctrlPr>
                    <w:rPr>
                      <w:rFonts w:ascii="Cambria Math" w:hAnsi="Cambria Math" w:cs="Times New Roman"/>
                      <w:i/>
                      <w:sz w:val="20"/>
                      <w:szCs w:val="20"/>
                      <w:lang w:val="es-ES_tradnl"/>
                    </w:rPr>
                  </m:ctrlPr>
                </m:dPr>
                <m:e>
                  <m:r>
                    <m:rPr>
                      <m:sty m:val="p"/>
                    </m:rPr>
                    <w:rPr>
                      <w:rFonts w:ascii="Cambria Math" w:hAnsi="Cambria Math" w:cs="Times New Roman"/>
                      <w:sz w:val="20"/>
                      <w:szCs w:val="20"/>
                    </w:rPr>
                    <m:t>jjkj&lt;hyzws</m:t>
                  </m:r>
                </m:e>
              </m:d>
            </m:oMath>
            <w:r w:rsidRPr="000C37BA">
              <w:rPr>
                <w:rFonts w:ascii="Times New Roman" w:eastAsiaTheme="minorEastAsia" w:hAnsi="Times New Roman" w:cs="Times New Roman"/>
                <w:sz w:val="20"/>
                <w:szCs w:val="20"/>
                <w:lang w:val="es-ES_tradnl"/>
              </w:rPr>
              <w:t xml:space="preserve"> y 2</w:t>
            </w:r>
            <w:r w:rsidRPr="000C37BA">
              <w:rPr>
                <w:rFonts w:ascii="Times New Roman" w:hAnsi="Times New Roman" w:cs="Times New Roman"/>
                <w:sz w:val="20"/>
                <w:szCs w:val="20"/>
                <w:lang w:val="es-ES_tradnl"/>
              </w:rPr>
              <w:t xml:space="preserve"> años</w:t>
            </w:r>
            <m:oMath>
              <m:d>
                <m:dPr>
                  <m:ctrlPr>
                    <w:rPr>
                      <w:rFonts w:ascii="Cambria Math" w:hAnsi="Cambria Math" w:cs="Times New Roman"/>
                      <w:i/>
                      <w:sz w:val="20"/>
                      <w:szCs w:val="20"/>
                      <w:lang w:val="es-ES_tradnl"/>
                    </w:rPr>
                  </m:ctrlPr>
                </m:dPr>
                <m:e>
                  <m:r>
                    <m:rPr>
                      <m:sty m:val="p"/>
                    </m:rPr>
                    <w:rPr>
                      <w:rFonts w:ascii="Cambria Math" w:hAnsi="Cambria Math" w:cs="Times New Roman"/>
                      <w:sz w:val="20"/>
                      <w:szCs w:val="20"/>
                    </w:rPr>
                    <m:t>cnkj&lt;hyzws</m:t>
                  </m:r>
                </m:e>
              </m:d>
            </m:oMath>
            <w:r w:rsidRPr="000C37BA">
              <w:rPr>
                <w:rFonts w:ascii="Times New Roman" w:eastAsiaTheme="minorEastAsia" w:hAnsi="Times New Roman" w:cs="Times New Roman"/>
                <w:sz w:val="20"/>
                <w:szCs w:val="20"/>
                <w:lang w:val="es-ES_tradnl"/>
              </w:rPr>
              <w:t xml:space="preserve"> y 2</w:t>
            </w:r>
            <w:r w:rsidRPr="000C37BA">
              <w:rPr>
                <w:rFonts w:ascii="Times New Roman" w:hAnsi="Times New Roman" w:cs="Times New Roman"/>
                <w:sz w:val="20"/>
                <w:szCs w:val="20"/>
                <w:lang w:val="es-ES_tradnl"/>
              </w:rPr>
              <w:t xml:space="preserve"> años</w:t>
            </w:r>
            <m:oMath>
              <m:d>
                <m:dPr>
                  <m:ctrlPr>
                    <w:rPr>
                      <w:rFonts w:ascii="Cambria Math" w:hAnsi="Cambria Math" w:cs="Times New Roman"/>
                      <w:i/>
                      <w:sz w:val="20"/>
                      <w:szCs w:val="20"/>
                      <w:lang w:val="es-ES_tradnl"/>
                    </w:rPr>
                  </m:ctrlPr>
                </m:dPr>
                <m:e>
                  <m:r>
                    <m:rPr>
                      <m:sty m:val="p"/>
                    </m:rPr>
                    <w:rPr>
                      <w:rFonts w:ascii="Cambria Math" w:hAnsi="Cambria Math" w:cs="Times New Roman"/>
                      <w:sz w:val="20"/>
                      <w:szCs w:val="20"/>
                    </w:rPr>
                    <m:t>wbcwyz&lt;hyzws</m:t>
                  </m:r>
                </m:e>
              </m:d>
            </m:oMath>
            <w:r w:rsidRPr="000C37BA">
              <w:rPr>
                <w:rFonts w:ascii="Times New Roman" w:eastAsiaTheme="minorEastAsia" w:hAnsi="Times New Roman" w:cs="Times New Roman"/>
                <w:sz w:val="20"/>
                <w:szCs w:val="20"/>
                <w:lang w:val="es-ES_tradnl"/>
              </w:rPr>
              <w:t xml:space="preserve"> </w:t>
            </w:r>
          </w:p>
        </w:tc>
      </w:tr>
      <w:tr w:rsidR="00CA259F" w:rsidRPr="004857E0" w14:paraId="14689763" w14:textId="77777777" w:rsidTr="00DC7D3C">
        <w:trPr>
          <w:trHeight w:val="1251"/>
        </w:trPr>
        <w:tc>
          <w:tcPr>
            <w:tcW w:w="2106" w:type="dxa"/>
            <w:vAlign w:val="center"/>
          </w:tcPr>
          <w:p w14:paraId="369AF38D" w14:textId="5E44CE8E" w:rsidR="00CA259F" w:rsidRPr="00DC7D3C" w:rsidRDefault="00CA259F" w:rsidP="00DC7D3C">
            <w:pPr>
              <w:jc w:val="center"/>
              <w:rPr>
                <w:rFonts w:ascii="Times New Roman" w:hAnsi="Times New Roman" w:cs="Times New Roman"/>
                <w:sz w:val="20"/>
                <w:szCs w:val="20"/>
                <w:lang w:val="en-US"/>
              </w:rPr>
            </w:pPr>
            <w:r w:rsidRPr="00DC7D3C">
              <w:rPr>
                <w:rFonts w:ascii="Times New Roman" w:hAnsi="Times New Roman" w:cs="Times New Roman"/>
                <w:sz w:val="20"/>
                <w:szCs w:val="20"/>
                <w:lang w:val="en-US"/>
              </w:rPr>
              <w:lastRenderedPageBreak/>
              <w:t>How do zombie firms affect China's industrial upgrading? (2021)</w:t>
            </w:r>
          </w:p>
        </w:tc>
        <w:tc>
          <w:tcPr>
            <w:tcW w:w="6961" w:type="dxa"/>
          </w:tcPr>
          <w:p w14:paraId="61786318" w14:textId="1EBBA8F6" w:rsidR="00CA259F" w:rsidRPr="000C37BA" w:rsidRDefault="00CA259F" w:rsidP="000C37BA">
            <w:pPr>
              <w:jc w:val="both"/>
              <w:rPr>
                <w:rFonts w:ascii="Times New Roman" w:hAnsi="Times New Roman" w:cs="Times New Roman"/>
                <w:sz w:val="20"/>
                <w:szCs w:val="20"/>
                <w:lang w:val="es-ES_tradnl"/>
              </w:rPr>
            </w:pPr>
            <w:r w:rsidRPr="000C37BA">
              <w:rPr>
                <w:rFonts w:ascii="Times New Roman" w:hAnsi="Times New Roman" w:cs="Times New Roman"/>
                <w:b/>
                <w:bCs/>
                <w:sz w:val="20"/>
                <w:szCs w:val="20"/>
                <w:lang w:val="es-ES_tradnl"/>
              </w:rPr>
              <w:t xml:space="preserve">Criterio del estudio, </w:t>
            </w:r>
            <w:r w:rsidR="002B1065" w:rsidRPr="000C37BA">
              <w:rPr>
                <w:rFonts w:ascii="Times New Roman" w:hAnsi="Times New Roman" w:cs="Times New Roman"/>
                <w:sz w:val="20"/>
                <w:szCs w:val="20"/>
                <w:lang w:val="es-ES_tradnl"/>
              </w:rPr>
              <w:t xml:space="preserve">basado en FN y Imai y </w:t>
            </w:r>
            <w:r w:rsidR="00A10A94" w:rsidRPr="000C37BA">
              <w:rPr>
                <w:rFonts w:ascii="Times New Roman" w:hAnsi="Times New Roman" w:cs="Times New Roman"/>
                <w:sz w:val="20"/>
                <w:szCs w:val="20"/>
                <w:lang w:val="es-ES_tradnl"/>
              </w:rPr>
              <w:t>deben cumplir los siguientes criterios</w:t>
            </w:r>
            <w:r w:rsidR="002B1065" w:rsidRPr="000C37BA">
              <w:rPr>
                <w:rFonts w:ascii="Times New Roman" w:hAnsi="Times New Roman" w:cs="Times New Roman"/>
                <w:sz w:val="20"/>
                <w:szCs w:val="20"/>
                <w:lang w:val="es-ES_tradnl"/>
              </w:rPr>
              <w:t>:</w:t>
            </w:r>
          </w:p>
          <w:p w14:paraId="501CA8D2" w14:textId="77777777" w:rsidR="002B1065" w:rsidRPr="000C37BA" w:rsidRDefault="002B1065" w:rsidP="00EA7835">
            <w:pPr>
              <w:pStyle w:val="Prrafodelista"/>
              <w:numPr>
                <w:ilvl w:val="0"/>
                <w:numId w:val="35"/>
              </w:numPr>
              <w:ind w:left="643"/>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Apalancamiento &gt; 50%</w:t>
            </w:r>
          </w:p>
          <w:p w14:paraId="389D19A1" w14:textId="4673609E" w:rsidR="002B1065" w:rsidRPr="000C37BA" w:rsidRDefault="002B1065" w:rsidP="00EA7835">
            <w:pPr>
              <w:pStyle w:val="Prrafodelista"/>
              <w:numPr>
                <w:ilvl w:val="0"/>
                <w:numId w:val="35"/>
              </w:numPr>
              <w:ind w:left="643"/>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 xml:space="preserve">Suma de beneficios reales </w:t>
            </w:r>
            <m:oMath>
              <m:r>
                <w:rPr>
                  <w:rFonts w:ascii="Cambria Math" w:hAnsi="Cambria Math" w:cs="Times New Roman"/>
                  <w:sz w:val="20"/>
                  <w:szCs w:val="20"/>
                  <w:lang w:val="es-ES_tradnl"/>
                </w:rPr>
                <m:t>(</m:t>
              </m:r>
              <m:r>
                <m:rPr>
                  <m:sty m:val="p"/>
                </m:rPr>
                <w:rPr>
                  <w:rFonts w:ascii="Cambria Math" w:hAnsi="Cambria Math" w:cs="Times New Roman"/>
                  <w:sz w:val="20"/>
                  <w:szCs w:val="20"/>
                </w:rPr>
                <m:t>Beneficios-subvención gobierno)</m:t>
              </m:r>
              <m:r>
                <w:rPr>
                  <w:rFonts w:ascii="Cambria Math" w:hAnsi="Cambria Math" w:cs="Times New Roman"/>
                  <w:sz w:val="20"/>
                  <w:szCs w:val="20"/>
                </w:rPr>
                <m:t>&lt;0</m:t>
              </m:r>
            </m:oMath>
            <w:r w:rsidRPr="000C37BA">
              <w:rPr>
                <w:rFonts w:ascii="Times New Roman" w:eastAsiaTheme="minorEastAsia" w:hAnsi="Times New Roman" w:cs="Times New Roman"/>
                <w:sz w:val="20"/>
                <w:szCs w:val="20"/>
              </w:rPr>
              <w:t>, para tres años consecutivos</w:t>
            </w:r>
          </w:p>
          <w:p w14:paraId="717E46A2" w14:textId="19E19E0C" w:rsidR="002B1065" w:rsidRPr="000C37BA" w:rsidRDefault="00BF02EC" w:rsidP="00EA7835">
            <w:pPr>
              <w:pStyle w:val="Prrafodelista"/>
              <w:numPr>
                <w:ilvl w:val="0"/>
                <w:numId w:val="35"/>
              </w:numPr>
              <w:ind w:left="643"/>
              <w:jc w:val="both"/>
              <w:rPr>
                <w:rFonts w:ascii="Times New Roman" w:hAnsi="Times New Roman" w:cs="Times New Roman"/>
                <w:sz w:val="20"/>
                <w:szCs w:val="20"/>
                <w:lang w:val="es-ES_tradnl"/>
              </w:rPr>
            </w:pPr>
            <m:oMath>
              <m:sSub>
                <m:sSubPr>
                  <m:ctrlPr>
                    <w:rPr>
                      <w:rFonts w:ascii="Cambria Math" w:hAnsi="Cambria Math" w:cs="Times New Roman"/>
                      <w:iCs/>
                      <w:sz w:val="20"/>
                      <w:szCs w:val="20"/>
                    </w:rPr>
                  </m:ctrlPr>
                </m:sSubPr>
                <m:e>
                  <m:r>
                    <m:rPr>
                      <m:sty m:val="p"/>
                    </m:rPr>
                    <w:rPr>
                      <w:rFonts w:ascii="Cambria Math" w:hAnsi="Cambria Math" w:cs="Times New Roman"/>
                      <w:sz w:val="20"/>
                      <w:szCs w:val="20"/>
                    </w:rPr>
                    <m:t>Deuda</m:t>
                  </m:r>
                </m:e>
                <m:sub>
                  <m:r>
                    <m:rPr>
                      <m:sty m:val="p"/>
                    </m:rPr>
                    <w:rPr>
                      <w:rFonts w:ascii="Cambria Math" w:hAnsi="Cambria Math" w:cs="Times New Roman"/>
                      <w:sz w:val="20"/>
                      <w:szCs w:val="20"/>
                    </w:rPr>
                    <m:t>t</m:t>
                  </m:r>
                </m:sub>
              </m:sSub>
              <m:r>
                <m:rPr>
                  <m:sty m:val="p"/>
                </m:rPr>
                <w:rPr>
                  <w:rFonts w:ascii="Cambria Math" w:hAnsi="Cambria Math" w:cs="Times New Roman"/>
                  <w:sz w:val="20"/>
                  <w:szCs w:val="20"/>
                </w:rPr>
                <m:t>&gt;</m:t>
              </m:r>
              <m:sSub>
                <m:sSubPr>
                  <m:ctrlPr>
                    <w:rPr>
                      <w:rFonts w:ascii="Cambria Math" w:hAnsi="Cambria Math" w:cs="Times New Roman"/>
                      <w:iCs/>
                      <w:sz w:val="20"/>
                      <w:szCs w:val="20"/>
                    </w:rPr>
                  </m:ctrlPr>
                </m:sSubPr>
                <m:e>
                  <m:r>
                    <m:rPr>
                      <m:sty m:val="p"/>
                    </m:rPr>
                    <w:rPr>
                      <w:rFonts w:ascii="Cambria Math" w:hAnsi="Cambria Math" w:cs="Times New Roman"/>
                      <w:sz w:val="20"/>
                      <w:szCs w:val="20"/>
                    </w:rPr>
                    <m:t>Deuda</m:t>
                  </m:r>
                </m:e>
                <m:sub>
                  <m:r>
                    <m:rPr>
                      <m:sty m:val="p"/>
                    </m:rPr>
                    <w:rPr>
                      <w:rFonts w:ascii="Cambria Math" w:hAnsi="Cambria Math" w:cs="Times New Roman"/>
                      <w:sz w:val="20"/>
                      <w:szCs w:val="20"/>
                    </w:rPr>
                    <m:t>t-1</m:t>
                  </m:r>
                </m:sub>
              </m:sSub>
            </m:oMath>
          </w:p>
        </w:tc>
      </w:tr>
      <w:tr w:rsidR="0043440B" w:rsidRPr="004857E0" w14:paraId="56614796" w14:textId="77777777" w:rsidTr="00DC7D3C">
        <w:trPr>
          <w:trHeight w:val="1251"/>
        </w:trPr>
        <w:tc>
          <w:tcPr>
            <w:tcW w:w="2106" w:type="dxa"/>
            <w:vAlign w:val="center"/>
          </w:tcPr>
          <w:p w14:paraId="5F3C2508" w14:textId="171E8227" w:rsidR="00022D8E" w:rsidRPr="00DC7D3C" w:rsidRDefault="0043440B" w:rsidP="00DC7D3C">
            <w:pPr>
              <w:jc w:val="center"/>
              <w:rPr>
                <w:rFonts w:ascii="Times New Roman" w:hAnsi="Times New Roman" w:cs="Times New Roman"/>
                <w:sz w:val="20"/>
                <w:szCs w:val="20"/>
                <w:lang w:val="en-US"/>
              </w:rPr>
            </w:pPr>
            <w:r w:rsidRPr="00DC7D3C">
              <w:rPr>
                <w:rFonts w:ascii="Times New Roman" w:hAnsi="Times New Roman" w:cs="Times New Roman"/>
                <w:sz w:val="20"/>
                <w:szCs w:val="20"/>
                <w:lang w:val="en-US"/>
              </w:rPr>
              <w:t>How do zombie firms affect debt financing costs of others: From spillover effects views (2021)</w:t>
            </w:r>
          </w:p>
          <w:p w14:paraId="5D1FECA6" w14:textId="21659799" w:rsidR="00022D8E" w:rsidRPr="00DC7D3C" w:rsidRDefault="00022D8E" w:rsidP="00DC7D3C">
            <w:pPr>
              <w:jc w:val="center"/>
              <w:rPr>
                <w:rFonts w:ascii="Times New Roman" w:hAnsi="Times New Roman" w:cs="Times New Roman"/>
                <w:sz w:val="20"/>
                <w:szCs w:val="20"/>
                <w:lang w:val="en-US"/>
              </w:rPr>
            </w:pPr>
            <w:r w:rsidRPr="00DC7D3C">
              <w:rPr>
                <w:rFonts w:ascii="Times New Roman" w:hAnsi="Times New Roman" w:cs="Times New Roman"/>
                <w:sz w:val="20"/>
                <w:szCs w:val="20"/>
                <w:lang w:val="en-US"/>
              </w:rPr>
              <w:t>How does government intervention affect the formation of zombie firms? (2021)</w:t>
            </w:r>
          </w:p>
        </w:tc>
        <w:tc>
          <w:tcPr>
            <w:tcW w:w="6961" w:type="dxa"/>
          </w:tcPr>
          <w:p w14:paraId="26B6C081" w14:textId="77777777" w:rsidR="0043440B" w:rsidRPr="000C37BA" w:rsidRDefault="0043440B" w:rsidP="000C37BA">
            <w:pPr>
              <w:jc w:val="both"/>
              <w:rPr>
                <w:rFonts w:ascii="Times New Roman" w:hAnsi="Times New Roman" w:cs="Times New Roman"/>
                <w:sz w:val="20"/>
                <w:szCs w:val="20"/>
                <w:lang w:val="es-ES_tradnl"/>
              </w:rPr>
            </w:pPr>
            <w:r w:rsidRPr="000C37BA">
              <w:rPr>
                <w:rFonts w:ascii="Times New Roman" w:hAnsi="Times New Roman" w:cs="Times New Roman"/>
                <w:b/>
                <w:bCs/>
                <w:sz w:val="20"/>
                <w:szCs w:val="20"/>
                <w:lang w:val="es-ES_tradnl"/>
              </w:rPr>
              <w:t xml:space="preserve">Criterio del estudio, </w:t>
            </w:r>
            <w:r w:rsidRPr="000C37BA">
              <w:rPr>
                <w:rFonts w:ascii="Times New Roman" w:hAnsi="Times New Roman" w:cs="Times New Roman"/>
                <w:sz w:val="20"/>
                <w:szCs w:val="20"/>
                <w:lang w:val="es-ES_tradnl"/>
              </w:rPr>
              <w:t>basado en Zhu y Fan:</w:t>
            </w:r>
          </w:p>
          <w:p w14:paraId="324FC546" w14:textId="77777777" w:rsidR="0043440B" w:rsidRPr="000C37BA" w:rsidRDefault="009900AD" w:rsidP="000C37BA">
            <w:pPr>
              <w:pStyle w:val="Prrafodelista"/>
              <w:numPr>
                <w:ilvl w:val="0"/>
                <w:numId w:val="22"/>
              </w:numPr>
              <w:ind w:left="643"/>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 xml:space="preserve">Beneficios netos negativos (excepto </w:t>
            </w:r>
            <w:r w:rsidRPr="000C37BA">
              <w:rPr>
                <w:rFonts w:ascii="Times New Roman" w:hAnsi="Times New Roman" w:cs="Times New Roman"/>
                <w:sz w:val="20"/>
                <w:szCs w:val="20"/>
              </w:rPr>
              <w:t>las ganancias y pérdidas no recurrentes</w:t>
            </w:r>
            <w:r w:rsidRPr="000C37BA">
              <w:rPr>
                <w:rFonts w:ascii="Times New Roman" w:hAnsi="Times New Roman" w:cs="Times New Roman"/>
                <w:sz w:val="20"/>
                <w:szCs w:val="20"/>
                <w:lang w:val="es-ES_tradnl"/>
              </w:rPr>
              <w:t>), por tres años consecutivos: Empresas Zombis</w:t>
            </w:r>
          </w:p>
          <w:p w14:paraId="62965E10" w14:textId="77777777" w:rsidR="009900AD" w:rsidRPr="000C37BA" w:rsidRDefault="009900AD" w:rsidP="000C37BA">
            <w:pPr>
              <w:jc w:val="both"/>
              <w:rPr>
                <w:rFonts w:ascii="Times New Roman" w:hAnsi="Times New Roman" w:cs="Times New Roman"/>
                <w:b/>
                <w:bCs/>
                <w:sz w:val="20"/>
                <w:szCs w:val="20"/>
                <w:lang w:val="es-ES_tradnl"/>
              </w:rPr>
            </w:pPr>
            <w:r w:rsidRPr="000C37BA">
              <w:rPr>
                <w:rFonts w:ascii="Times New Roman" w:hAnsi="Times New Roman" w:cs="Times New Roman"/>
                <w:b/>
                <w:bCs/>
                <w:sz w:val="20"/>
                <w:szCs w:val="20"/>
                <w:lang w:val="es-ES_tradnl"/>
              </w:rPr>
              <w:t>Criterios alternativos:</w:t>
            </w:r>
          </w:p>
          <w:p w14:paraId="7BA4E09C" w14:textId="504B01B9" w:rsidR="009900AD" w:rsidRPr="000C37BA" w:rsidRDefault="00A10A94" w:rsidP="00EA7835">
            <w:pPr>
              <w:pStyle w:val="Prrafodelista"/>
              <w:numPr>
                <w:ilvl w:val="0"/>
                <w:numId w:val="36"/>
              </w:numPr>
              <w:ind w:left="643"/>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Empleo del</w:t>
            </w:r>
            <w:r w:rsidR="009900AD" w:rsidRPr="000C37BA">
              <w:rPr>
                <w:rFonts w:ascii="Times New Roman" w:hAnsi="Times New Roman" w:cs="Times New Roman"/>
                <w:sz w:val="20"/>
                <w:szCs w:val="20"/>
                <w:lang w:val="es-ES_tradnl"/>
              </w:rPr>
              <w:t xml:space="preserve"> criterio de Zhu y Fan, como se menciona en la </w:t>
            </w:r>
            <w:hyperlink w:anchor="_Identificación" w:history="1">
              <w:r w:rsidR="009900AD" w:rsidRPr="00293767">
                <w:rPr>
                  <w:rStyle w:val="Hipervnculo"/>
                  <w:rFonts w:ascii="Times New Roman" w:hAnsi="Times New Roman" w:cs="Times New Roman"/>
                  <w:sz w:val="20"/>
                  <w:szCs w:val="20"/>
                  <w:lang w:val="es-ES_tradnl"/>
                </w:rPr>
                <w:t>sección 4.1.3</w:t>
              </w:r>
            </w:hyperlink>
          </w:p>
          <w:p w14:paraId="1842C621" w14:textId="349E08AC" w:rsidR="008C1953" w:rsidRPr="000C37BA" w:rsidRDefault="00A10A94" w:rsidP="00EA7835">
            <w:pPr>
              <w:pStyle w:val="Prrafodelista"/>
              <w:numPr>
                <w:ilvl w:val="0"/>
                <w:numId w:val="36"/>
              </w:numPr>
              <w:ind w:left="643"/>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Aplicación del</w:t>
            </w:r>
            <w:r w:rsidR="00AE4F46" w:rsidRPr="000C37BA">
              <w:rPr>
                <w:rFonts w:ascii="Times New Roman" w:hAnsi="Times New Roman" w:cs="Times New Roman"/>
                <w:sz w:val="20"/>
                <w:szCs w:val="20"/>
                <w:lang w:val="es-ES_tradnl"/>
              </w:rPr>
              <w:t xml:space="preserve"> criterio CHK ídem a la </w:t>
            </w:r>
            <w:hyperlink w:anchor="_Identificación" w:history="1">
              <w:r w:rsidR="00AE4F46" w:rsidRPr="00293767">
                <w:rPr>
                  <w:rStyle w:val="Hipervnculo"/>
                  <w:rFonts w:ascii="Times New Roman" w:hAnsi="Times New Roman" w:cs="Times New Roman"/>
                  <w:sz w:val="20"/>
                  <w:szCs w:val="20"/>
                  <w:lang w:val="es-ES_tradnl"/>
                </w:rPr>
                <w:t>sección 4.1.3</w:t>
              </w:r>
            </w:hyperlink>
            <w:r w:rsidR="00AE4F46" w:rsidRPr="000C37BA">
              <w:rPr>
                <w:rFonts w:ascii="Times New Roman" w:hAnsi="Times New Roman" w:cs="Times New Roman"/>
                <w:sz w:val="20"/>
                <w:szCs w:val="20"/>
                <w:lang w:val="es-ES_tradnl"/>
              </w:rPr>
              <w:t xml:space="preserve"> pero c</w:t>
            </w:r>
            <w:r w:rsidR="008C1953" w:rsidRPr="000C37BA">
              <w:rPr>
                <w:rFonts w:ascii="Times New Roman" w:hAnsi="Times New Roman" w:cs="Times New Roman"/>
                <w:sz w:val="20"/>
                <w:szCs w:val="20"/>
                <w:lang w:val="es-ES_tradnl"/>
              </w:rPr>
              <w:t xml:space="preserve">alculan </w:t>
            </w:r>
            <m:oMath>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oMath>
            <w:r w:rsidR="008C1953" w:rsidRPr="000C37BA">
              <w:rPr>
                <w:rFonts w:ascii="Times New Roman" w:eastAsiaTheme="minorEastAsia" w:hAnsi="Times New Roman" w:cs="Times New Roman"/>
                <w:iCs/>
                <w:sz w:val="20"/>
                <w:szCs w:val="20"/>
              </w:rPr>
              <w:t xml:space="preserve"> con la siguiente formula:</w:t>
            </w:r>
          </w:p>
          <w:p w14:paraId="2CC68176" w14:textId="0745E11B" w:rsidR="008C1953" w:rsidRPr="000C37BA" w:rsidRDefault="00BF02EC" w:rsidP="000C37BA">
            <w:pPr>
              <w:ind w:left="643"/>
              <w:jc w:val="both"/>
              <w:rPr>
                <w:rFonts w:ascii="Times New Roman" w:hAnsi="Times New Roman" w:cs="Times New Roman"/>
                <w:iCs/>
                <w:sz w:val="20"/>
                <w:szCs w:val="20"/>
              </w:rPr>
            </w:pPr>
            <m:oMath>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r>
                <m:rPr>
                  <m:sty m:val="p"/>
                </m:rPr>
                <w:rPr>
                  <w:rFonts w:ascii="Cambria Math"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rs</m:t>
                  </m:r>
                </m:e>
                <m:sub>
                  <m:r>
                    <m:rPr>
                      <m:sty m:val="p"/>
                    </m:rPr>
                    <w:rPr>
                      <w:rFonts w:ascii="Cambria Math" w:hAnsi="Cambria Math" w:cs="Times New Roman"/>
                      <w:sz w:val="20"/>
                      <w:szCs w:val="20"/>
                    </w:rPr>
                    <m:t>t-1</m:t>
                  </m:r>
                </m:sub>
              </m:sSub>
              <m:r>
                <m:rPr>
                  <m:sty m:val="p"/>
                </m:rPr>
                <w:rPr>
                  <w:rFonts w:ascii="Cambria Math" w:eastAsiaTheme="minorEastAsia"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BS</m:t>
                  </m:r>
                </m:e>
                <m:sub>
                  <m:r>
                    <m:rPr>
                      <m:sty m:val="p"/>
                    </m:rPr>
                    <w:rPr>
                      <w:rFonts w:ascii="Cambria Math" w:hAnsi="Cambria Math" w:cs="Times New Roman"/>
                      <w:sz w:val="20"/>
                      <w:szCs w:val="20"/>
                    </w:rPr>
                    <m:t>i,t-1</m:t>
                  </m:r>
                </m:sub>
              </m:sSub>
              <m:r>
                <m:rPr>
                  <m:sty m:val="p"/>
                </m:rPr>
                <w:rPr>
                  <w:rFonts w:ascii="Cambria Math" w:hAnsi="Cambria Math" w:cs="Times New Roman"/>
                  <w:sz w:val="20"/>
                  <w:szCs w:val="20"/>
                </w:rPr>
                <m:t>+</m:t>
              </m:r>
              <m:d>
                <m:dPr>
                  <m:ctrlPr>
                    <w:rPr>
                      <w:rFonts w:ascii="Cambria Math" w:hAnsi="Cambria Math" w:cs="Times New Roman"/>
                      <w:iCs/>
                      <w:sz w:val="20"/>
                      <w:szCs w:val="20"/>
                    </w:rPr>
                  </m:ctrlPr>
                </m:dPr>
                <m:e>
                  <m:f>
                    <m:fPr>
                      <m:ctrlPr>
                        <w:rPr>
                          <w:rFonts w:ascii="Cambria Math" w:hAnsi="Cambria Math" w:cs="Times New Roman"/>
                          <w:iCs/>
                          <w:sz w:val="20"/>
                          <w:szCs w:val="20"/>
                        </w:rPr>
                      </m:ctrlPr>
                    </m:fPr>
                    <m:num>
                      <m:r>
                        <m:rPr>
                          <m:sty m:val="p"/>
                        </m:rPr>
                        <w:rPr>
                          <w:rFonts w:ascii="Cambria Math" w:hAnsi="Cambria Math" w:cs="Times New Roman"/>
                          <w:sz w:val="20"/>
                          <w:szCs w:val="20"/>
                        </w:rPr>
                        <m:t>1</m:t>
                      </m:r>
                    </m:num>
                    <m:den>
                      <m:r>
                        <m:rPr>
                          <m:sty m:val="p"/>
                        </m:rPr>
                        <w:rPr>
                          <w:rFonts w:ascii="Cambria Math" w:hAnsi="Cambria Math" w:cs="Times New Roman"/>
                          <w:sz w:val="20"/>
                          <w:szCs w:val="20"/>
                        </w:rPr>
                        <m:t>5</m:t>
                      </m:r>
                    </m:den>
                  </m:f>
                  <m:r>
                    <m:rPr>
                      <m:sty m:val="p"/>
                    </m:rPr>
                    <w:rPr>
                      <w:rFonts w:ascii="Cambria Math" w:eastAsiaTheme="minorEastAsia" w:hAnsi="Cambria Math" w:cs="Times New Roman"/>
                      <w:sz w:val="20"/>
                      <w:szCs w:val="20"/>
                    </w:rPr>
                    <m:t xml:space="preserve"> </m:t>
                  </m:r>
                  <m:nary>
                    <m:naryPr>
                      <m:chr m:val="∑"/>
                      <m:limLoc m:val="undOvr"/>
                      <m:ctrlPr>
                        <w:rPr>
                          <w:rFonts w:ascii="Cambria Math" w:eastAsiaTheme="minorEastAsia" w:hAnsi="Cambria Math" w:cs="Times New Roman"/>
                          <w:iCs/>
                          <w:sz w:val="20"/>
                          <w:szCs w:val="20"/>
                        </w:rPr>
                      </m:ctrlPr>
                    </m:naryPr>
                    <m:sub>
                      <m:r>
                        <m:rPr>
                          <m:sty m:val="p"/>
                        </m:rPr>
                        <w:rPr>
                          <w:rFonts w:ascii="Cambria Math" w:eastAsiaTheme="minorEastAsia" w:hAnsi="Cambria Math" w:cs="Times New Roman"/>
                          <w:sz w:val="20"/>
                          <w:szCs w:val="20"/>
                        </w:rPr>
                        <m:t>j=1</m:t>
                      </m:r>
                    </m:sub>
                    <m:sup>
                      <m:r>
                        <m:rPr>
                          <m:sty m:val="p"/>
                        </m:rPr>
                        <w:rPr>
                          <w:rFonts w:ascii="Cambria Math" w:eastAsiaTheme="minorEastAsia" w:hAnsi="Cambria Math" w:cs="Times New Roman"/>
                          <w:sz w:val="20"/>
                          <w:szCs w:val="20"/>
                        </w:rPr>
                        <m:t>5</m:t>
                      </m:r>
                    </m:sup>
                    <m:e>
                      <m:sSub>
                        <m:sSubPr>
                          <m:ctrlPr>
                            <w:rPr>
                              <w:rFonts w:ascii="Cambria Math" w:hAnsi="Cambria Math" w:cs="Times New Roman"/>
                              <w:iCs/>
                              <w:sz w:val="20"/>
                              <w:szCs w:val="20"/>
                            </w:rPr>
                          </m:ctrlPr>
                        </m:sSubPr>
                        <m:e>
                          <m:r>
                            <m:rPr>
                              <m:sty m:val="p"/>
                            </m:rPr>
                            <w:rPr>
                              <w:rFonts w:ascii="Cambria Math" w:hAnsi="Cambria Math" w:cs="Times New Roman"/>
                              <w:sz w:val="20"/>
                              <w:szCs w:val="20"/>
                            </w:rPr>
                            <m:t>rl</m:t>
                          </m:r>
                        </m:e>
                        <m:sub>
                          <m:r>
                            <m:rPr>
                              <m:sty m:val="p"/>
                            </m:rPr>
                            <w:rPr>
                              <w:rFonts w:ascii="Cambria Math" w:hAnsi="Cambria Math" w:cs="Times New Roman"/>
                              <w:sz w:val="20"/>
                              <w:szCs w:val="20"/>
                            </w:rPr>
                            <m:t>t-j</m:t>
                          </m:r>
                        </m:sub>
                      </m:sSub>
                    </m:e>
                  </m:nary>
                  <m:r>
                    <m:rPr>
                      <m:sty m:val="p"/>
                    </m:rPr>
                    <w:rPr>
                      <w:rFonts w:ascii="Cambria Math" w:eastAsiaTheme="minorEastAsia" w:hAnsi="Cambria Math" w:cs="Times New Roman"/>
                      <w:sz w:val="20"/>
                      <w:szCs w:val="20"/>
                    </w:rPr>
                    <m:t xml:space="preserve"> </m:t>
                  </m:r>
                  <m:ctrlPr>
                    <w:rPr>
                      <w:rFonts w:ascii="Cambria Math" w:eastAsiaTheme="minorEastAsia" w:hAnsi="Cambria Math" w:cs="Times New Roman"/>
                      <w:iCs/>
                      <w:sz w:val="20"/>
                      <w:szCs w:val="20"/>
                    </w:rPr>
                  </m:ctrlPr>
                </m:e>
              </m:d>
              <m:sSub>
                <m:sSubPr>
                  <m:ctrlPr>
                    <w:rPr>
                      <w:rFonts w:ascii="Cambria Math" w:hAnsi="Cambria Math" w:cs="Times New Roman"/>
                      <w:iCs/>
                      <w:sz w:val="20"/>
                      <w:szCs w:val="20"/>
                    </w:rPr>
                  </m:ctrlPr>
                </m:sSubPr>
                <m:e>
                  <m:r>
                    <m:rPr>
                      <m:sty m:val="p"/>
                    </m:rPr>
                    <w:rPr>
                      <w:rFonts w:ascii="Cambria Math" w:hAnsi="Cambria Math" w:cs="Times New Roman"/>
                      <w:sz w:val="20"/>
                      <w:szCs w:val="20"/>
                    </w:rPr>
                    <m:t>BL</m:t>
                  </m:r>
                </m:e>
                <m:sub>
                  <m:r>
                    <m:rPr>
                      <m:sty m:val="p"/>
                    </m:rPr>
                    <w:rPr>
                      <w:rFonts w:ascii="Cambria Math" w:hAnsi="Cambria Math" w:cs="Times New Roman"/>
                      <w:sz w:val="20"/>
                      <w:szCs w:val="20"/>
                    </w:rPr>
                    <m:t>i,t-1</m:t>
                  </m:r>
                </m:sub>
              </m:sSub>
              <m:r>
                <m:rPr>
                  <m:sty m:val="p"/>
                </m:rPr>
                <w:rPr>
                  <w:rFonts w:ascii="Cambria Math" w:hAnsi="Cambria Math" w:cs="Times New Roman"/>
                  <w:sz w:val="20"/>
                  <w:szCs w:val="20"/>
                </w:rPr>
                <m:t>+</m:t>
              </m:r>
              <m:nary>
                <m:naryPr>
                  <m:chr m:val="∑"/>
                  <m:limLoc m:val="undOvr"/>
                  <m:supHide m:val="1"/>
                  <m:ctrlPr>
                    <w:rPr>
                      <w:rFonts w:ascii="Cambria Math" w:hAnsi="Cambria Math" w:cs="Times New Roman"/>
                      <w:iCs/>
                      <w:sz w:val="20"/>
                      <w:szCs w:val="20"/>
                    </w:rPr>
                  </m:ctrlPr>
                </m:naryPr>
                <m:sub>
                  <m:r>
                    <m:rPr>
                      <m:sty m:val="p"/>
                    </m:rPr>
                    <w:rPr>
                      <w:rFonts w:ascii="Cambria Math" w:hAnsi="Cambria Math" w:cs="Times New Roman"/>
                      <w:sz w:val="20"/>
                      <w:szCs w:val="20"/>
                    </w:rPr>
                    <m:t>j</m:t>
                  </m:r>
                </m:sub>
                <m:sup/>
                <m:e>
                  <m:sSub>
                    <m:sSubPr>
                      <m:ctrlPr>
                        <w:rPr>
                          <w:rFonts w:ascii="Cambria Math" w:hAnsi="Cambria Math" w:cs="Times New Roman"/>
                          <w:iCs/>
                          <w:sz w:val="20"/>
                          <w:szCs w:val="20"/>
                        </w:rPr>
                      </m:ctrlPr>
                    </m:sSubPr>
                    <m:e>
                      <m:r>
                        <m:rPr>
                          <m:sty m:val="p"/>
                        </m:rPr>
                        <w:rPr>
                          <w:rFonts w:ascii="Cambria Math" w:hAnsi="Cambria Math" w:cs="Times New Roman"/>
                          <w:sz w:val="20"/>
                          <w:szCs w:val="20"/>
                        </w:rPr>
                        <m:t>rbond</m:t>
                      </m:r>
                    </m:e>
                    <m:sub>
                      <m:r>
                        <m:rPr>
                          <m:sty m:val="p"/>
                        </m:rPr>
                        <w:rPr>
                          <w:rFonts w:ascii="Cambria Math" w:hAnsi="Cambria Math" w:cs="Times New Roman"/>
                          <w:sz w:val="20"/>
                          <w:szCs w:val="20"/>
                        </w:rPr>
                        <m:t>i,j,t-1</m:t>
                      </m:r>
                    </m:sub>
                  </m:sSub>
                  <m:r>
                    <m:rPr>
                      <m:sty m:val="p"/>
                    </m:rPr>
                    <w:rPr>
                      <w:rFonts w:ascii="Cambria Math" w:hAnsi="Cambria Math" w:cs="Times New Roman"/>
                      <w:sz w:val="20"/>
                      <w:szCs w:val="20"/>
                    </w:rPr>
                    <m:t>*</m:t>
                  </m:r>
                </m:e>
              </m:nary>
              <m:sSub>
                <m:sSubPr>
                  <m:ctrlPr>
                    <w:rPr>
                      <w:rFonts w:ascii="Cambria Math" w:hAnsi="Cambria Math" w:cs="Times New Roman"/>
                      <w:iCs/>
                      <w:sz w:val="20"/>
                      <w:szCs w:val="20"/>
                    </w:rPr>
                  </m:ctrlPr>
                </m:sSubPr>
                <m:e>
                  <m:r>
                    <m:rPr>
                      <m:sty m:val="p"/>
                    </m:rPr>
                    <w:rPr>
                      <w:rFonts w:ascii="Cambria Math" w:hAnsi="Cambria Math" w:cs="Times New Roman"/>
                      <w:sz w:val="20"/>
                      <w:szCs w:val="20"/>
                    </w:rPr>
                    <m:t>Bonds1</m:t>
                  </m:r>
                </m:e>
                <m:sub>
                  <m:r>
                    <m:rPr>
                      <m:sty m:val="p"/>
                    </m:rPr>
                    <w:rPr>
                      <w:rFonts w:ascii="Cambria Math" w:hAnsi="Cambria Math" w:cs="Times New Roman"/>
                      <w:sz w:val="20"/>
                      <w:szCs w:val="20"/>
                    </w:rPr>
                    <m:t>i,j,t-1</m:t>
                  </m:r>
                </m:sub>
              </m:sSub>
            </m:oMath>
            <w:r w:rsidR="004A1A69" w:rsidRPr="000C37BA">
              <w:rPr>
                <w:rFonts w:ascii="Times New Roman" w:eastAsiaTheme="minorEastAsia" w:hAnsi="Times New Roman" w:cs="Times New Roman"/>
                <w:iCs/>
                <w:sz w:val="20"/>
                <w:szCs w:val="20"/>
              </w:rPr>
              <w:t xml:space="preserve"> </w:t>
            </w:r>
          </w:p>
        </w:tc>
      </w:tr>
      <w:tr w:rsidR="00A6397F" w:rsidRPr="004857E0" w14:paraId="3AD48748" w14:textId="77777777" w:rsidTr="00DC7D3C">
        <w:trPr>
          <w:trHeight w:val="1251"/>
        </w:trPr>
        <w:tc>
          <w:tcPr>
            <w:tcW w:w="2106" w:type="dxa"/>
            <w:shd w:val="clear" w:color="auto" w:fill="auto"/>
            <w:vAlign w:val="center"/>
          </w:tcPr>
          <w:p w14:paraId="6581DD98" w14:textId="495BCF41" w:rsidR="00A6397F" w:rsidRPr="00DC7D3C" w:rsidRDefault="002B6AD5" w:rsidP="00DC7D3C">
            <w:pPr>
              <w:jc w:val="center"/>
              <w:rPr>
                <w:rFonts w:ascii="Times New Roman" w:hAnsi="Times New Roman" w:cs="Times New Roman"/>
                <w:sz w:val="20"/>
                <w:szCs w:val="20"/>
                <w:lang w:val="en-US"/>
              </w:rPr>
            </w:pPr>
            <w:r w:rsidRPr="00DC7D3C">
              <w:rPr>
                <w:rFonts w:ascii="Times New Roman" w:hAnsi="Times New Roman" w:cs="Times New Roman"/>
                <w:sz w:val="20"/>
                <w:szCs w:val="20"/>
                <w:lang w:val="en-US"/>
              </w:rPr>
              <w:t xml:space="preserve">Are zombie firms more incentivized to financialize? </w:t>
            </w:r>
            <w:r w:rsidR="00A6397F" w:rsidRPr="00DC7D3C">
              <w:rPr>
                <w:rFonts w:ascii="Times New Roman" w:hAnsi="Times New Roman" w:cs="Times New Roman"/>
                <w:sz w:val="20"/>
                <w:szCs w:val="20"/>
                <w:lang w:val="en-US"/>
              </w:rPr>
              <w:t>(2021)</w:t>
            </w:r>
          </w:p>
        </w:tc>
        <w:tc>
          <w:tcPr>
            <w:tcW w:w="6961" w:type="dxa"/>
            <w:shd w:val="clear" w:color="auto" w:fill="auto"/>
          </w:tcPr>
          <w:p w14:paraId="28037151" w14:textId="01D89929" w:rsidR="00A6397F" w:rsidRPr="000C37BA" w:rsidRDefault="00A6397F" w:rsidP="000C37BA">
            <w:pPr>
              <w:jc w:val="both"/>
              <w:rPr>
                <w:rFonts w:ascii="Times New Roman" w:hAnsi="Times New Roman" w:cs="Times New Roman"/>
                <w:sz w:val="20"/>
                <w:szCs w:val="20"/>
                <w:lang w:val="es-ES_tradnl"/>
              </w:rPr>
            </w:pPr>
            <w:r w:rsidRPr="000C37BA">
              <w:rPr>
                <w:rFonts w:ascii="Times New Roman" w:hAnsi="Times New Roman" w:cs="Times New Roman"/>
                <w:b/>
                <w:bCs/>
                <w:sz w:val="20"/>
                <w:szCs w:val="20"/>
                <w:lang w:val="es-ES_tradnl"/>
              </w:rPr>
              <w:t xml:space="preserve">Criterio del estudio, </w:t>
            </w:r>
            <w:r w:rsidRPr="000C37BA">
              <w:rPr>
                <w:rFonts w:ascii="Times New Roman" w:hAnsi="Times New Roman" w:cs="Times New Roman"/>
                <w:sz w:val="20"/>
                <w:szCs w:val="20"/>
                <w:lang w:val="es-ES_tradnl"/>
              </w:rPr>
              <w:t>basado en CHK, FN y Imai y sigue</w:t>
            </w:r>
            <w:r w:rsidR="002C7A0D" w:rsidRPr="000C37BA">
              <w:rPr>
                <w:rFonts w:ascii="Times New Roman" w:hAnsi="Times New Roman" w:cs="Times New Roman"/>
                <w:sz w:val="20"/>
                <w:szCs w:val="20"/>
                <w:lang w:val="es-ES_tradnl"/>
              </w:rPr>
              <w:t xml:space="preserve"> los siguientes</w:t>
            </w:r>
            <w:r w:rsidRPr="000C37BA">
              <w:rPr>
                <w:rFonts w:ascii="Times New Roman" w:hAnsi="Times New Roman" w:cs="Times New Roman"/>
                <w:sz w:val="20"/>
                <w:szCs w:val="20"/>
                <w:lang w:val="es-ES_tradnl"/>
              </w:rPr>
              <w:t xml:space="preserve"> pasos:</w:t>
            </w:r>
          </w:p>
          <w:p w14:paraId="0BB1945F" w14:textId="57856CDA" w:rsidR="00A6397F" w:rsidRPr="000C37BA" w:rsidRDefault="002C7A0D" w:rsidP="00EA7835">
            <w:pPr>
              <w:pStyle w:val="Prrafodelista"/>
              <w:numPr>
                <w:ilvl w:val="0"/>
                <w:numId w:val="37"/>
              </w:numPr>
              <w:ind w:left="643"/>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Cálculo de</w:t>
            </w:r>
            <w:r w:rsidR="00A6397F" w:rsidRPr="000C37BA">
              <w:rPr>
                <w:rFonts w:ascii="Times New Roman" w:hAnsi="Times New Roman" w:cs="Times New Roman"/>
                <w:sz w:val="20"/>
                <w:szCs w:val="20"/>
                <w:lang w:val="es-ES_tradnl"/>
              </w:rPr>
              <w:t xml:space="preserve"> </w:t>
            </w:r>
            <m:oMath>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oMath>
            <w:r w:rsidR="00A6397F" w:rsidRPr="000C37BA">
              <w:rPr>
                <w:rFonts w:ascii="Times New Roman" w:eastAsiaTheme="minorEastAsia" w:hAnsi="Times New Roman" w:cs="Times New Roman"/>
                <w:iCs/>
                <w:sz w:val="20"/>
                <w:szCs w:val="20"/>
              </w:rPr>
              <w:t xml:space="preserve"> ídem a la </w:t>
            </w:r>
            <w:hyperlink w:anchor="ecuación_1" w:history="1">
              <w:r w:rsidR="00A6397F" w:rsidRPr="00293767">
                <w:rPr>
                  <w:rStyle w:val="Hipervnculo"/>
                  <w:rFonts w:ascii="Times New Roman" w:eastAsiaTheme="minorEastAsia" w:hAnsi="Times New Roman" w:cs="Times New Roman"/>
                  <w:iCs/>
                  <w:sz w:val="20"/>
                  <w:szCs w:val="20"/>
                </w:rPr>
                <w:t>ecuación 1</w:t>
              </w:r>
            </w:hyperlink>
          </w:p>
          <w:p w14:paraId="4E49BB44" w14:textId="1AE7DDC7" w:rsidR="00A6397F" w:rsidRPr="000C37BA" w:rsidRDefault="00A6397F" w:rsidP="00EA7835">
            <w:pPr>
              <w:pStyle w:val="Prrafodelista"/>
              <w:numPr>
                <w:ilvl w:val="0"/>
                <w:numId w:val="37"/>
              </w:numPr>
              <w:ind w:left="643"/>
              <w:jc w:val="both"/>
              <w:rPr>
                <w:rFonts w:ascii="Times New Roman" w:hAnsi="Times New Roman" w:cs="Times New Roman"/>
                <w:sz w:val="20"/>
                <w:szCs w:val="20"/>
                <w:lang w:val="es-ES_tradnl"/>
              </w:rPr>
            </w:pPr>
            <w:r w:rsidRPr="000C37BA">
              <w:rPr>
                <w:rFonts w:ascii="Times New Roman" w:eastAsiaTheme="minorEastAsia" w:hAnsi="Times New Roman" w:cs="Times New Roman"/>
                <w:iCs/>
                <w:sz w:val="20"/>
                <w:szCs w:val="20"/>
              </w:rPr>
              <w:t xml:space="preserve">Si </w:t>
            </w:r>
            <w:r w:rsidR="00812EA4" w:rsidRPr="000C37BA">
              <w:rPr>
                <w:rFonts w:ascii="Times New Roman" w:eastAsiaTheme="minorEastAsia" w:hAnsi="Times New Roman" w:cs="Times New Roman"/>
                <w:iCs/>
                <w:sz w:val="20"/>
                <w:szCs w:val="20"/>
              </w:rPr>
              <w:t>la media móvil de tres años de: (</w:t>
            </w:r>
            <m:oMath>
              <m:r>
                <m:rPr>
                  <m:sty m:val="p"/>
                </m:rPr>
                <w:rPr>
                  <w:rFonts w:ascii="Cambria Math" w:eastAsiaTheme="minorEastAsia" w:hAnsi="Cambria Math" w:cs="Times New Roman"/>
                  <w:sz w:val="20"/>
                  <w:szCs w:val="20"/>
                </w:rPr>
                <m:t>Ingresos netos-subvenciones gobierno-</m:t>
              </m:r>
              <m:sSub>
                <m:sSubPr>
                  <m:ctrlPr>
                    <w:rPr>
                      <w:rFonts w:ascii="Cambria Math" w:hAnsi="Cambria Math" w:cs="Times New Roman"/>
                      <w:iCs/>
                      <w:sz w:val="20"/>
                      <w:szCs w:val="20"/>
                    </w:rPr>
                  </m:ctrlPr>
                </m:sSub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Sub>
              <m:r>
                <w:rPr>
                  <w:rFonts w:ascii="Cambria Math" w:hAnsi="Cambria Math" w:cs="Times New Roman"/>
                  <w:sz w:val="20"/>
                  <w:szCs w:val="20"/>
                </w:rPr>
                <m:t>-</m:t>
              </m:r>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r>
                <w:rPr>
                  <w:rFonts w:ascii="Cambria Math" w:hAnsi="Cambria Math" w:cs="Times New Roman"/>
                  <w:sz w:val="20"/>
                  <w:szCs w:val="20"/>
                </w:rPr>
                <m:t>))</m:t>
              </m:r>
            </m:oMath>
            <w:r w:rsidR="00812EA4" w:rsidRPr="000C37BA">
              <w:rPr>
                <w:rFonts w:ascii="Times New Roman" w:eastAsiaTheme="minorEastAsia" w:hAnsi="Times New Roman" w:cs="Times New Roman"/>
                <w:sz w:val="20"/>
                <w:szCs w:val="20"/>
              </w:rPr>
              <w:t xml:space="preserve"> &lt; 0: Empresa Zombi</w:t>
            </w:r>
          </w:p>
          <w:p w14:paraId="7FDC62EF" w14:textId="77777777" w:rsidR="00812EA4" w:rsidRPr="000C37BA" w:rsidRDefault="00812EA4" w:rsidP="000C37BA">
            <w:pPr>
              <w:jc w:val="both"/>
              <w:rPr>
                <w:rFonts w:ascii="Times New Roman" w:hAnsi="Times New Roman" w:cs="Times New Roman"/>
                <w:b/>
                <w:bCs/>
                <w:sz w:val="20"/>
                <w:szCs w:val="20"/>
                <w:lang w:val="es-ES_tradnl"/>
              </w:rPr>
            </w:pPr>
            <w:r w:rsidRPr="000C37BA">
              <w:rPr>
                <w:rFonts w:ascii="Times New Roman" w:hAnsi="Times New Roman" w:cs="Times New Roman"/>
                <w:b/>
                <w:bCs/>
                <w:sz w:val="20"/>
                <w:szCs w:val="20"/>
                <w:lang w:val="es-ES_tradnl"/>
              </w:rPr>
              <w:t>Criterio alternativo:</w:t>
            </w:r>
          </w:p>
          <w:p w14:paraId="421F0375" w14:textId="587BB163" w:rsidR="00812EA4" w:rsidRPr="000C37BA" w:rsidRDefault="00812EA4" w:rsidP="000C37BA">
            <w:pPr>
              <w:pStyle w:val="Prrafodelista"/>
              <w:numPr>
                <w:ilvl w:val="0"/>
                <w:numId w:val="22"/>
              </w:numPr>
              <w:ind w:left="643"/>
              <w:jc w:val="both"/>
              <w:rPr>
                <w:rFonts w:ascii="Times New Roman" w:hAnsi="Times New Roman" w:cs="Times New Roman"/>
                <w:sz w:val="20"/>
                <w:szCs w:val="20"/>
                <w:lang w:val="es-ES_tradnl"/>
              </w:rPr>
            </w:pPr>
            <w:r w:rsidRPr="000C37BA">
              <w:rPr>
                <w:rFonts w:ascii="Times New Roman" w:hAnsi="Times New Roman" w:cs="Times New Roman"/>
                <w:sz w:val="20"/>
                <w:szCs w:val="20"/>
              </w:rPr>
              <w:t>Pérdidas por tres años consecutivos: Empresa Zombi</w:t>
            </w:r>
          </w:p>
        </w:tc>
      </w:tr>
      <w:tr w:rsidR="006E721F" w:rsidRPr="004857E0" w14:paraId="376AE99F" w14:textId="77777777" w:rsidTr="00DC7D3C">
        <w:trPr>
          <w:trHeight w:val="1251"/>
        </w:trPr>
        <w:tc>
          <w:tcPr>
            <w:tcW w:w="2106" w:type="dxa"/>
            <w:shd w:val="clear" w:color="auto" w:fill="auto"/>
            <w:vAlign w:val="center"/>
          </w:tcPr>
          <w:p w14:paraId="605AEEDF" w14:textId="3A5288C3" w:rsidR="006E721F" w:rsidRPr="00DC7D3C" w:rsidRDefault="002766D2" w:rsidP="00DC7D3C">
            <w:pPr>
              <w:jc w:val="center"/>
              <w:rPr>
                <w:rFonts w:ascii="Times New Roman" w:hAnsi="Times New Roman" w:cs="Times New Roman"/>
                <w:sz w:val="20"/>
                <w:szCs w:val="20"/>
                <w:lang w:val="en-US"/>
              </w:rPr>
            </w:pPr>
            <w:r w:rsidRPr="00DC7D3C">
              <w:rPr>
                <w:rFonts w:ascii="Times New Roman" w:hAnsi="Times New Roman" w:cs="Times New Roman"/>
                <w:sz w:val="20"/>
                <w:szCs w:val="20"/>
                <w:lang w:val="en-US"/>
              </w:rPr>
              <w:t>Zombie firms: Prevalence, determinants, and corporate policies (2021)</w:t>
            </w:r>
          </w:p>
        </w:tc>
        <w:tc>
          <w:tcPr>
            <w:tcW w:w="6961" w:type="dxa"/>
            <w:shd w:val="clear" w:color="auto" w:fill="auto"/>
          </w:tcPr>
          <w:p w14:paraId="4529552D" w14:textId="77777777" w:rsidR="006E721F" w:rsidRPr="000C37BA" w:rsidRDefault="002766D2" w:rsidP="000C37BA">
            <w:pPr>
              <w:jc w:val="both"/>
              <w:rPr>
                <w:rFonts w:ascii="Times New Roman" w:hAnsi="Times New Roman" w:cs="Times New Roman"/>
                <w:sz w:val="20"/>
                <w:szCs w:val="20"/>
                <w:lang w:val="es-ES_tradnl"/>
              </w:rPr>
            </w:pPr>
            <w:r w:rsidRPr="000C37BA">
              <w:rPr>
                <w:rFonts w:ascii="Times New Roman" w:hAnsi="Times New Roman" w:cs="Times New Roman"/>
                <w:b/>
                <w:bCs/>
                <w:sz w:val="20"/>
                <w:szCs w:val="20"/>
                <w:lang w:val="es-ES_tradnl"/>
              </w:rPr>
              <w:t xml:space="preserve">Criterio del estudio, </w:t>
            </w:r>
            <w:r w:rsidRPr="000C37BA">
              <w:rPr>
                <w:rFonts w:ascii="Times New Roman" w:hAnsi="Times New Roman" w:cs="Times New Roman"/>
                <w:sz w:val="20"/>
                <w:szCs w:val="20"/>
                <w:lang w:val="es-ES_tradnl"/>
              </w:rPr>
              <w:t>basado en Adalet McGowan y siguen estos pasos:</w:t>
            </w:r>
          </w:p>
          <w:p w14:paraId="437E1AE8" w14:textId="7AFD6852" w:rsidR="002766D2" w:rsidRPr="000C37BA" w:rsidRDefault="00DC7D3C" w:rsidP="00EA7835">
            <w:pPr>
              <w:pStyle w:val="Prrafodelista"/>
              <w:numPr>
                <w:ilvl w:val="0"/>
                <w:numId w:val="38"/>
              </w:numPr>
              <w:ind w:left="643"/>
              <w:jc w:val="both"/>
              <w:rPr>
                <w:rFonts w:ascii="Times New Roman" w:hAnsi="Times New Roman" w:cs="Times New Roman"/>
                <w:sz w:val="20"/>
                <w:szCs w:val="20"/>
                <w:lang w:val="es-ES_tradnl"/>
              </w:rPr>
            </w:pPr>
            <m:oMath>
              <m:r>
                <m:rPr>
                  <m:sty m:val="p"/>
                </m:rPr>
                <w:rPr>
                  <w:rFonts w:ascii="Cambria Math" w:hAnsi="Cambria Math" w:cs="Times New Roman"/>
                  <w:sz w:val="20"/>
                  <w:szCs w:val="20"/>
                </w:rPr>
                <m:t>Edad&gt;10 años</m:t>
              </m:r>
            </m:oMath>
          </w:p>
          <w:p w14:paraId="1B8AD06F" w14:textId="545D0BD3" w:rsidR="002766D2" w:rsidRPr="000C37BA" w:rsidRDefault="00DC7D3C" w:rsidP="00EA7835">
            <w:pPr>
              <w:pStyle w:val="Prrafodelista"/>
              <w:numPr>
                <w:ilvl w:val="0"/>
                <w:numId w:val="38"/>
              </w:numPr>
              <w:ind w:left="643"/>
              <w:jc w:val="both"/>
              <w:rPr>
                <w:rFonts w:ascii="Times New Roman" w:hAnsi="Times New Roman" w:cs="Times New Roman"/>
                <w:sz w:val="20"/>
                <w:szCs w:val="20"/>
                <w:lang w:val="es-ES_tradnl"/>
              </w:rPr>
            </w:pPr>
            <m:oMath>
              <m:r>
                <m:rPr>
                  <m:sty m:val="p"/>
                </m:rPr>
                <w:rPr>
                  <w:rFonts w:ascii="Cambria Math" w:hAnsi="Cambria Math" w:cs="Times New Roman"/>
                  <w:sz w:val="20"/>
                  <w:szCs w:val="20"/>
                </w:rPr>
                <m:t>ICR=</m:t>
              </m:r>
              <m:f>
                <m:fPr>
                  <m:ctrlPr>
                    <w:rPr>
                      <w:rFonts w:ascii="Cambria Math" w:hAnsi="Cambria Math" w:cs="Times New Roman"/>
                      <w:iCs/>
                      <w:sz w:val="20"/>
                      <w:szCs w:val="20"/>
                    </w:rPr>
                  </m:ctrlPr>
                </m:fPr>
                <m:num>
                  <m:r>
                    <m:rPr>
                      <m:sty m:val="p"/>
                    </m:rPr>
                    <w:rPr>
                      <w:rFonts w:ascii="Cambria Math" w:hAnsi="Cambria Math" w:cs="Times New Roman"/>
                      <w:sz w:val="20"/>
                      <w:szCs w:val="20"/>
                    </w:rPr>
                    <m:t>EBITDA</m:t>
                  </m:r>
                </m:num>
                <m:den>
                  <m:r>
                    <m:rPr>
                      <m:sty m:val="p"/>
                    </m:rPr>
                    <w:rPr>
                      <w:rFonts w:ascii="Cambria Math" w:hAnsi="Cambria Math" w:cs="Times New Roman"/>
                      <w:sz w:val="20"/>
                      <w:szCs w:val="20"/>
                    </w:rPr>
                    <m:t xml:space="preserve">Gastos por intereses </m:t>
                  </m:r>
                </m:den>
              </m:f>
              <m:r>
                <m:rPr>
                  <m:sty m:val="p"/>
                </m:rPr>
                <w:rPr>
                  <w:rFonts w:ascii="Cambria Math" w:hAnsi="Cambria Math" w:cs="Times New Roman"/>
                  <w:sz w:val="20"/>
                  <w:szCs w:val="20"/>
                </w:rPr>
                <m:t>&lt;1</m:t>
              </m:r>
            </m:oMath>
            <w:r w:rsidR="002766D2" w:rsidRPr="000C37BA">
              <w:rPr>
                <w:rFonts w:ascii="Times New Roman" w:eastAsiaTheme="minorEastAsia" w:hAnsi="Times New Roman" w:cs="Times New Roman"/>
                <w:sz w:val="20"/>
                <w:szCs w:val="20"/>
              </w:rPr>
              <w:t>, para tres años consecutivos</w:t>
            </w:r>
          </w:p>
        </w:tc>
      </w:tr>
      <w:tr w:rsidR="002766D2" w:rsidRPr="004857E0" w14:paraId="2FA8AC3F" w14:textId="77777777" w:rsidTr="00DC7D3C">
        <w:trPr>
          <w:trHeight w:val="1251"/>
        </w:trPr>
        <w:tc>
          <w:tcPr>
            <w:tcW w:w="2106" w:type="dxa"/>
            <w:shd w:val="clear" w:color="auto" w:fill="auto"/>
            <w:vAlign w:val="center"/>
          </w:tcPr>
          <w:p w14:paraId="368CE654" w14:textId="77489719" w:rsidR="002766D2" w:rsidRPr="00DC7D3C" w:rsidRDefault="002766D2" w:rsidP="00DC7D3C">
            <w:pPr>
              <w:jc w:val="center"/>
              <w:rPr>
                <w:rFonts w:ascii="Times New Roman" w:hAnsi="Times New Roman" w:cs="Times New Roman"/>
                <w:sz w:val="20"/>
                <w:szCs w:val="20"/>
                <w:lang w:val="en-US"/>
              </w:rPr>
            </w:pPr>
            <w:r w:rsidRPr="00DC7D3C">
              <w:rPr>
                <w:rFonts w:ascii="Times New Roman" w:hAnsi="Times New Roman" w:cs="Times New Roman"/>
                <w:sz w:val="20"/>
                <w:szCs w:val="20"/>
                <w:lang w:val="en-US"/>
              </w:rPr>
              <w:t>Recovery and exit of zombie firms in Portugal (2021)</w:t>
            </w:r>
          </w:p>
        </w:tc>
        <w:tc>
          <w:tcPr>
            <w:tcW w:w="6961" w:type="dxa"/>
            <w:shd w:val="clear" w:color="auto" w:fill="auto"/>
          </w:tcPr>
          <w:p w14:paraId="0E329BAA" w14:textId="2099185B" w:rsidR="002766D2" w:rsidRPr="000C37BA" w:rsidRDefault="0093710E" w:rsidP="000C37BA">
            <w:pPr>
              <w:jc w:val="both"/>
              <w:rPr>
                <w:rFonts w:ascii="Times New Roman" w:hAnsi="Times New Roman" w:cs="Times New Roman"/>
                <w:sz w:val="20"/>
                <w:szCs w:val="20"/>
                <w:lang w:val="es-ES_tradnl"/>
              </w:rPr>
            </w:pPr>
            <w:r w:rsidRPr="000C37BA">
              <w:rPr>
                <w:rFonts w:ascii="Times New Roman" w:hAnsi="Times New Roman" w:cs="Times New Roman"/>
                <w:b/>
                <w:bCs/>
                <w:sz w:val="20"/>
                <w:szCs w:val="20"/>
                <w:lang w:val="es-ES_tradnl"/>
              </w:rPr>
              <w:t xml:space="preserve">Criterio del estudio, </w:t>
            </w:r>
            <w:r w:rsidRPr="000C37BA">
              <w:rPr>
                <w:rFonts w:ascii="Times New Roman" w:hAnsi="Times New Roman" w:cs="Times New Roman"/>
                <w:sz w:val="20"/>
                <w:szCs w:val="20"/>
                <w:lang w:val="es-ES_tradnl"/>
              </w:rPr>
              <w:t xml:space="preserve">basado en Schivardi y sigue </w:t>
            </w:r>
            <w:r w:rsidR="005400C8" w:rsidRPr="000C37BA">
              <w:rPr>
                <w:rFonts w:ascii="Times New Roman" w:hAnsi="Times New Roman" w:cs="Times New Roman"/>
                <w:sz w:val="20"/>
                <w:szCs w:val="20"/>
                <w:lang w:val="es-ES_tradnl"/>
              </w:rPr>
              <w:t xml:space="preserve">los siguientes </w:t>
            </w:r>
            <w:r w:rsidRPr="000C37BA">
              <w:rPr>
                <w:rFonts w:ascii="Times New Roman" w:hAnsi="Times New Roman" w:cs="Times New Roman"/>
                <w:sz w:val="20"/>
                <w:szCs w:val="20"/>
                <w:lang w:val="es-ES_tradnl"/>
              </w:rPr>
              <w:t>pasos:</w:t>
            </w:r>
          </w:p>
          <w:p w14:paraId="083357C4" w14:textId="4C9E44E5" w:rsidR="0093710E" w:rsidRPr="000C37BA" w:rsidRDefault="0093710E" w:rsidP="00EA7835">
            <w:pPr>
              <w:pStyle w:val="Prrafodelista"/>
              <w:numPr>
                <w:ilvl w:val="0"/>
                <w:numId w:val="39"/>
              </w:numPr>
              <w:ind w:left="643"/>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ROA</w:t>
            </w:r>
            <w:r w:rsidR="00DD439A" w:rsidRPr="000C37BA">
              <w:rPr>
                <w:rFonts w:ascii="Times New Roman" w:hAnsi="Times New Roman" w:cs="Times New Roman"/>
                <w:sz w:val="20"/>
                <w:szCs w:val="20"/>
                <w:lang w:val="es-ES_tradnl"/>
              </w:rPr>
              <w:t xml:space="preserve"> </w:t>
            </w:r>
            <m:oMath>
              <m:d>
                <m:dPr>
                  <m:ctrlPr>
                    <w:rPr>
                      <w:rFonts w:ascii="Cambria Math" w:hAnsi="Cambria Math" w:cs="Times New Roman"/>
                      <w:i/>
                      <w:sz w:val="20"/>
                      <w:szCs w:val="20"/>
                      <w:lang w:val="es-ES_tradnl"/>
                    </w:rPr>
                  </m:ctrlPr>
                </m:dPr>
                <m:e>
                  <m:f>
                    <m:fPr>
                      <m:ctrlPr>
                        <w:rPr>
                          <w:rFonts w:ascii="Cambria Math" w:hAnsi="Cambria Math" w:cs="Times New Roman"/>
                          <w:iCs/>
                          <w:sz w:val="20"/>
                          <w:szCs w:val="20"/>
                        </w:rPr>
                      </m:ctrlPr>
                    </m:fPr>
                    <m:num>
                      <m:r>
                        <m:rPr>
                          <m:sty m:val="p"/>
                        </m:rPr>
                        <w:rPr>
                          <w:rFonts w:ascii="Cambria Math" w:hAnsi="Cambria Math" w:cs="Times New Roman"/>
                          <w:sz w:val="20"/>
                          <w:szCs w:val="20"/>
                        </w:rPr>
                        <m:t>EBITDA</m:t>
                      </m:r>
                    </m:num>
                    <m:den>
                      <m:r>
                        <m:rPr>
                          <m:sty m:val="p"/>
                        </m:rPr>
                        <w:rPr>
                          <w:rFonts w:ascii="Cambria Math" w:hAnsi="Cambria Math" w:cs="Times New Roman"/>
                          <w:sz w:val="20"/>
                          <w:szCs w:val="20"/>
                        </w:rPr>
                        <m:t>Activos totales</m:t>
                      </m:r>
                    </m:den>
                  </m:f>
                </m:e>
              </m:d>
              <m:r>
                <w:rPr>
                  <w:rFonts w:ascii="Cambria Math" w:hAnsi="Cambria Math" w:cs="Times New Roman"/>
                  <w:sz w:val="20"/>
                  <w:szCs w:val="20"/>
                  <w:lang w:val="es-ES_tradnl"/>
                </w:rPr>
                <m:t>&lt;</m:t>
              </m:r>
            </m:oMath>
            <w:r w:rsidR="00111B85" w:rsidRPr="000C37BA">
              <w:rPr>
                <w:rFonts w:ascii="Times New Roman" w:hAnsi="Times New Roman" w:cs="Times New Roman"/>
                <w:sz w:val="20"/>
                <w:szCs w:val="20"/>
              </w:rPr>
              <w:t xml:space="preserve"> tipo de interés medio anual Euribor a 12 meses</w:t>
            </w:r>
            <w:r w:rsidR="00DD439A" w:rsidRPr="000C37BA">
              <w:rPr>
                <w:rFonts w:ascii="Times New Roman" w:eastAsiaTheme="minorEastAsia" w:hAnsi="Times New Roman" w:cs="Times New Roman"/>
                <w:sz w:val="20"/>
                <w:szCs w:val="20"/>
                <w:lang w:val="es-ES_tradnl"/>
              </w:rPr>
              <w:t>, por tres años consecutivos</w:t>
            </w:r>
          </w:p>
          <w:p w14:paraId="4AF2B655" w14:textId="45DCE151" w:rsidR="00DD439A" w:rsidRPr="000C37BA" w:rsidRDefault="00DD439A" w:rsidP="00EA7835">
            <w:pPr>
              <w:pStyle w:val="Prrafodelista"/>
              <w:numPr>
                <w:ilvl w:val="0"/>
                <w:numId w:val="39"/>
              </w:numPr>
              <w:ind w:left="643"/>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 xml:space="preserve">Apalancamiento </w:t>
            </w:r>
            <m:oMath>
              <m:d>
                <m:dPr>
                  <m:ctrlPr>
                    <w:rPr>
                      <w:rFonts w:ascii="Cambria Math" w:hAnsi="Cambria Math" w:cs="Times New Roman"/>
                      <w:sz w:val="20"/>
                      <w:szCs w:val="20"/>
                    </w:rPr>
                  </m:ctrlPr>
                </m:dPr>
                <m:e>
                  <m:f>
                    <m:fPr>
                      <m:ctrlPr>
                        <w:rPr>
                          <w:rFonts w:ascii="Cambria Math" w:hAnsi="Cambria Math" w:cs="Times New Roman"/>
                          <w:sz w:val="20"/>
                          <w:szCs w:val="20"/>
                        </w:rPr>
                      </m:ctrlPr>
                    </m:fPr>
                    <m:num>
                      <m:r>
                        <m:rPr>
                          <m:sty m:val="p"/>
                        </m:rPr>
                        <w:rPr>
                          <w:rFonts w:ascii="Cambria Math" w:hAnsi="Cambria Math" w:cs="Times New Roman"/>
                          <w:sz w:val="20"/>
                          <w:szCs w:val="20"/>
                        </w:rPr>
                        <m:t>Deuda del pasivo corriente y largo plazo</m:t>
                      </m:r>
                    </m:num>
                    <m:den>
                      <m:r>
                        <m:rPr>
                          <m:sty m:val="p"/>
                        </m:rPr>
                        <w:rPr>
                          <w:rFonts w:ascii="Cambria Math" w:hAnsi="Cambria Math" w:cs="Times New Roman"/>
                          <w:sz w:val="20"/>
                          <w:szCs w:val="20"/>
                        </w:rPr>
                        <m:t>Activos totales</m:t>
                      </m:r>
                    </m:den>
                  </m:f>
                </m:e>
              </m:d>
              <m:r>
                <w:rPr>
                  <w:rFonts w:ascii="Cambria Math" w:hAnsi="Cambria Math" w:cs="Times New Roman"/>
                  <w:sz w:val="20"/>
                  <w:szCs w:val="20"/>
                </w:rPr>
                <m:t xml:space="preserve">&gt; </m:t>
              </m:r>
            </m:oMath>
            <w:r w:rsidRPr="000C37BA">
              <w:rPr>
                <w:rFonts w:ascii="Times New Roman" w:eastAsiaTheme="minorEastAsia" w:hAnsi="Times New Roman" w:cs="Times New Roman"/>
                <w:sz w:val="20"/>
                <w:szCs w:val="20"/>
              </w:rPr>
              <w:t xml:space="preserve">valor de la </w:t>
            </w:r>
            <w:r w:rsidRPr="000C37BA">
              <w:rPr>
                <w:rFonts w:ascii="Times New Roman" w:hAnsi="Times New Roman" w:cs="Times New Roman"/>
                <w:sz w:val="20"/>
                <w:szCs w:val="20"/>
              </w:rPr>
              <w:t>mediana de apalancamiento del grupo de empresas que salieron</w:t>
            </w:r>
          </w:p>
          <w:p w14:paraId="10F1F32E" w14:textId="73961C22" w:rsidR="00111B85" w:rsidRPr="000C37BA" w:rsidRDefault="00DC7D3C" w:rsidP="00EA7835">
            <w:pPr>
              <w:pStyle w:val="Prrafodelista"/>
              <w:numPr>
                <w:ilvl w:val="0"/>
                <w:numId w:val="39"/>
              </w:numPr>
              <w:ind w:left="643"/>
              <w:jc w:val="both"/>
              <w:rPr>
                <w:rFonts w:ascii="Times New Roman" w:hAnsi="Times New Roman" w:cs="Times New Roman"/>
                <w:sz w:val="20"/>
                <w:szCs w:val="20"/>
                <w:lang w:val="es-ES_tradnl"/>
              </w:rPr>
            </w:pPr>
            <m:oMath>
              <m:r>
                <m:rPr>
                  <m:sty m:val="p"/>
                </m:rPr>
                <w:rPr>
                  <w:rFonts w:ascii="Cambria Math" w:hAnsi="Cambria Math" w:cs="Times New Roman"/>
                  <w:sz w:val="20"/>
                  <w:szCs w:val="20"/>
                </w:rPr>
                <m:t>Edad&gt;5 años</m:t>
              </m:r>
            </m:oMath>
          </w:p>
          <w:p w14:paraId="563FB1D4" w14:textId="34159010" w:rsidR="00111B85" w:rsidRPr="000C37BA" w:rsidRDefault="005400C8" w:rsidP="00EA7835">
            <w:pPr>
              <w:pStyle w:val="Prrafodelista"/>
              <w:numPr>
                <w:ilvl w:val="0"/>
                <w:numId w:val="39"/>
              </w:numPr>
              <w:ind w:left="643"/>
              <w:jc w:val="both"/>
              <w:rPr>
                <w:rFonts w:ascii="Times New Roman" w:hAnsi="Times New Roman" w:cs="Times New Roman"/>
                <w:sz w:val="20"/>
                <w:szCs w:val="20"/>
                <w:lang w:val="es-ES_tradnl"/>
              </w:rPr>
            </w:pPr>
            <w:r w:rsidRPr="000C37BA">
              <w:rPr>
                <w:rFonts w:ascii="Times New Roman" w:hAnsi="Times New Roman" w:cs="Times New Roman"/>
                <w:sz w:val="20"/>
                <w:szCs w:val="20"/>
              </w:rPr>
              <w:t>Además, incluyen aquellas</w:t>
            </w:r>
            <w:r w:rsidR="00021D0C" w:rsidRPr="000C37BA">
              <w:rPr>
                <w:rFonts w:ascii="Times New Roman" w:hAnsi="Times New Roman" w:cs="Times New Roman"/>
                <w:sz w:val="20"/>
                <w:szCs w:val="20"/>
              </w:rPr>
              <w:t xml:space="preserve"> empresas zombis que se convierten en no zombis en t+1 y zombis de nuevo en t+2</w:t>
            </w:r>
          </w:p>
          <w:p w14:paraId="375FAD46" w14:textId="77777777" w:rsidR="007D5750" w:rsidRPr="000C37BA" w:rsidRDefault="007D5750" w:rsidP="000C37BA">
            <w:pPr>
              <w:jc w:val="both"/>
              <w:rPr>
                <w:rFonts w:ascii="Times New Roman" w:hAnsi="Times New Roman" w:cs="Times New Roman"/>
                <w:b/>
                <w:bCs/>
                <w:sz w:val="20"/>
                <w:szCs w:val="20"/>
                <w:lang w:val="es-ES_tradnl"/>
              </w:rPr>
            </w:pPr>
            <w:r w:rsidRPr="000C37BA">
              <w:rPr>
                <w:rFonts w:ascii="Times New Roman" w:hAnsi="Times New Roman" w:cs="Times New Roman"/>
                <w:b/>
                <w:bCs/>
                <w:sz w:val="20"/>
                <w:szCs w:val="20"/>
                <w:lang w:val="es-ES_tradnl"/>
              </w:rPr>
              <w:t>Criterios alternativos:</w:t>
            </w:r>
          </w:p>
          <w:p w14:paraId="64BD69EA" w14:textId="77777777" w:rsidR="007D5750" w:rsidRPr="000C37BA" w:rsidRDefault="007D5750" w:rsidP="00EA7835">
            <w:pPr>
              <w:pStyle w:val="Prrafodelista"/>
              <w:numPr>
                <w:ilvl w:val="0"/>
                <w:numId w:val="40"/>
              </w:numPr>
              <w:ind w:left="643"/>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Adalet McGo</w:t>
            </w:r>
            <w:r w:rsidR="00B712FF" w:rsidRPr="000C37BA">
              <w:rPr>
                <w:rFonts w:ascii="Times New Roman" w:hAnsi="Times New Roman" w:cs="Times New Roman"/>
                <w:sz w:val="20"/>
                <w:szCs w:val="20"/>
                <w:lang w:val="es-ES_tradnl"/>
              </w:rPr>
              <w:t xml:space="preserve">wan: mencionado en la </w:t>
            </w:r>
            <w:hyperlink w:anchor="_Identificación" w:history="1">
              <w:r w:rsidR="00B712FF" w:rsidRPr="00293767">
                <w:rPr>
                  <w:rStyle w:val="Hipervnculo"/>
                  <w:rFonts w:ascii="Times New Roman" w:hAnsi="Times New Roman" w:cs="Times New Roman"/>
                  <w:sz w:val="20"/>
                  <w:szCs w:val="20"/>
                  <w:lang w:val="es-ES_tradnl"/>
                </w:rPr>
                <w:t>sección 4.1.3</w:t>
              </w:r>
            </w:hyperlink>
          </w:p>
          <w:p w14:paraId="04121754" w14:textId="68F89353" w:rsidR="00B712FF" w:rsidRPr="000C37BA" w:rsidRDefault="00B712FF" w:rsidP="00EA7835">
            <w:pPr>
              <w:pStyle w:val="Prrafodelista"/>
              <w:numPr>
                <w:ilvl w:val="0"/>
                <w:numId w:val="40"/>
              </w:numPr>
              <w:ind w:left="643"/>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 xml:space="preserve">Schivardi: mencionado en la </w:t>
            </w:r>
            <w:hyperlink w:anchor="criterio_schivardi" w:history="1">
              <w:r w:rsidR="0024281E" w:rsidRPr="00293767">
                <w:rPr>
                  <w:rStyle w:val="Hipervnculo"/>
                  <w:rFonts w:ascii="Times New Roman" w:hAnsi="Times New Roman" w:cs="Times New Roman"/>
                  <w:sz w:val="20"/>
                  <w:szCs w:val="20"/>
                  <w:lang w:val="es-ES_tradnl"/>
                </w:rPr>
                <w:t>tabla A2</w:t>
              </w:r>
            </w:hyperlink>
          </w:p>
          <w:p w14:paraId="61C69567" w14:textId="3AC932AE" w:rsidR="00B712FF" w:rsidRPr="000C37BA" w:rsidRDefault="0024281E" w:rsidP="00EA7835">
            <w:pPr>
              <w:pStyle w:val="Prrafodelista"/>
              <w:numPr>
                <w:ilvl w:val="0"/>
                <w:numId w:val="40"/>
              </w:numPr>
              <w:ind w:left="643"/>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 xml:space="preserve">Shen y Chen: emplean su criterio 1 mencionado en la </w:t>
            </w:r>
            <w:hyperlink w:anchor="criterio_shen_chen" w:history="1">
              <w:r w:rsidRPr="00293767">
                <w:rPr>
                  <w:rStyle w:val="Hipervnculo"/>
                  <w:rFonts w:ascii="Times New Roman" w:hAnsi="Times New Roman" w:cs="Times New Roman"/>
                  <w:sz w:val="20"/>
                  <w:szCs w:val="20"/>
                  <w:lang w:val="es-ES_tradnl"/>
                </w:rPr>
                <w:t>tabla A2</w:t>
              </w:r>
            </w:hyperlink>
          </w:p>
          <w:p w14:paraId="481B4B83" w14:textId="2B98D030" w:rsidR="0024281E" w:rsidRPr="000C37BA" w:rsidRDefault="0024281E" w:rsidP="00EA7835">
            <w:pPr>
              <w:pStyle w:val="Prrafodelista"/>
              <w:numPr>
                <w:ilvl w:val="0"/>
                <w:numId w:val="40"/>
              </w:numPr>
              <w:ind w:left="643"/>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 xml:space="preserve">Storz: mencionado en la </w:t>
            </w:r>
            <w:hyperlink w:anchor="criterio_storz" w:history="1">
              <w:r w:rsidRPr="00293767">
                <w:rPr>
                  <w:rStyle w:val="Hipervnculo"/>
                  <w:rFonts w:ascii="Times New Roman" w:hAnsi="Times New Roman" w:cs="Times New Roman"/>
                  <w:sz w:val="20"/>
                  <w:szCs w:val="20"/>
                  <w:lang w:val="es-ES_tradnl"/>
                </w:rPr>
                <w:t>tabla A2</w:t>
              </w:r>
            </w:hyperlink>
          </w:p>
          <w:p w14:paraId="4DB3C34F" w14:textId="4B68502C" w:rsidR="0024281E" w:rsidRPr="000C37BA" w:rsidRDefault="00790FE8" w:rsidP="00EA7835">
            <w:pPr>
              <w:pStyle w:val="Prrafodelista"/>
              <w:numPr>
                <w:ilvl w:val="0"/>
                <w:numId w:val="40"/>
              </w:numPr>
              <w:ind w:left="643"/>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Criterio del propio estudio modificado ligeramente, siguiendo estos pasos:</w:t>
            </w:r>
          </w:p>
          <w:p w14:paraId="0DECB94C" w14:textId="581DCD01" w:rsidR="00790FE8" w:rsidRPr="000C37BA" w:rsidRDefault="00C66A02" w:rsidP="00EA7835">
            <w:pPr>
              <w:pStyle w:val="Prrafodelista"/>
              <w:numPr>
                <w:ilvl w:val="1"/>
                <w:numId w:val="40"/>
              </w:numPr>
              <w:ind w:left="1210"/>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Comparación de</w:t>
            </w:r>
            <w:r w:rsidR="00790FE8" w:rsidRPr="000C37BA">
              <w:rPr>
                <w:rFonts w:ascii="Times New Roman" w:hAnsi="Times New Roman" w:cs="Times New Roman"/>
                <w:sz w:val="20"/>
                <w:szCs w:val="20"/>
                <w:lang w:val="es-ES_tradnl"/>
              </w:rPr>
              <w:t xml:space="preserve"> ROA (misma definición) con la media anual de tipo de interés de las operaciones de préstamo a las empresas</w:t>
            </w:r>
          </w:p>
          <w:p w14:paraId="379C9192" w14:textId="77777777" w:rsidR="00790FE8" w:rsidRPr="000C37BA" w:rsidRDefault="00790FE8" w:rsidP="00EA7835">
            <w:pPr>
              <w:pStyle w:val="Prrafodelista"/>
              <w:numPr>
                <w:ilvl w:val="1"/>
                <w:numId w:val="40"/>
              </w:numPr>
              <w:ind w:left="1210"/>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 xml:space="preserve">Apalancamiento (misma definición) &gt; media del sector (o del percentil 75) </w:t>
            </w:r>
            <w:r w:rsidR="009D7B08" w:rsidRPr="000C37BA">
              <w:rPr>
                <w:rFonts w:ascii="Times New Roman" w:hAnsi="Times New Roman" w:cs="Times New Roman"/>
                <w:sz w:val="20"/>
                <w:szCs w:val="20"/>
                <w:lang w:val="es-ES_tradnl"/>
              </w:rPr>
              <w:t>de las empresas que salieron</w:t>
            </w:r>
          </w:p>
          <w:p w14:paraId="566D06BF" w14:textId="148B32D7" w:rsidR="009D7B08" w:rsidRPr="000C37BA" w:rsidRDefault="00DC7D3C" w:rsidP="00EA7835">
            <w:pPr>
              <w:pStyle w:val="Prrafodelista"/>
              <w:numPr>
                <w:ilvl w:val="1"/>
                <w:numId w:val="40"/>
              </w:numPr>
              <w:ind w:left="1210"/>
              <w:jc w:val="both"/>
              <w:rPr>
                <w:rFonts w:ascii="Times New Roman" w:hAnsi="Times New Roman" w:cs="Times New Roman"/>
                <w:iCs/>
                <w:sz w:val="20"/>
                <w:szCs w:val="20"/>
                <w:lang w:val="es-ES_tradnl"/>
              </w:rPr>
            </w:pPr>
            <m:oMath>
              <m:r>
                <m:rPr>
                  <m:sty m:val="p"/>
                </m:rPr>
                <w:rPr>
                  <w:rFonts w:ascii="Cambria Math" w:hAnsi="Cambria Math" w:cs="Times New Roman"/>
                  <w:sz w:val="20"/>
                  <w:szCs w:val="20"/>
                  <w:lang w:val="es-ES_tradnl"/>
                </w:rPr>
                <m:t>Edad&gt;10 años</m:t>
              </m:r>
            </m:oMath>
          </w:p>
        </w:tc>
      </w:tr>
      <w:tr w:rsidR="00067D0E" w:rsidRPr="004857E0" w14:paraId="724EFE52" w14:textId="77777777" w:rsidTr="00DC7D3C">
        <w:trPr>
          <w:trHeight w:val="1251"/>
        </w:trPr>
        <w:tc>
          <w:tcPr>
            <w:tcW w:w="2106" w:type="dxa"/>
            <w:shd w:val="clear" w:color="auto" w:fill="auto"/>
            <w:vAlign w:val="center"/>
          </w:tcPr>
          <w:p w14:paraId="0415745B" w14:textId="434EE8F8" w:rsidR="00067D0E" w:rsidRPr="00DC7D3C" w:rsidRDefault="00067D0E" w:rsidP="00DC7D3C">
            <w:pPr>
              <w:jc w:val="center"/>
              <w:rPr>
                <w:rFonts w:ascii="Times New Roman" w:hAnsi="Times New Roman" w:cs="Times New Roman"/>
                <w:sz w:val="20"/>
                <w:szCs w:val="20"/>
                <w:lang w:val="en-US"/>
              </w:rPr>
            </w:pPr>
            <w:r w:rsidRPr="00DC7D3C">
              <w:rPr>
                <w:rFonts w:ascii="Times New Roman" w:hAnsi="Times New Roman" w:cs="Times New Roman"/>
                <w:sz w:val="20"/>
                <w:szCs w:val="20"/>
                <w:lang w:val="en-US"/>
              </w:rPr>
              <w:t>The Financing and Investment Crowding-out Effect of Zombie Firms on Non-zombie Firms: Evidence from China (2021)</w:t>
            </w:r>
          </w:p>
        </w:tc>
        <w:tc>
          <w:tcPr>
            <w:tcW w:w="6961" w:type="dxa"/>
            <w:shd w:val="clear" w:color="auto" w:fill="auto"/>
          </w:tcPr>
          <w:p w14:paraId="190E3763" w14:textId="55B6E937" w:rsidR="00067D0E" w:rsidRPr="000C37BA" w:rsidRDefault="00067D0E" w:rsidP="000C37BA">
            <w:pPr>
              <w:jc w:val="both"/>
              <w:rPr>
                <w:rFonts w:ascii="Times New Roman" w:hAnsi="Times New Roman" w:cs="Times New Roman"/>
                <w:sz w:val="20"/>
                <w:szCs w:val="20"/>
                <w:lang w:val="es-ES_tradnl"/>
              </w:rPr>
            </w:pPr>
            <w:r w:rsidRPr="000C37BA">
              <w:rPr>
                <w:rFonts w:ascii="Times New Roman" w:hAnsi="Times New Roman" w:cs="Times New Roman"/>
                <w:b/>
                <w:bCs/>
                <w:sz w:val="20"/>
                <w:szCs w:val="20"/>
                <w:lang w:val="es-ES_tradnl"/>
              </w:rPr>
              <w:t xml:space="preserve">Criterio del estudio, </w:t>
            </w:r>
            <w:r w:rsidRPr="000C37BA">
              <w:rPr>
                <w:rFonts w:ascii="Times New Roman" w:hAnsi="Times New Roman" w:cs="Times New Roman"/>
                <w:sz w:val="20"/>
                <w:szCs w:val="20"/>
                <w:lang w:val="es-ES_tradnl"/>
              </w:rPr>
              <w:t xml:space="preserve">basado en CHK y FN y </w:t>
            </w:r>
            <w:r w:rsidR="00690417" w:rsidRPr="000C37BA">
              <w:rPr>
                <w:rFonts w:ascii="Times New Roman" w:hAnsi="Times New Roman" w:cs="Times New Roman"/>
                <w:sz w:val="20"/>
                <w:szCs w:val="20"/>
                <w:lang w:val="es-ES_tradnl"/>
              </w:rPr>
              <w:t xml:space="preserve">sigue los siguientes </w:t>
            </w:r>
            <w:r w:rsidRPr="000C37BA">
              <w:rPr>
                <w:rFonts w:ascii="Times New Roman" w:hAnsi="Times New Roman" w:cs="Times New Roman"/>
                <w:sz w:val="20"/>
                <w:szCs w:val="20"/>
                <w:lang w:val="es-ES_tradnl"/>
              </w:rPr>
              <w:t>pasos:</w:t>
            </w:r>
          </w:p>
          <w:p w14:paraId="684A739C" w14:textId="355D5B61" w:rsidR="00355E9A" w:rsidRPr="000C37BA" w:rsidRDefault="0029016B" w:rsidP="00EA7835">
            <w:pPr>
              <w:pStyle w:val="Prrafodelista"/>
              <w:numPr>
                <w:ilvl w:val="0"/>
                <w:numId w:val="41"/>
              </w:numPr>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Cálculo de</w:t>
            </w:r>
            <w:r w:rsidR="003341FC" w:rsidRPr="000C37BA">
              <w:rPr>
                <w:rFonts w:ascii="Times New Roman" w:hAnsi="Times New Roman" w:cs="Times New Roman"/>
                <w:sz w:val="20"/>
                <w:szCs w:val="20"/>
                <w:lang w:val="es-ES_tradnl"/>
              </w:rPr>
              <w:t xml:space="preserve"> </w:t>
            </w:r>
            <m:oMath>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oMath>
            <w:r w:rsidR="003341FC" w:rsidRPr="000C37BA">
              <w:rPr>
                <w:rFonts w:ascii="Times New Roman" w:eastAsiaTheme="minorEastAsia" w:hAnsi="Times New Roman" w:cs="Times New Roman"/>
                <w:iCs/>
                <w:sz w:val="20"/>
                <w:szCs w:val="20"/>
              </w:rPr>
              <w:t xml:space="preserve"> de la siguiente manera:</w:t>
            </w:r>
          </w:p>
          <w:p w14:paraId="14BF88AE" w14:textId="1237BE3B" w:rsidR="00355E9A" w:rsidRPr="000C37BA" w:rsidRDefault="00BF02EC" w:rsidP="000C37BA">
            <w:pPr>
              <w:pStyle w:val="Prrafodelista"/>
              <w:ind w:left="283"/>
              <w:jc w:val="both"/>
              <w:rPr>
                <w:rFonts w:ascii="Times New Roman" w:hAnsi="Times New Roman" w:cs="Times New Roman"/>
                <w:sz w:val="20"/>
                <w:szCs w:val="20"/>
                <w:lang w:val="es-ES_tradnl"/>
              </w:rPr>
            </w:pPr>
            <m:oMath>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r>
                <m:rPr>
                  <m:sty m:val="p"/>
                </m:rPr>
                <w:rPr>
                  <w:rFonts w:ascii="Cambria Math"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rs1</m:t>
                  </m:r>
                </m:e>
                <m:sub>
                  <m:r>
                    <m:rPr>
                      <m:sty m:val="p"/>
                    </m:rPr>
                    <w:rPr>
                      <w:rFonts w:ascii="Cambria Math" w:hAnsi="Cambria Math" w:cs="Times New Roman"/>
                      <w:sz w:val="20"/>
                      <w:szCs w:val="20"/>
                    </w:rPr>
                    <m:t>t-1</m:t>
                  </m:r>
                </m:sub>
              </m:sSub>
              <m:r>
                <m:rPr>
                  <m:sty m:val="p"/>
                </m:rPr>
                <w:rPr>
                  <w:rFonts w:ascii="Cambria Math" w:eastAsiaTheme="minorEastAsia"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BS3</m:t>
                  </m:r>
                </m:e>
                <m:sub>
                  <m:r>
                    <m:rPr>
                      <m:sty m:val="p"/>
                    </m:rPr>
                    <w:rPr>
                      <w:rFonts w:ascii="Cambria Math" w:hAnsi="Cambria Math" w:cs="Times New Roman"/>
                      <w:sz w:val="20"/>
                      <w:szCs w:val="20"/>
                    </w:rPr>
                    <m:t>i,t-1</m:t>
                  </m:r>
                </m:sub>
              </m:sSub>
              <m:r>
                <m:rPr>
                  <m:sty m:val="p"/>
                </m:rPr>
                <w:rPr>
                  <w:rFonts w:ascii="Cambria Math" w:hAnsi="Cambria Math" w:cs="Times New Roman"/>
                  <w:sz w:val="20"/>
                  <w:szCs w:val="20"/>
                </w:rPr>
                <m:t>+</m:t>
              </m:r>
              <m:d>
                <m:dPr>
                  <m:ctrlPr>
                    <w:rPr>
                      <w:rFonts w:ascii="Cambria Math" w:hAnsi="Cambria Math" w:cs="Times New Roman"/>
                      <w:iCs/>
                      <w:sz w:val="20"/>
                      <w:szCs w:val="20"/>
                    </w:rPr>
                  </m:ctrlPr>
                </m:dPr>
                <m:e>
                  <m:f>
                    <m:fPr>
                      <m:ctrlPr>
                        <w:rPr>
                          <w:rFonts w:ascii="Cambria Math" w:hAnsi="Cambria Math" w:cs="Times New Roman"/>
                          <w:iCs/>
                          <w:sz w:val="20"/>
                          <w:szCs w:val="20"/>
                        </w:rPr>
                      </m:ctrlPr>
                    </m:fPr>
                    <m:num>
                      <m:r>
                        <m:rPr>
                          <m:sty m:val="p"/>
                        </m:rPr>
                        <w:rPr>
                          <w:rFonts w:ascii="Cambria Math" w:hAnsi="Cambria Math" w:cs="Times New Roman"/>
                          <w:sz w:val="20"/>
                          <w:szCs w:val="20"/>
                        </w:rPr>
                        <m:t>1</m:t>
                      </m:r>
                    </m:num>
                    <m:den>
                      <m:r>
                        <m:rPr>
                          <m:sty m:val="p"/>
                        </m:rPr>
                        <w:rPr>
                          <w:rFonts w:ascii="Cambria Math" w:hAnsi="Cambria Math" w:cs="Times New Roman"/>
                          <w:sz w:val="20"/>
                          <w:szCs w:val="20"/>
                        </w:rPr>
                        <m:t>5</m:t>
                      </m:r>
                    </m:den>
                  </m:f>
                  <m:r>
                    <m:rPr>
                      <m:sty m:val="p"/>
                    </m:rPr>
                    <w:rPr>
                      <w:rFonts w:ascii="Cambria Math" w:eastAsiaTheme="minorEastAsia" w:hAnsi="Cambria Math" w:cs="Times New Roman"/>
                      <w:sz w:val="20"/>
                      <w:szCs w:val="20"/>
                    </w:rPr>
                    <m:t xml:space="preserve"> </m:t>
                  </m:r>
                  <m:nary>
                    <m:naryPr>
                      <m:chr m:val="∑"/>
                      <m:limLoc m:val="undOvr"/>
                      <m:ctrlPr>
                        <w:rPr>
                          <w:rFonts w:ascii="Cambria Math" w:eastAsiaTheme="minorEastAsia" w:hAnsi="Cambria Math" w:cs="Times New Roman"/>
                          <w:iCs/>
                          <w:sz w:val="20"/>
                          <w:szCs w:val="20"/>
                        </w:rPr>
                      </m:ctrlPr>
                    </m:naryPr>
                    <m:sub>
                      <m:r>
                        <m:rPr>
                          <m:sty m:val="p"/>
                        </m:rPr>
                        <w:rPr>
                          <w:rFonts w:ascii="Cambria Math" w:eastAsiaTheme="minorEastAsia" w:hAnsi="Cambria Math" w:cs="Times New Roman"/>
                          <w:sz w:val="20"/>
                          <w:szCs w:val="20"/>
                        </w:rPr>
                        <m:t>j=1</m:t>
                      </m:r>
                    </m:sub>
                    <m:sup>
                      <m:r>
                        <m:rPr>
                          <m:sty m:val="p"/>
                        </m:rPr>
                        <w:rPr>
                          <w:rFonts w:ascii="Cambria Math" w:eastAsiaTheme="minorEastAsia" w:hAnsi="Cambria Math" w:cs="Times New Roman"/>
                          <w:sz w:val="20"/>
                          <w:szCs w:val="20"/>
                        </w:rPr>
                        <m:t>5</m:t>
                      </m:r>
                    </m:sup>
                    <m:e>
                      <m:sSub>
                        <m:sSubPr>
                          <m:ctrlPr>
                            <w:rPr>
                              <w:rFonts w:ascii="Cambria Math" w:hAnsi="Cambria Math" w:cs="Times New Roman"/>
                              <w:iCs/>
                              <w:sz w:val="20"/>
                              <w:szCs w:val="20"/>
                            </w:rPr>
                          </m:ctrlPr>
                        </m:sSubPr>
                        <m:e>
                          <m:r>
                            <m:rPr>
                              <m:sty m:val="p"/>
                            </m:rPr>
                            <w:rPr>
                              <w:rFonts w:ascii="Cambria Math" w:hAnsi="Cambria Math" w:cs="Times New Roman"/>
                              <w:sz w:val="20"/>
                              <w:szCs w:val="20"/>
                            </w:rPr>
                            <m:t>rl1</m:t>
                          </m:r>
                        </m:e>
                        <m:sub>
                          <m:r>
                            <m:rPr>
                              <m:sty m:val="p"/>
                            </m:rPr>
                            <w:rPr>
                              <w:rFonts w:ascii="Cambria Math" w:hAnsi="Cambria Math" w:cs="Times New Roman"/>
                              <w:sz w:val="20"/>
                              <w:szCs w:val="20"/>
                            </w:rPr>
                            <m:t>t-j</m:t>
                          </m:r>
                        </m:sub>
                      </m:sSub>
                    </m:e>
                  </m:nary>
                  <m:r>
                    <m:rPr>
                      <m:sty m:val="p"/>
                    </m:rPr>
                    <w:rPr>
                      <w:rFonts w:ascii="Cambria Math" w:eastAsiaTheme="minorEastAsia" w:hAnsi="Cambria Math" w:cs="Times New Roman"/>
                      <w:sz w:val="20"/>
                      <w:szCs w:val="20"/>
                    </w:rPr>
                    <m:t xml:space="preserve"> </m:t>
                  </m:r>
                  <m:ctrlPr>
                    <w:rPr>
                      <w:rFonts w:ascii="Cambria Math" w:eastAsiaTheme="minorEastAsia" w:hAnsi="Cambria Math" w:cs="Times New Roman"/>
                      <w:iCs/>
                      <w:sz w:val="20"/>
                      <w:szCs w:val="20"/>
                    </w:rPr>
                  </m:ctrlPr>
                </m:e>
              </m:d>
              <m:sSub>
                <m:sSubPr>
                  <m:ctrlPr>
                    <w:rPr>
                      <w:rFonts w:ascii="Cambria Math" w:hAnsi="Cambria Math" w:cs="Times New Roman"/>
                      <w:iCs/>
                      <w:sz w:val="20"/>
                      <w:szCs w:val="20"/>
                    </w:rPr>
                  </m:ctrlPr>
                </m:sSubPr>
                <m:e>
                  <m:r>
                    <m:rPr>
                      <m:sty m:val="p"/>
                    </m:rPr>
                    <w:rPr>
                      <w:rFonts w:ascii="Cambria Math" w:hAnsi="Cambria Math" w:cs="Times New Roman"/>
                      <w:sz w:val="20"/>
                      <w:szCs w:val="20"/>
                    </w:rPr>
                    <m:t>BL3</m:t>
                  </m:r>
                </m:e>
                <m:sub>
                  <m:r>
                    <m:rPr>
                      <m:sty m:val="p"/>
                    </m:rPr>
                    <w:rPr>
                      <w:rFonts w:ascii="Cambria Math" w:hAnsi="Cambria Math" w:cs="Times New Roman"/>
                      <w:sz w:val="20"/>
                      <w:szCs w:val="20"/>
                    </w:rPr>
                    <m:t>i,t-1</m:t>
                  </m:r>
                </m:sub>
              </m:sSub>
              <m:r>
                <m:rPr>
                  <m:sty m:val="p"/>
                </m:rPr>
                <w:rPr>
                  <w:rFonts w:ascii="Cambria Math" w:hAnsi="Cambria Math" w:cs="Times New Roman"/>
                  <w:sz w:val="20"/>
                  <w:szCs w:val="20"/>
                </w:rPr>
                <m:t>+</m:t>
              </m:r>
              <m:sSub>
                <m:sSubPr>
                  <m:ctrlPr>
                    <w:rPr>
                      <w:rFonts w:ascii="Cambria Math" w:hAnsi="Cambria Math" w:cs="Times New Roman"/>
                      <w:iCs/>
                      <w:sz w:val="20"/>
                      <w:szCs w:val="20"/>
                    </w:rPr>
                  </m:ctrlPr>
                </m:sSubPr>
                <m:e>
                  <m:r>
                    <m:rPr>
                      <m:sty m:val="p"/>
                    </m:rPr>
                    <w:rPr>
                      <w:rFonts w:ascii="Cambria Math" w:hAnsi="Cambria Math" w:cs="Times New Roman"/>
                      <w:sz w:val="20"/>
                      <w:szCs w:val="20"/>
                    </w:rPr>
                    <m:t>rcb</m:t>
                  </m:r>
                </m:e>
                <m:sub>
                  <m:r>
                    <m:rPr>
                      <m:sty m:val="p"/>
                    </m:rPr>
                    <w:rPr>
                      <w:rFonts w:ascii="Cambria Math" w:hAnsi="Cambria Math" w:cs="Times New Roman"/>
                      <w:sz w:val="20"/>
                      <w:szCs w:val="20"/>
                      <w:vertAlign w:val="subscript"/>
                    </w:rPr>
                    <m:t>min over 5,t</m:t>
                  </m:r>
                </m:sub>
              </m:sSub>
              <m:r>
                <m:rPr>
                  <m:sty m:val="p"/>
                </m:rPr>
                <w:rPr>
                  <w:rFonts w:ascii="Cambria Math"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Bonds2</m:t>
                  </m:r>
                </m:e>
                <m:sub>
                  <m:r>
                    <m:rPr>
                      <m:sty m:val="p"/>
                    </m:rPr>
                    <w:rPr>
                      <w:rFonts w:ascii="Cambria Math" w:hAnsi="Cambria Math" w:cs="Times New Roman"/>
                      <w:sz w:val="20"/>
                      <w:szCs w:val="20"/>
                    </w:rPr>
                    <m:t>i,t-1</m:t>
                  </m:r>
                </m:sub>
              </m:sSub>
            </m:oMath>
            <w:r w:rsidR="003341FC" w:rsidRPr="000C37BA">
              <w:rPr>
                <w:rFonts w:ascii="Times New Roman" w:eastAsiaTheme="minorEastAsia" w:hAnsi="Times New Roman" w:cs="Times New Roman"/>
                <w:iCs/>
                <w:sz w:val="20"/>
                <w:szCs w:val="20"/>
              </w:rPr>
              <w:t xml:space="preserve"> </w:t>
            </w:r>
          </w:p>
          <w:p w14:paraId="071A162B" w14:textId="3497AC4A" w:rsidR="00355E9A" w:rsidRPr="000C37BA" w:rsidRDefault="0029016B" w:rsidP="00EA7835">
            <w:pPr>
              <w:pStyle w:val="Prrafodelista"/>
              <w:numPr>
                <w:ilvl w:val="0"/>
                <w:numId w:val="41"/>
              </w:numPr>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 xml:space="preserve">Aplicación de </w:t>
            </w:r>
            <w:r w:rsidR="003341FC" w:rsidRPr="000C37BA">
              <w:rPr>
                <w:rFonts w:ascii="Times New Roman" w:hAnsi="Times New Roman" w:cs="Times New Roman"/>
                <w:sz w:val="20"/>
                <w:szCs w:val="20"/>
                <w:lang w:val="es-ES_tradnl"/>
              </w:rPr>
              <w:t xml:space="preserve">los dos criterios de FN como mencionados en la </w:t>
            </w:r>
            <w:hyperlink w:anchor="_Identificación" w:history="1">
              <w:r w:rsidR="003341FC" w:rsidRPr="00293767">
                <w:rPr>
                  <w:rStyle w:val="Hipervnculo"/>
                  <w:rFonts w:ascii="Times New Roman" w:hAnsi="Times New Roman" w:cs="Times New Roman"/>
                  <w:sz w:val="20"/>
                  <w:szCs w:val="20"/>
                  <w:lang w:val="es-ES_tradnl"/>
                </w:rPr>
                <w:t>sección 4.1.3</w:t>
              </w:r>
            </w:hyperlink>
          </w:p>
          <w:p w14:paraId="689574B2" w14:textId="77777777" w:rsidR="003341FC" w:rsidRPr="000C37BA" w:rsidRDefault="003341FC" w:rsidP="00EA7835">
            <w:pPr>
              <w:pStyle w:val="Prrafodelista"/>
              <w:numPr>
                <w:ilvl w:val="0"/>
                <w:numId w:val="41"/>
              </w:numPr>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Además se aplican los siguientes criterios alternativos a los anteriores dos:</w:t>
            </w:r>
          </w:p>
          <w:p w14:paraId="2DD856D0" w14:textId="5E1B8CEB" w:rsidR="003341FC" w:rsidRPr="000C37BA" w:rsidRDefault="003341FC" w:rsidP="00EA7835">
            <w:pPr>
              <w:pStyle w:val="Prrafodelista"/>
              <w:numPr>
                <w:ilvl w:val="1"/>
                <w:numId w:val="41"/>
              </w:numPr>
              <w:ind w:left="1210"/>
              <w:jc w:val="both"/>
              <w:rPr>
                <w:rFonts w:ascii="Times New Roman" w:hAnsi="Times New Roman" w:cs="Times New Roman"/>
                <w:sz w:val="20"/>
                <w:szCs w:val="20"/>
              </w:rPr>
            </w:pPr>
            <w:r w:rsidRPr="000C37BA">
              <w:rPr>
                <w:rFonts w:ascii="Times New Roman" w:hAnsi="Times New Roman" w:cs="Times New Roman"/>
                <w:sz w:val="20"/>
                <w:szCs w:val="20"/>
              </w:rPr>
              <w:t xml:space="preserve">Si beneficio neto </w:t>
            </w:r>
            <m:oMath>
              <m:r>
                <m:rPr>
                  <m:sty m:val="p"/>
                </m:rPr>
                <w:rPr>
                  <w:rFonts w:ascii="Cambria Math" w:hAnsi="Cambria Math" w:cs="Times New Roman"/>
                  <w:sz w:val="20"/>
                  <w:szCs w:val="20"/>
                </w:rPr>
                <m:t>&gt;0</m:t>
              </m:r>
            </m:oMath>
            <w:r w:rsidR="00A67F4E" w:rsidRPr="000C37BA">
              <w:rPr>
                <w:rFonts w:ascii="Times New Roman" w:hAnsi="Times New Roman" w:cs="Times New Roman"/>
                <w:sz w:val="20"/>
                <w:szCs w:val="20"/>
              </w:rPr>
              <w:t xml:space="preserve"> </w:t>
            </w:r>
            <w:r w:rsidRPr="000C37BA">
              <w:rPr>
                <w:rFonts w:ascii="Times New Roman" w:hAnsi="Times New Roman" w:cs="Times New Roman"/>
                <w:sz w:val="20"/>
                <w:szCs w:val="20"/>
              </w:rPr>
              <w:t xml:space="preserve">antes de deducir una subvención </w:t>
            </w:r>
            <w:r w:rsidR="00A67F4E" w:rsidRPr="000C37BA">
              <w:rPr>
                <w:rFonts w:ascii="Times New Roman" w:hAnsi="Times New Roman" w:cs="Times New Roman"/>
                <w:sz w:val="20"/>
                <w:szCs w:val="20"/>
              </w:rPr>
              <w:t>del gobierno</w:t>
            </w:r>
            <w:r w:rsidRPr="000C37BA">
              <w:rPr>
                <w:rFonts w:ascii="Times New Roman" w:hAnsi="Times New Roman" w:cs="Times New Roman"/>
                <w:sz w:val="20"/>
                <w:szCs w:val="20"/>
              </w:rPr>
              <w:t xml:space="preserve"> y</w:t>
            </w:r>
            <w:r w:rsidR="00A67F4E" w:rsidRPr="000C37BA">
              <w:rPr>
                <w:rFonts w:ascii="Times New Roman" w:hAnsi="Times New Roman" w:cs="Times New Roman"/>
                <w:sz w:val="20"/>
                <w:szCs w:val="20"/>
              </w:rPr>
              <w:t xml:space="preserve"> </w:t>
            </w:r>
            <m:oMath>
              <m:r>
                <w:rPr>
                  <w:rFonts w:ascii="Cambria Math" w:hAnsi="Cambria Math" w:cs="Times New Roman"/>
                  <w:sz w:val="20"/>
                  <w:szCs w:val="20"/>
                </w:rPr>
                <m:t>&lt;</m:t>
              </m:r>
              <m:r>
                <m:rPr>
                  <m:sty m:val="p"/>
                </m:rPr>
                <w:rPr>
                  <w:rFonts w:ascii="Cambria Math" w:hAnsi="Cambria Math" w:cs="Times New Roman"/>
                  <w:sz w:val="20"/>
                  <w:szCs w:val="20"/>
                </w:rPr>
                <m:t xml:space="preserve">0 </m:t>
              </m:r>
            </m:oMath>
            <w:r w:rsidR="00A67F4E" w:rsidRPr="000C37BA">
              <w:rPr>
                <w:rFonts w:ascii="Times New Roman" w:hAnsi="Times New Roman" w:cs="Times New Roman"/>
                <w:sz w:val="20"/>
                <w:szCs w:val="20"/>
              </w:rPr>
              <w:t xml:space="preserve">tras </w:t>
            </w:r>
            <w:r w:rsidRPr="000C37BA">
              <w:rPr>
                <w:rFonts w:ascii="Times New Roman" w:hAnsi="Times New Roman" w:cs="Times New Roman"/>
                <w:sz w:val="20"/>
                <w:szCs w:val="20"/>
              </w:rPr>
              <w:t>deducirla, y apalancamiento</w:t>
            </w:r>
            <w:r w:rsidR="00234490" w:rsidRPr="000C37BA">
              <w:rPr>
                <w:rFonts w:ascii="Times New Roman" w:hAnsi="Times New Roman" w:cs="Times New Roman"/>
                <w:sz w:val="20"/>
                <w:szCs w:val="20"/>
              </w:rPr>
              <w:t xml:space="preserve"> </w:t>
            </w:r>
            <w:r w:rsidRPr="000C37BA">
              <w:rPr>
                <w:rFonts w:ascii="Times New Roman" w:hAnsi="Times New Roman" w:cs="Times New Roman"/>
                <w:sz w:val="20"/>
                <w:szCs w:val="20"/>
              </w:rPr>
              <w:t xml:space="preserve"> </w:t>
            </w:r>
            <m:oMath>
              <m:d>
                <m:dPr>
                  <m:ctrlPr>
                    <w:rPr>
                      <w:rFonts w:ascii="Cambria Math" w:hAnsi="Cambria Math" w:cs="Times New Roman"/>
                      <w:i/>
                      <w:sz w:val="20"/>
                      <w:szCs w:val="20"/>
                    </w:rPr>
                  </m:ctrlPr>
                </m:dPr>
                <m:e>
                  <m:f>
                    <m:fPr>
                      <m:ctrlPr>
                        <w:rPr>
                          <w:rFonts w:ascii="Cambria Math" w:hAnsi="Cambria Math" w:cs="Times New Roman"/>
                          <w:sz w:val="20"/>
                          <w:szCs w:val="20"/>
                        </w:rPr>
                      </m:ctrlPr>
                    </m:fPr>
                    <m:num>
                      <m:r>
                        <m:rPr>
                          <m:sty m:val="p"/>
                        </m:rPr>
                        <w:rPr>
                          <w:rFonts w:ascii="Cambria Math" w:hAnsi="Cambria Math" w:cs="Times New Roman"/>
                          <w:sz w:val="20"/>
                          <w:szCs w:val="20"/>
                        </w:rPr>
                        <m:t>Pasivos</m:t>
                      </m:r>
                    </m:num>
                    <m:den>
                      <m:r>
                        <m:rPr>
                          <m:sty m:val="p"/>
                        </m:rPr>
                        <w:rPr>
                          <w:rFonts w:ascii="Cambria Math" w:hAnsi="Cambria Math" w:cs="Times New Roman"/>
                          <w:sz w:val="20"/>
                          <w:szCs w:val="20"/>
                        </w:rPr>
                        <m:t>Activos totales</m:t>
                      </m:r>
                    </m:den>
                  </m:f>
                </m:e>
              </m:d>
              <m:r>
                <m:rPr>
                  <m:sty m:val="p"/>
                </m:rPr>
                <w:rPr>
                  <w:rFonts w:ascii="Cambria Math" w:hAnsi="Cambria Math" w:cs="Times New Roman"/>
                  <w:sz w:val="20"/>
                  <w:szCs w:val="20"/>
                </w:rPr>
                <m:t>&gt;50%</m:t>
              </m:r>
            </m:oMath>
            <w:r w:rsidR="00A67F4E" w:rsidRPr="000C37BA">
              <w:rPr>
                <w:rFonts w:ascii="Times New Roman" w:hAnsi="Times New Roman" w:cs="Times New Roman"/>
                <w:sz w:val="20"/>
                <w:szCs w:val="20"/>
              </w:rPr>
              <w:t>: Empresa Zombi</w:t>
            </w:r>
          </w:p>
          <w:p w14:paraId="0FB5A6E1" w14:textId="318418DB" w:rsidR="003341FC" w:rsidRPr="000C37BA" w:rsidRDefault="00A67F4E" w:rsidP="00EA7835">
            <w:pPr>
              <w:pStyle w:val="Prrafodelista"/>
              <w:numPr>
                <w:ilvl w:val="1"/>
                <w:numId w:val="41"/>
              </w:numPr>
              <w:ind w:left="1210"/>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 xml:space="preserve">Si </w:t>
            </w:r>
            <w:r w:rsidRPr="000C37BA">
              <w:rPr>
                <w:rFonts w:ascii="Times New Roman" w:hAnsi="Times New Roman" w:cs="Times New Roman"/>
                <w:sz w:val="20"/>
                <w:szCs w:val="20"/>
              </w:rPr>
              <w:t>beneficio neto</w:t>
            </w:r>
            <w:r w:rsidR="00234490" w:rsidRPr="000C37BA">
              <w:rPr>
                <w:rFonts w:ascii="Times New Roman" w:hAnsi="Times New Roman" w:cs="Times New Roman"/>
                <w:sz w:val="20"/>
                <w:szCs w:val="20"/>
              </w:rPr>
              <w:t xml:space="preserve"> </w:t>
            </w:r>
            <m:oMath>
              <m:r>
                <w:rPr>
                  <w:rFonts w:ascii="Cambria Math" w:hAnsi="Cambria Math" w:cs="Times New Roman"/>
                  <w:sz w:val="20"/>
                  <w:szCs w:val="20"/>
                </w:rPr>
                <m:t>&lt;</m:t>
              </m:r>
              <m:r>
                <m:rPr>
                  <m:sty m:val="p"/>
                </m:rPr>
                <w:rPr>
                  <w:rFonts w:ascii="Cambria Math" w:hAnsi="Cambria Math" w:cs="Times New Roman"/>
                  <w:sz w:val="20"/>
                  <w:szCs w:val="20"/>
                </w:rPr>
                <m:t>0</m:t>
              </m:r>
            </m:oMath>
            <w:r w:rsidRPr="000C37BA">
              <w:rPr>
                <w:rFonts w:ascii="Times New Roman" w:hAnsi="Times New Roman" w:cs="Times New Roman"/>
                <w:sz w:val="20"/>
                <w:szCs w:val="20"/>
              </w:rPr>
              <w:t xml:space="preserve">, </w:t>
            </w:r>
            <m:oMath>
              <m:f>
                <m:fPr>
                  <m:ctrlPr>
                    <w:rPr>
                      <w:rFonts w:ascii="Cambria Math" w:hAnsi="Cambria Math" w:cs="Times New Roman"/>
                      <w:sz w:val="20"/>
                      <w:szCs w:val="20"/>
                    </w:rPr>
                  </m:ctrlPr>
                </m:fPr>
                <m:num>
                  <m:r>
                    <m:rPr>
                      <m:sty m:val="p"/>
                    </m:rPr>
                    <w:rPr>
                      <w:rFonts w:ascii="Cambria Math" w:hAnsi="Cambria Math" w:cs="Times New Roman"/>
                      <w:sz w:val="20"/>
                      <w:szCs w:val="20"/>
                    </w:rPr>
                    <m:t>Subvención gobierno</m:t>
                  </m:r>
                </m:num>
                <m:den>
                  <m:r>
                    <m:rPr>
                      <m:sty m:val="p"/>
                    </m:rPr>
                    <w:rPr>
                      <w:rFonts w:ascii="Cambria Math" w:hAnsi="Cambria Math" w:cs="Times New Roman"/>
                      <w:sz w:val="20"/>
                      <w:szCs w:val="20"/>
                    </w:rPr>
                    <m:t>Beneficio neto</m:t>
                  </m:r>
                </m:den>
              </m:f>
              <m:r>
                <w:rPr>
                  <w:rFonts w:ascii="Cambria Math" w:eastAsiaTheme="minorEastAsia" w:hAnsi="Cambria Math" w:cs="Times New Roman"/>
                  <w:sz w:val="20"/>
                  <w:szCs w:val="20"/>
                </w:rPr>
                <m:t>&lt;-0.5</m:t>
              </m:r>
            </m:oMath>
            <w:r w:rsidRPr="000C37BA">
              <w:rPr>
                <w:rFonts w:ascii="Times New Roman" w:eastAsiaTheme="minorEastAsia" w:hAnsi="Times New Roman" w:cs="Times New Roman"/>
                <w:sz w:val="20"/>
                <w:szCs w:val="20"/>
              </w:rPr>
              <w:t xml:space="preserve"> y </w:t>
            </w:r>
            <w:r w:rsidRPr="000C37BA">
              <w:rPr>
                <w:rFonts w:ascii="Times New Roman" w:hAnsi="Times New Roman" w:cs="Times New Roman"/>
                <w:sz w:val="20"/>
                <w:szCs w:val="20"/>
              </w:rPr>
              <w:t>apalancamiento</w:t>
            </w:r>
            <w:r w:rsidR="00234490" w:rsidRPr="000C37BA">
              <w:rPr>
                <w:rFonts w:ascii="Times New Roman" w:hAnsi="Times New Roman" w:cs="Times New Roman"/>
                <w:sz w:val="20"/>
                <w:szCs w:val="20"/>
              </w:rPr>
              <w:t xml:space="preserve"> </w:t>
            </w:r>
            <m:oMath>
              <m:d>
                <m:dPr>
                  <m:ctrlPr>
                    <w:rPr>
                      <w:rFonts w:ascii="Cambria Math" w:hAnsi="Cambria Math" w:cs="Times New Roman"/>
                      <w:i/>
                      <w:sz w:val="20"/>
                      <w:szCs w:val="20"/>
                    </w:rPr>
                  </m:ctrlPr>
                </m:dPr>
                <m:e>
                  <m:f>
                    <m:fPr>
                      <m:ctrlPr>
                        <w:rPr>
                          <w:rFonts w:ascii="Cambria Math" w:hAnsi="Cambria Math" w:cs="Times New Roman"/>
                          <w:sz w:val="20"/>
                          <w:szCs w:val="20"/>
                        </w:rPr>
                      </m:ctrlPr>
                    </m:fPr>
                    <m:num>
                      <m:r>
                        <m:rPr>
                          <m:sty m:val="p"/>
                        </m:rPr>
                        <w:rPr>
                          <w:rFonts w:ascii="Cambria Math" w:hAnsi="Cambria Math" w:cs="Times New Roman"/>
                          <w:sz w:val="20"/>
                          <w:szCs w:val="20"/>
                        </w:rPr>
                        <m:t>Pasivos</m:t>
                      </m:r>
                    </m:num>
                    <m:den>
                      <m:r>
                        <m:rPr>
                          <m:sty m:val="p"/>
                        </m:rPr>
                        <w:rPr>
                          <w:rFonts w:ascii="Cambria Math" w:hAnsi="Cambria Math" w:cs="Times New Roman"/>
                          <w:sz w:val="20"/>
                          <w:szCs w:val="20"/>
                        </w:rPr>
                        <m:t>Activos totales</m:t>
                      </m:r>
                    </m:den>
                  </m:f>
                </m:e>
              </m:d>
              <m:r>
                <m:rPr>
                  <m:sty m:val="p"/>
                </m:rPr>
                <w:rPr>
                  <w:rFonts w:ascii="Cambria Math" w:hAnsi="Cambria Math" w:cs="Times New Roman"/>
                  <w:sz w:val="20"/>
                  <w:szCs w:val="20"/>
                </w:rPr>
                <m:t>&gt;50%</m:t>
              </m:r>
            </m:oMath>
            <w:r w:rsidRPr="000C37BA">
              <w:rPr>
                <w:rFonts w:ascii="Times New Roman" w:hAnsi="Times New Roman" w:cs="Times New Roman"/>
                <w:sz w:val="20"/>
                <w:szCs w:val="20"/>
              </w:rPr>
              <w:t>: Empresa Zombi</w:t>
            </w:r>
          </w:p>
          <w:p w14:paraId="1D01214F" w14:textId="16340081" w:rsidR="00965431" w:rsidRPr="000C37BA" w:rsidRDefault="00A67F4E" w:rsidP="00EA7835">
            <w:pPr>
              <w:pStyle w:val="Prrafodelista"/>
              <w:numPr>
                <w:ilvl w:val="1"/>
                <w:numId w:val="41"/>
              </w:numPr>
              <w:ind w:left="1210"/>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lastRenderedPageBreak/>
              <w:t xml:space="preserve">Si </w:t>
            </w:r>
            <w:r w:rsidRPr="000C37BA">
              <w:rPr>
                <w:rFonts w:ascii="Times New Roman" w:hAnsi="Times New Roman" w:cs="Times New Roman"/>
                <w:sz w:val="20"/>
                <w:szCs w:val="20"/>
              </w:rPr>
              <w:t xml:space="preserve">beneficio neto </w:t>
            </w:r>
            <m:oMath>
              <m:r>
                <w:rPr>
                  <w:rFonts w:ascii="Cambria Math" w:hAnsi="Cambria Math" w:cs="Times New Roman"/>
                  <w:sz w:val="20"/>
                  <w:szCs w:val="20"/>
                </w:rPr>
                <m:t>&lt;</m:t>
              </m:r>
              <m:r>
                <m:rPr>
                  <m:sty m:val="p"/>
                </m:rPr>
                <w:rPr>
                  <w:rFonts w:ascii="Cambria Math" w:hAnsi="Cambria Math" w:cs="Times New Roman"/>
                  <w:sz w:val="20"/>
                  <w:szCs w:val="20"/>
                </w:rPr>
                <m:t>0</m:t>
              </m:r>
            </m:oMath>
            <w:r w:rsidRPr="000C37BA">
              <w:rPr>
                <w:rFonts w:ascii="Times New Roman" w:hAnsi="Times New Roman" w:cs="Times New Roman"/>
                <w:sz w:val="20"/>
                <w:szCs w:val="20"/>
              </w:rPr>
              <w:t xml:space="preserve">, </w:t>
            </w:r>
            <m:oMath>
              <m:r>
                <m:rPr>
                  <m:sty m:val="p"/>
                </m:rPr>
                <w:rPr>
                  <w:rFonts w:ascii="Cambria Math" w:hAnsi="Cambria Math" w:cs="Times New Roman"/>
                  <w:sz w:val="20"/>
                  <w:szCs w:val="20"/>
                </w:rPr>
                <m:t>Subvención gobierno&gt;0</m:t>
              </m:r>
            </m:oMath>
            <w:r w:rsidRPr="000C37BA">
              <w:rPr>
                <w:rFonts w:ascii="Times New Roman" w:eastAsiaTheme="minorEastAsia" w:hAnsi="Times New Roman" w:cs="Times New Roman"/>
                <w:iCs/>
                <w:sz w:val="20"/>
                <w:szCs w:val="20"/>
              </w:rPr>
              <w:t xml:space="preserve">, </w:t>
            </w:r>
            <m:oMath>
              <m:f>
                <m:fPr>
                  <m:ctrlPr>
                    <w:rPr>
                      <w:rFonts w:ascii="Cambria Math" w:hAnsi="Cambria Math" w:cs="Times New Roman"/>
                      <w:sz w:val="20"/>
                      <w:szCs w:val="20"/>
                    </w:rPr>
                  </m:ctrlPr>
                </m:fPr>
                <m:num>
                  <m:r>
                    <m:rPr>
                      <m:sty m:val="p"/>
                    </m:rPr>
                    <w:rPr>
                      <w:rFonts w:ascii="Cambria Math" w:hAnsi="Cambria Math" w:cs="Times New Roman"/>
                      <w:sz w:val="20"/>
                      <w:szCs w:val="20"/>
                    </w:rPr>
                    <m:t>Subvención gobierno</m:t>
                  </m:r>
                </m:num>
                <m:den>
                  <m:r>
                    <m:rPr>
                      <m:sty m:val="p"/>
                    </m:rPr>
                    <w:rPr>
                      <w:rFonts w:ascii="Cambria Math" w:hAnsi="Cambria Math" w:cs="Times New Roman"/>
                      <w:sz w:val="20"/>
                      <w:szCs w:val="20"/>
                    </w:rPr>
                    <m:t>Beneficio neto</m:t>
                  </m:r>
                </m:den>
              </m:f>
              <m:r>
                <w:rPr>
                  <w:rFonts w:ascii="Cambria Math" w:eastAsiaTheme="minorEastAsia" w:hAnsi="Cambria Math" w:cs="Times New Roman"/>
                  <w:sz w:val="20"/>
                  <w:szCs w:val="20"/>
                </w:rPr>
                <m:t>&gt;-0.5</m:t>
              </m:r>
            </m:oMath>
            <w:r w:rsidR="002A0BEA" w:rsidRPr="000C37BA">
              <w:rPr>
                <w:rFonts w:ascii="Times New Roman" w:eastAsiaTheme="minorEastAsia" w:hAnsi="Times New Roman" w:cs="Times New Roman"/>
                <w:sz w:val="20"/>
                <w:szCs w:val="20"/>
              </w:rPr>
              <w:t xml:space="preserve">, pérdidas del año </w:t>
            </w:r>
            <w:r w:rsidR="002A0BEA" w:rsidRPr="000C37BA">
              <w:rPr>
                <w:rFonts w:ascii="Times New Roman" w:eastAsiaTheme="minorEastAsia" w:hAnsi="Times New Roman" w:cs="Times New Roman"/>
                <w:iCs/>
                <w:sz w:val="20"/>
                <w:szCs w:val="20"/>
              </w:rPr>
              <w:t>aumentan en 100% con respecto al año anterior,</w:t>
            </w:r>
            <w:r w:rsidR="002A0BEA" w:rsidRPr="000C37BA">
              <w:rPr>
                <w:rFonts w:ascii="Times New Roman" w:hAnsi="Times New Roman" w:cs="Times New Roman"/>
                <w:iCs/>
                <w:sz w:val="20"/>
                <w:szCs w:val="20"/>
              </w:rPr>
              <w:t xml:space="preserve"> </w:t>
            </w:r>
            <m:oMath>
              <m:sSub>
                <m:sSubPr>
                  <m:ctrlPr>
                    <w:rPr>
                      <w:rFonts w:ascii="Cambria Math" w:hAnsi="Cambria Math" w:cs="Times New Roman"/>
                      <w:iCs/>
                      <w:sz w:val="20"/>
                      <w:szCs w:val="20"/>
                    </w:rPr>
                  </m:ctrlPr>
                </m:sSubPr>
                <m:e>
                  <m:r>
                    <m:rPr>
                      <m:sty m:val="p"/>
                    </m:rPr>
                    <w:rPr>
                      <w:rFonts w:ascii="Cambria Math" w:hAnsi="Cambria Math" w:cs="Times New Roman"/>
                      <w:sz w:val="20"/>
                      <w:szCs w:val="20"/>
                    </w:rPr>
                    <m:t>Subvención gobierno</m:t>
                  </m:r>
                </m:e>
                <m:sub>
                  <m:r>
                    <m:rPr>
                      <m:sty m:val="p"/>
                    </m:rPr>
                    <w:rPr>
                      <w:rFonts w:ascii="Cambria Math" w:hAnsi="Cambria Math" w:cs="Times New Roman"/>
                      <w:sz w:val="20"/>
                      <w:szCs w:val="20"/>
                    </w:rPr>
                    <m:t>t</m:t>
                  </m:r>
                </m:sub>
              </m:sSub>
              <m:r>
                <m:rPr>
                  <m:sty m:val="p"/>
                </m:rPr>
                <w:rPr>
                  <w:rFonts w:ascii="Cambria Math" w:hAnsi="Cambria Math" w:cs="Times New Roman"/>
                  <w:sz w:val="20"/>
                  <w:szCs w:val="20"/>
                </w:rPr>
                <m:t>&gt;</m:t>
              </m:r>
              <m:sSub>
                <m:sSubPr>
                  <m:ctrlPr>
                    <w:rPr>
                      <w:rFonts w:ascii="Cambria Math" w:hAnsi="Cambria Math" w:cs="Times New Roman"/>
                      <w:iCs/>
                      <w:sz w:val="20"/>
                      <w:szCs w:val="20"/>
                    </w:rPr>
                  </m:ctrlPr>
                </m:sSubPr>
                <m:e>
                  <m:r>
                    <m:rPr>
                      <m:sty m:val="p"/>
                    </m:rPr>
                    <w:rPr>
                      <w:rFonts w:ascii="Cambria Math" w:hAnsi="Cambria Math" w:cs="Times New Roman"/>
                      <w:sz w:val="20"/>
                      <w:szCs w:val="20"/>
                    </w:rPr>
                    <m:t>Subvención gobierno</m:t>
                  </m:r>
                </m:e>
                <m:sub>
                  <m:r>
                    <m:rPr>
                      <m:sty m:val="p"/>
                    </m:rPr>
                    <w:rPr>
                      <w:rFonts w:ascii="Cambria Math" w:hAnsi="Cambria Math" w:cs="Times New Roman"/>
                      <w:sz w:val="20"/>
                      <w:szCs w:val="20"/>
                    </w:rPr>
                    <m:t>t-1</m:t>
                  </m:r>
                </m:sub>
              </m:sSub>
            </m:oMath>
            <w:r w:rsidRPr="000C37BA">
              <w:rPr>
                <w:rFonts w:ascii="Times New Roman" w:eastAsiaTheme="minorEastAsia" w:hAnsi="Times New Roman" w:cs="Times New Roman"/>
                <w:sz w:val="20"/>
                <w:szCs w:val="20"/>
              </w:rPr>
              <w:t xml:space="preserve">  y </w:t>
            </w:r>
            <m:oMath>
              <m:sSub>
                <m:sSubPr>
                  <m:ctrlPr>
                    <w:rPr>
                      <w:rFonts w:ascii="Cambria Math" w:hAnsi="Cambria Math" w:cs="Times New Roman"/>
                      <w:iCs/>
                      <w:sz w:val="20"/>
                      <w:szCs w:val="20"/>
                    </w:rPr>
                  </m:ctrlPr>
                </m:sSubPr>
                <m:e>
                  <m:r>
                    <m:rPr>
                      <m:sty m:val="p"/>
                    </m:rPr>
                    <w:rPr>
                      <w:rFonts w:ascii="Cambria Math" w:hAnsi="Cambria Math" w:cs="Times New Roman"/>
                      <w:sz w:val="20"/>
                      <w:szCs w:val="20"/>
                    </w:rPr>
                    <m:t>Apalancamiento</m:t>
                  </m:r>
                </m:e>
                <m:sub>
                  <m:r>
                    <m:rPr>
                      <m:sty m:val="p"/>
                    </m:rPr>
                    <w:rPr>
                      <w:rFonts w:ascii="Cambria Math" w:hAnsi="Cambria Math" w:cs="Times New Roman"/>
                      <w:sz w:val="20"/>
                      <w:szCs w:val="20"/>
                    </w:rPr>
                    <m:t>t</m:t>
                  </m:r>
                </m:sub>
              </m:sSub>
              <m:r>
                <m:rPr>
                  <m:sty m:val="p"/>
                </m:rPr>
                <w:rPr>
                  <w:rFonts w:ascii="Cambria Math" w:hAnsi="Cambria Math" w:cs="Times New Roman"/>
                  <w:sz w:val="20"/>
                  <w:szCs w:val="20"/>
                </w:rPr>
                <m:t>&gt;</m:t>
              </m:r>
              <m:sSub>
                <m:sSubPr>
                  <m:ctrlPr>
                    <w:rPr>
                      <w:rFonts w:ascii="Cambria Math" w:hAnsi="Cambria Math" w:cs="Times New Roman"/>
                      <w:iCs/>
                      <w:sz w:val="20"/>
                      <w:szCs w:val="20"/>
                    </w:rPr>
                  </m:ctrlPr>
                </m:sSubPr>
                <m:e>
                  <m:r>
                    <m:rPr>
                      <m:sty m:val="p"/>
                    </m:rPr>
                    <w:rPr>
                      <w:rFonts w:ascii="Cambria Math" w:hAnsi="Cambria Math" w:cs="Times New Roman"/>
                      <w:sz w:val="20"/>
                      <w:szCs w:val="20"/>
                    </w:rPr>
                    <m:t>Apalancamiento</m:t>
                  </m:r>
                </m:e>
                <m:sub>
                  <m:r>
                    <m:rPr>
                      <m:sty m:val="p"/>
                    </m:rPr>
                    <w:rPr>
                      <w:rFonts w:ascii="Cambria Math" w:hAnsi="Cambria Math" w:cs="Times New Roman"/>
                      <w:sz w:val="20"/>
                      <w:szCs w:val="20"/>
                    </w:rPr>
                    <m:t>t-1</m:t>
                  </m:r>
                </m:sub>
              </m:sSub>
            </m:oMath>
            <w:r w:rsidRPr="000C37BA">
              <w:rPr>
                <w:rFonts w:ascii="Times New Roman" w:hAnsi="Times New Roman" w:cs="Times New Roman"/>
                <w:sz w:val="20"/>
                <w:szCs w:val="20"/>
              </w:rPr>
              <w:t>: Empresa Zombi</w:t>
            </w:r>
          </w:p>
          <w:p w14:paraId="461D6F98" w14:textId="492EED03" w:rsidR="00965431" w:rsidRPr="000C37BA" w:rsidRDefault="00234490" w:rsidP="00EA7835">
            <w:pPr>
              <w:pStyle w:val="Prrafodelista"/>
              <w:keepNext/>
              <w:numPr>
                <w:ilvl w:val="0"/>
                <w:numId w:val="41"/>
              </w:numPr>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 xml:space="preserve">Además, debe cumplir los criterios para </w:t>
            </w:r>
            <w:r w:rsidR="00965431" w:rsidRPr="000C37BA">
              <w:rPr>
                <w:rFonts w:ascii="Times New Roman" w:hAnsi="Times New Roman" w:cs="Times New Roman"/>
                <w:sz w:val="20"/>
                <w:szCs w:val="20"/>
                <w:lang w:val="es-ES_tradnl"/>
              </w:rPr>
              <w:t>dos años consecutivos</w:t>
            </w:r>
          </w:p>
        </w:tc>
      </w:tr>
    </w:tbl>
    <w:p w14:paraId="375A0488" w14:textId="07716F43" w:rsidR="0040438F" w:rsidRPr="0040438F" w:rsidRDefault="000C37BA" w:rsidP="0040438F">
      <w:pPr>
        <w:pStyle w:val="Descripcin"/>
        <w:spacing w:after="180"/>
        <w:jc w:val="center"/>
        <w:rPr>
          <w:rFonts w:ascii="Times New Roman" w:hAnsi="Times New Roman" w:cs="Times New Roman"/>
          <w:i w:val="0"/>
          <w:iCs w:val="0"/>
          <w:color w:val="auto"/>
          <w:sz w:val="16"/>
          <w:szCs w:val="16"/>
        </w:rPr>
      </w:pPr>
      <w:bookmarkStart w:id="535" w:name="_Toc94028646"/>
      <w:r w:rsidRPr="000C37BA">
        <w:rPr>
          <w:rFonts w:ascii="Times New Roman" w:hAnsi="Times New Roman" w:cs="Times New Roman"/>
          <w:i w:val="0"/>
          <w:iCs w:val="0"/>
          <w:color w:val="auto"/>
          <w:sz w:val="16"/>
          <w:szCs w:val="16"/>
        </w:rPr>
        <w:lastRenderedPageBreak/>
        <w:t>Fuente: Elaboración propia del autor</w:t>
      </w:r>
      <w:bookmarkEnd w:id="535"/>
    </w:p>
    <w:p w14:paraId="68A4DC37" w14:textId="251D74D7" w:rsidR="00B43298" w:rsidRPr="00B43298" w:rsidRDefault="00B43298" w:rsidP="00351399">
      <w:pPr>
        <w:pStyle w:val="Tablas"/>
        <w:rPr>
          <w:i/>
          <w:iCs/>
        </w:rPr>
      </w:pPr>
      <w:bookmarkStart w:id="536" w:name="tabla_A4"/>
      <w:bookmarkStart w:id="537" w:name="_Toc94028647"/>
      <w:bookmarkStart w:id="538" w:name="_Toc94033226"/>
      <w:r w:rsidRPr="00B43298">
        <w:t>Tabla</w:t>
      </w:r>
      <w:r>
        <w:t xml:space="preserve"> A4</w:t>
      </w:r>
      <w:r w:rsidRPr="00B43298">
        <w:t>: Partidas de las variables de predicción</w:t>
      </w:r>
      <w:bookmarkEnd w:id="536"/>
      <w:bookmarkEnd w:id="537"/>
      <w:bookmarkEnd w:id="538"/>
    </w:p>
    <w:tbl>
      <w:tblPr>
        <w:tblStyle w:val="Tablaconcuadrcula"/>
        <w:tblW w:w="0" w:type="auto"/>
        <w:tblLook w:val="04A0" w:firstRow="1" w:lastRow="0" w:firstColumn="1" w:lastColumn="0" w:noHBand="0" w:noVBand="1"/>
      </w:tblPr>
      <w:tblGrid>
        <w:gridCol w:w="3256"/>
        <w:gridCol w:w="5804"/>
      </w:tblGrid>
      <w:tr w:rsidR="00B3746D" w14:paraId="370DBEC2" w14:textId="77777777" w:rsidTr="00517B89">
        <w:tc>
          <w:tcPr>
            <w:tcW w:w="3256" w:type="dxa"/>
            <w:shd w:val="clear" w:color="auto" w:fill="FFD966" w:themeFill="accent4" w:themeFillTint="99"/>
          </w:tcPr>
          <w:p w14:paraId="7A40E069" w14:textId="77777777" w:rsidR="00B3746D" w:rsidRPr="00545EC6" w:rsidRDefault="00B3746D" w:rsidP="00517B89">
            <w:pPr>
              <w:jc w:val="center"/>
              <w:rPr>
                <w:rFonts w:ascii="Times New Roman" w:hAnsi="Times New Roman" w:cs="Times New Roman"/>
                <w:b/>
                <w:bCs/>
                <w:sz w:val="20"/>
                <w:szCs w:val="20"/>
                <w:lang w:val="es-ES_tradnl"/>
              </w:rPr>
            </w:pPr>
            <w:r w:rsidRPr="00545EC6">
              <w:rPr>
                <w:rFonts w:ascii="Times New Roman" w:hAnsi="Times New Roman" w:cs="Times New Roman"/>
                <w:b/>
                <w:bCs/>
                <w:sz w:val="20"/>
                <w:szCs w:val="20"/>
                <w:lang w:val="es-ES_tradnl"/>
              </w:rPr>
              <w:t>Variable</w:t>
            </w:r>
          </w:p>
        </w:tc>
        <w:tc>
          <w:tcPr>
            <w:tcW w:w="5804" w:type="dxa"/>
            <w:shd w:val="clear" w:color="auto" w:fill="FFD966" w:themeFill="accent4" w:themeFillTint="99"/>
          </w:tcPr>
          <w:p w14:paraId="25EE039F" w14:textId="77777777" w:rsidR="00B3746D" w:rsidRPr="00545EC6" w:rsidRDefault="00B3746D" w:rsidP="00517B89">
            <w:pPr>
              <w:jc w:val="center"/>
              <w:rPr>
                <w:rFonts w:ascii="Times New Roman" w:hAnsi="Times New Roman" w:cs="Times New Roman"/>
                <w:b/>
                <w:bCs/>
                <w:sz w:val="20"/>
                <w:szCs w:val="20"/>
                <w:lang w:val="es-ES_tradnl"/>
              </w:rPr>
            </w:pPr>
            <w:r w:rsidRPr="00545EC6">
              <w:rPr>
                <w:rFonts w:ascii="Times New Roman" w:hAnsi="Times New Roman" w:cs="Times New Roman"/>
                <w:b/>
                <w:bCs/>
                <w:sz w:val="20"/>
                <w:szCs w:val="20"/>
                <w:lang w:val="es-ES_tradnl"/>
              </w:rPr>
              <w:t>Cálculo</w:t>
            </w:r>
          </w:p>
        </w:tc>
      </w:tr>
      <w:tr w:rsidR="00B3746D" w14:paraId="6CB7F2CA" w14:textId="77777777" w:rsidTr="00517B89">
        <w:tc>
          <w:tcPr>
            <w:tcW w:w="3256" w:type="dxa"/>
            <w:shd w:val="clear" w:color="auto" w:fill="D9E2F3" w:themeFill="accent1" w:themeFillTint="33"/>
          </w:tcPr>
          <w:p w14:paraId="255BE3B5" w14:textId="77777777" w:rsidR="00B3746D" w:rsidRPr="00CE1EDD" w:rsidRDefault="00B3746D" w:rsidP="00517B89">
            <w:pPr>
              <w:jc w:val="center"/>
              <w:rPr>
                <w:rFonts w:ascii="Times New Roman" w:hAnsi="Times New Roman" w:cs="Times New Roman"/>
                <w:b/>
                <w:bCs/>
                <w:sz w:val="20"/>
                <w:szCs w:val="20"/>
                <w:lang w:val="es-ES_tradnl"/>
              </w:rPr>
            </w:pPr>
            <w:r w:rsidRPr="00CE1EDD">
              <w:rPr>
                <w:rFonts w:ascii="Times New Roman" w:hAnsi="Times New Roman" w:cs="Times New Roman"/>
                <w:b/>
                <w:bCs/>
                <w:sz w:val="20"/>
                <w:szCs w:val="20"/>
                <w:lang w:val="es-ES_tradnl"/>
              </w:rPr>
              <w:t>Activo funcional</w:t>
            </w:r>
          </w:p>
        </w:tc>
        <w:tc>
          <w:tcPr>
            <w:tcW w:w="5804" w:type="dxa"/>
          </w:tcPr>
          <w:p w14:paraId="513B5851" w14:textId="77777777" w:rsidR="00B3746D" w:rsidRPr="007D19CD" w:rsidRDefault="00B3746D" w:rsidP="00517B89">
            <w:pPr>
              <w:jc w:val="both"/>
              <w:rPr>
                <w:rFonts w:ascii="Times New Roman" w:hAnsi="Times New Roman" w:cs="Times New Roman"/>
                <w:sz w:val="20"/>
                <w:szCs w:val="20"/>
                <w:lang w:val="es-ES_tradnl"/>
              </w:rPr>
            </w:pPr>
            <w:r>
              <w:rPr>
                <w:rFonts w:ascii="Times New Roman" w:hAnsi="Times New Roman" w:cs="Times New Roman"/>
                <w:sz w:val="20"/>
                <w:szCs w:val="20"/>
              </w:rPr>
              <w:t>S</w:t>
            </w:r>
            <w:r w:rsidRPr="007D19CD">
              <w:rPr>
                <w:rFonts w:ascii="Times New Roman" w:hAnsi="Times New Roman" w:cs="Times New Roman"/>
                <w:sz w:val="20"/>
                <w:szCs w:val="20"/>
              </w:rPr>
              <w:t>uma de inmovilizado intangible, inmovilizado material, existencias, deudores comerciales y otras cuentas a cobrar, y efectivo y otros activos líquidos equivalentes</w:t>
            </w:r>
          </w:p>
        </w:tc>
      </w:tr>
      <w:tr w:rsidR="00B3746D" w14:paraId="179AAF1C" w14:textId="77777777" w:rsidTr="00517B89">
        <w:tc>
          <w:tcPr>
            <w:tcW w:w="3256" w:type="dxa"/>
            <w:shd w:val="clear" w:color="auto" w:fill="D9E2F3" w:themeFill="accent1" w:themeFillTint="33"/>
          </w:tcPr>
          <w:p w14:paraId="67EA27A4" w14:textId="77777777" w:rsidR="00B3746D" w:rsidRPr="00CE1EDD" w:rsidRDefault="00B3746D" w:rsidP="00517B89">
            <w:pPr>
              <w:jc w:val="center"/>
              <w:rPr>
                <w:rFonts w:ascii="Times New Roman" w:hAnsi="Times New Roman" w:cs="Times New Roman"/>
                <w:b/>
                <w:bCs/>
                <w:sz w:val="20"/>
                <w:szCs w:val="20"/>
                <w:lang w:val="es-ES_tradnl"/>
              </w:rPr>
            </w:pPr>
            <w:r w:rsidRPr="00CE1EDD">
              <w:rPr>
                <w:rFonts w:ascii="Times New Roman" w:hAnsi="Times New Roman" w:cs="Times New Roman"/>
                <w:b/>
                <w:bCs/>
                <w:sz w:val="20"/>
                <w:szCs w:val="20"/>
                <w:lang w:val="es-ES_tradnl"/>
              </w:rPr>
              <w:t>Activo total</w:t>
            </w:r>
          </w:p>
        </w:tc>
        <w:tc>
          <w:tcPr>
            <w:tcW w:w="5804" w:type="dxa"/>
          </w:tcPr>
          <w:p w14:paraId="1CFFACF3" w14:textId="77777777" w:rsidR="00B3746D" w:rsidRPr="00545EC6" w:rsidRDefault="00B3746D" w:rsidP="00517B89">
            <w:pPr>
              <w:jc w:val="both"/>
              <w:rPr>
                <w:rFonts w:ascii="Times New Roman" w:hAnsi="Times New Roman" w:cs="Times New Roman"/>
                <w:sz w:val="20"/>
                <w:szCs w:val="20"/>
                <w:lang w:val="es-ES_tradnl"/>
              </w:rPr>
            </w:pPr>
            <w:r>
              <w:rPr>
                <w:rFonts w:ascii="Times New Roman" w:hAnsi="Times New Roman" w:cs="Times New Roman"/>
                <w:sz w:val="20"/>
                <w:szCs w:val="20"/>
                <w:lang w:val="es-ES_tradnl"/>
              </w:rPr>
              <w:t>Suma de activo corriente y no corriente</w:t>
            </w:r>
          </w:p>
        </w:tc>
      </w:tr>
      <w:tr w:rsidR="00B3746D" w14:paraId="06594E29" w14:textId="77777777" w:rsidTr="00517B89">
        <w:tc>
          <w:tcPr>
            <w:tcW w:w="3256" w:type="dxa"/>
            <w:shd w:val="clear" w:color="auto" w:fill="D9E2F3" w:themeFill="accent1" w:themeFillTint="33"/>
          </w:tcPr>
          <w:p w14:paraId="243C8DEE" w14:textId="77777777" w:rsidR="00B3746D" w:rsidRPr="00CE1EDD" w:rsidRDefault="00B3746D" w:rsidP="00517B89">
            <w:pPr>
              <w:jc w:val="center"/>
              <w:rPr>
                <w:rFonts w:ascii="Times New Roman" w:hAnsi="Times New Roman" w:cs="Times New Roman"/>
                <w:b/>
                <w:bCs/>
                <w:sz w:val="20"/>
                <w:szCs w:val="20"/>
                <w:lang w:val="es-ES_tradnl"/>
              </w:rPr>
            </w:pPr>
            <w:r w:rsidRPr="00CE1EDD">
              <w:rPr>
                <w:rFonts w:ascii="Times New Roman" w:hAnsi="Times New Roman" w:cs="Times New Roman"/>
                <w:b/>
                <w:bCs/>
                <w:sz w:val="20"/>
                <w:szCs w:val="20"/>
                <w:lang w:val="es-ES_tradnl"/>
              </w:rPr>
              <w:t>Deuda remunerada total</w:t>
            </w:r>
          </w:p>
        </w:tc>
        <w:tc>
          <w:tcPr>
            <w:tcW w:w="5804" w:type="dxa"/>
          </w:tcPr>
          <w:p w14:paraId="421DA540" w14:textId="77777777" w:rsidR="00B3746D" w:rsidRDefault="00B3746D" w:rsidP="00517B89">
            <w:pPr>
              <w:jc w:val="both"/>
              <w:rPr>
                <w:rFonts w:ascii="Times New Roman" w:hAnsi="Times New Roman" w:cs="Times New Roman"/>
                <w:sz w:val="20"/>
                <w:szCs w:val="20"/>
                <w:lang w:val="es-ES_tradnl"/>
              </w:rPr>
            </w:pPr>
            <w:r>
              <w:rPr>
                <w:rFonts w:ascii="Times New Roman" w:hAnsi="Times New Roman" w:cs="Times New Roman"/>
                <w:sz w:val="20"/>
                <w:szCs w:val="20"/>
                <w:lang w:val="es-ES_tradnl"/>
              </w:rPr>
              <w:t xml:space="preserve">Suma de deudas a corto y largo plazo y de deudas con empresas del grupo y asociadas a corto y largo plazo </w:t>
            </w:r>
          </w:p>
        </w:tc>
      </w:tr>
      <w:tr w:rsidR="00B3746D" w14:paraId="4A37C81D" w14:textId="77777777" w:rsidTr="00517B89">
        <w:tc>
          <w:tcPr>
            <w:tcW w:w="3256" w:type="dxa"/>
            <w:shd w:val="clear" w:color="auto" w:fill="D9E2F3" w:themeFill="accent1" w:themeFillTint="33"/>
          </w:tcPr>
          <w:p w14:paraId="2B18406E" w14:textId="77777777" w:rsidR="00B3746D" w:rsidRPr="00CE1EDD" w:rsidRDefault="00B3746D" w:rsidP="00517B89">
            <w:pPr>
              <w:jc w:val="center"/>
              <w:rPr>
                <w:rFonts w:ascii="Times New Roman" w:hAnsi="Times New Roman" w:cs="Times New Roman"/>
                <w:b/>
                <w:bCs/>
                <w:sz w:val="20"/>
                <w:szCs w:val="20"/>
                <w:lang w:val="es-ES_tradnl"/>
              </w:rPr>
            </w:pPr>
            <w:r w:rsidRPr="00CE1EDD">
              <w:rPr>
                <w:rFonts w:ascii="Times New Roman" w:hAnsi="Times New Roman" w:cs="Times New Roman"/>
                <w:b/>
                <w:bCs/>
                <w:sz w:val="20"/>
                <w:szCs w:val="20"/>
                <w:lang w:val="es-ES_tradnl"/>
              </w:rPr>
              <w:t>Pasivo total</w:t>
            </w:r>
          </w:p>
        </w:tc>
        <w:tc>
          <w:tcPr>
            <w:tcW w:w="5804" w:type="dxa"/>
          </w:tcPr>
          <w:p w14:paraId="5C6C8504" w14:textId="77777777" w:rsidR="00B3746D" w:rsidRPr="00545EC6" w:rsidRDefault="00B3746D" w:rsidP="00517B89">
            <w:pPr>
              <w:jc w:val="both"/>
              <w:rPr>
                <w:rFonts w:ascii="Times New Roman" w:hAnsi="Times New Roman" w:cs="Times New Roman"/>
                <w:sz w:val="20"/>
                <w:szCs w:val="20"/>
                <w:lang w:val="es-ES_tradnl"/>
              </w:rPr>
            </w:pPr>
            <w:r>
              <w:rPr>
                <w:rFonts w:ascii="Times New Roman" w:hAnsi="Times New Roman" w:cs="Times New Roman"/>
                <w:sz w:val="20"/>
                <w:szCs w:val="20"/>
                <w:lang w:val="es-ES_tradnl"/>
              </w:rPr>
              <w:t>Suma de pasivo corriente y no corriente</w:t>
            </w:r>
          </w:p>
        </w:tc>
      </w:tr>
      <w:tr w:rsidR="00B3746D" w14:paraId="50A3A368" w14:textId="77777777" w:rsidTr="00517B89">
        <w:tc>
          <w:tcPr>
            <w:tcW w:w="3256" w:type="dxa"/>
            <w:shd w:val="clear" w:color="auto" w:fill="D9E2F3" w:themeFill="accent1" w:themeFillTint="33"/>
          </w:tcPr>
          <w:p w14:paraId="5904DC52" w14:textId="77777777" w:rsidR="00B3746D" w:rsidRPr="00CE1EDD" w:rsidRDefault="00B3746D" w:rsidP="00517B89">
            <w:pPr>
              <w:jc w:val="center"/>
              <w:rPr>
                <w:rFonts w:ascii="Times New Roman" w:hAnsi="Times New Roman" w:cs="Times New Roman"/>
                <w:b/>
                <w:bCs/>
                <w:sz w:val="20"/>
                <w:szCs w:val="20"/>
                <w:lang w:val="es-ES_tradnl"/>
              </w:rPr>
            </w:pPr>
            <w:r w:rsidRPr="00CE1EDD">
              <w:rPr>
                <w:rFonts w:ascii="Times New Roman" w:hAnsi="Times New Roman" w:cs="Times New Roman"/>
                <w:b/>
                <w:bCs/>
                <w:sz w:val="20"/>
                <w:szCs w:val="20"/>
                <w:lang w:val="es-ES_tradnl"/>
              </w:rPr>
              <w:t>Resultado de explotación ajustado</w:t>
            </w:r>
          </w:p>
        </w:tc>
        <w:tc>
          <w:tcPr>
            <w:tcW w:w="5804" w:type="dxa"/>
          </w:tcPr>
          <w:p w14:paraId="2A852330" w14:textId="77777777" w:rsidR="00B3746D" w:rsidRPr="0031329A" w:rsidRDefault="00B3746D" w:rsidP="00517B89">
            <w:pPr>
              <w:jc w:val="both"/>
              <w:rPr>
                <w:rFonts w:ascii="Times New Roman" w:hAnsi="Times New Roman" w:cs="Times New Roman"/>
                <w:sz w:val="20"/>
                <w:szCs w:val="20"/>
                <w:lang w:val="es-ES_tradnl"/>
              </w:rPr>
            </w:pPr>
            <w:r w:rsidRPr="0031329A">
              <w:rPr>
                <w:rFonts w:ascii="Times New Roman" w:hAnsi="Times New Roman" w:cs="Times New Roman"/>
                <w:sz w:val="20"/>
                <w:szCs w:val="20"/>
              </w:rPr>
              <w:t>Resultado de explotación tras eliminar el deterioro y resultado por enajenaciones del inmovilizado y otros resultados</w:t>
            </w:r>
          </w:p>
        </w:tc>
      </w:tr>
      <w:tr w:rsidR="00B3746D" w14:paraId="7EDB6B72" w14:textId="77777777" w:rsidTr="00517B89">
        <w:tc>
          <w:tcPr>
            <w:tcW w:w="3256" w:type="dxa"/>
            <w:shd w:val="clear" w:color="auto" w:fill="D9E2F3" w:themeFill="accent1" w:themeFillTint="33"/>
          </w:tcPr>
          <w:p w14:paraId="30C0A4C0" w14:textId="77777777" w:rsidR="00B3746D" w:rsidRPr="00CE1EDD" w:rsidRDefault="00B3746D" w:rsidP="00517B89">
            <w:pPr>
              <w:jc w:val="center"/>
              <w:rPr>
                <w:rFonts w:ascii="Times New Roman" w:hAnsi="Times New Roman" w:cs="Times New Roman"/>
                <w:b/>
                <w:bCs/>
                <w:sz w:val="20"/>
                <w:szCs w:val="20"/>
                <w:lang w:val="es-ES_tradnl"/>
              </w:rPr>
            </w:pPr>
            <w:r w:rsidRPr="00CE1EDD">
              <w:rPr>
                <w:rFonts w:ascii="Times New Roman" w:hAnsi="Times New Roman" w:cs="Times New Roman"/>
                <w:b/>
                <w:bCs/>
                <w:sz w:val="20"/>
                <w:szCs w:val="20"/>
                <w:lang w:val="es-ES_tradnl"/>
              </w:rPr>
              <w:t>Subvención</w:t>
            </w:r>
          </w:p>
        </w:tc>
        <w:tc>
          <w:tcPr>
            <w:tcW w:w="5804" w:type="dxa"/>
          </w:tcPr>
          <w:p w14:paraId="697D16AA" w14:textId="77777777" w:rsidR="00B3746D" w:rsidRPr="0031329A" w:rsidRDefault="00B3746D" w:rsidP="00517B89">
            <w:pPr>
              <w:keepNext/>
              <w:jc w:val="both"/>
              <w:rPr>
                <w:rFonts w:ascii="Times New Roman" w:hAnsi="Times New Roman" w:cs="Times New Roman"/>
                <w:sz w:val="20"/>
                <w:szCs w:val="20"/>
              </w:rPr>
            </w:pPr>
            <w:r>
              <w:rPr>
                <w:rFonts w:ascii="Times New Roman" w:hAnsi="Times New Roman" w:cs="Times New Roman"/>
                <w:sz w:val="20"/>
                <w:szCs w:val="20"/>
              </w:rPr>
              <w:t>S</w:t>
            </w:r>
            <w:r w:rsidRPr="007D19CD">
              <w:rPr>
                <w:rFonts w:ascii="Times New Roman" w:hAnsi="Times New Roman" w:cs="Times New Roman"/>
                <w:sz w:val="20"/>
                <w:szCs w:val="20"/>
              </w:rPr>
              <w:t>uma de subvenciones, donaciones y legados recibidos</w:t>
            </w:r>
            <w:r>
              <w:rPr>
                <w:rFonts w:ascii="Times New Roman" w:hAnsi="Times New Roman" w:cs="Times New Roman"/>
                <w:sz w:val="20"/>
                <w:szCs w:val="20"/>
              </w:rPr>
              <w:t>,</w:t>
            </w:r>
            <w:r w:rsidRPr="007D19CD">
              <w:rPr>
                <w:rFonts w:ascii="Times New Roman" w:hAnsi="Times New Roman" w:cs="Times New Roman"/>
                <w:sz w:val="20"/>
                <w:szCs w:val="20"/>
              </w:rPr>
              <w:t xml:space="preserve"> y otros ingresos de explotación</w:t>
            </w:r>
          </w:p>
        </w:tc>
      </w:tr>
    </w:tbl>
    <w:p w14:paraId="42B5DFA3" w14:textId="77777777" w:rsidR="00B3746D" w:rsidRPr="00B3746D" w:rsidRDefault="00B3746D" w:rsidP="00B3746D">
      <w:pPr>
        <w:pStyle w:val="Descripcin"/>
        <w:spacing w:after="180"/>
        <w:jc w:val="center"/>
        <w:rPr>
          <w:rFonts w:ascii="Times New Roman" w:hAnsi="Times New Roman" w:cs="Times New Roman"/>
          <w:i w:val="0"/>
          <w:iCs w:val="0"/>
          <w:color w:val="auto"/>
          <w:sz w:val="16"/>
          <w:szCs w:val="16"/>
        </w:rPr>
      </w:pPr>
      <w:bookmarkStart w:id="539" w:name="_Toc94028648"/>
      <w:r w:rsidRPr="00B3746D">
        <w:rPr>
          <w:rFonts w:ascii="Times New Roman" w:hAnsi="Times New Roman" w:cs="Times New Roman"/>
          <w:i w:val="0"/>
          <w:iCs w:val="0"/>
          <w:color w:val="auto"/>
          <w:sz w:val="16"/>
          <w:szCs w:val="16"/>
        </w:rPr>
        <w:t>Fuente: Elaboración propia del autor</w:t>
      </w:r>
      <w:bookmarkEnd w:id="539"/>
    </w:p>
    <w:p w14:paraId="6E9F8201" w14:textId="753B0F4F" w:rsidR="00E17552" w:rsidRDefault="00E17552" w:rsidP="00B3746D">
      <w:pPr>
        <w:rPr>
          <w:lang w:val="es-ES_tradnl"/>
        </w:rPr>
      </w:pPr>
    </w:p>
    <w:p w14:paraId="06B398AD" w14:textId="68F97EA8" w:rsidR="00153500" w:rsidRDefault="00E17552" w:rsidP="00B3746D">
      <w:pPr>
        <w:rPr>
          <w:lang w:val="es-ES_tradnl"/>
        </w:rPr>
        <w:sectPr w:rsidR="00153500" w:rsidSect="002466FA">
          <w:headerReference w:type="default" r:id="rId43"/>
          <w:footerReference w:type="first" r:id="rId44"/>
          <w:pgSz w:w="11906" w:h="16838" w:code="9"/>
          <w:pgMar w:top="1418" w:right="1418" w:bottom="1418" w:left="1418" w:header="0" w:footer="0" w:gutter="0"/>
          <w:cols w:space="708"/>
          <w:docGrid w:linePitch="360"/>
        </w:sectPr>
      </w:pPr>
      <w:r>
        <w:rPr>
          <w:lang w:val="es-ES_tradnl"/>
        </w:rPr>
        <w:br w:type="page"/>
      </w:r>
    </w:p>
    <w:p w14:paraId="5D2F28BF" w14:textId="77BF2A2F" w:rsidR="00B3746D" w:rsidRPr="00B3746D" w:rsidRDefault="00403F06" w:rsidP="00B3746D">
      <w:pPr>
        <w:rPr>
          <w:lang w:val="es-ES_tradnl"/>
        </w:rPr>
      </w:pPr>
      <w:r>
        <w:rPr>
          <w:noProof/>
          <w:lang w:eastAsia="es-ES"/>
        </w:rPr>
        <w:lastRenderedPageBreak/>
        <mc:AlternateContent>
          <mc:Choice Requires="wps">
            <w:drawing>
              <wp:anchor distT="0" distB="0" distL="114300" distR="114300" simplePos="0" relativeHeight="251674624" behindDoc="0" locked="0" layoutInCell="1" allowOverlap="1" wp14:anchorId="7BC2500C" wp14:editId="489EEE5E">
                <wp:simplePos x="0" y="0"/>
                <wp:positionH relativeFrom="column">
                  <wp:posOffset>767080</wp:posOffset>
                </wp:positionH>
                <wp:positionV relativeFrom="paragraph">
                  <wp:posOffset>5489575</wp:posOffset>
                </wp:positionV>
                <wp:extent cx="7578090" cy="635"/>
                <wp:effectExtent l="0" t="0" r="0" b="0"/>
                <wp:wrapSquare wrapText="bothSides"/>
                <wp:docPr id="76" name="Cuadro de texto 76"/>
                <wp:cNvGraphicFramePr/>
                <a:graphic xmlns:a="http://schemas.openxmlformats.org/drawingml/2006/main">
                  <a:graphicData uri="http://schemas.microsoft.com/office/word/2010/wordprocessingShape">
                    <wps:wsp>
                      <wps:cNvSpPr txBox="1"/>
                      <wps:spPr>
                        <a:xfrm>
                          <a:off x="0" y="0"/>
                          <a:ext cx="7578090" cy="635"/>
                        </a:xfrm>
                        <a:prstGeom prst="rect">
                          <a:avLst/>
                        </a:prstGeom>
                        <a:solidFill>
                          <a:prstClr val="white"/>
                        </a:solidFill>
                        <a:ln>
                          <a:noFill/>
                        </a:ln>
                      </wps:spPr>
                      <wps:txbx>
                        <w:txbxContent>
                          <w:p w14:paraId="45B4337D" w14:textId="11A5F6B5" w:rsidR="00517B89" w:rsidRPr="00403F06" w:rsidRDefault="00517B89" w:rsidP="00403F06">
                            <w:pPr>
                              <w:pStyle w:val="Descripcin"/>
                              <w:spacing w:after="180"/>
                              <w:jc w:val="center"/>
                              <w:rPr>
                                <w:rFonts w:ascii="Times New Roman" w:hAnsi="Times New Roman" w:cs="Times New Roman"/>
                                <w:i w:val="0"/>
                                <w:iCs w:val="0"/>
                                <w:noProof/>
                                <w:color w:val="auto"/>
                                <w:sz w:val="16"/>
                                <w:szCs w:val="16"/>
                              </w:rPr>
                            </w:pPr>
                            <w:bookmarkStart w:id="540" w:name="_Toc94028649"/>
                            <w:r w:rsidRPr="00403F06">
                              <w:rPr>
                                <w:rFonts w:ascii="Times New Roman" w:hAnsi="Times New Roman" w:cs="Times New Roman"/>
                                <w:i w:val="0"/>
                                <w:iCs w:val="0"/>
                                <w:color w:val="auto"/>
                                <w:sz w:val="16"/>
                                <w:szCs w:val="16"/>
                              </w:rPr>
                              <w:t xml:space="preserve">Fuente </w:t>
                            </w:r>
                            <w:r w:rsidRPr="00403F06">
                              <w:rPr>
                                <w:rFonts w:ascii="Times New Roman" w:hAnsi="Times New Roman" w:cs="Times New Roman"/>
                                <w:i w:val="0"/>
                                <w:iCs w:val="0"/>
                                <w:color w:val="auto"/>
                                <w:sz w:val="16"/>
                                <w:szCs w:val="16"/>
                              </w:rPr>
                              <w:fldChar w:fldCharType="begin"/>
                            </w:r>
                            <w:r w:rsidRPr="00403F06">
                              <w:rPr>
                                <w:rFonts w:ascii="Times New Roman" w:hAnsi="Times New Roman" w:cs="Times New Roman"/>
                                <w:i w:val="0"/>
                                <w:iCs w:val="0"/>
                                <w:color w:val="auto"/>
                                <w:sz w:val="16"/>
                                <w:szCs w:val="16"/>
                              </w:rPr>
                              <w:instrText xml:space="preserve"> SEQ Fuente \* ARABIC </w:instrText>
                            </w:r>
                            <w:r w:rsidRPr="00403F06">
                              <w:rPr>
                                <w:rFonts w:ascii="Times New Roman" w:hAnsi="Times New Roman" w:cs="Times New Roman"/>
                                <w:i w:val="0"/>
                                <w:iCs w:val="0"/>
                                <w:color w:val="auto"/>
                                <w:sz w:val="16"/>
                                <w:szCs w:val="16"/>
                              </w:rPr>
                              <w:fldChar w:fldCharType="separate"/>
                            </w:r>
                            <w:r w:rsidR="00A55E47">
                              <w:rPr>
                                <w:rFonts w:ascii="Times New Roman" w:hAnsi="Times New Roman" w:cs="Times New Roman"/>
                                <w:i w:val="0"/>
                                <w:iCs w:val="0"/>
                                <w:noProof/>
                                <w:color w:val="auto"/>
                                <w:sz w:val="16"/>
                                <w:szCs w:val="16"/>
                              </w:rPr>
                              <w:t>1</w:t>
                            </w:r>
                            <w:r w:rsidRPr="00403F06">
                              <w:rPr>
                                <w:rFonts w:ascii="Times New Roman" w:hAnsi="Times New Roman" w:cs="Times New Roman"/>
                                <w:i w:val="0"/>
                                <w:iCs w:val="0"/>
                                <w:color w:val="auto"/>
                                <w:sz w:val="16"/>
                                <w:szCs w:val="16"/>
                              </w:rPr>
                              <w:fldChar w:fldCharType="end"/>
                            </w:r>
                            <w:r w:rsidRPr="00403F06">
                              <w:rPr>
                                <w:rFonts w:ascii="Times New Roman" w:hAnsi="Times New Roman" w:cs="Times New Roman"/>
                                <w:i w:val="0"/>
                                <w:iCs w:val="0"/>
                                <w:color w:val="auto"/>
                                <w:sz w:val="16"/>
                                <w:szCs w:val="16"/>
                              </w:rPr>
                              <w:t>: Extraído de</w:t>
                            </w:r>
                            <w:r w:rsidRPr="00CB6C97">
                              <w:rPr>
                                <w:rFonts w:ascii="Times New Roman" w:hAnsi="Times New Roman" w:cs="Times New Roman"/>
                                <w:i w:val="0"/>
                                <w:iCs w:val="0"/>
                                <w:color w:val="auto"/>
                                <w:sz w:val="16"/>
                                <w:szCs w:val="16"/>
                              </w:rPr>
                              <w:t xml:space="preserve"> </w:t>
                            </w:r>
                            <w:r w:rsidRPr="00CB6C97">
                              <w:rPr>
                                <w:rFonts w:ascii="Times New Roman" w:hAnsi="Times New Roman" w:cs="Times New Roman"/>
                                <w:i w:val="0"/>
                                <w:iCs w:val="0"/>
                                <w:color w:val="auto"/>
                                <w:sz w:val="16"/>
                                <w:szCs w:val="16"/>
                              </w:rPr>
                              <w:fldChar w:fldCharType="begin" w:fldLock="1"/>
                            </w:r>
                            <w:r w:rsidR="00515373">
                              <w:rPr>
                                <w:rFonts w:ascii="Times New Roman" w:hAnsi="Times New Roman" w:cs="Times New Roman"/>
                                <w:i w:val="0"/>
                                <w:iCs w:val="0"/>
                                <w:color w:val="auto"/>
                                <w:sz w:val="16"/>
                                <w:szCs w:val="16"/>
                              </w:rPr>
                              <w:instrText>ADDIN CSL_CITATION {"citationItems":[{"id":"ITEM-1","itemData":{"URL":"https://pasa34987.medium.com/scratch-to-sota-build-famous-classification-nets-4-googlenet-2e3bac439462","accessed":{"date-parts":[["2022","1","25"]]},"author":[{"dropping-particle":"","family":"Brown L.","given":"Gary","non-dropping-particle":"","parse-names":false,"suffix":""}],"id":"ITEM-1","issued":{"date-parts":[["2020","12","6"]]},"title":"Scratch to SOTA: Build Famous Classification Nets 4 (GoogLeNet) | by Gary L. Brown | Medium","type":"webpage"},"uris":["http://www.mendeley.com/documents/?uuid=81f0da73-f258-3e51-aeb8-63664b29204f"]}],"mendeley":{"formattedCitation":"(Brown L., 2020)","manualFormatting":"Brown L. (2020)","plainTextFormattedCitation":"(Brown L., 2020)","previouslyFormattedCitation":"(Brown L., 2020)"},"properties":{"noteIndex":0},"schema":"https://github.com/citation-style-language/schema/raw/master/csl-citation.json"}</w:instrText>
                            </w:r>
                            <w:r w:rsidRPr="00CB6C97">
                              <w:rPr>
                                <w:rFonts w:ascii="Times New Roman" w:hAnsi="Times New Roman" w:cs="Times New Roman"/>
                                <w:i w:val="0"/>
                                <w:iCs w:val="0"/>
                                <w:color w:val="auto"/>
                                <w:sz w:val="16"/>
                                <w:szCs w:val="16"/>
                              </w:rPr>
                              <w:fldChar w:fldCharType="separate"/>
                            </w:r>
                            <w:r w:rsidRPr="00CB6C97">
                              <w:rPr>
                                <w:rFonts w:ascii="Times New Roman" w:hAnsi="Times New Roman" w:cs="Times New Roman"/>
                                <w:i w:val="0"/>
                                <w:iCs w:val="0"/>
                                <w:noProof/>
                                <w:color w:val="auto"/>
                                <w:sz w:val="16"/>
                                <w:szCs w:val="16"/>
                              </w:rPr>
                              <w:t xml:space="preserve">Brown L. </w:t>
                            </w:r>
                            <w:r>
                              <w:rPr>
                                <w:rFonts w:ascii="Times New Roman" w:hAnsi="Times New Roman" w:cs="Times New Roman"/>
                                <w:i w:val="0"/>
                                <w:iCs w:val="0"/>
                                <w:noProof/>
                                <w:color w:val="auto"/>
                                <w:sz w:val="16"/>
                                <w:szCs w:val="16"/>
                              </w:rPr>
                              <w:t>(</w:t>
                            </w:r>
                            <w:r w:rsidRPr="00CB6C97">
                              <w:rPr>
                                <w:rFonts w:ascii="Times New Roman" w:hAnsi="Times New Roman" w:cs="Times New Roman"/>
                                <w:i w:val="0"/>
                                <w:iCs w:val="0"/>
                                <w:noProof/>
                                <w:color w:val="auto"/>
                                <w:sz w:val="16"/>
                                <w:szCs w:val="16"/>
                              </w:rPr>
                              <w:t>2020)</w:t>
                            </w:r>
                            <w:bookmarkEnd w:id="540"/>
                            <w:r w:rsidRPr="00CB6C97">
                              <w:rPr>
                                <w:rFonts w:ascii="Times New Roman" w:hAnsi="Times New Roman" w:cs="Times New Roman"/>
                                <w:i w:val="0"/>
                                <w:iCs w:val="0"/>
                                <w:color w:val="auto"/>
                                <w:sz w:val="16"/>
                                <w:szCs w:val="16"/>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2500C" id="Cuadro de texto 76" o:spid="_x0000_s1028" type="#_x0000_t202" style="position:absolute;margin-left:60.4pt;margin-top:432.25pt;width:596.7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" stroked="f">
                <v:textbox style="mso-fit-shape-to-text:t" inset="0,0,0,0">
                  <w:txbxContent>
                    <w:p w14:paraId="45B4337D" w14:textId="11A5F6B5" w:rsidR="00517B89" w:rsidRPr="00403F06" w:rsidRDefault="00517B89" w:rsidP="00403F06">
                      <w:pPr>
                        <w:pStyle w:val="Descripcin"/>
                        <w:spacing w:after="180"/>
                        <w:jc w:val="center"/>
                        <w:rPr>
                          <w:rFonts w:ascii="Times New Roman" w:hAnsi="Times New Roman" w:cs="Times New Roman"/>
                          <w:i w:val="0"/>
                          <w:iCs w:val="0"/>
                          <w:noProof/>
                          <w:color w:val="auto"/>
                          <w:sz w:val="16"/>
                          <w:szCs w:val="16"/>
                        </w:rPr>
                      </w:pPr>
                      <w:bookmarkStart w:id="541" w:name="_Toc94028649"/>
                      <w:r w:rsidRPr="00403F06">
                        <w:rPr>
                          <w:rFonts w:ascii="Times New Roman" w:hAnsi="Times New Roman" w:cs="Times New Roman"/>
                          <w:i w:val="0"/>
                          <w:iCs w:val="0"/>
                          <w:color w:val="auto"/>
                          <w:sz w:val="16"/>
                          <w:szCs w:val="16"/>
                        </w:rPr>
                        <w:t xml:space="preserve">Fuente </w:t>
                      </w:r>
                      <w:r w:rsidRPr="00403F06">
                        <w:rPr>
                          <w:rFonts w:ascii="Times New Roman" w:hAnsi="Times New Roman" w:cs="Times New Roman"/>
                          <w:i w:val="0"/>
                          <w:iCs w:val="0"/>
                          <w:color w:val="auto"/>
                          <w:sz w:val="16"/>
                          <w:szCs w:val="16"/>
                        </w:rPr>
                        <w:fldChar w:fldCharType="begin"/>
                      </w:r>
                      <w:r w:rsidRPr="00403F06">
                        <w:rPr>
                          <w:rFonts w:ascii="Times New Roman" w:hAnsi="Times New Roman" w:cs="Times New Roman"/>
                          <w:i w:val="0"/>
                          <w:iCs w:val="0"/>
                          <w:color w:val="auto"/>
                          <w:sz w:val="16"/>
                          <w:szCs w:val="16"/>
                        </w:rPr>
                        <w:instrText xml:space="preserve"> SEQ Fuente \* ARABIC </w:instrText>
                      </w:r>
                      <w:r w:rsidRPr="00403F06">
                        <w:rPr>
                          <w:rFonts w:ascii="Times New Roman" w:hAnsi="Times New Roman" w:cs="Times New Roman"/>
                          <w:i w:val="0"/>
                          <w:iCs w:val="0"/>
                          <w:color w:val="auto"/>
                          <w:sz w:val="16"/>
                          <w:szCs w:val="16"/>
                        </w:rPr>
                        <w:fldChar w:fldCharType="separate"/>
                      </w:r>
                      <w:r w:rsidR="00A55E47">
                        <w:rPr>
                          <w:rFonts w:ascii="Times New Roman" w:hAnsi="Times New Roman" w:cs="Times New Roman"/>
                          <w:i w:val="0"/>
                          <w:iCs w:val="0"/>
                          <w:noProof/>
                          <w:color w:val="auto"/>
                          <w:sz w:val="16"/>
                          <w:szCs w:val="16"/>
                        </w:rPr>
                        <w:t>1</w:t>
                      </w:r>
                      <w:r w:rsidRPr="00403F06">
                        <w:rPr>
                          <w:rFonts w:ascii="Times New Roman" w:hAnsi="Times New Roman" w:cs="Times New Roman"/>
                          <w:i w:val="0"/>
                          <w:iCs w:val="0"/>
                          <w:color w:val="auto"/>
                          <w:sz w:val="16"/>
                          <w:szCs w:val="16"/>
                        </w:rPr>
                        <w:fldChar w:fldCharType="end"/>
                      </w:r>
                      <w:r w:rsidRPr="00403F06">
                        <w:rPr>
                          <w:rFonts w:ascii="Times New Roman" w:hAnsi="Times New Roman" w:cs="Times New Roman"/>
                          <w:i w:val="0"/>
                          <w:iCs w:val="0"/>
                          <w:color w:val="auto"/>
                          <w:sz w:val="16"/>
                          <w:szCs w:val="16"/>
                        </w:rPr>
                        <w:t>: Extraído de</w:t>
                      </w:r>
                      <w:r w:rsidRPr="00CB6C97">
                        <w:rPr>
                          <w:rFonts w:ascii="Times New Roman" w:hAnsi="Times New Roman" w:cs="Times New Roman"/>
                          <w:i w:val="0"/>
                          <w:iCs w:val="0"/>
                          <w:color w:val="auto"/>
                          <w:sz w:val="16"/>
                          <w:szCs w:val="16"/>
                        </w:rPr>
                        <w:t xml:space="preserve"> </w:t>
                      </w:r>
                      <w:r w:rsidRPr="00CB6C97">
                        <w:rPr>
                          <w:rFonts w:ascii="Times New Roman" w:hAnsi="Times New Roman" w:cs="Times New Roman"/>
                          <w:i w:val="0"/>
                          <w:iCs w:val="0"/>
                          <w:color w:val="auto"/>
                          <w:sz w:val="16"/>
                          <w:szCs w:val="16"/>
                        </w:rPr>
                        <w:fldChar w:fldCharType="begin" w:fldLock="1"/>
                      </w:r>
                      <w:r w:rsidR="00515373">
                        <w:rPr>
                          <w:rFonts w:ascii="Times New Roman" w:hAnsi="Times New Roman" w:cs="Times New Roman"/>
                          <w:i w:val="0"/>
                          <w:iCs w:val="0"/>
                          <w:color w:val="auto"/>
                          <w:sz w:val="16"/>
                          <w:szCs w:val="16"/>
                        </w:rPr>
                        <w:instrText>ADDIN CSL_CITATION {"citationItems":[{"id":"ITEM-1","itemData":{"URL":"https://pasa34987.medium.com/scratch-to-sota-build-famous-classification-nets-4-googlenet-2e3bac439462","accessed":{"date-parts":[["2022","1","25"]]},"author":[{"dropping-particle":"","family":"Brown L.","given":"Gary","non-dropping-particle":"","parse-names":false,"suffix":""}],"id":"ITEM-1","issued":{"date-parts":[["2020","12","6"]]},"title":"Scratch to SOTA: Build Famous Classification Nets 4 (GoogLeNet) | by Gary L. Brown | Medium","type":"webpage"},"uris":["http://www.mendeley.com/documents/?uuid=81f0da73-f258-3e51-aeb8-63664b29204f"]}],"mendeley":{"formattedCitation":"(Brown L., 2020)","manualFormatting":"Brown L. (2020)","plainTextFormattedCitation":"(Brown L., 2020)","previouslyFormattedCitation":"(Brown L., 2020)"},"properties":{"noteIndex":0},"schema":"https://github.com/citation-style-language/schema/raw/master/csl-citation.json"}</w:instrText>
                      </w:r>
                      <w:r w:rsidRPr="00CB6C97">
                        <w:rPr>
                          <w:rFonts w:ascii="Times New Roman" w:hAnsi="Times New Roman" w:cs="Times New Roman"/>
                          <w:i w:val="0"/>
                          <w:iCs w:val="0"/>
                          <w:color w:val="auto"/>
                          <w:sz w:val="16"/>
                          <w:szCs w:val="16"/>
                        </w:rPr>
                        <w:fldChar w:fldCharType="separate"/>
                      </w:r>
                      <w:r w:rsidRPr="00CB6C97">
                        <w:rPr>
                          <w:rFonts w:ascii="Times New Roman" w:hAnsi="Times New Roman" w:cs="Times New Roman"/>
                          <w:i w:val="0"/>
                          <w:iCs w:val="0"/>
                          <w:noProof/>
                          <w:color w:val="auto"/>
                          <w:sz w:val="16"/>
                          <w:szCs w:val="16"/>
                        </w:rPr>
                        <w:t xml:space="preserve">Brown L. </w:t>
                      </w:r>
                      <w:r>
                        <w:rPr>
                          <w:rFonts w:ascii="Times New Roman" w:hAnsi="Times New Roman" w:cs="Times New Roman"/>
                          <w:i w:val="0"/>
                          <w:iCs w:val="0"/>
                          <w:noProof/>
                          <w:color w:val="auto"/>
                          <w:sz w:val="16"/>
                          <w:szCs w:val="16"/>
                        </w:rPr>
                        <w:t>(</w:t>
                      </w:r>
                      <w:r w:rsidRPr="00CB6C97">
                        <w:rPr>
                          <w:rFonts w:ascii="Times New Roman" w:hAnsi="Times New Roman" w:cs="Times New Roman"/>
                          <w:i w:val="0"/>
                          <w:iCs w:val="0"/>
                          <w:noProof/>
                          <w:color w:val="auto"/>
                          <w:sz w:val="16"/>
                          <w:szCs w:val="16"/>
                        </w:rPr>
                        <w:t>2020)</w:t>
                      </w:r>
                      <w:bookmarkEnd w:id="541"/>
                      <w:r w:rsidRPr="00CB6C97">
                        <w:rPr>
                          <w:rFonts w:ascii="Times New Roman" w:hAnsi="Times New Roman" w:cs="Times New Roman"/>
                          <w:i w:val="0"/>
                          <w:iCs w:val="0"/>
                          <w:color w:val="auto"/>
                          <w:sz w:val="16"/>
                          <w:szCs w:val="16"/>
                        </w:rPr>
                        <w:fldChar w:fldCharType="end"/>
                      </w:r>
                    </w:p>
                  </w:txbxContent>
                </v:textbox>
                <w10:wrap type="square"/>
              </v:shape>
            </w:pict>
          </mc:Fallback>
        </mc:AlternateContent>
      </w:r>
      <w:r w:rsidRPr="004A07A8">
        <w:rPr>
          <w:rFonts w:ascii="Times New Roman" w:hAnsi="Times New Roman" w:cs="Times New Roman"/>
          <w:noProof/>
          <w:sz w:val="24"/>
          <w:szCs w:val="24"/>
          <w:lang w:eastAsia="es-ES"/>
        </w:rPr>
        <w:drawing>
          <wp:anchor distT="0" distB="0" distL="114300" distR="114300" simplePos="0" relativeHeight="251657216" behindDoc="0" locked="0" layoutInCell="1" allowOverlap="1" wp14:anchorId="2F5B6BC7" wp14:editId="142B76C6">
            <wp:simplePos x="0" y="0"/>
            <wp:positionH relativeFrom="margin">
              <wp:posOffset>767080</wp:posOffset>
            </wp:positionH>
            <wp:positionV relativeFrom="paragraph">
              <wp:posOffset>239878</wp:posOffset>
            </wp:positionV>
            <wp:extent cx="7578090" cy="5373370"/>
            <wp:effectExtent l="0" t="0" r="381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a:extLst>
                        <a:ext uri="{28A0092B-C50C-407E-A947-70E740481C1C}">
                          <a14:useLocalDpi xmlns:a14="http://schemas.microsoft.com/office/drawing/2010/main" val="0"/>
                        </a:ext>
                      </a:extLst>
                    </a:blip>
                    <a:srcRect l="825" t="5019" r="3095" b="1615"/>
                    <a:stretch/>
                  </pic:blipFill>
                  <pic:spPr bwMode="auto">
                    <a:xfrm>
                      <a:off x="0" y="0"/>
                      <a:ext cx="7578090" cy="5373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72576" behindDoc="0" locked="0" layoutInCell="1" allowOverlap="1" wp14:anchorId="59EA5560" wp14:editId="0175CD09">
                <wp:simplePos x="0" y="0"/>
                <wp:positionH relativeFrom="margin">
                  <wp:align>right</wp:align>
                </wp:positionH>
                <wp:positionV relativeFrom="paragraph">
                  <wp:posOffset>0</wp:posOffset>
                </wp:positionV>
                <wp:extent cx="8790305" cy="233680"/>
                <wp:effectExtent l="0" t="0" r="0" b="0"/>
                <wp:wrapSquare wrapText="bothSides"/>
                <wp:docPr id="75" name="Cuadro de texto 75"/>
                <wp:cNvGraphicFramePr/>
                <a:graphic xmlns:a="http://schemas.openxmlformats.org/drawingml/2006/main">
                  <a:graphicData uri="http://schemas.microsoft.com/office/word/2010/wordprocessingShape">
                    <wps:wsp>
                      <wps:cNvSpPr txBox="1"/>
                      <wps:spPr>
                        <a:xfrm>
                          <a:off x="0" y="0"/>
                          <a:ext cx="8790305" cy="234086"/>
                        </a:xfrm>
                        <a:prstGeom prst="rect">
                          <a:avLst/>
                        </a:prstGeom>
                        <a:solidFill>
                          <a:prstClr val="white"/>
                        </a:solidFill>
                        <a:ln>
                          <a:noFill/>
                        </a:ln>
                      </wps:spPr>
                      <wps:txbx>
                        <w:txbxContent>
                          <w:p w14:paraId="368B4584" w14:textId="259A46DB" w:rsidR="00517B89" w:rsidRPr="00403F06" w:rsidRDefault="00517B89" w:rsidP="00351399">
                            <w:pPr>
                              <w:pStyle w:val="Figuras"/>
                              <w:rPr>
                                <w:noProof/>
                              </w:rPr>
                            </w:pPr>
                            <w:bookmarkStart w:id="542" w:name="figura_A1"/>
                            <w:bookmarkStart w:id="543" w:name="_Toc94028650"/>
                            <w:bookmarkStart w:id="544" w:name="_Toc94033270"/>
                            <w:r w:rsidRPr="00403F06">
                              <w:t>Figura A1: Arquitectura GoogLeNet</w:t>
                            </w:r>
                            <w:bookmarkEnd w:id="542"/>
                            <w:bookmarkEnd w:id="543"/>
                            <w:bookmarkEnd w:id="5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EA5560" id="Cuadro de texto 75" o:spid="_x0000_s1029" type="#_x0000_t202" style="position:absolute;margin-left:640.95pt;margin-top:0;width:692.15pt;height:18.4pt;z-index:2516725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" stroked="f">
                <v:textbox inset="0,0,0,0">
                  <w:txbxContent>
                    <w:p w14:paraId="368B4584" w14:textId="259A46DB" w:rsidR="00517B89" w:rsidRPr="00403F06" w:rsidRDefault="00517B89" w:rsidP="00351399">
                      <w:pPr>
                        <w:pStyle w:val="Figuras"/>
                        <w:rPr>
                          <w:noProof/>
                        </w:rPr>
                      </w:pPr>
                      <w:bookmarkStart w:id="269" w:name="figura_A1"/>
                      <w:bookmarkStart w:id="270" w:name="_Toc94028650"/>
                      <w:bookmarkStart w:id="271" w:name="_Toc94033270"/>
                      <w:r w:rsidRPr="00403F06">
                        <w:t>Figura A1: Arquitectura GoogLeNet</w:t>
                      </w:r>
                      <w:bookmarkEnd w:id="269"/>
                      <w:bookmarkEnd w:id="270"/>
                      <w:bookmarkEnd w:id="271"/>
                    </w:p>
                  </w:txbxContent>
                </v:textbox>
                <w10:wrap type="square" anchorx="margin"/>
              </v:shape>
            </w:pict>
          </mc:Fallback>
        </mc:AlternateContent>
      </w:r>
    </w:p>
    <w:sectPr w:rsidR="00B3746D" w:rsidRPr="00B3746D" w:rsidSect="00450DE9">
      <w:headerReference w:type="first" r:id="rId46"/>
      <w:footerReference w:type="first" r:id="rId47"/>
      <w:pgSz w:w="16838" w:h="11906" w:orient="landscape" w:code="9"/>
      <w:pgMar w:top="1418" w:right="1418" w:bottom="1418" w:left="1418"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2AEF0" w14:textId="77777777" w:rsidR="00BF02EC" w:rsidRDefault="00BF02EC" w:rsidP="00285D53">
      <w:pPr>
        <w:spacing w:after="0" w:line="240" w:lineRule="auto"/>
      </w:pPr>
      <w:r>
        <w:separator/>
      </w:r>
    </w:p>
  </w:endnote>
  <w:endnote w:type="continuationSeparator" w:id="0">
    <w:p w14:paraId="517EF414" w14:textId="77777777" w:rsidR="00BF02EC" w:rsidRDefault="00BF02EC" w:rsidP="00285D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0066558"/>
      <w:docPartObj>
        <w:docPartGallery w:val="Page Numbers (Bottom of Page)"/>
        <w:docPartUnique/>
      </w:docPartObj>
    </w:sdtPr>
    <w:sdtEndPr/>
    <w:sdtContent>
      <w:p w14:paraId="76F3A286" w14:textId="0BD547E5" w:rsidR="00517B89" w:rsidRDefault="00517B89">
        <w:pPr>
          <w:pStyle w:val="Piedepgina"/>
          <w:jc w:val="center"/>
        </w:pPr>
        <w:r>
          <w:fldChar w:fldCharType="begin"/>
        </w:r>
        <w:r>
          <w:instrText>PAGE   \* MERGEFORMAT</w:instrText>
        </w:r>
        <w:r>
          <w:fldChar w:fldCharType="separate"/>
        </w:r>
        <w:r w:rsidR="000307EC">
          <w:rPr>
            <w:noProof/>
          </w:rPr>
          <w:t>78</w:t>
        </w:r>
        <w:r>
          <w:fldChar w:fldCharType="end"/>
        </w:r>
      </w:p>
    </w:sdtContent>
  </w:sdt>
  <w:p w14:paraId="1F6DE423" w14:textId="77777777" w:rsidR="00517B89" w:rsidRDefault="00517B8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77EAC" w14:textId="77777777" w:rsidR="00517B89" w:rsidRDefault="00517B89" w:rsidP="006E20A6">
    <w:pPr>
      <w:pStyle w:val="Piedepgina"/>
      <w:jc w:val="both"/>
      <w:rPr>
        <w:rFonts w:ascii="Times New Roman" w:hAnsi="Times New Roman" w:cs="Times New Roman"/>
        <w:sz w:val="16"/>
        <w:szCs w:val="16"/>
      </w:rPr>
    </w:pPr>
  </w:p>
  <w:p w14:paraId="480331F3" w14:textId="77777777" w:rsidR="00517B89" w:rsidRDefault="00517B89" w:rsidP="006E20A6">
    <w:pPr>
      <w:pStyle w:val="Piedepgina"/>
      <w:jc w:val="both"/>
      <w:rPr>
        <w:rFonts w:ascii="Times New Roman" w:hAnsi="Times New Roman" w:cs="Times New Roman"/>
        <w:sz w:val="16"/>
        <w:szCs w:val="16"/>
      </w:rPr>
    </w:pPr>
  </w:p>
  <w:p w14:paraId="3DA015BA" w14:textId="77777777" w:rsidR="00517B89" w:rsidRDefault="00517B89" w:rsidP="006E20A6">
    <w:pPr>
      <w:pStyle w:val="Piedepgina"/>
      <w:jc w:val="both"/>
      <w:rPr>
        <w:rFonts w:ascii="Times New Roman" w:hAnsi="Times New Roman" w:cs="Times New Roman"/>
        <w:sz w:val="16"/>
        <w:szCs w:val="16"/>
      </w:rPr>
    </w:pPr>
  </w:p>
  <w:p w14:paraId="416E45A8" w14:textId="77777777" w:rsidR="00517B89" w:rsidRPr="006E20A6" w:rsidRDefault="00517B89" w:rsidP="006E20A6">
    <w:pPr>
      <w:pStyle w:val="Piedepgina"/>
      <w:jc w:val="both"/>
      <w:rPr>
        <w:rFonts w:ascii="Times New Roman" w:hAnsi="Times New Roman" w:cs="Times New Roman"/>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2D175" w14:textId="77777777" w:rsidR="00517B89" w:rsidRDefault="00517B89" w:rsidP="006E20A6">
    <w:pPr>
      <w:pStyle w:val="Piedepgina"/>
      <w:jc w:val="both"/>
      <w:rPr>
        <w:rFonts w:ascii="Times New Roman" w:hAnsi="Times New Roman" w:cs="Times New Roman"/>
        <w:sz w:val="16"/>
        <w:szCs w:val="16"/>
      </w:rPr>
    </w:pPr>
  </w:p>
  <w:p w14:paraId="357A636D" w14:textId="77777777" w:rsidR="00517B89" w:rsidRDefault="00517B89" w:rsidP="006E20A6">
    <w:pPr>
      <w:pStyle w:val="Piedepgina"/>
      <w:jc w:val="both"/>
      <w:rPr>
        <w:rFonts w:ascii="Times New Roman" w:hAnsi="Times New Roman" w:cs="Times New Roman"/>
        <w:sz w:val="16"/>
        <w:szCs w:val="16"/>
      </w:rPr>
    </w:pPr>
  </w:p>
  <w:p w14:paraId="334511FB" w14:textId="77777777" w:rsidR="00517B89" w:rsidRDefault="00517B89" w:rsidP="006E20A6">
    <w:pPr>
      <w:pStyle w:val="Piedepgina"/>
      <w:jc w:val="both"/>
      <w:rPr>
        <w:rFonts w:ascii="Times New Roman" w:hAnsi="Times New Roman" w:cs="Times New Roman"/>
        <w:sz w:val="16"/>
        <w:szCs w:val="16"/>
      </w:rPr>
    </w:pPr>
  </w:p>
  <w:p w14:paraId="7BCFABA9" w14:textId="77777777" w:rsidR="00517B89" w:rsidRPr="006E20A6" w:rsidRDefault="00517B89" w:rsidP="006E20A6">
    <w:pPr>
      <w:pStyle w:val="Piedepgina"/>
      <w:jc w:val="both"/>
      <w:rPr>
        <w:rFonts w:ascii="Times New Roman" w:hAnsi="Times New Roman" w:cs="Times New Roman"/>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1E6424" w14:textId="77777777" w:rsidR="00BF02EC" w:rsidRDefault="00BF02EC" w:rsidP="00285D53">
      <w:pPr>
        <w:spacing w:after="0" w:line="240" w:lineRule="auto"/>
      </w:pPr>
      <w:r>
        <w:separator/>
      </w:r>
    </w:p>
  </w:footnote>
  <w:footnote w:type="continuationSeparator" w:id="0">
    <w:p w14:paraId="2C81155B" w14:textId="77777777" w:rsidR="00BF02EC" w:rsidRDefault="00BF02EC" w:rsidP="00285D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E8A74" w14:textId="77777777" w:rsidR="00517B89" w:rsidRDefault="00A55E47">
    <w:pPr>
      <w:pStyle w:val="Encabezado"/>
      <w:ind w:hanging="675"/>
    </w:pPr>
    <w:r>
      <w:rPr>
        <w:noProof/>
      </w:rPr>
      <w:pict w14:anchorId="744B96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i1025" type="#_x0000_t75" alt="encabezadoeii" style="width:314.2pt;height:69pt;visibility:visible">
          <v:imagedata r:id="rId1" o:title="encabezadoeii"/>
        </v:shape>
      </w:pict>
    </w:r>
    <w:r w:rsidR="00517B89">
      <w:tab/>
    </w:r>
    <w:r w:rsidR="00517B89">
      <w:rPr>
        <w:b/>
      </w:rPr>
      <w:t>TFT04</w:t>
    </w:r>
  </w:p>
  <w:p w14:paraId="10D231DA" w14:textId="77777777" w:rsidR="00517B89" w:rsidRDefault="00517B89">
    <w:pPr>
      <w:pStyle w:val="Encabezado"/>
      <w:ind w:hanging="67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60459" w14:textId="084815F9" w:rsidR="00517B89" w:rsidRDefault="00517B89">
    <w:pPr>
      <w:pStyle w:val="Encabezado"/>
      <w:ind w:hanging="675"/>
    </w:pPr>
  </w:p>
  <w:p w14:paraId="2701A213" w14:textId="77777777" w:rsidR="00517B89" w:rsidRDefault="00517B8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D36CB" w14:textId="77777777" w:rsidR="00517B89" w:rsidRDefault="00517B89" w:rsidP="0089391F">
    <w:pPr>
      <w:pStyle w:val="Encabezado"/>
      <w:ind w:hanging="675"/>
    </w:pPr>
  </w:p>
  <w:p w14:paraId="31D92E07" w14:textId="77777777" w:rsidR="00517B89" w:rsidRDefault="00517B89">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C2C87" w14:textId="77777777" w:rsidR="00517B89" w:rsidRDefault="00517B8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4BD3"/>
    <w:multiLevelType w:val="hybridMultilevel"/>
    <w:tmpl w:val="510ED5C2"/>
    <w:lvl w:ilvl="0" w:tplc="08AE7656">
      <w:start w:val="1"/>
      <w:numFmt w:val="decimal"/>
      <w:lvlText w:val="%1."/>
      <w:lvlJc w:val="left"/>
      <w:pPr>
        <w:ind w:left="720" w:hanging="360"/>
      </w:pPr>
      <w:rPr>
        <w:b w:val="0"/>
        <w:bCs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50072EC"/>
    <w:multiLevelType w:val="hybridMultilevel"/>
    <w:tmpl w:val="C4FA51A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BA5C23"/>
    <w:multiLevelType w:val="hybridMultilevel"/>
    <w:tmpl w:val="DE146170"/>
    <w:lvl w:ilvl="0" w:tplc="0C0A000B">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7D05C04"/>
    <w:multiLevelType w:val="hybridMultilevel"/>
    <w:tmpl w:val="73BEA5E6"/>
    <w:lvl w:ilvl="0" w:tplc="5A5003F6">
      <w:numFmt w:val="bullet"/>
      <w:lvlText w:val="-"/>
      <w:lvlJc w:val="left"/>
      <w:pPr>
        <w:ind w:left="360" w:hanging="360"/>
      </w:pPr>
      <w:rPr>
        <w:rFonts w:ascii="Times New Roman" w:eastAsiaTheme="minorHAnsi" w:hAnsi="Times New Roman" w:cs="Times New Roman" w:hint="default"/>
      </w:rPr>
    </w:lvl>
    <w:lvl w:ilvl="1" w:tplc="040A0003" w:tentative="1">
      <w:start w:val="1"/>
      <w:numFmt w:val="bullet"/>
      <w:lvlText w:val="o"/>
      <w:lvlJc w:val="left"/>
      <w:pPr>
        <w:ind w:left="732" w:hanging="360"/>
      </w:pPr>
      <w:rPr>
        <w:rFonts w:ascii="Courier New" w:hAnsi="Courier New" w:cs="Courier New" w:hint="default"/>
      </w:rPr>
    </w:lvl>
    <w:lvl w:ilvl="2" w:tplc="040A0005" w:tentative="1">
      <w:start w:val="1"/>
      <w:numFmt w:val="bullet"/>
      <w:lvlText w:val=""/>
      <w:lvlJc w:val="left"/>
      <w:pPr>
        <w:ind w:left="1452" w:hanging="360"/>
      </w:pPr>
      <w:rPr>
        <w:rFonts w:ascii="Wingdings" w:hAnsi="Wingdings" w:hint="default"/>
      </w:rPr>
    </w:lvl>
    <w:lvl w:ilvl="3" w:tplc="040A0001" w:tentative="1">
      <w:start w:val="1"/>
      <w:numFmt w:val="bullet"/>
      <w:lvlText w:val=""/>
      <w:lvlJc w:val="left"/>
      <w:pPr>
        <w:ind w:left="2172" w:hanging="360"/>
      </w:pPr>
      <w:rPr>
        <w:rFonts w:ascii="Symbol" w:hAnsi="Symbol" w:hint="default"/>
      </w:rPr>
    </w:lvl>
    <w:lvl w:ilvl="4" w:tplc="040A0003" w:tentative="1">
      <w:start w:val="1"/>
      <w:numFmt w:val="bullet"/>
      <w:lvlText w:val="o"/>
      <w:lvlJc w:val="left"/>
      <w:pPr>
        <w:ind w:left="2892" w:hanging="360"/>
      </w:pPr>
      <w:rPr>
        <w:rFonts w:ascii="Courier New" w:hAnsi="Courier New" w:cs="Courier New" w:hint="default"/>
      </w:rPr>
    </w:lvl>
    <w:lvl w:ilvl="5" w:tplc="040A0005" w:tentative="1">
      <w:start w:val="1"/>
      <w:numFmt w:val="bullet"/>
      <w:lvlText w:val=""/>
      <w:lvlJc w:val="left"/>
      <w:pPr>
        <w:ind w:left="3612" w:hanging="360"/>
      </w:pPr>
      <w:rPr>
        <w:rFonts w:ascii="Wingdings" w:hAnsi="Wingdings" w:hint="default"/>
      </w:rPr>
    </w:lvl>
    <w:lvl w:ilvl="6" w:tplc="040A0001" w:tentative="1">
      <w:start w:val="1"/>
      <w:numFmt w:val="bullet"/>
      <w:lvlText w:val=""/>
      <w:lvlJc w:val="left"/>
      <w:pPr>
        <w:ind w:left="4332" w:hanging="360"/>
      </w:pPr>
      <w:rPr>
        <w:rFonts w:ascii="Symbol" w:hAnsi="Symbol" w:hint="default"/>
      </w:rPr>
    </w:lvl>
    <w:lvl w:ilvl="7" w:tplc="040A0003" w:tentative="1">
      <w:start w:val="1"/>
      <w:numFmt w:val="bullet"/>
      <w:lvlText w:val="o"/>
      <w:lvlJc w:val="left"/>
      <w:pPr>
        <w:ind w:left="5052" w:hanging="360"/>
      </w:pPr>
      <w:rPr>
        <w:rFonts w:ascii="Courier New" w:hAnsi="Courier New" w:cs="Courier New" w:hint="default"/>
      </w:rPr>
    </w:lvl>
    <w:lvl w:ilvl="8" w:tplc="040A0005" w:tentative="1">
      <w:start w:val="1"/>
      <w:numFmt w:val="bullet"/>
      <w:lvlText w:val=""/>
      <w:lvlJc w:val="left"/>
      <w:pPr>
        <w:ind w:left="5772" w:hanging="360"/>
      </w:pPr>
      <w:rPr>
        <w:rFonts w:ascii="Wingdings" w:hAnsi="Wingdings" w:hint="default"/>
      </w:rPr>
    </w:lvl>
  </w:abstractNum>
  <w:abstractNum w:abstractNumId="4" w15:restartNumberingAfterBreak="0">
    <w:nsid w:val="088E71F6"/>
    <w:multiLevelType w:val="hybridMultilevel"/>
    <w:tmpl w:val="CE44BEFC"/>
    <w:lvl w:ilvl="0" w:tplc="89724A70">
      <w:start w:val="1"/>
      <w:numFmt w:val="decimal"/>
      <w:lvlText w:val="%1."/>
      <w:lvlJc w:val="left"/>
      <w:pPr>
        <w:ind w:left="720" w:hanging="360"/>
      </w:pPr>
      <w:rPr>
        <w:b w:val="0"/>
        <w:bCs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089D1279"/>
    <w:multiLevelType w:val="hybridMultilevel"/>
    <w:tmpl w:val="B656774C"/>
    <w:lvl w:ilvl="0" w:tplc="0C0A000B">
      <w:start w:val="1"/>
      <w:numFmt w:val="bullet"/>
      <w:lvlText w:val=""/>
      <w:lvlJc w:val="left"/>
      <w:pPr>
        <w:ind w:left="845" w:hanging="360"/>
      </w:pPr>
      <w:rPr>
        <w:rFonts w:ascii="Wingdings" w:hAnsi="Wingdings" w:hint="default"/>
      </w:rPr>
    </w:lvl>
    <w:lvl w:ilvl="1" w:tplc="040A0003" w:tentative="1">
      <w:start w:val="1"/>
      <w:numFmt w:val="bullet"/>
      <w:lvlText w:val="o"/>
      <w:lvlJc w:val="left"/>
      <w:pPr>
        <w:ind w:left="1565" w:hanging="360"/>
      </w:pPr>
      <w:rPr>
        <w:rFonts w:ascii="Courier New" w:hAnsi="Courier New" w:cs="Courier New" w:hint="default"/>
      </w:rPr>
    </w:lvl>
    <w:lvl w:ilvl="2" w:tplc="040A0005" w:tentative="1">
      <w:start w:val="1"/>
      <w:numFmt w:val="bullet"/>
      <w:lvlText w:val=""/>
      <w:lvlJc w:val="left"/>
      <w:pPr>
        <w:ind w:left="2285" w:hanging="360"/>
      </w:pPr>
      <w:rPr>
        <w:rFonts w:ascii="Wingdings" w:hAnsi="Wingdings" w:hint="default"/>
      </w:rPr>
    </w:lvl>
    <w:lvl w:ilvl="3" w:tplc="040A0001" w:tentative="1">
      <w:start w:val="1"/>
      <w:numFmt w:val="bullet"/>
      <w:lvlText w:val=""/>
      <w:lvlJc w:val="left"/>
      <w:pPr>
        <w:ind w:left="3005" w:hanging="360"/>
      </w:pPr>
      <w:rPr>
        <w:rFonts w:ascii="Symbol" w:hAnsi="Symbol" w:hint="default"/>
      </w:rPr>
    </w:lvl>
    <w:lvl w:ilvl="4" w:tplc="040A0003" w:tentative="1">
      <w:start w:val="1"/>
      <w:numFmt w:val="bullet"/>
      <w:lvlText w:val="o"/>
      <w:lvlJc w:val="left"/>
      <w:pPr>
        <w:ind w:left="3725" w:hanging="360"/>
      </w:pPr>
      <w:rPr>
        <w:rFonts w:ascii="Courier New" w:hAnsi="Courier New" w:cs="Courier New" w:hint="default"/>
      </w:rPr>
    </w:lvl>
    <w:lvl w:ilvl="5" w:tplc="040A0005" w:tentative="1">
      <w:start w:val="1"/>
      <w:numFmt w:val="bullet"/>
      <w:lvlText w:val=""/>
      <w:lvlJc w:val="left"/>
      <w:pPr>
        <w:ind w:left="4445" w:hanging="360"/>
      </w:pPr>
      <w:rPr>
        <w:rFonts w:ascii="Wingdings" w:hAnsi="Wingdings" w:hint="default"/>
      </w:rPr>
    </w:lvl>
    <w:lvl w:ilvl="6" w:tplc="040A0001" w:tentative="1">
      <w:start w:val="1"/>
      <w:numFmt w:val="bullet"/>
      <w:lvlText w:val=""/>
      <w:lvlJc w:val="left"/>
      <w:pPr>
        <w:ind w:left="5165" w:hanging="360"/>
      </w:pPr>
      <w:rPr>
        <w:rFonts w:ascii="Symbol" w:hAnsi="Symbol" w:hint="default"/>
      </w:rPr>
    </w:lvl>
    <w:lvl w:ilvl="7" w:tplc="040A0003" w:tentative="1">
      <w:start w:val="1"/>
      <w:numFmt w:val="bullet"/>
      <w:lvlText w:val="o"/>
      <w:lvlJc w:val="left"/>
      <w:pPr>
        <w:ind w:left="5885" w:hanging="360"/>
      </w:pPr>
      <w:rPr>
        <w:rFonts w:ascii="Courier New" w:hAnsi="Courier New" w:cs="Courier New" w:hint="default"/>
      </w:rPr>
    </w:lvl>
    <w:lvl w:ilvl="8" w:tplc="040A0005" w:tentative="1">
      <w:start w:val="1"/>
      <w:numFmt w:val="bullet"/>
      <w:lvlText w:val=""/>
      <w:lvlJc w:val="left"/>
      <w:pPr>
        <w:ind w:left="6605" w:hanging="360"/>
      </w:pPr>
      <w:rPr>
        <w:rFonts w:ascii="Wingdings" w:hAnsi="Wingdings" w:hint="default"/>
      </w:rPr>
    </w:lvl>
  </w:abstractNum>
  <w:abstractNum w:abstractNumId="6" w15:restartNumberingAfterBreak="0">
    <w:nsid w:val="091F09CE"/>
    <w:multiLevelType w:val="hybridMultilevel"/>
    <w:tmpl w:val="4710B7E4"/>
    <w:lvl w:ilvl="0" w:tplc="0C0A000B">
      <w:start w:val="1"/>
      <w:numFmt w:val="bullet"/>
      <w:lvlText w:val=""/>
      <w:lvlJc w:val="left"/>
      <w:pPr>
        <w:ind w:left="1068" w:hanging="360"/>
      </w:pPr>
      <w:rPr>
        <w:rFonts w:ascii="Wingdings" w:hAnsi="Wingdings"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7" w15:restartNumberingAfterBreak="0">
    <w:nsid w:val="0A645916"/>
    <w:multiLevelType w:val="hybridMultilevel"/>
    <w:tmpl w:val="F37EB99A"/>
    <w:lvl w:ilvl="0" w:tplc="FFFFFFFF">
      <w:start w:val="1"/>
      <w:numFmt w:val="decimal"/>
      <w:lvlText w:val="%1."/>
      <w:lvlJc w:val="left"/>
      <w:pPr>
        <w:ind w:left="720" w:hanging="360"/>
      </w:pPr>
      <w:rPr>
        <w:b w:val="0"/>
        <w:bCs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1211473C"/>
    <w:multiLevelType w:val="hybridMultilevel"/>
    <w:tmpl w:val="0BCCF116"/>
    <w:lvl w:ilvl="0" w:tplc="0C0A000B">
      <w:start w:val="1"/>
      <w:numFmt w:val="bullet"/>
      <w:lvlText w:val=""/>
      <w:lvlJc w:val="left"/>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1A5C5E83"/>
    <w:multiLevelType w:val="hybridMultilevel"/>
    <w:tmpl w:val="FE9A278E"/>
    <w:lvl w:ilvl="0" w:tplc="E9F895F0">
      <w:start w:val="1"/>
      <w:numFmt w:val="decimal"/>
      <w:lvlText w:val="%1."/>
      <w:lvlJc w:val="left"/>
      <w:pPr>
        <w:ind w:left="720" w:hanging="360"/>
      </w:pPr>
      <w:rPr>
        <w:b w:val="0"/>
        <w:bCs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1E36473C"/>
    <w:multiLevelType w:val="hybridMultilevel"/>
    <w:tmpl w:val="086A05BC"/>
    <w:lvl w:ilvl="0" w:tplc="040A000F">
      <w:start w:val="1"/>
      <w:numFmt w:val="decimal"/>
      <w:lvlText w:val="%1."/>
      <w:lvlJc w:val="left"/>
      <w:pPr>
        <w:ind w:left="1068" w:hanging="360"/>
      </w:pPr>
    </w:lvl>
    <w:lvl w:ilvl="1" w:tplc="040A0019" w:tentative="1">
      <w:start w:val="1"/>
      <w:numFmt w:val="lowerLetter"/>
      <w:lvlText w:val="%2."/>
      <w:lvlJc w:val="left"/>
      <w:pPr>
        <w:ind w:left="1788" w:hanging="360"/>
      </w:pPr>
    </w:lvl>
    <w:lvl w:ilvl="2" w:tplc="040A001B" w:tentative="1">
      <w:start w:val="1"/>
      <w:numFmt w:val="lowerRoman"/>
      <w:lvlText w:val="%3."/>
      <w:lvlJc w:val="right"/>
      <w:pPr>
        <w:ind w:left="2508" w:hanging="180"/>
      </w:pPr>
    </w:lvl>
    <w:lvl w:ilvl="3" w:tplc="040A000F" w:tentative="1">
      <w:start w:val="1"/>
      <w:numFmt w:val="decimal"/>
      <w:lvlText w:val="%4."/>
      <w:lvlJc w:val="left"/>
      <w:pPr>
        <w:ind w:left="3228" w:hanging="360"/>
      </w:pPr>
    </w:lvl>
    <w:lvl w:ilvl="4" w:tplc="040A0019" w:tentative="1">
      <w:start w:val="1"/>
      <w:numFmt w:val="lowerLetter"/>
      <w:lvlText w:val="%5."/>
      <w:lvlJc w:val="left"/>
      <w:pPr>
        <w:ind w:left="3948" w:hanging="360"/>
      </w:pPr>
    </w:lvl>
    <w:lvl w:ilvl="5" w:tplc="040A001B" w:tentative="1">
      <w:start w:val="1"/>
      <w:numFmt w:val="lowerRoman"/>
      <w:lvlText w:val="%6."/>
      <w:lvlJc w:val="right"/>
      <w:pPr>
        <w:ind w:left="4668" w:hanging="180"/>
      </w:pPr>
    </w:lvl>
    <w:lvl w:ilvl="6" w:tplc="040A000F" w:tentative="1">
      <w:start w:val="1"/>
      <w:numFmt w:val="decimal"/>
      <w:lvlText w:val="%7."/>
      <w:lvlJc w:val="left"/>
      <w:pPr>
        <w:ind w:left="5388" w:hanging="360"/>
      </w:pPr>
    </w:lvl>
    <w:lvl w:ilvl="7" w:tplc="040A0019" w:tentative="1">
      <w:start w:val="1"/>
      <w:numFmt w:val="lowerLetter"/>
      <w:lvlText w:val="%8."/>
      <w:lvlJc w:val="left"/>
      <w:pPr>
        <w:ind w:left="6108" w:hanging="360"/>
      </w:pPr>
    </w:lvl>
    <w:lvl w:ilvl="8" w:tplc="040A001B" w:tentative="1">
      <w:start w:val="1"/>
      <w:numFmt w:val="lowerRoman"/>
      <w:lvlText w:val="%9."/>
      <w:lvlJc w:val="right"/>
      <w:pPr>
        <w:ind w:left="6828" w:hanging="180"/>
      </w:pPr>
    </w:lvl>
  </w:abstractNum>
  <w:abstractNum w:abstractNumId="11" w15:restartNumberingAfterBreak="0">
    <w:nsid w:val="1EA67D5B"/>
    <w:multiLevelType w:val="hybridMultilevel"/>
    <w:tmpl w:val="C89E09FA"/>
    <w:lvl w:ilvl="0" w:tplc="2B2CB4F2">
      <w:start w:val="1"/>
      <w:numFmt w:val="decimal"/>
      <w:lvlText w:val="%1."/>
      <w:lvlJc w:val="left"/>
      <w:pPr>
        <w:ind w:left="720" w:hanging="360"/>
      </w:pPr>
      <w:rPr>
        <w:b w:val="0"/>
        <w:bCs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1FA411F4"/>
    <w:multiLevelType w:val="hybridMultilevel"/>
    <w:tmpl w:val="8660B53A"/>
    <w:lvl w:ilvl="0" w:tplc="E9F895F0">
      <w:start w:val="1"/>
      <w:numFmt w:val="decimal"/>
      <w:lvlText w:val="%1."/>
      <w:lvlJc w:val="left"/>
      <w:pPr>
        <w:ind w:left="720" w:hanging="360"/>
      </w:pPr>
      <w:rPr>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12838C6"/>
    <w:multiLevelType w:val="hybridMultilevel"/>
    <w:tmpl w:val="79EE3598"/>
    <w:lvl w:ilvl="0" w:tplc="0C0A000B">
      <w:start w:val="1"/>
      <w:numFmt w:val="bullet"/>
      <w:lvlText w:val=""/>
      <w:lvlJc w:val="left"/>
      <w:pPr>
        <w:ind w:left="1068" w:hanging="360"/>
      </w:pPr>
      <w:rPr>
        <w:rFonts w:ascii="Wingdings" w:hAnsi="Wingdings"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14" w15:restartNumberingAfterBreak="0">
    <w:nsid w:val="25DC1B53"/>
    <w:multiLevelType w:val="hybridMultilevel"/>
    <w:tmpl w:val="FBB63224"/>
    <w:lvl w:ilvl="0" w:tplc="ABE61902">
      <w:start w:val="1"/>
      <w:numFmt w:val="decimal"/>
      <w:lvlText w:val="%1."/>
      <w:lvlJc w:val="left"/>
      <w:pPr>
        <w:ind w:left="720" w:hanging="360"/>
      </w:pPr>
      <w:rPr>
        <w:b w:val="0"/>
        <w:bCs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28661B1E"/>
    <w:multiLevelType w:val="hybridMultilevel"/>
    <w:tmpl w:val="EA6CCD8E"/>
    <w:lvl w:ilvl="0" w:tplc="0C0A000B">
      <w:start w:val="1"/>
      <w:numFmt w:val="bullet"/>
      <w:lvlText w:val=""/>
      <w:lvlJc w:val="left"/>
      <w:pPr>
        <w:ind w:left="1080" w:hanging="360"/>
      </w:pPr>
      <w:rPr>
        <w:rFonts w:ascii="Wingdings" w:hAnsi="Wingdings"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6" w15:restartNumberingAfterBreak="0">
    <w:nsid w:val="28BB4C22"/>
    <w:multiLevelType w:val="hybridMultilevel"/>
    <w:tmpl w:val="16BCA622"/>
    <w:lvl w:ilvl="0" w:tplc="0C0A000B">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30695E93"/>
    <w:multiLevelType w:val="hybridMultilevel"/>
    <w:tmpl w:val="DC6E176A"/>
    <w:lvl w:ilvl="0" w:tplc="89724A70">
      <w:start w:val="1"/>
      <w:numFmt w:val="decimal"/>
      <w:lvlText w:val="%1."/>
      <w:lvlJc w:val="left"/>
      <w:pPr>
        <w:ind w:left="720" w:hanging="360"/>
      </w:pPr>
      <w:rPr>
        <w:b w:val="0"/>
        <w:bCs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32646297"/>
    <w:multiLevelType w:val="hybridMultilevel"/>
    <w:tmpl w:val="8996E6DA"/>
    <w:lvl w:ilvl="0" w:tplc="0C0A000B">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33697048"/>
    <w:multiLevelType w:val="hybridMultilevel"/>
    <w:tmpl w:val="B792EE82"/>
    <w:lvl w:ilvl="0" w:tplc="0C0A000B">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3BD809ED"/>
    <w:multiLevelType w:val="multilevel"/>
    <w:tmpl w:val="0C0A001F"/>
    <w:lvl w:ilvl="0">
      <w:start w:val="1"/>
      <w:numFmt w:val="decimal"/>
      <w:lvlText w:val="%1."/>
      <w:lvlJc w:val="left"/>
      <w:pPr>
        <w:ind w:left="360" w:hanging="360"/>
      </w:pPr>
      <w:rPr>
        <w:rFonts w:hint="default"/>
        <w:b/>
        <w:bC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CA4117B"/>
    <w:multiLevelType w:val="hybridMultilevel"/>
    <w:tmpl w:val="B168701A"/>
    <w:lvl w:ilvl="0" w:tplc="FFFFFFFF">
      <w:start w:val="1"/>
      <w:numFmt w:val="decimal"/>
      <w:lvlText w:val="%1."/>
      <w:lvlJc w:val="left"/>
      <w:pPr>
        <w:ind w:left="720" w:hanging="360"/>
      </w:pPr>
      <w:rPr>
        <w:b w:val="0"/>
        <w:bCs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15:restartNumberingAfterBreak="0">
    <w:nsid w:val="3DA7759B"/>
    <w:multiLevelType w:val="hybridMultilevel"/>
    <w:tmpl w:val="FFF852C8"/>
    <w:lvl w:ilvl="0" w:tplc="E9F895F0">
      <w:start w:val="1"/>
      <w:numFmt w:val="decimal"/>
      <w:lvlText w:val="%1."/>
      <w:lvlJc w:val="left"/>
      <w:pPr>
        <w:ind w:left="720" w:hanging="360"/>
      </w:pPr>
      <w:rPr>
        <w:b w:val="0"/>
        <w:bCs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15:restartNumberingAfterBreak="0">
    <w:nsid w:val="3DC86A85"/>
    <w:multiLevelType w:val="hybridMultilevel"/>
    <w:tmpl w:val="00681646"/>
    <w:lvl w:ilvl="0" w:tplc="0C0A000B">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3FC11107"/>
    <w:multiLevelType w:val="hybridMultilevel"/>
    <w:tmpl w:val="F69A2A00"/>
    <w:lvl w:ilvl="0" w:tplc="08AE7656">
      <w:start w:val="1"/>
      <w:numFmt w:val="decimal"/>
      <w:lvlText w:val="%1."/>
      <w:lvlJc w:val="left"/>
      <w:pPr>
        <w:ind w:left="720" w:hanging="360"/>
      </w:pPr>
      <w:rPr>
        <w:b w:val="0"/>
        <w:bCs w:val="0"/>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15:restartNumberingAfterBreak="0">
    <w:nsid w:val="412749BC"/>
    <w:multiLevelType w:val="hybridMultilevel"/>
    <w:tmpl w:val="18E8EC54"/>
    <w:lvl w:ilvl="0" w:tplc="08AE7656">
      <w:start w:val="1"/>
      <w:numFmt w:val="decimal"/>
      <w:lvlText w:val="%1."/>
      <w:lvlJc w:val="left"/>
      <w:pPr>
        <w:ind w:left="720" w:hanging="360"/>
      </w:pPr>
      <w:rPr>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3DA4D97"/>
    <w:multiLevelType w:val="hybridMultilevel"/>
    <w:tmpl w:val="C226A3C4"/>
    <w:lvl w:ilvl="0" w:tplc="ABE61902">
      <w:start w:val="1"/>
      <w:numFmt w:val="decimal"/>
      <w:lvlText w:val="%1."/>
      <w:lvlJc w:val="left"/>
      <w:pPr>
        <w:ind w:left="720" w:hanging="360"/>
      </w:pPr>
      <w:rPr>
        <w:b w:val="0"/>
        <w:bCs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15:restartNumberingAfterBreak="0">
    <w:nsid w:val="44177768"/>
    <w:multiLevelType w:val="hybridMultilevel"/>
    <w:tmpl w:val="643A77E4"/>
    <w:lvl w:ilvl="0" w:tplc="040A000F">
      <w:start w:val="1"/>
      <w:numFmt w:val="decimal"/>
      <w:lvlText w:val="%1."/>
      <w:lvlJc w:val="left"/>
      <w:pPr>
        <w:ind w:left="770" w:hanging="360"/>
      </w:pPr>
    </w:lvl>
    <w:lvl w:ilvl="1" w:tplc="040A0019">
      <w:start w:val="1"/>
      <w:numFmt w:val="lowerLetter"/>
      <w:lvlText w:val="%2."/>
      <w:lvlJc w:val="left"/>
      <w:pPr>
        <w:ind w:left="1490" w:hanging="360"/>
      </w:pPr>
    </w:lvl>
    <w:lvl w:ilvl="2" w:tplc="040A001B" w:tentative="1">
      <w:start w:val="1"/>
      <w:numFmt w:val="lowerRoman"/>
      <w:lvlText w:val="%3."/>
      <w:lvlJc w:val="right"/>
      <w:pPr>
        <w:ind w:left="2210" w:hanging="180"/>
      </w:pPr>
    </w:lvl>
    <w:lvl w:ilvl="3" w:tplc="040A000F" w:tentative="1">
      <w:start w:val="1"/>
      <w:numFmt w:val="decimal"/>
      <w:lvlText w:val="%4."/>
      <w:lvlJc w:val="left"/>
      <w:pPr>
        <w:ind w:left="2930" w:hanging="360"/>
      </w:pPr>
    </w:lvl>
    <w:lvl w:ilvl="4" w:tplc="040A0019" w:tentative="1">
      <w:start w:val="1"/>
      <w:numFmt w:val="lowerLetter"/>
      <w:lvlText w:val="%5."/>
      <w:lvlJc w:val="left"/>
      <w:pPr>
        <w:ind w:left="3650" w:hanging="360"/>
      </w:pPr>
    </w:lvl>
    <w:lvl w:ilvl="5" w:tplc="040A001B" w:tentative="1">
      <w:start w:val="1"/>
      <w:numFmt w:val="lowerRoman"/>
      <w:lvlText w:val="%6."/>
      <w:lvlJc w:val="right"/>
      <w:pPr>
        <w:ind w:left="4370" w:hanging="180"/>
      </w:pPr>
    </w:lvl>
    <w:lvl w:ilvl="6" w:tplc="040A000F" w:tentative="1">
      <w:start w:val="1"/>
      <w:numFmt w:val="decimal"/>
      <w:lvlText w:val="%7."/>
      <w:lvlJc w:val="left"/>
      <w:pPr>
        <w:ind w:left="5090" w:hanging="360"/>
      </w:pPr>
    </w:lvl>
    <w:lvl w:ilvl="7" w:tplc="040A0019" w:tentative="1">
      <w:start w:val="1"/>
      <w:numFmt w:val="lowerLetter"/>
      <w:lvlText w:val="%8."/>
      <w:lvlJc w:val="left"/>
      <w:pPr>
        <w:ind w:left="5810" w:hanging="360"/>
      </w:pPr>
    </w:lvl>
    <w:lvl w:ilvl="8" w:tplc="040A001B" w:tentative="1">
      <w:start w:val="1"/>
      <w:numFmt w:val="lowerRoman"/>
      <w:lvlText w:val="%9."/>
      <w:lvlJc w:val="right"/>
      <w:pPr>
        <w:ind w:left="6530" w:hanging="180"/>
      </w:pPr>
    </w:lvl>
  </w:abstractNum>
  <w:abstractNum w:abstractNumId="28" w15:restartNumberingAfterBreak="0">
    <w:nsid w:val="46AC749A"/>
    <w:multiLevelType w:val="hybridMultilevel"/>
    <w:tmpl w:val="0A1ADB8E"/>
    <w:lvl w:ilvl="0" w:tplc="FFFFFFFF">
      <w:start w:val="1"/>
      <w:numFmt w:val="decimal"/>
      <w:lvlText w:val="%1."/>
      <w:lvlJc w:val="left"/>
      <w:pPr>
        <w:ind w:left="720" w:hanging="360"/>
      </w:pPr>
      <w:rPr>
        <w:b w:val="0"/>
        <w:bCs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15:restartNumberingAfterBreak="0">
    <w:nsid w:val="471E13E1"/>
    <w:multiLevelType w:val="hybridMultilevel"/>
    <w:tmpl w:val="8842B514"/>
    <w:lvl w:ilvl="0" w:tplc="5A5003F6">
      <w:numFmt w:val="bullet"/>
      <w:lvlText w:val="-"/>
      <w:lvlJc w:val="left"/>
      <w:pPr>
        <w:ind w:left="360" w:hanging="360"/>
      </w:pPr>
      <w:rPr>
        <w:rFonts w:ascii="Times New Roman" w:eastAsiaTheme="minorHAnsi" w:hAnsi="Times New Roman" w:cs="Times New Roman"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30" w15:restartNumberingAfterBreak="0">
    <w:nsid w:val="478461F7"/>
    <w:multiLevelType w:val="hybridMultilevel"/>
    <w:tmpl w:val="0A163C64"/>
    <w:lvl w:ilvl="0" w:tplc="0C0A000B">
      <w:start w:val="1"/>
      <w:numFmt w:val="bullet"/>
      <w:lvlText w:val=""/>
      <w:lvlJc w:val="left"/>
      <w:pPr>
        <w:ind w:left="720" w:hanging="360"/>
      </w:pPr>
      <w:rPr>
        <w:rFonts w:ascii="Wingdings" w:hAnsi="Wingdings"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496E354E"/>
    <w:multiLevelType w:val="hybridMultilevel"/>
    <w:tmpl w:val="479A3A9E"/>
    <w:lvl w:ilvl="0" w:tplc="0C0A000B">
      <w:start w:val="1"/>
      <w:numFmt w:val="bullet"/>
      <w:lvlText w:val=""/>
      <w:lvlJc w:val="left"/>
      <w:pPr>
        <w:ind w:left="1080" w:hanging="360"/>
      </w:pPr>
      <w:rPr>
        <w:rFonts w:ascii="Wingdings" w:hAnsi="Wingdings"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2" w15:restartNumberingAfterBreak="0">
    <w:nsid w:val="4F8F7137"/>
    <w:multiLevelType w:val="hybridMultilevel"/>
    <w:tmpl w:val="57EC6706"/>
    <w:lvl w:ilvl="0" w:tplc="0C0A000B">
      <w:start w:val="1"/>
      <w:numFmt w:val="bullet"/>
      <w:lvlText w:val=""/>
      <w:lvlJc w:val="left"/>
      <w:pPr>
        <w:ind w:left="1080" w:hanging="360"/>
      </w:pPr>
      <w:rPr>
        <w:rFonts w:ascii="Wingdings" w:hAnsi="Wingdings"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3" w15:restartNumberingAfterBreak="0">
    <w:nsid w:val="53384294"/>
    <w:multiLevelType w:val="hybridMultilevel"/>
    <w:tmpl w:val="C7442B06"/>
    <w:lvl w:ilvl="0" w:tplc="0C0A000B">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15:restartNumberingAfterBreak="0">
    <w:nsid w:val="53826BDE"/>
    <w:multiLevelType w:val="hybridMultilevel"/>
    <w:tmpl w:val="04D22B9E"/>
    <w:lvl w:ilvl="0" w:tplc="0C0A000B">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 w15:restartNumberingAfterBreak="0">
    <w:nsid w:val="53BA58A4"/>
    <w:multiLevelType w:val="hybridMultilevel"/>
    <w:tmpl w:val="83C6A864"/>
    <w:lvl w:ilvl="0" w:tplc="0C0A000B">
      <w:start w:val="1"/>
      <w:numFmt w:val="bullet"/>
      <w:lvlText w:val=""/>
      <w:lvlJc w:val="left"/>
      <w:pPr>
        <w:ind w:left="835" w:hanging="360"/>
      </w:pPr>
      <w:rPr>
        <w:rFonts w:ascii="Wingdings" w:hAnsi="Wingdings" w:hint="default"/>
      </w:rPr>
    </w:lvl>
    <w:lvl w:ilvl="1" w:tplc="040A0003" w:tentative="1">
      <w:start w:val="1"/>
      <w:numFmt w:val="bullet"/>
      <w:lvlText w:val="o"/>
      <w:lvlJc w:val="left"/>
      <w:pPr>
        <w:ind w:left="1555" w:hanging="360"/>
      </w:pPr>
      <w:rPr>
        <w:rFonts w:ascii="Courier New" w:hAnsi="Courier New" w:cs="Courier New" w:hint="default"/>
      </w:rPr>
    </w:lvl>
    <w:lvl w:ilvl="2" w:tplc="040A0005" w:tentative="1">
      <w:start w:val="1"/>
      <w:numFmt w:val="bullet"/>
      <w:lvlText w:val=""/>
      <w:lvlJc w:val="left"/>
      <w:pPr>
        <w:ind w:left="2275" w:hanging="360"/>
      </w:pPr>
      <w:rPr>
        <w:rFonts w:ascii="Wingdings" w:hAnsi="Wingdings" w:hint="default"/>
      </w:rPr>
    </w:lvl>
    <w:lvl w:ilvl="3" w:tplc="040A0001" w:tentative="1">
      <w:start w:val="1"/>
      <w:numFmt w:val="bullet"/>
      <w:lvlText w:val=""/>
      <w:lvlJc w:val="left"/>
      <w:pPr>
        <w:ind w:left="2995" w:hanging="360"/>
      </w:pPr>
      <w:rPr>
        <w:rFonts w:ascii="Symbol" w:hAnsi="Symbol" w:hint="default"/>
      </w:rPr>
    </w:lvl>
    <w:lvl w:ilvl="4" w:tplc="040A0003" w:tentative="1">
      <w:start w:val="1"/>
      <w:numFmt w:val="bullet"/>
      <w:lvlText w:val="o"/>
      <w:lvlJc w:val="left"/>
      <w:pPr>
        <w:ind w:left="3715" w:hanging="360"/>
      </w:pPr>
      <w:rPr>
        <w:rFonts w:ascii="Courier New" w:hAnsi="Courier New" w:cs="Courier New" w:hint="default"/>
      </w:rPr>
    </w:lvl>
    <w:lvl w:ilvl="5" w:tplc="040A0005" w:tentative="1">
      <w:start w:val="1"/>
      <w:numFmt w:val="bullet"/>
      <w:lvlText w:val=""/>
      <w:lvlJc w:val="left"/>
      <w:pPr>
        <w:ind w:left="4435" w:hanging="360"/>
      </w:pPr>
      <w:rPr>
        <w:rFonts w:ascii="Wingdings" w:hAnsi="Wingdings" w:hint="default"/>
      </w:rPr>
    </w:lvl>
    <w:lvl w:ilvl="6" w:tplc="040A0001" w:tentative="1">
      <w:start w:val="1"/>
      <w:numFmt w:val="bullet"/>
      <w:lvlText w:val=""/>
      <w:lvlJc w:val="left"/>
      <w:pPr>
        <w:ind w:left="5155" w:hanging="360"/>
      </w:pPr>
      <w:rPr>
        <w:rFonts w:ascii="Symbol" w:hAnsi="Symbol" w:hint="default"/>
      </w:rPr>
    </w:lvl>
    <w:lvl w:ilvl="7" w:tplc="040A0003" w:tentative="1">
      <w:start w:val="1"/>
      <w:numFmt w:val="bullet"/>
      <w:lvlText w:val="o"/>
      <w:lvlJc w:val="left"/>
      <w:pPr>
        <w:ind w:left="5875" w:hanging="360"/>
      </w:pPr>
      <w:rPr>
        <w:rFonts w:ascii="Courier New" w:hAnsi="Courier New" w:cs="Courier New" w:hint="default"/>
      </w:rPr>
    </w:lvl>
    <w:lvl w:ilvl="8" w:tplc="040A0005" w:tentative="1">
      <w:start w:val="1"/>
      <w:numFmt w:val="bullet"/>
      <w:lvlText w:val=""/>
      <w:lvlJc w:val="left"/>
      <w:pPr>
        <w:ind w:left="6595" w:hanging="360"/>
      </w:pPr>
      <w:rPr>
        <w:rFonts w:ascii="Wingdings" w:hAnsi="Wingdings" w:hint="default"/>
      </w:rPr>
    </w:lvl>
  </w:abstractNum>
  <w:abstractNum w:abstractNumId="36" w15:restartNumberingAfterBreak="0">
    <w:nsid w:val="58335763"/>
    <w:multiLevelType w:val="hybridMultilevel"/>
    <w:tmpl w:val="EBA6EB26"/>
    <w:lvl w:ilvl="0" w:tplc="B276F608">
      <w:start w:val="1"/>
      <w:numFmt w:val="decimal"/>
      <w:lvlText w:val="%1."/>
      <w:lvlJc w:val="left"/>
      <w:pPr>
        <w:ind w:left="720" w:hanging="360"/>
      </w:pPr>
      <w:rPr>
        <w:b w:val="0"/>
        <w:bCs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7" w15:restartNumberingAfterBreak="0">
    <w:nsid w:val="5AEA7BB6"/>
    <w:multiLevelType w:val="hybridMultilevel"/>
    <w:tmpl w:val="876E26D0"/>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C1B539F"/>
    <w:multiLevelType w:val="hybridMultilevel"/>
    <w:tmpl w:val="876E26D0"/>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DB416B4"/>
    <w:multiLevelType w:val="hybridMultilevel"/>
    <w:tmpl w:val="5980DB42"/>
    <w:lvl w:ilvl="0" w:tplc="08AE7656">
      <w:start w:val="1"/>
      <w:numFmt w:val="decimal"/>
      <w:lvlText w:val="%1."/>
      <w:lvlJc w:val="left"/>
      <w:pPr>
        <w:ind w:left="720" w:hanging="360"/>
      </w:pPr>
      <w:rPr>
        <w:b w:val="0"/>
        <w:bCs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0" w15:restartNumberingAfterBreak="0">
    <w:nsid w:val="5F4B11C3"/>
    <w:multiLevelType w:val="hybridMultilevel"/>
    <w:tmpl w:val="5784DCAC"/>
    <w:lvl w:ilvl="0" w:tplc="0C0A000B">
      <w:start w:val="1"/>
      <w:numFmt w:val="bullet"/>
      <w:lvlText w:val=""/>
      <w:lvlJc w:val="left"/>
      <w:pPr>
        <w:ind w:left="778" w:hanging="360"/>
      </w:pPr>
      <w:rPr>
        <w:rFonts w:ascii="Wingdings" w:hAnsi="Wingdings" w:hint="default"/>
      </w:rPr>
    </w:lvl>
    <w:lvl w:ilvl="1" w:tplc="040A0003" w:tentative="1">
      <w:start w:val="1"/>
      <w:numFmt w:val="bullet"/>
      <w:lvlText w:val="o"/>
      <w:lvlJc w:val="left"/>
      <w:pPr>
        <w:ind w:left="1498" w:hanging="360"/>
      </w:pPr>
      <w:rPr>
        <w:rFonts w:ascii="Courier New" w:hAnsi="Courier New" w:cs="Courier New" w:hint="default"/>
      </w:rPr>
    </w:lvl>
    <w:lvl w:ilvl="2" w:tplc="040A0005" w:tentative="1">
      <w:start w:val="1"/>
      <w:numFmt w:val="bullet"/>
      <w:lvlText w:val=""/>
      <w:lvlJc w:val="left"/>
      <w:pPr>
        <w:ind w:left="2218" w:hanging="360"/>
      </w:pPr>
      <w:rPr>
        <w:rFonts w:ascii="Wingdings" w:hAnsi="Wingdings" w:hint="default"/>
      </w:rPr>
    </w:lvl>
    <w:lvl w:ilvl="3" w:tplc="040A0001" w:tentative="1">
      <w:start w:val="1"/>
      <w:numFmt w:val="bullet"/>
      <w:lvlText w:val=""/>
      <w:lvlJc w:val="left"/>
      <w:pPr>
        <w:ind w:left="2938" w:hanging="360"/>
      </w:pPr>
      <w:rPr>
        <w:rFonts w:ascii="Symbol" w:hAnsi="Symbol" w:hint="default"/>
      </w:rPr>
    </w:lvl>
    <w:lvl w:ilvl="4" w:tplc="040A0003" w:tentative="1">
      <w:start w:val="1"/>
      <w:numFmt w:val="bullet"/>
      <w:lvlText w:val="o"/>
      <w:lvlJc w:val="left"/>
      <w:pPr>
        <w:ind w:left="3658" w:hanging="360"/>
      </w:pPr>
      <w:rPr>
        <w:rFonts w:ascii="Courier New" w:hAnsi="Courier New" w:cs="Courier New" w:hint="default"/>
      </w:rPr>
    </w:lvl>
    <w:lvl w:ilvl="5" w:tplc="040A0005" w:tentative="1">
      <w:start w:val="1"/>
      <w:numFmt w:val="bullet"/>
      <w:lvlText w:val=""/>
      <w:lvlJc w:val="left"/>
      <w:pPr>
        <w:ind w:left="4378" w:hanging="360"/>
      </w:pPr>
      <w:rPr>
        <w:rFonts w:ascii="Wingdings" w:hAnsi="Wingdings" w:hint="default"/>
      </w:rPr>
    </w:lvl>
    <w:lvl w:ilvl="6" w:tplc="040A0001" w:tentative="1">
      <w:start w:val="1"/>
      <w:numFmt w:val="bullet"/>
      <w:lvlText w:val=""/>
      <w:lvlJc w:val="left"/>
      <w:pPr>
        <w:ind w:left="5098" w:hanging="360"/>
      </w:pPr>
      <w:rPr>
        <w:rFonts w:ascii="Symbol" w:hAnsi="Symbol" w:hint="default"/>
      </w:rPr>
    </w:lvl>
    <w:lvl w:ilvl="7" w:tplc="040A0003" w:tentative="1">
      <w:start w:val="1"/>
      <w:numFmt w:val="bullet"/>
      <w:lvlText w:val="o"/>
      <w:lvlJc w:val="left"/>
      <w:pPr>
        <w:ind w:left="5818" w:hanging="360"/>
      </w:pPr>
      <w:rPr>
        <w:rFonts w:ascii="Courier New" w:hAnsi="Courier New" w:cs="Courier New" w:hint="default"/>
      </w:rPr>
    </w:lvl>
    <w:lvl w:ilvl="8" w:tplc="040A0005" w:tentative="1">
      <w:start w:val="1"/>
      <w:numFmt w:val="bullet"/>
      <w:lvlText w:val=""/>
      <w:lvlJc w:val="left"/>
      <w:pPr>
        <w:ind w:left="6538" w:hanging="360"/>
      </w:pPr>
      <w:rPr>
        <w:rFonts w:ascii="Wingdings" w:hAnsi="Wingdings" w:hint="default"/>
      </w:rPr>
    </w:lvl>
  </w:abstractNum>
  <w:abstractNum w:abstractNumId="41" w15:restartNumberingAfterBreak="0">
    <w:nsid w:val="67AC6EE6"/>
    <w:multiLevelType w:val="hybridMultilevel"/>
    <w:tmpl w:val="7EA05E64"/>
    <w:lvl w:ilvl="0" w:tplc="0C0A000B">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2" w15:restartNumberingAfterBreak="0">
    <w:nsid w:val="6C861ABA"/>
    <w:multiLevelType w:val="hybridMultilevel"/>
    <w:tmpl w:val="1EF06756"/>
    <w:lvl w:ilvl="0" w:tplc="08AE7656">
      <w:start w:val="1"/>
      <w:numFmt w:val="decimal"/>
      <w:lvlText w:val="%1."/>
      <w:lvlJc w:val="left"/>
      <w:pPr>
        <w:ind w:left="720" w:hanging="360"/>
      </w:pPr>
      <w:rPr>
        <w:b w:val="0"/>
        <w:bCs w:val="0"/>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3" w15:restartNumberingAfterBreak="0">
    <w:nsid w:val="6EE0460F"/>
    <w:multiLevelType w:val="hybridMultilevel"/>
    <w:tmpl w:val="034E4B1C"/>
    <w:lvl w:ilvl="0" w:tplc="0C0A000B">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4" w15:restartNumberingAfterBreak="0">
    <w:nsid w:val="6F3B697F"/>
    <w:multiLevelType w:val="hybridMultilevel"/>
    <w:tmpl w:val="17963198"/>
    <w:lvl w:ilvl="0" w:tplc="FFFFFFFF">
      <w:start w:val="1"/>
      <w:numFmt w:val="decimal"/>
      <w:lvlText w:val="%1."/>
      <w:lvlJc w:val="left"/>
      <w:pPr>
        <w:ind w:left="720" w:hanging="360"/>
      </w:pPr>
      <w:rPr>
        <w:b w:val="0"/>
        <w:bCs w:val="0"/>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5" w15:restartNumberingAfterBreak="0">
    <w:nsid w:val="6F5B4288"/>
    <w:multiLevelType w:val="hybridMultilevel"/>
    <w:tmpl w:val="16FAB988"/>
    <w:lvl w:ilvl="0" w:tplc="0C0A000B">
      <w:start w:val="1"/>
      <w:numFmt w:val="bullet"/>
      <w:lvlText w:val=""/>
      <w:lvlJc w:val="left"/>
      <w:pPr>
        <w:ind w:left="1068" w:hanging="360"/>
      </w:pPr>
      <w:rPr>
        <w:rFonts w:ascii="Wingdings" w:hAnsi="Wingdings" w:hint="default"/>
      </w:rPr>
    </w:lvl>
    <w:lvl w:ilvl="1" w:tplc="040A0003">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46" w15:restartNumberingAfterBreak="0">
    <w:nsid w:val="714A72A2"/>
    <w:multiLevelType w:val="hybridMultilevel"/>
    <w:tmpl w:val="7B448740"/>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7" w15:restartNumberingAfterBreak="0">
    <w:nsid w:val="71871764"/>
    <w:multiLevelType w:val="hybridMultilevel"/>
    <w:tmpl w:val="13F637E4"/>
    <w:lvl w:ilvl="0" w:tplc="5A5003F6">
      <w:numFmt w:val="bullet"/>
      <w:lvlText w:val="-"/>
      <w:lvlJc w:val="left"/>
      <w:pPr>
        <w:ind w:left="360" w:hanging="360"/>
      </w:pPr>
      <w:rPr>
        <w:rFonts w:ascii="Times New Roman" w:eastAsiaTheme="minorHAnsi" w:hAnsi="Times New Roman" w:cs="Times New Roman" w:hint="default"/>
      </w:rPr>
    </w:lvl>
    <w:lvl w:ilvl="1" w:tplc="040A0003" w:tentative="1">
      <w:start w:val="1"/>
      <w:numFmt w:val="bullet"/>
      <w:lvlText w:val="o"/>
      <w:lvlJc w:val="left"/>
      <w:pPr>
        <w:ind w:left="732" w:hanging="360"/>
      </w:pPr>
      <w:rPr>
        <w:rFonts w:ascii="Courier New" w:hAnsi="Courier New" w:cs="Courier New" w:hint="default"/>
      </w:rPr>
    </w:lvl>
    <w:lvl w:ilvl="2" w:tplc="040A0005" w:tentative="1">
      <w:start w:val="1"/>
      <w:numFmt w:val="bullet"/>
      <w:lvlText w:val=""/>
      <w:lvlJc w:val="left"/>
      <w:pPr>
        <w:ind w:left="1452" w:hanging="360"/>
      </w:pPr>
      <w:rPr>
        <w:rFonts w:ascii="Wingdings" w:hAnsi="Wingdings" w:hint="default"/>
      </w:rPr>
    </w:lvl>
    <w:lvl w:ilvl="3" w:tplc="040A0001" w:tentative="1">
      <w:start w:val="1"/>
      <w:numFmt w:val="bullet"/>
      <w:lvlText w:val=""/>
      <w:lvlJc w:val="left"/>
      <w:pPr>
        <w:ind w:left="2172" w:hanging="360"/>
      </w:pPr>
      <w:rPr>
        <w:rFonts w:ascii="Symbol" w:hAnsi="Symbol" w:hint="default"/>
      </w:rPr>
    </w:lvl>
    <w:lvl w:ilvl="4" w:tplc="040A0003" w:tentative="1">
      <w:start w:val="1"/>
      <w:numFmt w:val="bullet"/>
      <w:lvlText w:val="o"/>
      <w:lvlJc w:val="left"/>
      <w:pPr>
        <w:ind w:left="2892" w:hanging="360"/>
      </w:pPr>
      <w:rPr>
        <w:rFonts w:ascii="Courier New" w:hAnsi="Courier New" w:cs="Courier New" w:hint="default"/>
      </w:rPr>
    </w:lvl>
    <w:lvl w:ilvl="5" w:tplc="040A0005" w:tentative="1">
      <w:start w:val="1"/>
      <w:numFmt w:val="bullet"/>
      <w:lvlText w:val=""/>
      <w:lvlJc w:val="left"/>
      <w:pPr>
        <w:ind w:left="3612" w:hanging="360"/>
      </w:pPr>
      <w:rPr>
        <w:rFonts w:ascii="Wingdings" w:hAnsi="Wingdings" w:hint="default"/>
      </w:rPr>
    </w:lvl>
    <w:lvl w:ilvl="6" w:tplc="040A0001" w:tentative="1">
      <w:start w:val="1"/>
      <w:numFmt w:val="bullet"/>
      <w:lvlText w:val=""/>
      <w:lvlJc w:val="left"/>
      <w:pPr>
        <w:ind w:left="4332" w:hanging="360"/>
      </w:pPr>
      <w:rPr>
        <w:rFonts w:ascii="Symbol" w:hAnsi="Symbol" w:hint="default"/>
      </w:rPr>
    </w:lvl>
    <w:lvl w:ilvl="7" w:tplc="040A0003" w:tentative="1">
      <w:start w:val="1"/>
      <w:numFmt w:val="bullet"/>
      <w:lvlText w:val="o"/>
      <w:lvlJc w:val="left"/>
      <w:pPr>
        <w:ind w:left="5052" w:hanging="360"/>
      </w:pPr>
      <w:rPr>
        <w:rFonts w:ascii="Courier New" w:hAnsi="Courier New" w:cs="Courier New" w:hint="default"/>
      </w:rPr>
    </w:lvl>
    <w:lvl w:ilvl="8" w:tplc="040A0005" w:tentative="1">
      <w:start w:val="1"/>
      <w:numFmt w:val="bullet"/>
      <w:lvlText w:val=""/>
      <w:lvlJc w:val="left"/>
      <w:pPr>
        <w:ind w:left="5772" w:hanging="360"/>
      </w:pPr>
      <w:rPr>
        <w:rFonts w:ascii="Wingdings" w:hAnsi="Wingdings" w:hint="default"/>
      </w:rPr>
    </w:lvl>
  </w:abstractNum>
  <w:abstractNum w:abstractNumId="48" w15:restartNumberingAfterBreak="0">
    <w:nsid w:val="72E9361D"/>
    <w:multiLevelType w:val="hybridMultilevel"/>
    <w:tmpl w:val="9634C298"/>
    <w:lvl w:ilvl="0" w:tplc="0C0A000B">
      <w:start w:val="1"/>
      <w:numFmt w:val="bullet"/>
      <w:lvlText w:val=""/>
      <w:lvlJc w:val="left"/>
      <w:pPr>
        <w:ind w:left="1068" w:hanging="360"/>
      </w:pPr>
      <w:rPr>
        <w:rFonts w:ascii="Wingdings" w:hAnsi="Wingdings"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49" w15:restartNumberingAfterBreak="0">
    <w:nsid w:val="752A2D14"/>
    <w:multiLevelType w:val="hybridMultilevel"/>
    <w:tmpl w:val="3ED02162"/>
    <w:lvl w:ilvl="0" w:tplc="0C0A000B">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0" w15:restartNumberingAfterBreak="0">
    <w:nsid w:val="7C231005"/>
    <w:multiLevelType w:val="hybridMultilevel"/>
    <w:tmpl w:val="C58074C2"/>
    <w:lvl w:ilvl="0" w:tplc="0C0A000B">
      <w:start w:val="1"/>
      <w:numFmt w:val="bullet"/>
      <w:lvlText w:val=""/>
      <w:lvlJc w:val="left"/>
      <w:pPr>
        <w:ind w:left="1133" w:hanging="360"/>
      </w:pPr>
      <w:rPr>
        <w:rFonts w:ascii="Wingdings" w:hAnsi="Wingdings" w:hint="default"/>
      </w:rPr>
    </w:lvl>
    <w:lvl w:ilvl="1" w:tplc="040A0003" w:tentative="1">
      <w:start w:val="1"/>
      <w:numFmt w:val="bullet"/>
      <w:lvlText w:val="o"/>
      <w:lvlJc w:val="left"/>
      <w:pPr>
        <w:ind w:left="1853" w:hanging="360"/>
      </w:pPr>
      <w:rPr>
        <w:rFonts w:ascii="Courier New" w:hAnsi="Courier New" w:cs="Courier New" w:hint="default"/>
      </w:rPr>
    </w:lvl>
    <w:lvl w:ilvl="2" w:tplc="040A0005" w:tentative="1">
      <w:start w:val="1"/>
      <w:numFmt w:val="bullet"/>
      <w:lvlText w:val=""/>
      <w:lvlJc w:val="left"/>
      <w:pPr>
        <w:ind w:left="2573" w:hanging="360"/>
      </w:pPr>
      <w:rPr>
        <w:rFonts w:ascii="Wingdings" w:hAnsi="Wingdings" w:hint="default"/>
      </w:rPr>
    </w:lvl>
    <w:lvl w:ilvl="3" w:tplc="040A0001" w:tentative="1">
      <w:start w:val="1"/>
      <w:numFmt w:val="bullet"/>
      <w:lvlText w:val=""/>
      <w:lvlJc w:val="left"/>
      <w:pPr>
        <w:ind w:left="3293" w:hanging="360"/>
      </w:pPr>
      <w:rPr>
        <w:rFonts w:ascii="Symbol" w:hAnsi="Symbol" w:hint="default"/>
      </w:rPr>
    </w:lvl>
    <w:lvl w:ilvl="4" w:tplc="040A0003" w:tentative="1">
      <w:start w:val="1"/>
      <w:numFmt w:val="bullet"/>
      <w:lvlText w:val="o"/>
      <w:lvlJc w:val="left"/>
      <w:pPr>
        <w:ind w:left="4013" w:hanging="360"/>
      </w:pPr>
      <w:rPr>
        <w:rFonts w:ascii="Courier New" w:hAnsi="Courier New" w:cs="Courier New" w:hint="default"/>
      </w:rPr>
    </w:lvl>
    <w:lvl w:ilvl="5" w:tplc="040A0005" w:tentative="1">
      <w:start w:val="1"/>
      <w:numFmt w:val="bullet"/>
      <w:lvlText w:val=""/>
      <w:lvlJc w:val="left"/>
      <w:pPr>
        <w:ind w:left="4733" w:hanging="360"/>
      </w:pPr>
      <w:rPr>
        <w:rFonts w:ascii="Wingdings" w:hAnsi="Wingdings" w:hint="default"/>
      </w:rPr>
    </w:lvl>
    <w:lvl w:ilvl="6" w:tplc="040A0001" w:tentative="1">
      <w:start w:val="1"/>
      <w:numFmt w:val="bullet"/>
      <w:lvlText w:val=""/>
      <w:lvlJc w:val="left"/>
      <w:pPr>
        <w:ind w:left="5453" w:hanging="360"/>
      </w:pPr>
      <w:rPr>
        <w:rFonts w:ascii="Symbol" w:hAnsi="Symbol" w:hint="default"/>
      </w:rPr>
    </w:lvl>
    <w:lvl w:ilvl="7" w:tplc="040A0003" w:tentative="1">
      <w:start w:val="1"/>
      <w:numFmt w:val="bullet"/>
      <w:lvlText w:val="o"/>
      <w:lvlJc w:val="left"/>
      <w:pPr>
        <w:ind w:left="6173" w:hanging="360"/>
      </w:pPr>
      <w:rPr>
        <w:rFonts w:ascii="Courier New" w:hAnsi="Courier New" w:cs="Courier New" w:hint="default"/>
      </w:rPr>
    </w:lvl>
    <w:lvl w:ilvl="8" w:tplc="040A0005" w:tentative="1">
      <w:start w:val="1"/>
      <w:numFmt w:val="bullet"/>
      <w:lvlText w:val=""/>
      <w:lvlJc w:val="left"/>
      <w:pPr>
        <w:ind w:left="6893" w:hanging="360"/>
      </w:pPr>
      <w:rPr>
        <w:rFonts w:ascii="Wingdings" w:hAnsi="Wingdings" w:hint="default"/>
      </w:rPr>
    </w:lvl>
  </w:abstractNum>
  <w:abstractNum w:abstractNumId="51" w15:restartNumberingAfterBreak="0">
    <w:nsid w:val="7C965C7A"/>
    <w:multiLevelType w:val="hybridMultilevel"/>
    <w:tmpl w:val="21168F94"/>
    <w:lvl w:ilvl="0" w:tplc="5A5003F6">
      <w:numFmt w:val="bullet"/>
      <w:lvlText w:val="-"/>
      <w:lvlJc w:val="left"/>
      <w:pPr>
        <w:ind w:left="360" w:hanging="360"/>
      </w:pPr>
      <w:rPr>
        <w:rFonts w:ascii="Times New Roman" w:eastAsiaTheme="minorHAnsi" w:hAnsi="Times New Roman" w:cs="Times New Roman" w:hint="default"/>
      </w:rPr>
    </w:lvl>
    <w:lvl w:ilvl="1" w:tplc="040A0003" w:tentative="1">
      <w:start w:val="1"/>
      <w:numFmt w:val="bullet"/>
      <w:lvlText w:val="o"/>
      <w:lvlJc w:val="left"/>
      <w:pPr>
        <w:ind w:left="732" w:hanging="360"/>
      </w:pPr>
      <w:rPr>
        <w:rFonts w:ascii="Courier New" w:hAnsi="Courier New" w:cs="Courier New" w:hint="default"/>
      </w:rPr>
    </w:lvl>
    <w:lvl w:ilvl="2" w:tplc="040A0005" w:tentative="1">
      <w:start w:val="1"/>
      <w:numFmt w:val="bullet"/>
      <w:lvlText w:val=""/>
      <w:lvlJc w:val="left"/>
      <w:pPr>
        <w:ind w:left="1452" w:hanging="360"/>
      </w:pPr>
      <w:rPr>
        <w:rFonts w:ascii="Wingdings" w:hAnsi="Wingdings" w:hint="default"/>
      </w:rPr>
    </w:lvl>
    <w:lvl w:ilvl="3" w:tplc="040A0001" w:tentative="1">
      <w:start w:val="1"/>
      <w:numFmt w:val="bullet"/>
      <w:lvlText w:val=""/>
      <w:lvlJc w:val="left"/>
      <w:pPr>
        <w:ind w:left="2172" w:hanging="360"/>
      </w:pPr>
      <w:rPr>
        <w:rFonts w:ascii="Symbol" w:hAnsi="Symbol" w:hint="default"/>
      </w:rPr>
    </w:lvl>
    <w:lvl w:ilvl="4" w:tplc="040A0003" w:tentative="1">
      <w:start w:val="1"/>
      <w:numFmt w:val="bullet"/>
      <w:lvlText w:val="o"/>
      <w:lvlJc w:val="left"/>
      <w:pPr>
        <w:ind w:left="2892" w:hanging="360"/>
      </w:pPr>
      <w:rPr>
        <w:rFonts w:ascii="Courier New" w:hAnsi="Courier New" w:cs="Courier New" w:hint="default"/>
      </w:rPr>
    </w:lvl>
    <w:lvl w:ilvl="5" w:tplc="040A0005" w:tentative="1">
      <w:start w:val="1"/>
      <w:numFmt w:val="bullet"/>
      <w:lvlText w:val=""/>
      <w:lvlJc w:val="left"/>
      <w:pPr>
        <w:ind w:left="3612" w:hanging="360"/>
      </w:pPr>
      <w:rPr>
        <w:rFonts w:ascii="Wingdings" w:hAnsi="Wingdings" w:hint="default"/>
      </w:rPr>
    </w:lvl>
    <w:lvl w:ilvl="6" w:tplc="040A0001" w:tentative="1">
      <w:start w:val="1"/>
      <w:numFmt w:val="bullet"/>
      <w:lvlText w:val=""/>
      <w:lvlJc w:val="left"/>
      <w:pPr>
        <w:ind w:left="4332" w:hanging="360"/>
      </w:pPr>
      <w:rPr>
        <w:rFonts w:ascii="Symbol" w:hAnsi="Symbol" w:hint="default"/>
      </w:rPr>
    </w:lvl>
    <w:lvl w:ilvl="7" w:tplc="040A0003" w:tentative="1">
      <w:start w:val="1"/>
      <w:numFmt w:val="bullet"/>
      <w:lvlText w:val="o"/>
      <w:lvlJc w:val="left"/>
      <w:pPr>
        <w:ind w:left="5052" w:hanging="360"/>
      </w:pPr>
      <w:rPr>
        <w:rFonts w:ascii="Courier New" w:hAnsi="Courier New" w:cs="Courier New" w:hint="default"/>
      </w:rPr>
    </w:lvl>
    <w:lvl w:ilvl="8" w:tplc="040A0005" w:tentative="1">
      <w:start w:val="1"/>
      <w:numFmt w:val="bullet"/>
      <w:lvlText w:val=""/>
      <w:lvlJc w:val="left"/>
      <w:pPr>
        <w:ind w:left="5772" w:hanging="360"/>
      </w:pPr>
      <w:rPr>
        <w:rFonts w:ascii="Wingdings" w:hAnsi="Wingdings" w:hint="default"/>
      </w:rPr>
    </w:lvl>
  </w:abstractNum>
  <w:abstractNum w:abstractNumId="52" w15:restartNumberingAfterBreak="0">
    <w:nsid w:val="7D9B7EAA"/>
    <w:multiLevelType w:val="hybridMultilevel"/>
    <w:tmpl w:val="CE44BEFC"/>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7ECD47DE"/>
    <w:multiLevelType w:val="hybridMultilevel"/>
    <w:tmpl w:val="BE44D032"/>
    <w:lvl w:ilvl="0" w:tplc="08AE7656">
      <w:start w:val="1"/>
      <w:numFmt w:val="decimal"/>
      <w:lvlText w:val="%1."/>
      <w:lvlJc w:val="left"/>
      <w:pPr>
        <w:ind w:left="720" w:hanging="360"/>
      </w:pPr>
      <w:rPr>
        <w:b w:val="0"/>
        <w:bCs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4" w15:restartNumberingAfterBreak="0">
    <w:nsid w:val="7F5B1B04"/>
    <w:multiLevelType w:val="hybridMultilevel"/>
    <w:tmpl w:val="44F6192A"/>
    <w:lvl w:ilvl="0" w:tplc="2B2CB4F2">
      <w:start w:val="1"/>
      <w:numFmt w:val="decimal"/>
      <w:lvlText w:val="%1."/>
      <w:lvlJc w:val="left"/>
      <w:pPr>
        <w:ind w:left="720" w:hanging="360"/>
      </w:pPr>
      <w:rPr>
        <w:b w:val="0"/>
        <w:bCs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45"/>
  </w:num>
  <w:num w:numId="2">
    <w:abstractNumId w:val="47"/>
  </w:num>
  <w:num w:numId="3">
    <w:abstractNumId w:val="51"/>
  </w:num>
  <w:num w:numId="4">
    <w:abstractNumId w:val="3"/>
  </w:num>
  <w:num w:numId="5">
    <w:abstractNumId w:val="20"/>
  </w:num>
  <w:num w:numId="6">
    <w:abstractNumId w:val="48"/>
  </w:num>
  <w:num w:numId="7">
    <w:abstractNumId w:val="6"/>
  </w:num>
  <w:num w:numId="8">
    <w:abstractNumId w:val="32"/>
  </w:num>
  <w:num w:numId="9">
    <w:abstractNumId w:val="15"/>
  </w:num>
  <w:num w:numId="10">
    <w:abstractNumId w:val="13"/>
  </w:num>
  <w:num w:numId="11">
    <w:abstractNumId w:val="50"/>
  </w:num>
  <w:num w:numId="12">
    <w:abstractNumId w:val="31"/>
  </w:num>
  <w:num w:numId="13">
    <w:abstractNumId w:val="29"/>
  </w:num>
  <w:num w:numId="14">
    <w:abstractNumId w:val="10"/>
  </w:num>
  <w:num w:numId="15">
    <w:abstractNumId w:val="11"/>
  </w:num>
  <w:num w:numId="16">
    <w:abstractNumId w:val="54"/>
  </w:num>
  <w:num w:numId="17">
    <w:abstractNumId w:val="44"/>
  </w:num>
  <w:num w:numId="18">
    <w:abstractNumId w:val="7"/>
  </w:num>
  <w:num w:numId="19">
    <w:abstractNumId w:val="17"/>
  </w:num>
  <w:num w:numId="20">
    <w:abstractNumId w:val="4"/>
  </w:num>
  <w:num w:numId="21">
    <w:abstractNumId w:val="52"/>
  </w:num>
  <w:num w:numId="22">
    <w:abstractNumId w:val="18"/>
  </w:num>
  <w:num w:numId="23">
    <w:abstractNumId w:val="36"/>
  </w:num>
  <w:num w:numId="24">
    <w:abstractNumId w:val="27"/>
  </w:num>
  <w:num w:numId="25">
    <w:abstractNumId w:val="46"/>
  </w:num>
  <w:num w:numId="26">
    <w:abstractNumId w:val="12"/>
  </w:num>
  <w:num w:numId="27">
    <w:abstractNumId w:val="22"/>
  </w:num>
  <w:num w:numId="28">
    <w:abstractNumId w:val="9"/>
  </w:num>
  <w:num w:numId="29">
    <w:abstractNumId w:val="14"/>
  </w:num>
  <w:num w:numId="30">
    <w:abstractNumId w:val="26"/>
  </w:num>
  <w:num w:numId="31">
    <w:abstractNumId w:val="38"/>
  </w:num>
  <w:num w:numId="32">
    <w:abstractNumId w:val="37"/>
  </w:num>
  <w:num w:numId="33">
    <w:abstractNumId w:val="28"/>
  </w:num>
  <w:num w:numId="34">
    <w:abstractNumId w:val="21"/>
  </w:num>
  <w:num w:numId="35">
    <w:abstractNumId w:val="1"/>
  </w:num>
  <w:num w:numId="36">
    <w:abstractNumId w:val="25"/>
  </w:num>
  <w:num w:numId="37">
    <w:abstractNumId w:val="53"/>
  </w:num>
  <w:num w:numId="38">
    <w:abstractNumId w:val="39"/>
  </w:num>
  <w:num w:numId="39">
    <w:abstractNumId w:val="0"/>
  </w:num>
  <w:num w:numId="40">
    <w:abstractNumId w:val="42"/>
  </w:num>
  <w:num w:numId="41">
    <w:abstractNumId w:val="24"/>
  </w:num>
  <w:num w:numId="42">
    <w:abstractNumId w:val="41"/>
  </w:num>
  <w:num w:numId="43">
    <w:abstractNumId w:val="34"/>
  </w:num>
  <w:num w:numId="44">
    <w:abstractNumId w:val="2"/>
  </w:num>
  <w:num w:numId="45">
    <w:abstractNumId w:val="23"/>
  </w:num>
  <w:num w:numId="46">
    <w:abstractNumId w:val="43"/>
  </w:num>
  <w:num w:numId="47">
    <w:abstractNumId w:val="16"/>
  </w:num>
  <w:num w:numId="48">
    <w:abstractNumId w:val="33"/>
  </w:num>
  <w:num w:numId="49">
    <w:abstractNumId w:val="19"/>
  </w:num>
  <w:num w:numId="50">
    <w:abstractNumId w:val="5"/>
  </w:num>
  <w:num w:numId="51">
    <w:abstractNumId w:val="8"/>
  </w:num>
  <w:num w:numId="52">
    <w:abstractNumId w:val="49"/>
  </w:num>
  <w:num w:numId="53">
    <w:abstractNumId w:val="40"/>
  </w:num>
  <w:num w:numId="54">
    <w:abstractNumId w:val="35"/>
  </w:num>
  <w:num w:numId="55">
    <w:abstractNumId w:val="30"/>
  </w:num>
  <w:numIdMacAtCleanup w:val="4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mit kumar">
    <w15:presenceInfo w15:providerId="Windows Live" w15:userId="7ecaf1f4f09a16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504C"/>
    <w:rsid w:val="000000D9"/>
    <w:rsid w:val="000009BB"/>
    <w:rsid w:val="00000CE2"/>
    <w:rsid w:val="000010D3"/>
    <w:rsid w:val="00001E53"/>
    <w:rsid w:val="00002461"/>
    <w:rsid w:val="0000308F"/>
    <w:rsid w:val="0000380B"/>
    <w:rsid w:val="00004E1B"/>
    <w:rsid w:val="00004F04"/>
    <w:rsid w:val="00005464"/>
    <w:rsid w:val="00005CC6"/>
    <w:rsid w:val="00005E5D"/>
    <w:rsid w:val="000064EE"/>
    <w:rsid w:val="00007707"/>
    <w:rsid w:val="00010863"/>
    <w:rsid w:val="00011D07"/>
    <w:rsid w:val="00012583"/>
    <w:rsid w:val="00013A1A"/>
    <w:rsid w:val="00013C4D"/>
    <w:rsid w:val="00014359"/>
    <w:rsid w:val="00014827"/>
    <w:rsid w:val="0001486A"/>
    <w:rsid w:val="000149EB"/>
    <w:rsid w:val="00016D6F"/>
    <w:rsid w:val="00016F0E"/>
    <w:rsid w:val="00017314"/>
    <w:rsid w:val="00017378"/>
    <w:rsid w:val="0001755C"/>
    <w:rsid w:val="000208AD"/>
    <w:rsid w:val="00020C22"/>
    <w:rsid w:val="000213C2"/>
    <w:rsid w:val="00021D0C"/>
    <w:rsid w:val="00022B37"/>
    <w:rsid w:val="00022D8E"/>
    <w:rsid w:val="00024497"/>
    <w:rsid w:val="000260A0"/>
    <w:rsid w:val="00027A48"/>
    <w:rsid w:val="000305BB"/>
    <w:rsid w:val="000307EC"/>
    <w:rsid w:val="0003213E"/>
    <w:rsid w:val="00032C4C"/>
    <w:rsid w:val="00033303"/>
    <w:rsid w:val="00034300"/>
    <w:rsid w:val="000344AE"/>
    <w:rsid w:val="00034544"/>
    <w:rsid w:val="0003496D"/>
    <w:rsid w:val="00035845"/>
    <w:rsid w:val="00035AD7"/>
    <w:rsid w:val="00036142"/>
    <w:rsid w:val="000361E9"/>
    <w:rsid w:val="000375F6"/>
    <w:rsid w:val="0003763B"/>
    <w:rsid w:val="000406A9"/>
    <w:rsid w:val="00040901"/>
    <w:rsid w:val="000409D0"/>
    <w:rsid w:val="00040A12"/>
    <w:rsid w:val="000417F0"/>
    <w:rsid w:val="0004193C"/>
    <w:rsid w:val="00042CF9"/>
    <w:rsid w:val="00043BC1"/>
    <w:rsid w:val="0004487F"/>
    <w:rsid w:val="00044B08"/>
    <w:rsid w:val="00044C3E"/>
    <w:rsid w:val="00046026"/>
    <w:rsid w:val="00046B1C"/>
    <w:rsid w:val="00046B27"/>
    <w:rsid w:val="00046CF8"/>
    <w:rsid w:val="00047AA8"/>
    <w:rsid w:val="00047C09"/>
    <w:rsid w:val="00050897"/>
    <w:rsid w:val="000509E0"/>
    <w:rsid w:val="00050DC8"/>
    <w:rsid w:val="00053614"/>
    <w:rsid w:val="00053A42"/>
    <w:rsid w:val="00053C0B"/>
    <w:rsid w:val="00055C3E"/>
    <w:rsid w:val="000574F6"/>
    <w:rsid w:val="000577D0"/>
    <w:rsid w:val="00060418"/>
    <w:rsid w:val="000605CC"/>
    <w:rsid w:val="00060D4B"/>
    <w:rsid w:val="00062020"/>
    <w:rsid w:val="00062943"/>
    <w:rsid w:val="000643A5"/>
    <w:rsid w:val="000648EA"/>
    <w:rsid w:val="000661AC"/>
    <w:rsid w:val="000665B7"/>
    <w:rsid w:val="00067D0E"/>
    <w:rsid w:val="00067E1C"/>
    <w:rsid w:val="00067E6D"/>
    <w:rsid w:val="00072180"/>
    <w:rsid w:val="00072AD7"/>
    <w:rsid w:val="00072E52"/>
    <w:rsid w:val="0007498D"/>
    <w:rsid w:val="000753F4"/>
    <w:rsid w:val="00076812"/>
    <w:rsid w:val="00077166"/>
    <w:rsid w:val="0007724A"/>
    <w:rsid w:val="00077EAA"/>
    <w:rsid w:val="0008093E"/>
    <w:rsid w:val="00081C0F"/>
    <w:rsid w:val="00082B04"/>
    <w:rsid w:val="00082EFC"/>
    <w:rsid w:val="0008350E"/>
    <w:rsid w:val="00083758"/>
    <w:rsid w:val="0008538A"/>
    <w:rsid w:val="000854E6"/>
    <w:rsid w:val="00085500"/>
    <w:rsid w:val="0008651B"/>
    <w:rsid w:val="00086A7B"/>
    <w:rsid w:val="00086B1B"/>
    <w:rsid w:val="00087FCD"/>
    <w:rsid w:val="000916AF"/>
    <w:rsid w:val="00092367"/>
    <w:rsid w:val="00092885"/>
    <w:rsid w:val="00093458"/>
    <w:rsid w:val="00093958"/>
    <w:rsid w:val="00096311"/>
    <w:rsid w:val="00097886"/>
    <w:rsid w:val="000A0589"/>
    <w:rsid w:val="000A2A3D"/>
    <w:rsid w:val="000A2BFE"/>
    <w:rsid w:val="000A2DD2"/>
    <w:rsid w:val="000A34E0"/>
    <w:rsid w:val="000A3A44"/>
    <w:rsid w:val="000A3D16"/>
    <w:rsid w:val="000A46A4"/>
    <w:rsid w:val="000A4736"/>
    <w:rsid w:val="000A5057"/>
    <w:rsid w:val="000A566B"/>
    <w:rsid w:val="000A5FE3"/>
    <w:rsid w:val="000A6B7D"/>
    <w:rsid w:val="000A6D44"/>
    <w:rsid w:val="000A723F"/>
    <w:rsid w:val="000A79DF"/>
    <w:rsid w:val="000B007D"/>
    <w:rsid w:val="000B0748"/>
    <w:rsid w:val="000B0910"/>
    <w:rsid w:val="000B10CA"/>
    <w:rsid w:val="000B1C5C"/>
    <w:rsid w:val="000B1DA3"/>
    <w:rsid w:val="000B204A"/>
    <w:rsid w:val="000B20EB"/>
    <w:rsid w:val="000B29FD"/>
    <w:rsid w:val="000B2BEF"/>
    <w:rsid w:val="000B3489"/>
    <w:rsid w:val="000B380F"/>
    <w:rsid w:val="000B3903"/>
    <w:rsid w:val="000B3E3A"/>
    <w:rsid w:val="000B4125"/>
    <w:rsid w:val="000B5295"/>
    <w:rsid w:val="000B5DF6"/>
    <w:rsid w:val="000B63B2"/>
    <w:rsid w:val="000B6B9F"/>
    <w:rsid w:val="000B7350"/>
    <w:rsid w:val="000C039C"/>
    <w:rsid w:val="000C0BFD"/>
    <w:rsid w:val="000C0F86"/>
    <w:rsid w:val="000C1E2D"/>
    <w:rsid w:val="000C2A8A"/>
    <w:rsid w:val="000C31D6"/>
    <w:rsid w:val="000C37BA"/>
    <w:rsid w:val="000C3FA5"/>
    <w:rsid w:val="000C45C9"/>
    <w:rsid w:val="000C514A"/>
    <w:rsid w:val="000C68D1"/>
    <w:rsid w:val="000C6B7D"/>
    <w:rsid w:val="000C6C66"/>
    <w:rsid w:val="000C755A"/>
    <w:rsid w:val="000C75DB"/>
    <w:rsid w:val="000C79BD"/>
    <w:rsid w:val="000D05F4"/>
    <w:rsid w:val="000D093E"/>
    <w:rsid w:val="000D11CE"/>
    <w:rsid w:val="000D135E"/>
    <w:rsid w:val="000D232E"/>
    <w:rsid w:val="000D241E"/>
    <w:rsid w:val="000D2CC8"/>
    <w:rsid w:val="000D344C"/>
    <w:rsid w:val="000D3B12"/>
    <w:rsid w:val="000D45FA"/>
    <w:rsid w:val="000D4ED7"/>
    <w:rsid w:val="000D5A42"/>
    <w:rsid w:val="000D644D"/>
    <w:rsid w:val="000D74E5"/>
    <w:rsid w:val="000D77E1"/>
    <w:rsid w:val="000E03F1"/>
    <w:rsid w:val="000E07F7"/>
    <w:rsid w:val="000E09CC"/>
    <w:rsid w:val="000E1276"/>
    <w:rsid w:val="000E1BD0"/>
    <w:rsid w:val="000E56EE"/>
    <w:rsid w:val="000E6135"/>
    <w:rsid w:val="000E68D4"/>
    <w:rsid w:val="000E6FC8"/>
    <w:rsid w:val="000F0243"/>
    <w:rsid w:val="000F0335"/>
    <w:rsid w:val="000F0E56"/>
    <w:rsid w:val="000F13B2"/>
    <w:rsid w:val="000F17CC"/>
    <w:rsid w:val="000F312D"/>
    <w:rsid w:val="000F3B8B"/>
    <w:rsid w:val="000F458E"/>
    <w:rsid w:val="000F45D1"/>
    <w:rsid w:val="000F50A3"/>
    <w:rsid w:val="000F5D93"/>
    <w:rsid w:val="000F6091"/>
    <w:rsid w:val="000F72FA"/>
    <w:rsid w:val="00100174"/>
    <w:rsid w:val="00100A26"/>
    <w:rsid w:val="00101672"/>
    <w:rsid w:val="001020C4"/>
    <w:rsid w:val="00103753"/>
    <w:rsid w:val="00104684"/>
    <w:rsid w:val="00104933"/>
    <w:rsid w:val="0010527B"/>
    <w:rsid w:val="00105353"/>
    <w:rsid w:val="00105C28"/>
    <w:rsid w:val="00105EEA"/>
    <w:rsid w:val="001065CC"/>
    <w:rsid w:val="00106C43"/>
    <w:rsid w:val="0010762C"/>
    <w:rsid w:val="00107AEE"/>
    <w:rsid w:val="00111B85"/>
    <w:rsid w:val="00112A23"/>
    <w:rsid w:val="00113D20"/>
    <w:rsid w:val="0011420F"/>
    <w:rsid w:val="00114A76"/>
    <w:rsid w:val="00114B57"/>
    <w:rsid w:val="00115C62"/>
    <w:rsid w:val="00115FA2"/>
    <w:rsid w:val="0011632E"/>
    <w:rsid w:val="00116B78"/>
    <w:rsid w:val="00117E2B"/>
    <w:rsid w:val="001200E7"/>
    <w:rsid w:val="001209DA"/>
    <w:rsid w:val="00121148"/>
    <w:rsid w:val="00124092"/>
    <w:rsid w:val="00124510"/>
    <w:rsid w:val="00124E27"/>
    <w:rsid w:val="00125AE1"/>
    <w:rsid w:val="00125DC8"/>
    <w:rsid w:val="001267F5"/>
    <w:rsid w:val="00126B63"/>
    <w:rsid w:val="001271BA"/>
    <w:rsid w:val="00127243"/>
    <w:rsid w:val="00131A36"/>
    <w:rsid w:val="00131C52"/>
    <w:rsid w:val="00131ED7"/>
    <w:rsid w:val="0013227A"/>
    <w:rsid w:val="001324C3"/>
    <w:rsid w:val="0013330C"/>
    <w:rsid w:val="00133F5F"/>
    <w:rsid w:val="00134C16"/>
    <w:rsid w:val="0013612F"/>
    <w:rsid w:val="001361B5"/>
    <w:rsid w:val="00136410"/>
    <w:rsid w:val="001366E9"/>
    <w:rsid w:val="00136809"/>
    <w:rsid w:val="00136FB0"/>
    <w:rsid w:val="001371EE"/>
    <w:rsid w:val="00140CA8"/>
    <w:rsid w:val="00140CC3"/>
    <w:rsid w:val="00140DAE"/>
    <w:rsid w:val="001411DC"/>
    <w:rsid w:val="00141884"/>
    <w:rsid w:val="00141955"/>
    <w:rsid w:val="001425B6"/>
    <w:rsid w:val="0014299B"/>
    <w:rsid w:val="00142A08"/>
    <w:rsid w:val="00142A28"/>
    <w:rsid w:val="0014752C"/>
    <w:rsid w:val="001501D7"/>
    <w:rsid w:val="0015164A"/>
    <w:rsid w:val="0015196C"/>
    <w:rsid w:val="00151C91"/>
    <w:rsid w:val="00151C97"/>
    <w:rsid w:val="00152E94"/>
    <w:rsid w:val="0015326B"/>
    <w:rsid w:val="00153500"/>
    <w:rsid w:val="00153661"/>
    <w:rsid w:val="00153F50"/>
    <w:rsid w:val="00156228"/>
    <w:rsid w:val="00156D8E"/>
    <w:rsid w:val="00160A73"/>
    <w:rsid w:val="001610AE"/>
    <w:rsid w:val="00162411"/>
    <w:rsid w:val="00162B59"/>
    <w:rsid w:val="00162F27"/>
    <w:rsid w:val="00163B7F"/>
    <w:rsid w:val="00164CE3"/>
    <w:rsid w:val="0016506D"/>
    <w:rsid w:val="0016545C"/>
    <w:rsid w:val="001661A4"/>
    <w:rsid w:val="001664F7"/>
    <w:rsid w:val="001668DC"/>
    <w:rsid w:val="00166C62"/>
    <w:rsid w:val="00167AC6"/>
    <w:rsid w:val="00167B01"/>
    <w:rsid w:val="0017141D"/>
    <w:rsid w:val="001715C9"/>
    <w:rsid w:val="0017191D"/>
    <w:rsid w:val="00171D7F"/>
    <w:rsid w:val="00172951"/>
    <w:rsid w:val="001729F9"/>
    <w:rsid w:val="00172C0A"/>
    <w:rsid w:val="00172FC7"/>
    <w:rsid w:val="00174E9D"/>
    <w:rsid w:val="00174F2F"/>
    <w:rsid w:val="00175631"/>
    <w:rsid w:val="0017612D"/>
    <w:rsid w:val="00176644"/>
    <w:rsid w:val="0017684F"/>
    <w:rsid w:val="00176DE1"/>
    <w:rsid w:val="00176E63"/>
    <w:rsid w:val="00181B7B"/>
    <w:rsid w:val="00181CC7"/>
    <w:rsid w:val="00183828"/>
    <w:rsid w:val="001844F4"/>
    <w:rsid w:val="0018687F"/>
    <w:rsid w:val="00186A70"/>
    <w:rsid w:val="00186EB1"/>
    <w:rsid w:val="00187BEE"/>
    <w:rsid w:val="0019035B"/>
    <w:rsid w:val="00192000"/>
    <w:rsid w:val="00193C55"/>
    <w:rsid w:val="00193F97"/>
    <w:rsid w:val="0019420A"/>
    <w:rsid w:val="001946D2"/>
    <w:rsid w:val="00194801"/>
    <w:rsid w:val="00194A67"/>
    <w:rsid w:val="00194F2E"/>
    <w:rsid w:val="001964BE"/>
    <w:rsid w:val="001967D4"/>
    <w:rsid w:val="00197E81"/>
    <w:rsid w:val="001A0617"/>
    <w:rsid w:val="001A10DB"/>
    <w:rsid w:val="001A11F5"/>
    <w:rsid w:val="001A1DF6"/>
    <w:rsid w:val="001A2A72"/>
    <w:rsid w:val="001A2B29"/>
    <w:rsid w:val="001A41D6"/>
    <w:rsid w:val="001A5B56"/>
    <w:rsid w:val="001A5E64"/>
    <w:rsid w:val="001A6B21"/>
    <w:rsid w:val="001A72BF"/>
    <w:rsid w:val="001B04C6"/>
    <w:rsid w:val="001B0D39"/>
    <w:rsid w:val="001B1664"/>
    <w:rsid w:val="001B438E"/>
    <w:rsid w:val="001B4829"/>
    <w:rsid w:val="001B4DBE"/>
    <w:rsid w:val="001B4ED2"/>
    <w:rsid w:val="001B69DC"/>
    <w:rsid w:val="001B6E33"/>
    <w:rsid w:val="001B739C"/>
    <w:rsid w:val="001C0B75"/>
    <w:rsid w:val="001C0D53"/>
    <w:rsid w:val="001C124E"/>
    <w:rsid w:val="001C14F6"/>
    <w:rsid w:val="001C19C5"/>
    <w:rsid w:val="001C1A1B"/>
    <w:rsid w:val="001C2608"/>
    <w:rsid w:val="001C2767"/>
    <w:rsid w:val="001C3861"/>
    <w:rsid w:val="001C4B31"/>
    <w:rsid w:val="001C4B7F"/>
    <w:rsid w:val="001C5B5C"/>
    <w:rsid w:val="001C65D0"/>
    <w:rsid w:val="001C7255"/>
    <w:rsid w:val="001C7680"/>
    <w:rsid w:val="001C78EF"/>
    <w:rsid w:val="001D0ED8"/>
    <w:rsid w:val="001D20ED"/>
    <w:rsid w:val="001D2FD5"/>
    <w:rsid w:val="001D3130"/>
    <w:rsid w:val="001D384A"/>
    <w:rsid w:val="001D3C2D"/>
    <w:rsid w:val="001D53FB"/>
    <w:rsid w:val="001D6ABE"/>
    <w:rsid w:val="001D6B1A"/>
    <w:rsid w:val="001D704D"/>
    <w:rsid w:val="001E0964"/>
    <w:rsid w:val="001E1DC1"/>
    <w:rsid w:val="001E1E7B"/>
    <w:rsid w:val="001E2960"/>
    <w:rsid w:val="001E2AEA"/>
    <w:rsid w:val="001E2F6C"/>
    <w:rsid w:val="001E300D"/>
    <w:rsid w:val="001E359F"/>
    <w:rsid w:val="001E36F1"/>
    <w:rsid w:val="001E48E7"/>
    <w:rsid w:val="001E4A28"/>
    <w:rsid w:val="001E662A"/>
    <w:rsid w:val="001E73A0"/>
    <w:rsid w:val="001E7998"/>
    <w:rsid w:val="001E7EF7"/>
    <w:rsid w:val="001F097B"/>
    <w:rsid w:val="001F1B63"/>
    <w:rsid w:val="001F2C8C"/>
    <w:rsid w:val="001F3472"/>
    <w:rsid w:val="001F3714"/>
    <w:rsid w:val="001F3912"/>
    <w:rsid w:val="001F43B0"/>
    <w:rsid w:val="001F4B12"/>
    <w:rsid w:val="001F4D35"/>
    <w:rsid w:val="001F6D2F"/>
    <w:rsid w:val="001F7179"/>
    <w:rsid w:val="001F7E61"/>
    <w:rsid w:val="002004A3"/>
    <w:rsid w:val="00200727"/>
    <w:rsid w:val="00202A67"/>
    <w:rsid w:val="00202FC1"/>
    <w:rsid w:val="00203100"/>
    <w:rsid w:val="0020398B"/>
    <w:rsid w:val="00203B74"/>
    <w:rsid w:val="00204675"/>
    <w:rsid w:val="0020475C"/>
    <w:rsid w:val="00204977"/>
    <w:rsid w:val="00204EB3"/>
    <w:rsid w:val="0020531A"/>
    <w:rsid w:val="0020538B"/>
    <w:rsid w:val="002060F3"/>
    <w:rsid w:val="002064C6"/>
    <w:rsid w:val="00210222"/>
    <w:rsid w:val="002108FD"/>
    <w:rsid w:val="00210FED"/>
    <w:rsid w:val="002128FE"/>
    <w:rsid w:val="0021537D"/>
    <w:rsid w:val="00216951"/>
    <w:rsid w:val="00216A57"/>
    <w:rsid w:val="00216D39"/>
    <w:rsid w:val="0021705F"/>
    <w:rsid w:val="002170B0"/>
    <w:rsid w:val="002170BB"/>
    <w:rsid w:val="00217365"/>
    <w:rsid w:val="002175A8"/>
    <w:rsid w:val="00220AD0"/>
    <w:rsid w:val="002214F2"/>
    <w:rsid w:val="00221712"/>
    <w:rsid w:val="00221AE7"/>
    <w:rsid w:val="00221C2E"/>
    <w:rsid w:val="00222322"/>
    <w:rsid w:val="0022274B"/>
    <w:rsid w:val="00222988"/>
    <w:rsid w:val="0022396D"/>
    <w:rsid w:val="00223A97"/>
    <w:rsid w:val="00224FBF"/>
    <w:rsid w:val="002259C6"/>
    <w:rsid w:val="00226B20"/>
    <w:rsid w:val="00226B63"/>
    <w:rsid w:val="00227D01"/>
    <w:rsid w:val="002305E5"/>
    <w:rsid w:val="00230705"/>
    <w:rsid w:val="00232CD1"/>
    <w:rsid w:val="0023430C"/>
    <w:rsid w:val="00234490"/>
    <w:rsid w:val="002356A8"/>
    <w:rsid w:val="00235B9D"/>
    <w:rsid w:val="002364B3"/>
    <w:rsid w:val="00237C81"/>
    <w:rsid w:val="002409D0"/>
    <w:rsid w:val="0024189A"/>
    <w:rsid w:val="0024196F"/>
    <w:rsid w:val="00241C74"/>
    <w:rsid w:val="002426B6"/>
    <w:rsid w:val="0024281E"/>
    <w:rsid w:val="00242E66"/>
    <w:rsid w:val="00243BD5"/>
    <w:rsid w:val="00245763"/>
    <w:rsid w:val="002464E2"/>
    <w:rsid w:val="002466FA"/>
    <w:rsid w:val="00246E17"/>
    <w:rsid w:val="00246FD3"/>
    <w:rsid w:val="00247410"/>
    <w:rsid w:val="00247764"/>
    <w:rsid w:val="00250D45"/>
    <w:rsid w:val="00250E56"/>
    <w:rsid w:val="0025138F"/>
    <w:rsid w:val="00251F52"/>
    <w:rsid w:val="00252445"/>
    <w:rsid w:val="002527F2"/>
    <w:rsid w:val="00252B55"/>
    <w:rsid w:val="00253188"/>
    <w:rsid w:val="00253974"/>
    <w:rsid w:val="002541FB"/>
    <w:rsid w:val="0025471E"/>
    <w:rsid w:val="00254F73"/>
    <w:rsid w:val="00255E4C"/>
    <w:rsid w:val="00256A6A"/>
    <w:rsid w:val="00256E0F"/>
    <w:rsid w:val="002570E3"/>
    <w:rsid w:val="00257963"/>
    <w:rsid w:val="00260474"/>
    <w:rsid w:val="00260501"/>
    <w:rsid w:val="0026053D"/>
    <w:rsid w:val="00261C3A"/>
    <w:rsid w:val="0026257E"/>
    <w:rsid w:val="00262F6B"/>
    <w:rsid w:val="0026400B"/>
    <w:rsid w:val="002641B8"/>
    <w:rsid w:val="0026490E"/>
    <w:rsid w:val="0026552A"/>
    <w:rsid w:val="00265C44"/>
    <w:rsid w:val="002661A2"/>
    <w:rsid w:val="00266B33"/>
    <w:rsid w:val="00267515"/>
    <w:rsid w:val="00267771"/>
    <w:rsid w:val="00271A9B"/>
    <w:rsid w:val="00271DD2"/>
    <w:rsid w:val="002720E3"/>
    <w:rsid w:val="002722F3"/>
    <w:rsid w:val="00273202"/>
    <w:rsid w:val="00273213"/>
    <w:rsid w:val="002747E7"/>
    <w:rsid w:val="0027642E"/>
    <w:rsid w:val="002766D2"/>
    <w:rsid w:val="00276C0A"/>
    <w:rsid w:val="00276DDA"/>
    <w:rsid w:val="002770C3"/>
    <w:rsid w:val="00277818"/>
    <w:rsid w:val="00277C73"/>
    <w:rsid w:val="002806B2"/>
    <w:rsid w:val="0028106B"/>
    <w:rsid w:val="00282151"/>
    <w:rsid w:val="00282478"/>
    <w:rsid w:val="002826D2"/>
    <w:rsid w:val="00282890"/>
    <w:rsid w:val="00282EAD"/>
    <w:rsid w:val="002835F1"/>
    <w:rsid w:val="00283E79"/>
    <w:rsid w:val="00284851"/>
    <w:rsid w:val="00284D8C"/>
    <w:rsid w:val="0028570C"/>
    <w:rsid w:val="00285D53"/>
    <w:rsid w:val="00286508"/>
    <w:rsid w:val="00287282"/>
    <w:rsid w:val="0028785A"/>
    <w:rsid w:val="00287E53"/>
    <w:rsid w:val="0029016B"/>
    <w:rsid w:val="002909C3"/>
    <w:rsid w:val="00291F4C"/>
    <w:rsid w:val="00292B22"/>
    <w:rsid w:val="00293767"/>
    <w:rsid w:val="002944F0"/>
    <w:rsid w:val="002958BE"/>
    <w:rsid w:val="00295D2C"/>
    <w:rsid w:val="0029618E"/>
    <w:rsid w:val="002962A6"/>
    <w:rsid w:val="00296F29"/>
    <w:rsid w:val="0029733B"/>
    <w:rsid w:val="002A0653"/>
    <w:rsid w:val="002A0BEA"/>
    <w:rsid w:val="002A0C19"/>
    <w:rsid w:val="002A1E63"/>
    <w:rsid w:val="002A284D"/>
    <w:rsid w:val="002A3458"/>
    <w:rsid w:val="002A35D8"/>
    <w:rsid w:val="002A3D8D"/>
    <w:rsid w:val="002A5720"/>
    <w:rsid w:val="002A7EB1"/>
    <w:rsid w:val="002B091C"/>
    <w:rsid w:val="002B0B39"/>
    <w:rsid w:val="002B1065"/>
    <w:rsid w:val="002B13BC"/>
    <w:rsid w:val="002B14D5"/>
    <w:rsid w:val="002B1969"/>
    <w:rsid w:val="002B2C9A"/>
    <w:rsid w:val="002B2FBA"/>
    <w:rsid w:val="002B39AF"/>
    <w:rsid w:val="002B427F"/>
    <w:rsid w:val="002B6363"/>
    <w:rsid w:val="002B6387"/>
    <w:rsid w:val="002B6AD5"/>
    <w:rsid w:val="002B7CC4"/>
    <w:rsid w:val="002C08A9"/>
    <w:rsid w:val="002C1FB2"/>
    <w:rsid w:val="002C2061"/>
    <w:rsid w:val="002C2B5E"/>
    <w:rsid w:val="002C36C0"/>
    <w:rsid w:val="002C3FEA"/>
    <w:rsid w:val="002C415D"/>
    <w:rsid w:val="002C4227"/>
    <w:rsid w:val="002C4478"/>
    <w:rsid w:val="002C5266"/>
    <w:rsid w:val="002C5D99"/>
    <w:rsid w:val="002C7759"/>
    <w:rsid w:val="002C7A0D"/>
    <w:rsid w:val="002C7A39"/>
    <w:rsid w:val="002D03AE"/>
    <w:rsid w:val="002D0C8F"/>
    <w:rsid w:val="002D0CCB"/>
    <w:rsid w:val="002D15AC"/>
    <w:rsid w:val="002D1EDE"/>
    <w:rsid w:val="002D1F40"/>
    <w:rsid w:val="002D2590"/>
    <w:rsid w:val="002D3036"/>
    <w:rsid w:val="002D359C"/>
    <w:rsid w:val="002D4CF0"/>
    <w:rsid w:val="002D516B"/>
    <w:rsid w:val="002D64DA"/>
    <w:rsid w:val="002D6C3D"/>
    <w:rsid w:val="002D72B4"/>
    <w:rsid w:val="002D7D01"/>
    <w:rsid w:val="002E01C2"/>
    <w:rsid w:val="002E0ACA"/>
    <w:rsid w:val="002E194E"/>
    <w:rsid w:val="002E225D"/>
    <w:rsid w:val="002E257A"/>
    <w:rsid w:val="002E26BB"/>
    <w:rsid w:val="002E2862"/>
    <w:rsid w:val="002E3056"/>
    <w:rsid w:val="002E40B8"/>
    <w:rsid w:val="002E4BA9"/>
    <w:rsid w:val="002E50AA"/>
    <w:rsid w:val="002E5AAF"/>
    <w:rsid w:val="002E7022"/>
    <w:rsid w:val="002F0FB4"/>
    <w:rsid w:val="002F11DC"/>
    <w:rsid w:val="002F13B0"/>
    <w:rsid w:val="002F21F6"/>
    <w:rsid w:val="002F3B7C"/>
    <w:rsid w:val="002F3C55"/>
    <w:rsid w:val="002F3C6F"/>
    <w:rsid w:val="002F3F5D"/>
    <w:rsid w:val="002F4119"/>
    <w:rsid w:val="002F6490"/>
    <w:rsid w:val="002F6AC7"/>
    <w:rsid w:val="002F7381"/>
    <w:rsid w:val="002F73CA"/>
    <w:rsid w:val="002F7638"/>
    <w:rsid w:val="002F7974"/>
    <w:rsid w:val="002F7D32"/>
    <w:rsid w:val="00300DDB"/>
    <w:rsid w:val="003012EF"/>
    <w:rsid w:val="00301CD7"/>
    <w:rsid w:val="003023BF"/>
    <w:rsid w:val="00302469"/>
    <w:rsid w:val="00302870"/>
    <w:rsid w:val="003028DC"/>
    <w:rsid w:val="003036F4"/>
    <w:rsid w:val="00303F9E"/>
    <w:rsid w:val="00304060"/>
    <w:rsid w:val="00304661"/>
    <w:rsid w:val="00305C3C"/>
    <w:rsid w:val="00305D7E"/>
    <w:rsid w:val="00306B78"/>
    <w:rsid w:val="00306C1E"/>
    <w:rsid w:val="003072E6"/>
    <w:rsid w:val="00307C25"/>
    <w:rsid w:val="0031094F"/>
    <w:rsid w:val="00311B5D"/>
    <w:rsid w:val="0031329A"/>
    <w:rsid w:val="00313839"/>
    <w:rsid w:val="00313EA6"/>
    <w:rsid w:val="00313FDA"/>
    <w:rsid w:val="00314C89"/>
    <w:rsid w:val="003159E1"/>
    <w:rsid w:val="00316626"/>
    <w:rsid w:val="00316E20"/>
    <w:rsid w:val="00317AA5"/>
    <w:rsid w:val="00317F8B"/>
    <w:rsid w:val="00320EF0"/>
    <w:rsid w:val="0032128A"/>
    <w:rsid w:val="0032145A"/>
    <w:rsid w:val="00321729"/>
    <w:rsid w:val="00322567"/>
    <w:rsid w:val="0032317A"/>
    <w:rsid w:val="00323364"/>
    <w:rsid w:val="00324773"/>
    <w:rsid w:val="00324978"/>
    <w:rsid w:val="003252EE"/>
    <w:rsid w:val="00326208"/>
    <w:rsid w:val="00326E80"/>
    <w:rsid w:val="0032733A"/>
    <w:rsid w:val="0033040D"/>
    <w:rsid w:val="003307D9"/>
    <w:rsid w:val="00330ABA"/>
    <w:rsid w:val="00331399"/>
    <w:rsid w:val="003315F3"/>
    <w:rsid w:val="0033199C"/>
    <w:rsid w:val="003319D5"/>
    <w:rsid w:val="00332E1C"/>
    <w:rsid w:val="00333163"/>
    <w:rsid w:val="00333344"/>
    <w:rsid w:val="003339C7"/>
    <w:rsid w:val="003341FC"/>
    <w:rsid w:val="003348EB"/>
    <w:rsid w:val="00334F57"/>
    <w:rsid w:val="003360B4"/>
    <w:rsid w:val="0033632A"/>
    <w:rsid w:val="0033733F"/>
    <w:rsid w:val="0033736E"/>
    <w:rsid w:val="00337A64"/>
    <w:rsid w:val="003403A5"/>
    <w:rsid w:val="00341614"/>
    <w:rsid w:val="00342BD4"/>
    <w:rsid w:val="003432BA"/>
    <w:rsid w:val="00343567"/>
    <w:rsid w:val="00344562"/>
    <w:rsid w:val="00344793"/>
    <w:rsid w:val="003447BD"/>
    <w:rsid w:val="003457C1"/>
    <w:rsid w:val="003467F9"/>
    <w:rsid w:val="00346F14"/>
    <w:rsid w:val="00347384"/>
    <w:rsid w:val="00347612"/>
    <w:rsid w:val="0035095E"/>
    <w:rsid w:val="00350A09"/>
    <w:rsid w:val="00350D83"/>
    <w:rsid w:val="00350FD3"/>
    <w:rsid w:val="00351399"/>
    <w:rsid w:val="00351CBB"/>
    <w:rsid w:val="003521CB"/>
    <w:rsid w:val="0035319D"/>
    <w:rsid w:val="003532EC"/>
    <w:rsid w:val="00353F03"/>
    <w:rsid w:val="00354A8A"/>
    <w:rsid w:val="00354D4B"/>
    <w:rsid w:val="003556FB"/>
    <w:rsid w:val="00355D54"/>
    <w:rsid w:val="00355E9A"/>
    <w:rsid w:val="003568DC"/>
    <w:rsid w:val="003569CC"/>
    <w:rsid w:val="00356DD7"/>
    <w:rsid w:val="00357050"/>
    <w:rsid w:val="00357254"/>
    <w:rsid w:val="003576ED"/>
    <w:rsid w:val="00360331"/>
    <w:rsid w:val="0036077A"/>
    <w:rsid w:val="003607A5"/>
    <w:rsid w:val="00360EF7"/>
    <w:rsid w:val="00361BC2"/>
    <w:rsid w:val="00362BA2"/>
    <w:rsid w:val="00362BEC"/>
    <w:rsid w:val="003637BB"/>
    <w:rsid w:val="003648F4"/>
    <w:rsid w:val="00364B1F"/>
    <w:rsid w:val="00365077"/>
    <w:rsid w:val="00365546"/>
    <w:rsid w:val="00366275"/>
    <w:rsid w:val="003666E1"/>
    <w:rsid w:val="00366A8B"/>
    <w:rsid w:val="003708F0"/>
    <w:rsid w:val="00371069"/>
    <w:rsid w:val="0037143D"/>
    <w:rsid w:val="00371F94"/>
    <w:rsid w:val="00372079"/>
    <w:rsid w:val="00372463"/>
    <w:rsid w:val="00372D6D"/>
    <w:rsid w:val="00373A0A"/>
    <w:rsid w:val="00374D27"/>
    <w:rsid w:val="00375976"/>
    <w:rsid w:val="0037633F"/>
    <w:rsid w:val="00376C08"/>
    <w:rsid w:val="003772F6"/>
    <w:rsid w:val="0038005F"/>
    <w:rsid w:val="00380687"/>
    <w:rsid w:val="00381117"/>
    <w:rsid w:val="0038134B"/>
    <w:rsid w:val="00381461"/>
    <w:rsid w:val="00384084"/>
    <w:rsid w:val="00385888"/>
    <w:rsid w:val="00385B0B"/>
    <w:rsid w:val="00385C21"/>
    <w:rsid w:val="00385DB7"/>
    <w:rsid w:val="00385DCC"/>
    <w:rsid w:val="00386AAB"/>
    <w:rsid w:val="003901D8"/>
    <w:rsid w:val="003922A6"/>
    <w:rsid w:val="00392B5E"/>
    <w:rsid w:val="00392D1A"/>
    <w:rsid w:val="00392F98"/>
    <w:rsid w:val="003934EB"/>
    <w:rsid w:val="00395785"/>
    <w:rsid w:val="00395E2C"/>
    <w:rsid w:val="00397F3A"/>
    <w:rsid w:val="003A00B2"/>
    <w:rsid w:val="003A0F2C"/>
    <w:rsid w:val="003A29CC"/>
    <w:rsid w:val="003A2EAA"/>
    <w:rsid w:val="003A394C"/>
    <w:rsid w:val="003A3F48"/>
    <w:rsid w:val="003A4AC2"/>
    <w:rsid w:val="003A572C"/>
    <w:rsid w:val="003A5A91"/>
    <w:rsid w:val="003A62A9"/>
    <w:rsid w:val="003A66FE"/>
    <w:rsid w:val="003A6E5D"/>
    <w:rsid w:val="003A73C5"/>
    <w:rsid w:val="003A7710"/>
    <w:rsid w:val="003B08E5"/>
    <w:rsid w:val="003B0AB3"/>
    <w:rsid w:val="003B4A8F"/>
    <w:rsid w:val="003B4D73"/>
    <w:rsid w:val="003B4D76"/>
    <w:rsid w:val="003B565C"/>
    <w:rsid w:val="003B66B3"/>
    <w:rsid w:val="003B6F76"/>
    <w:rsid w:val="003B7711"/>
    <w:rsid w:val="003C093B"/>
    <w:rsid w:val="003C10A8"/>
    <w:rsid w:val="003C2582"/>
    <w:rsid w:val="003C2F77"/>
    <w:rsid w:val="003C36E2"/>
    <w:rsid w:val="003C426E"/>
    <w:rsid w:val="003C454A"/>
    <w:rsid w:val="003C45F7"/>
    <w:rsid w:val="003C5610"/>
    <w:rsid w:val="003C5764"/>
    <w:rsid w:val="003C5A08"/>
    <w:rsid w:val="003C7277"/>
    <w:rsid w:val="003C77B1"/>
    <w:rsid w:val="003C7E8A"/>
    <w:rsid w:val="003D00EA"/>
    <w:rsid w:val="003D0320"/>
    <w:rsid w:val="003D043B"/>
    <w:rsid w:val="003D04D0"/>
    <w:rsid w:val="003D0634"/>
    <w:rsid w:val="003D0D9B"/>
    <w:rsid w:val="003D21EB"/>
    <w:rsid w:val="003D40A4"/>
    <w:rsid w:val="003D42C2"/>
    <w:rsid w:val="003D464F"/>
    <w:rsid w:val="003D4B47"/>
    <w:rsid w:val="003D4DBA"/>
    <w:rsid w:val="003D5531"/>
    <w:rsid w:val="003D641C"/>
    <w:rsid w:val="003D6451"/>
    <w:rsid w:val="003D64FF"/>
    <w:rsid w:val="003D7AE7"/>
    <w:rsid w:val="003E0720"/>
    <w:rsid w:val="003E0A1B"/>
    <w:rsid w:val="003E0A49"/>
    <w:rsid w:val="003E0ABC"/>
    <w:rsid w:val="003E0CD6"/>
    <w:rsid w:val="003E1A51"/>
    <w:rsid w:val="003E2389"/>
    <w:rsid w:val="003E28A7"/>
    <w:rsid w:val="003E30C0"/>
    <w:rsid w:val="003E322C"/>
    <w:rsid w:val="003E36FB"/>
    <w:rsid w:val="003E4FC9"/>
    <w:rsid w:val="003E601C"/>
    <w:rsid w:val="003E6AEC"/>
    <w:rsid w:val="003E6CC3"/>
    <w:rsid w:val="003E7092"/>
    <w:rsid w:val="003E753D"/>
    <w:rsid w:val="003E755A"/>
    <w:rsid w:val="003E7773"/>
    <w:rsid w:val="003F0A1A"/>
    <w:rsid w:val="003F0F94"/>
    <w:rsid w:val="003F11A2"/>
    <w:rsid w:val="003F16D4"/>
    <w:rsid w:val="003F1CFF"/>
    <w:rsid w:val="003F25DB"/>
    <w:rsid w:val="003F2D0C"/>
    <w:rsid w:val="003F2D44"/>
    <w:rsid w:val="003F3459"/>
    <w:rsid w:val="003F4DCE"/>
    <w:rsid w:val="003F4E00"/>
    <w:rsid w:val="003F4FEB"/>
    <w:rsid w:val="003F51C2"/>
    <w:rsid w:val="003F57DC"/>
    <w:rsid w:val="003F602F"/>
    <w:rsid w:val="003F624B"/>
    <w:rsid w:val="003F6704"/>
    <w:rsid w:val="003F6A47"/>
    <w:rsid w:val="003F6F99"/>
    <w:rsid w:val="003F76EA"/>
    <w:rsid w:val="003F791F"/>
    <w:rsid w:val="003F79DF"/>
    <w:rsid w:val="0040051B"/>
    <w:rsid w:val="004012C2"/>
    <w:rsid w:val="00401E66"/>
    <w:rsid w:val="00401F78"/>
    <w:rsid w:val="00403751"/>
    <w:rsid w:val="00403F06"/>
    <w:rsid w:val="0040438F"/>
    <w:rsid w:val="004056FE"/>
    <w:rsid w:val="0040666E"/>
    <w:rsid w:val="00406956"/>
    <w:rsid w:val="00406D80"/>
    <w:rsid w:val="00406E87"/>
    <w:rsid w:val="0040705E"/>
    <w:rsid w:val="004076DE"/>
    <w:rsid w:val="0041052C"/>
    <w:rsid w:val="00410FEC"/>
    <w:rsid w:val="00411A46"/>
    <w:rsid w:val="00411EF0"/>
    <w:rsid w:val="00412EB7"/>
    <w:rsid w:val="00413189"/>
    <w:rsid w:val="004133DC"/>
    <w:rsid w:val="00415344"/>
    <w:rsid w:val="004166D8"/>
    <w:rsid w:val="00416B44"/>
    <w:rsid w:val="0041764D"/>
    <w:rsid w:val="00420763"/>
    <w:rsid w:val="00420C30"/>
    <w:rsid w:val="00420CC9"/>
    <w:rsid w:val="004220CD"/>
    <w:rsid w:val="004224D5"/>
    <w:rsid w:val="004238E1"/>
    <w:rsid w:val="00423928"/>
    <w:rsid w:val="00423E4E"/>
    <w:rsid w:val="0042405C"/>
    <w:rsid w:val="0042434C"/>
    <w:rsid w:val="004265C2"/>
    <w:rsid w:val="0042744E"/>
    <w:rsid w:val="00427544"/>
    <w:rsid w:val="004301C5"/>
    <w:rsid w:val="004306F2"/>
    <w:rsid w:val="004307F9"/>
    <w:rsid w:val="004313F2"/>
    <w:rsid w:val="00431F25"/>
    <w:rsid w:val="00431F86"/>
    <w:rsid w:val="0043209C"/>
    <w:rsid w:val="00432B5A"/>
    <w:rsid w:val="00432CC8"/>
    <w:rsid w:val="0043440B"/>
    <w:rsid w:val="004345B6"/>
    <w:rsid w:val="00434CFD"/>
    <w:rsid w:val="004359BF"/>
    <w:rsid w:val="00435ACF"/>
    <w:rsid w:val="004379B9"/>
    <w:rsid w:val="0044003D"/>
    <w:rsid w:val="00440297"/>
    <w:rsid w:val="004403AC"/>
    <w:rsid w:val="0044187C"/>
    <w:rsid w:val="00441D20"/>
    <w:rsid w:val="004422B1"/>
    <w:rsid w:val="00442A53"/>
    <w:rsid w:val="00442F1F"/>
    <w:rsid w:val="004433CB"/>
    <w:rsid w:val="004441D2"/>
    <w:rsid w:val="00444974"/>
    <w:rsid w:val="00445A99"/>
    <w:rsid w:val="00446349"/>
    <w:rsid w:val="00446705"/>
    <w:rsid w:val="004479B3"/>
    <w:rsid w:val="00450A36"/>
    <w:rsid w:val="00450C9F"/>
    <w:rsid w:val="00450DE9"/>
    <w:rsid w:val="004517DA"/>
    <w:rsid w:val="00452E86"/>
    <w:rsid w:val="004533BA"/>
    <w:rsid w:val="0045363C"/>
    <w:rsid w:val="00454659"/>
    <w:rsid w:val="00454D14"/>
    <w:rsid w:val="00455804"/>
    <w:rsid w:val="00455835"/>
    <w:rsid w:val="004569BC"/>
    <w:rsid w:val="00456D83"/>
    <w:rsid w:val="00457D67"/>
    <w:rsid w:val="00460C77"/>
    <w:rsid w:val="0046226C"/>
    <w:rsid w:val="004623DE"/>
    <w:rsid w:val="00462D7E"/>
    <w:rsid w:val="00463C44"/>
    <w:rsid w:val="00464B88"/>
    <w:rsid w:val="004663CE"/>
    <w:rsid w:val="0046695B"/>
    <w:rsid w:val="00467345"/>
    <w:rsid w:val="00467B46"/>
    <w:rsid w:val="004700B2"/>
    <w:rsid w:val="004706E1"/>
    <w:rsid w:val="004708AD"/>
    <w:rsid w:val="004722E0"/>
    <w:rsid w:val="00472A4D"/>
    <w:rsid w:val="00472EA2"/>
    <w:rsid w:val="0047349B"/>
    <w:rsid w:val="00473CFA"/>
    <w:rsid w:val="00474085"/>
    <w:rsid w:val="00474E5D"/>
    <w:rsid w:val="00474F63"/>
    <w:rsid w:val="00476779"/>
    <w:rsid w:val="00476D4A"/>
    <w:rsid w:val="004802CF"/>
    <w:rsid w:val="00480781"/>
    <w:rsid w:val="00480930"/>
    <w:rsid w:val="00481479"/>
    <w:rsid w:val="0048194D"/>
    <w:rsid w:val="00482A8B"/>
    <w:rsid w:val="00483076"/>
    <w:rsid w:val="004831D2"/>
    <w:rsid w:val="004836E0"/>
    <w:rsid w:val="004838BF"/>
    <w:rsid w:val="0048407E"/>
    <w:rsid w:val="004841D5"/>
    <w:rsid w:val="00484CD3"/>
    <w:rsid w:val="00485339"/>
    <w:rsid w:val="004857E0"/>
    <w:rsid w:val="00485A2C"/>
    <w:rsid w:val="00485CA8"/>
    <w:rsid w:val="00487516"/>
    <w:rsid w:val="00487E60"/>
    <w:rsid w:val="00491BDC"/>
    <w:rsid w:val="004929D2"/>
    <w:rsid w:val="00493EDB"/>
    <w:rsid w:val="004944EC"/>
    <w:rsid w:val="00494A48"/>
    <w:rsid w:val="00495AF4"/>
    <w:rsid w:val="00497B79"/>
    <w:rsid w:val="00497C88"/>
    <w:rsid w:val="004A0049"/>
    <w:rsid w:val="004A02DE"/>
    <w:rsid w:val="004A03BF"/>
    <w:rsid w:val="004A07A8"/>
    <w:rsid w:val="004A0E79"/>
    <w:rsid w:val="004A1A69"/>
    <w:rsid w:val="004A2197"/>
    <w:rsid w:val="004A296B"/>
    <w:rsid w:val="004A2DF2"/>
    <w:rsid w:val="004A2F2C"/>
    <w:rsid w:val="004A3726"/>
    <w:rsid w:val="004A4DE6"/>
    <w:rsid w:val="004A6739"/>
    <w:rsid w:val="004A7A0A"/>
    <w:rsid w:val="004A7F01"/>
    <w:rsid w:val="004B00D3"/>
    <w:rsid w:val="004B0C3C"/>
    <w:rsid w:val="004B0D94"/>
    <w:rsid w:val="004B1332"/>
    <w:rsid w:val="004B1401"/>
    <w:rsid w:val="004B227B"/>
    <w:rsid w:val="004B3574"/>
    <w:rsid w:val="004B36CD"/>
    <w:rsid w:val="004B3E4A"/>
    <w:rsid w:val="004B3E68"/>
    <w:rsid w:val="004B59FB"/>
    <w:rsid w:val="004B66C0"/>
    <w:rsid w:val="004B6742"/>
    <w:rsid w:val="004B6A5B"/>
    <w:rsid w:val="004B6B53"/>
    <w:rsid w:val="004B76C6"/>
    <w:rsid w:val="004C0459"/>
    <w:rsid w:val="004C062C"/>
    <w:rsid w:val="004C0FF9"/>
    <w:rsid w:val="004C12E3"/>
    <w:rsid w:val="004C3438"/>
    <w:rsid w:val="004C43DE"/>
    <w:rsid w:val="004C6A0C"/>
    <w:rsid w:val="004C743F"/>
    <w:rsid w:val="004C7837"/>
    <w:rsid w:val="004C7932"/>
    <w:rsid w:val="004D0180"/>
    <w:rsid w:val="004D020C"/>
    <w:rsid w:val="004D0DF3"/>
    <w:rsid w:val="004D16B7"/>
    <w:rsid w:val="004D1C7B"/>
    <w:rsid w:val="004D1FD3"/>
    <w:rsid w:val="004D2398"/>
    <w:rsid w:val="004D28A9"/>
    <w:rsid w:val="004D3437"/>
    <w:rsid w:val="004D3AA0"/>
    <w:rsid w:val="004D4005"/>
    <w:rsid w:val="004D55F3"/>
    <w:rsid w:val="004D57F8"/>
    <w:rsid w:val="004D67CF"/>
    <w:rsid w:val="004D68A0"/>
    <w:rsid w:val="004D775A"/>
    <w:rsid w:val="004D7A45"/>
    <w:rsid w:val="004E0F0E"/>
    <w:rsid w:val="004E1D69"/>
    <w:rsid w:val="004E247B"/>
    <w:rsid w:val="004E48C0"/>
    <w:rsid w:val="004E4D9B"/>
    <w:rsid w:val="004E524F"/>
    <w:rsid w:val="004E557B"/>
    <w:rsid w:val="004E6087"/>
    <w:rsid w:val="004E7B5E"/>
    <w:rsid w:val="004F07A2"/>
    <w:rsid w:val="004F0CA9"/>
    <w:rsid w:val="004F14F7"/>
    <w:rsid w:val="004F152B"/>
    <w:rsid w:val="004F1AB5"/>
    <w:rsid w:val="004F3BF2"/>
    <w:rsid w:val="004F404D"/>
    <w:rsid w:val="004F5B9A"/>
    <w:rsid w:val="004F695F"/>
    <w:rsid w:val="004F6C55"/>
    <w:rsid w:val="004F71B0"/>
    <w:rsid w:val="00500B13"/>
    <w:rsid w:val="00501068"/>
    <w:rsid w:val="0050136B"/>
    <w:rsid w:val="0050136C"/>
    <w:rsid w:val="0050145E"/>
    <w:rsid w:val="005022B0"/>
    <w:rsid w:val="005027AB"/>
    <w:rsid w:val="005027B2"/>
    <w:rsid w:val="005040AD"/>
    <w:rsid w:val="0050433D"/>
    <w:rsid w:val="005049DA"/>
    <w:rsid w:val="005050D6"/>
    <w:rsid w:val="00505209"/>
    <w:rsid w:val="00506E61"/>
    <w:rsid w:val="0050702C"/>
    <w:rsid w:val="0051008A"/>
    <w:rsid w:val="00510627"/>
    <w:rsid w:val="005107D5"/>
    <w:rsid w:val="00510D63"/>
    <w:rsid w:val="00510F00"/>
    <w:rsid w:val="005110A8"/>
    <w:rsid w:val="00511617"/>
    <w:rsid w:val="005129E3"/>
    <w:rsid w:val="00512BAF"/>
    <w:rsid w:val="00513536"/>
    <w:rsid w:val="00514896"/>
    <w:rsid w:val="0051516E"/>
    <w:rsid w:val="00515373"/>
    <w:rsid w:val="00515DDF"/>
    <w:rsid w:val="005168E1"/>
    <w:rsid w:val="005177EA"/>
    <w:rsid w:val="00517A86"/>
    <w:rsid w:val="00517AAE"/>
    <w:rsid w:val="00517B89"/>
    <w:rsid w:val="00517E0F"/>
    <w:rsid w:val="005212FF"/>
    <w:rsid w:val="005215A2"/>
    <w:rsid w:val="005221DD"/>
    <w:rsid w:val="005222E1"/>
    <w:rsid w:val="00523E13"/>
    <w:rsid w:val="0052410B"/>
    <w:rsid w:val="005246A0"/>
    <w:rsid w:val="00524B32"/>
    <w:rsid w:val="00524BDC"/>
    <w:rsid w:val="005259BA"/>
    <w:rsid w:val="005264F9"/>
    <w:rsid w:val="0052685B"/>
    <w:rsid w:val="00526AA4"/>
    <w:rsid w:val="00526B2A"/>
    <w:rsid w:val="00527567"/>
    <w:rsid w:val="00527EB8"/>
    <w:rsid w:val="00530076"/>
    <w:rsid w:val="005301A6"/>
    <w:rsid w:val="00531747"/>
    <w:rsid w:val="00532D4A"/>
    <w:rsid w:val="0053308A"/>
    <w:rsid w:val="005330F2"/>
    <w:rsid w:val="00533A6D"/>
    <w:rsid w:val="00533A73"/>
    <w:rsid w:val="005342BD"/>
    <w:rsid w:val="0053499E"/>
    <w:rsid w:val="00534B67"/>
    <w:rsid w:val="00535B39"/>
    <w:rsid w:val="00535E56"/>
    <w:rsid w:val="0053696D"/>
    <w:rsid w:val="00536C29"/>
    <w:rsid w:val="00536C3C"/>
    <w:rsid w:val="005400C8"/>
    <w:rsid w:val="005402CE"/>
    <w:rsid w:val="0054127D"/>
    <w:rsid w:val="00541F03"/>
    <w:rsid w:val="00543353"/>
    <w:rsid w:val="00543C9C"/>
    <w:rsid w:val="005448D5"/>
    <w:rsid w:val="00544B1A"/>
    <w:rsid w:val="00545B49"/>
    <w:rsid w:val="00545B53"/>
    <w:rsid w:val="00545D7C"/>
    <w:rsid w:val="00545EC6"/>
    <w:rsid w:val="00546113"/>
    <w:rsid w:val="005461A5"/>
    <w:rsid w:val="005464DA"/>
    <w:rsid w:val="00546FB3"/>
    <w:rsid w:val="005473C7"/>
    <w:rsid w:val="00547E61"/>
    <w:rsid w:val="00547F9E"/>
    <w:rsid w:val="005509B2"/>
    <w:rsid w:val="00550D73"/>
    <w:rsid w:val="005513DC"/>
    <w:rsid w:val="005514AF"/>
    <w:rsid w:val="00551714"/>
    <w:rsid w:val="00551C5A"/>
    <w:rsid w:val="005523AB"/>
    <w:rsid w:val="0055253F"/>
    <w:rsid w:val="00554CF5"/>
    <w:rsid w:val="00554F91"/>
    <w:rsid w:val="00555966"/>
    <w:rsid w:val="00555C04"/>
    <w:rsid w:val="0055718E"/>
    <w:rsid w:val="0056012C"/>
    <w:rsid w:val="005609D0"/>
    <w:rsid w:val="00561A79"/>
    <w:rsid w:val="0056207F"/>
    <w:rsid w:val="00562096"/>
    <w:rsid w:val="0056286E"/>
    <w:rsid w:val="00562D98"/>
    <w:rsid w:val="0056392B"/>
    <w:rsid w:val="00564035"/>
    <w:rsid w:val="005641C8"/>
    <w:rsid w:val="00564357"/>
    <w:rsid w:val="00564843"/>
    <w:rsid w:val="00566AD4"/>
    <w:rsid w:val="00566FA5"/>
    <w:rsid w:val="005679F4"/>
    <w:rsid w:val="00570364"/>
    <w:rsid w:val="005703DA"/>
    <w:rsid w:val="00571E02"/>
    <w:rsid w:val="0057212D"/>
    <w:rsid w:val="005723FD"/>
    <w:rsid w:val="00572625"/>
    <w:rsid w:val="00573407"/>
    <w:rsid w:val="005747F5"/>
    <w:rsid w:val="00574BB0"/>
    <w:rsid w:val="00575958"/>
    <w:rsid w:val="00575B70"/>
    <w:rsid w:val="00576585"/>
    <w:rsid w:val="005769CE"/>
    <w:rsid w:val="00577C06"/>
    <w:rsid w:val="00580C98"/>
    <w:rsid w:val="00581790"/>
    <w:rsid w:val="00581CC6"/>
    <w:rsid w:val="00581FC1"/>
    <w:rsid w:val="005821EF"/>
    <w:rsid w:val="0058260B"/>
    <w:rsid w:val="0058351E"/>
    <w:rsid w:val="0058499B"/>
    <w:rsid w:val="005856E0"/>
    <w:rsid w:val="0058694B"/>
    <w:rsid w:val="00586C99"/>
    <w:rsid w:val="0058722E"/>
    <w:rsid w:val="00587771"/>
    <w:rsid w:val="005877C7"/>
    <w:rsid w:val="00587BA2"/>
    <w:rsid w:val="0059030A"/>
    <w:rsid w:val="00590456"/>
    <w:rsid w:val="00590C51"/>
    <w:rsid w:val="00591645"/>
    <w:rsid w:val="00591A5A"/>
    <w:rsid w:val="00591ED2"/>
    <w:rsid w:val="005928B4"/>
    <w:rsid w:val="00592E60"/>
    <w:rsid w:val="00593086"/>
    <w:rsid w:val="00595C28"/>
    <w:rsid w:val="005961DD"/>
    <w:rsid w:val="0059703A"/>
    <w:rsid w:val="00597374"/>
    <w:rsid w:val="00597D5B"/>
    <w:rsid w:val="005A0784"/>
    <w:rsid w:val="005A2024"/>
    <w:rsid w:val="005A2D08"/>
    <w:rsid w:val="005A31C8"/>
    <w:rsid w:val="005A42B4"/>
    <w:rsid w:val="005A48E3"/>
    <w:rsid w:val="005A5380"/>
    <w:rsid w:val="005A56B4"/>
    <w:rsid w:val="005A5CFD"/>
    <w:rsid w:val="005A62E7"/>
    <w:rsid w:val="005A675E"/>
    <w:rsid w:val="005A67E9"/>
    <w:rsid w:val="005A7309"/>
    <w:rsid w:val="005B07A3"/>
    <w:rsid w:val="005B131F"/>
    <w:rsid w:val="005B294B"/>
    <w:rsid w:val="005B2B05"/>
    <w:rsid w:val="005B2B5C"/>
    <w:rsid w:val="005B30A0"/>
    <w:rsid w:val="005B33D1"/>
    <w:rsid w:val="005B38C9"/>
    <w:rsid w:val="005B5444"/>
    <w:rsid w:val="005B6745"/>
    <w:rsid w:val="005B6A6C"/>
    <w:rsid w:val="005B6BB8"/>
    <w:rsid w:val="005C001B"/>
    <w:rsid w:val="005C0204"/>
    <w:rsid w:val="005C040D"/>
    <w:rsid w:val="005C23A0"/>
    <w:rsid w:val="005C334E"/>
    <w:rsid w:val="005C382D"/>
    <w:rsid w:val="005C38A6"/>
    <w:rsid w:val="005C3D1F"/>
    <w:rsid w:val="005C40F8"/>
    <w:rsid w:val="005C4761"/>
    <w:rsid w:val="005C49FB"/>
    <w:rsid w:val="005C5B2E"/>
    <w:rsid w:val="005C5F47"/>
    <w:rsid w:val="005C6176"/>
    <w:rsid w:val="005C628A"/>
    <w:rsid w:val="005C6AF0"/>
    <w:rsid w:val="005D04BE"/>
    <w:rsid w:val="005D08D8"/>
    <w:rsid w:val="005D1A05"/>
    <w:rsid w:val="005D1B7D"/>
    <w:rsid w:val="005D2249"/>
    <w:rsid w:val="005D242D"/>
    <w:rsid w:val="005D33F3"/>
    <w:rsid w:val="005D3DE4"/>
    <w:rsid w:val="005D3EFF"/>
    <w:rsid w:val="005D4B67"/>
    <w:rsid w:val="005D54A5"/>
    <w:rsid w:val="005D6769"/>
    <w:rsid w:val="005D6934"/>
    <w:rsid w:val="005D6A03"/>
    <w:rsid w:val="005D7050"/>
    <w:rsid w:val="005D72D3"/>
    <w:rsid w:val="005D7EA5"/>
    <w:rsid w:val="005E012D"/>
    <w:rsid w:val="005E04ED"/>
    <w:rsid w:val="005E09C2"/>
    <w:rsid w:val="005E0A8C"/>
    <w:rsid w:val="005E0D4E"/>
    <w:rsid w:val="005E1582"/>
    <w:rsid w:val="005E2110"/>
    <w:rsid w:val="005E314D"/>
    <w:rsid w:val="005E38FD"/>
    <w:rsid w:val="005E4DF8"/>
    <w:rsid w:val="005E55CC"/>
    <w:rsid w:val="005E566E"/>
    <w:rsid w:val="005E6AD4"/>
    <w:rsid w:val="005E747E"/>
    <w:rsid w:val="005E7AFF"/>
    <w:rsid w:val="005F0FD9"/>
    <w:rsid w:val="005F114E"/>
    <w:rsid w:val="005F1840"/>
    <w:rsid w:val="005F1CA8"/>
    <w:rsid w:val="005F375F"/>
    <w:rsid w:val="005F3A81"/>
    <w:rsid w:val="005F55F0"/>
    <w:rsid w:val="005F5A3D"/>
    <w:rsid w:val="005F5BD0"/>
    <w:rsid w:val="005F7200"/>
    <w:rsid w:val="005F788F"/>
    <w:rsid w:val="00600CEA"/>
    <w:rsid w:val="00600DE6"/>
    <w:rsid w:val="00600EE3"/>
    <w:rsid w:val="00600FCD"/>
    <w:rsid w:val="006018B6"/>
    <w:rsid w:val="00601F53"/>
    <w:rsid w:val="006023A3"/>
    <w:rsid w:val="00602D3A"/>
    <w:rsid w:val="00603173"/>
    <w:rsid w:val="00603287"/>
    <w:rsid w:val="00603E8A"/>
    <w:rsid w:val="00604044"/>
    <w:rsid w:val="006045A1"/>
    <w:rsid w:val="006048D8"/>
    <w:rsid w:val="00604B43"/>
    <w:rsid w:val="00605BE1"/>
    <w:rsid w:val="00606288"/>
    <w:rsid w:val="006103FC"/>
    <w:rsid w:val="00610629"/>
    <w:rsid w:val="006117FC"/>
    <w:rsid w:val="00613152"/>
    <w:rsid w:val="006137C1"/>
    <w:rsid w:val="00613852"/>
    <w:rsid w:val="006139A1"/>
    <w:rsid w:val="00613D0C"/>
    <w:rsid w:val="00614769"/>
    <w:rsid w:val="00614ADD"/>
    <w:rsid w:val="006161CD"/>
    <w:rsid w:val="00616A16"/>
    <w:rsid w:val="006178D0"/>
    <w:rsid w:val="006203A8"/>
    <w:rsid w:val="00620DB8"/>
    <w:rsid w:val="00621975"/>
    <w:rsid w:val="00622500"/>
    <w:rsid w:val="00622C3B"/>
    <w:rsid w:val="00622CB2"/>
    <w:rsid w:val="0062341F"/>
    <w:rsid w:val="006252BF"/>
    <w:rsid w:val="00627C86"/>
    <w:rsid w:val="006308DF"/>
    <w:rsid w:val="00630CD7"/>
    <w:rsid w:val="00630DAB"/>
    <w:rsid w:val="00632A04"/>
    <w:rsid w:val="00633B20"/>
    <w:rsid w:val="00633F28"/>
    <w:rsid w:val="00634F7E"/>
    <w:rsid w:val="00636C02"/>
    <w:rsid w:val="00636E68"/>
    <w:rsid w:val="00637728"/>
    <w:rsid w:val="00640980"/>
    <w:rsid w:val="006412F3"/>
    <w:rsid w:val="00641C0C"/>
    <w:rsid w:val="00642131"/>
    <w:rsid w:val="00642B24"/>
    <w:rsid w:val="006461DE"/>
    <w:rsid w:val="006463C7"/>
    <w:rsid w:val="00647866"/>
    <w:rsid w:val="00647B28"/>
    <w:rsid w:val="00651570"/>
    <w:rsid w:val="00651914"/>
    <w:rsid w:val="0065215A"/>
    <w:rsid w:val="006546D4"/>
    <w:rsid w:val="00654B10"/>
    <w:rsid w:val="00654FB5"/>
    <w:rsid w:val="00655B6C"/>
    <w:rsid w:val="00656A36"/>
    <w:rsid w:val="006577FB"/>
    <w:rsid w:val="0065791B"/>
    <w:rsid w:val="006602FE"/>
    <w:rsid w:val="006604B4"/>
    <w:rsid w:val="00662F70"/>
    <w:rsid w:val="00663168"/>
    <w:rsid w:val="00663674"/>
    <w:rsid w:val="00663E2F"/>
    <w:rsid w:val="00663FE8"/>
    <w:rsid w:val="00664100"/>
    <w:rsid w:val="00664309"/>
    <w:rsid w:val="006657AD"/>
    <w:rsid w:val="00665B08"/>
    <w:rsid w:val="00665DD8"/>
    <w:rsid w:val="00665DEC"/>
    <w:rsid w:val="0066608D"/>
    <w:rsid w:val="006662E3"/>
    <w:rsid w:val="006665AA"/>
    <w:rsid w:val="00670219"/>
    <w:rsid w:val="00671043"/>
    <w:rsid w:val="00671325"/>
    <w:rsid w:val="006713F9"/>
    <w:rsid w:val="00671605"/>
    <w:rsid w:val="00672CE0"/>
    <w:rsid w:val="00672DC2"/>
    <w:rsid w:val="00673099"/>
    <w:rsid w:val="00673268"/>
    <w:rsid w:val="006732ED"/>
    <w:rsid w:val="00673383"/>
    <w:rsid w:val="006749B8"/>
    <w:rsid w:val="00675133"/>
    <w:rsid w:val="006757B1"/>
    <w:rsid w:val="00675996"/>
    <w:rsid w:val="00675A29"/>
    <w:rsid w:val="00675DCE"/>
    <w:rsid w:val="0067645F"/>
    <w:rsid w:val="00676B14"/>
    <w:rsid w:val="00676FDC"/>
    <w:rsid w:val="006802AF"/>
    <w:rsid w:val="00680B63"/>
    <w:rsid w:val="0068103E"/>
    <w:rsid w:val="00682F83"/>
    <w:rsid w:val="00683454"/>
    <w:rsid w:val="006842CB"/>
    <w:rsid w:val="00684599"/>
    <w:rsid w:val="00684C87"/>
    <w:rsid w:val="00685066"/>
    <w:rsid w:val="006850FF"/>
    <w:rsid w:val="00685600"/>
    <w:rsid w:val="006868D8"/>
    <w:rsid w:val="006877C2"/>
    <w:rsid w:val="00687A65"/>
    <w:rsid w:val="0069011F"/>
    <w:rsid w:val="0069019C"/>
    <w:rsid w:val="00690417"/>
    <w:rsid w:val="006908C7"/>
    <w:rsid w:val="0069459F"/>
    <w:rsid w:val="0069483F"/>
    <w:rsid w:val="00694A5F"/>
    <w:rsid w:val="00695967"/>
    <w:rsid w:val="00695A0A"/>
    <w:rsid w:val="00695A89"/>
    <w:rsid w:val="00696C71"/>
    <w:rsid w:val="006A00F5"/>
    <w:rsid w:val="006A0928"/>
    <w:rsid w:val="006A0C9A"/>
    <w:rsid w:val="006A0DBF"/>
    <w:rsid w:val="006A3AD6"/>
    <w:rsid w:val="006A3FE1"/>
    <w:rsid w:val="006A4137"/>
    <w:rsid w:val="006A4A54"/>
    <w:rsid w:val="006A51E2"/>
    <w:rsid w:val="006A5D6B"/>
    <w:rsid w:val="006A6E32"/>
    <w:rsid w:val="006A7381"/>
    <w:rsid w:val="006A7DEF"/>
    <w:rsid w:val="006B0E79"/>
    <w:rsid w:val="006B1FE9"/>
    <w:rsid w:val="006B26E5"/>
    <w:rsid w:val="006B2FD9"/>
    <w:rsid w:val="006B4F26"/>
    <w:rsid w:val="006B5223"/>
    <w:rsid w:val="006B5668"/>
    <w:rsid w:val="006B6A20"/>
    <w:rsid w:val="006C0D05"/>
    <w:rsid w:val="006C0E76"/>
    <w:rsid w:val="006C1755"/>
    <w:rsid w:val="006C1B68"/>
    <w:rsid w:val="006C224D"/>
    <w:rsid w:val="006C2596"/>
    <w:rsid w:val="006C275F"/>
    <w:rsid w:val="006C33E0"/>
    <w:rsid w:val="006C3712"/>
    <w:rsid w:val="006C3B7B"/>
    <w:rsid w:val="006C5883"/>
    <w:rsid w:val="006C5A4B"/>
    <w:rsid w:val="006C6254"/>
    <w:rsid w:val="006C74E8"/>
    <w:rsid w:val="006C7CD2"/>
    <w:rsid w:val="006D1846"/>
    <w:rsid w:val="006D21D9"/>
    <w:rsid w:val="006D25DA"/>
    <w:rsid w:val="006D3598"/>
    <w:rsid w:val="006D4842"/>
    <w:rsid w:val="006D5D32"/>
    <w:rsid w:val="006D64A7"/>
    <w:rsid w:val="006D6CC4"/>
    <w:rsid w:val="006E092D"/>
    <w:rsid w:val="006E114C"/>
    <w:rsid w:val="006E1AB0"/>
    <w:rsid w:val="006E1DB4"/>
    <w:rsid w:val="006E20A6"/>
    <w:rsid w:val="006E35B7"/>
    <w:rsid w:val="006E3957"/>
    <w:rsid w:val="006E488A"/>
    <w:rsid w:val="006E5668"/>
    <w:rsid w:val="006E5973"/>
    <w:rsid w:val="006E5E7B"/>
    <w:rsid w:val="006E5F78"/>
    <w:rsid w:val="006E625E"/>
    <w:rsid w:val="006E6385"/>
    <w:rsid w:val="006E6665"/>
    <w:rsid w:val="006E6C70"/>
    <w:rsid w:val="006E7017"/>
    <w:rsid w:val="006E721F"/>
    <w:rsid w:val="006F01A1"/>
    <w:rsid w:val="006F0FDC"/>
    <w:rsid w:val="006F1BA0"/>
    <w:rsid w:val="006F2F67"/>
    <w:rsid w:val="006F3B6A"/>
    <w:rsid w:val="006F3EB7"/>
    <w:rsid w:val="006F564B"/>
    <w:rsid w:val="006F61B5"/>
    <w:rsid w:val="006F67C4"/>
    <w:rsid w:val="006F6A46"/>
    <w:rsid w:val="006F6DB1"/>
    <w:rsid w:val="006F768D"/>
    <w:rsid w:val="006F7B39"/>
    <w:rsid w:val="00700823"/>
    <w:rsid w:val="007009E6"/>
    <w:rsid w:val="00700BBC"/>
    <w:rsid w:val="00701006"/>
    <w:rsid w:val="00701BAB"/>
    <w:rsid w:val="00702B5C"/>
    <w:rsid w:val="00702E0A"/>
    <w:rsid w:val="00703C33"/>
    <w:rsid w:val="00704297"/>
    <w:rsid w:val="0070477B"/>
    <w:rsid w:val="007048D7"/>
    <w:rsid w:val="0070554F"/>
    <w:rsid w:val="00705A42"/>
    <w:rsid w:val="00706B3D"/>
    <w:rsid w:val="0070734C"/>
    <w:rsid w:val="0070793D"/>
    <w:rsid w:val="00710034"/>
    <w:rsid w:val="007101A9"/>
    <w:rsid w:val="00710F3F"/>
    <w:rsid w:val="00711821"/>
    <w:rsid w:val="007118B2"/>
    <w:rsid w:val="00712161"/>
    <w:rsid w:val="007127FC"/>
    <w:rsid w:val="00712D43"/>
    <w:rsid w:val="00712FD9"/>
    <w:rsid w:val="00712FE9"/>
    <w:rsid w:val="007130FF"/>
    <w:rsid w:val="00713882"/>
    <w:rsid w:val="007147B1"/>
    <w:rsid w:val="00715A76"/>
    <w:rsid w:val="00716AD5"/>
    <w:rsid w:val="00716B95"/>
    <w:rsid w:val="007178B8"/>
    <w:rsid w:val="00717B2C"/>
    <w:rsid w:val="007209EF"/>
    <w:rsid w:val="00720E39"/>
    <w:rsid w:val="00721C74"/>
    <w:rsid w:val="00721D76"/>
    <w:rsid w:val="0072203B"/>
    <w:rsid w:val="0072258D"/>
    <w:rsid w:val="007232E0"/>
    <w:rsid w:val="0072336B"/>
    <w:rsid w:val="00723ABF"/>
    <w:rsid w:val="00724258"/>
    <w:rsid w:val="00724BBB"/>
    <w:rsid w:val="007254A0"/>
    <w:rsid w:val="00725972"/>
    <w:rsid w:val="007261FB"/>
    <w:rsid w:val="00726BA9"/>
    <w:rsid w:val="00727943"/>
    <w:rsid w:val="00727DCF"/>
    <w:rsid w:val="0073109C"/>
    <w:rsid w:val="00731107"/>
    <w:rsid w:val="00731998"/>
    <w:rsid w:val="00731F06"/>
    <w:rsid w:val="007322F4"/>
    <w:rsid w:val="00732ED3"/>
    <w:rsid w:val="00733661"/>
    <w:rsid w:val="007348DE"/>
    <w:rsid w:val="00734A71"/>
    <w:rsid w:val="00735D47"/>
    <w:rsid w:val="00735FC6"/>
    <w:rsid w:val="00736238"/>
    <w:rsid w:val="00736AC3"/>
    <w:rsid w:val="00736B78"/>
    <w:rsid w:val="0073739B"/>
    <w:rsid w:val="0073791F"/>
    <w:rsid w:val="007402BA"/>
    <w:rsid w:val="0074092F"/>
    <w:rsid w:val="00740C5E"/>
    <w:rsid w:val="00740D42"/>
    <w:rsid w:val="0074133A"/>
    <w:rsid w:val="0074139A"/>
    <w:rsid w:val="0074152B"/>
    <w:rsid w:val="007415A9"/>
    <w:rsid w:val="00741A69"/>
    <w:rsid w:val="00742E57"/>
    <w:rsid w:val="00744780"/>
    <w:rsid w:val="00744A0E"/>
    <w:rsid w:val="00745156"/>
    <w:rsid w:val="007451D8"/>
    <w:rsid w:val="007453AD"/>
    <w:rsid w:val="00745E6D"/>
    <w:rsid w:val="00746033"/>
    <w:rsid w:val="0074717A"/>
    <w:rsid w:val="00750695"/>
    <w:rsid w:val="007516C5"/>
    <w:rsid w:val="00754AA1"/>
    <w:rsid w:val="0075597B"/>
    <w:rsid w:val="00755A74"/>
    <w:rsid w:val="0076020D"/>
    <w:rsid w:val="007616B0"/>
    <w:rsid w:val="00761BC2"/>
    <w:rsid w:val="00762338"/>
    <w:rsid w:val="007623B5"/>
    <w:rsid w:val="00762BA0"/>
    <w:rsid w:val="007633D0"/>
    <w:rsid w:val="00763E65"/>
    <w:rsid w:val="00763F50"/>
    <w:rsid w:val="00763FB3"/>
    <w:rsid w:val="00766510"/>
    <w:rsid w:val="007667D8"/>
    <w:rsid w:val="0077011F"/>
    <w:rsid w:val="00770197"/>
    <w:rsid w:val="00770ECC"/>
    <w:rsid w:val="00771423"/>
    <w:rsid w:val="00771904"/>
    <w:rsid w:val="00772050"/>
    <w:rsid w:val="0077347F"/>
    <w:rsid w:val="007737C5"/>
    <w:rsid w:val="00774243"/>
    <w:rsid w:val="007766D0"/>
    <w:rsid w:val="00780DE4"/>
    <w:rsid w:val="00783306"/>
    <w:rsid w:val="007835C7"/>
    <w:rsid w:val="0078474B"/>
    <w:rsid w:val="00784CCD"/>
    <w:rsid w:val="00785698"/>
    <w:rsid w:val="0078612E"/>
    <w:rsid w:val="0078627D"/>
    <w:rsid w:val="00786D27"/>
    <w:rsid w:val="007872CE"/>
    <w:rsid w:val="007901B7"/>
    <w:rsid w:val="0079079F"/>
    <w:rsid w:val="00790A56"/>
    <w:rsid w:val="00790D73"/>
    <w:rsid w:val="00790DC5"/>
    <w:rsid w:val="00790FE8"/>
    <w:rsid w:val="00791356"/>
    <w:rsid w:val="00791514"/>
    <w:rsid w:val="0079164B"/>
    <w:rsid w:val="00793E29"/>
    <w:rsid w:val="00794BD1"/>
    <w:rsid w:val="007965A8"/>
    <w:rsid w:val="00797FDB"/>
    <w:rsid w:val="007A00F4"/>
    <w:rsid w:val="007A0375"/>
    <w:rsid w:val="007A09A5"/>
    <w:rsid w:val="007A0C5A"/>
    <w:rsid w:val="007A1C70"/>
    <w:rsid w:val="007A2849"/>
    <w:rsid w:val="007A3111"/>
    <w:rsid w:val="007A38BE"/>
    <w:rsid w:val="007A3AD9"/>
    <w:rsid w:val="007A44A0"/>
    <w:rsid w:val="007B05FD"/>
    <w:rsid w:val="007B0996"/>
    <w:rsid w:val="007B1731"/>
    <w:rsid w:val="007B1F2A"/>
    <w:rsid w:val="007B2625"/>
    <w:rsid w:val="007B2A3A"/>
    <w:rsid w:val="007B42F5"/>
    <w:rsid w:val="007B4612"/>
    <w:rsid w:val="007B4D66"/>
    <w:rsid w:val="007B6B99"/>
    <w:rsid w:val="007B7DEA"/>
    <w:rsid w:val="007C0B59"/>
    <w:rsid w:val="007C2B95"/>
    <w:rsid w:val="007C313F"/>
    <w:rsid w:val="007C4B7B"/>
    <w:rsid w:val="007C529E"/>
    <w:rsid w:val="007C56C8"/>
    <w:rsid w:val="007C573B"/>
    <w:rsid w:val="007C6584"/>
    <w:rsid w:val="007C7C8E"/>
    <w:rsid w:val="007D01ED"/>
    <w:rsid w:val="007D0AF7"/>
    <w:rsid w:val="007D19CD"/>
    <w:rsid w:val="007D271A"/>
    <w:rsid w:val="007D2D52"/>
    <w:rsid w:val="007D2DE5"/>
    <w:rsid w:val="007D38D4"/>
    <w:rsid w:val="007D4203"/>
    <w:rsid w:val="007D4596"/>
    <w:rsid w:val="007D522C"/>
    <w:rsid w:val="007D5750"/>
    <w:rsid w:val="007D599C"/>
    <w:rsid w:val="007D7145"/>
    <w:rsid w:val="007E015E"/>
    <w:rsid w:val="007E16FB"/>
    <w:rsid w:val="007E2143"/>
    <w:rsid w:val="007E2522"/>
    <w:rsid w:val="007E296B"/>
    <w:rsid w:val="007E3F2E"/>
    <w:rsid w:val="007E56C2"/>
    <w:rsid w:val="007E5720"/>
    <w:rsid w:val="007E57FF"/>
    <w:rsid w:val="007E5B77"/>
    <w:rsid w:val="007E5E8A"/>
    <w:rsid w:val="007E72F3"/>
    <w:rsid w:val="007F1B43"/>
    <w:rsid w:val="007F2A9A"/>
    <w:rsid w:val="007F2B70"/>
    <w:rsid w:val="007F4B18"/>
    <w:rsid w:val="007F4D7E"/>
    <w:rsid w:val="007F4DFF"/>
    <w:rsid w:val="007F540A"/>
    <w:rsid w:val="007F57FD"/>
    <w:rsid w:val="007F5F81"/>
    <w:rsid w:val="007F6713"/>
    <w:rsid w:val="007F679D"/>
    <w:rsid w:val="007F7384"/>
    <w:rsid w:val="007F7E01"/>
    <w:rsid w:val="008013C2"/>
    <w:rsid w:val="008015B7"/>
    <w:rsid w:val="008043AF"/>
    <w:rsid w:val="00805A0D"/>
    <w:rsid w:val="008104C9"/>
    <w:rsid w:val="00811455"/>
    <w:rsid w:val="00811A38"/>
    <w:rsid w:val="00811EC5"/>
    <w:rsid w:val="0081264B"/>
    <w:rsid w:val="00812AA6"/>
    <w:rsid w:val="00812EA4"/>
    <w:rsid w:val="008179A9"/>
    <w:rsid w:val="00817AB6"/>
    <w:rsid w:val="00817EAB"/>
    <w:rsid w:val="008205D8"/>
    <w:rsid w:val="00820C11"/>
    <w:rsid w:val="0082199A"/>
    <w:rsid w:val="00822BC7"/>
    <w:rsid w:val="00822D35"/>
    <w:rsid w:val="00823F41"/>
    <w:rsid w:val="00824254"/>
    <w:rsid w:val="00824355"/>
    <w:rsid w:val="008258EB"/>
    <w:rsid w:val="00826356"/>
    <w:rsid w:val="008276A3"/>
    <w:rsid w:val="008278C5"/>
    <w:rsid w:val="00827ACB"/>
    <w:rsid w:val="00830362"/>
    <w:rsid w:val="00831372"/>
    <w:rsid w:val="00833E03"/>
    <w:rsid w:val="00834527"/>
    <w:rsid w:val="008346DB"/>
    <w:rsid w:val="008347E5"/>
    <w:rsid w:val="00834D33"/>
    <w:rsid w:val="008374C3"/>
    <w:rsid w:val="00837C7D"/>
    <w:rsid w:val="00837F4A"/>
    <w:rsid w:val="008411FC"/>
    <w:rsid w:val="008417E3"/>
    <w:rsid w:val="00841AF5"/>
    <w:rsid w:val="008427E0"/>
    <w:rsid w:val="00843F8F"/>
    <w:rsid w:val="00844185"/>
    <w:rsid w:val="00844F16"/>
    <w:rsid w:val="0084599E"/>
    <w:rsid w:val="00846D82"/>
    <w:rsid w:val="0084759D"/>
    <w:rsid w:val="00847DA5"/>
    <w:rsid w:val="008504C5"/>
    <w:rsid w:val="00850FD8"/>
    <w:rsid w:val="00851397"/>
    <w:rsid w:val="008516C0"/>
    <w:rsid w:val="00851755"/>
    <w:rsid w:val="008523E3"/>
    <w:rsid w:val="008528AC"/>
    <w:rsid w:val="00852D87"/>
    <w:rsid w:val="0085348E"/>
    <w:rsid w:val="00853B0F"/>
    <w:rsid w:val="00853B1E"/>
    <w:rsid w:val="00854618"/>
    <w:rsid w:val="0085466B"/>
    <w:rsid w:val="00854681"/>
    <w:rsid w:val="00855263"/>
    <w:rsid w:val="008552CB"/>
    <w:rsid w:val="00855308"/>
    <w:rsid w:val="00855D9B"/>
    <w:rsid w:val="00856A61"/>
    <w:rsid w:val="00856BB9"/>
    <w:rsid w:val="00857A16"/>
    <w:rsid w:val="00857D2C"/>
    <w:rsid w:val="008615A9"/>
    <w:rsid w:val="008618C4"/>
    <w:rsid w:val="00861E68"/>
    <w:rsid w:val="00861E75"/>
    <w:rsid w:val="00863A3A"/>
    <w:rsid w:val="008641B2"/>
    <w:rsid w:val="00864B31"/>
    <w:rsid w:val="00865507"/>
    <w:rsid w:val="008665F7"/>
    <w:rsid w:val="00866EA3"/>
    <w:rsid w:val="00867647"/>
    <w:rsid w:val="00867BE6"/>
    <w:rsid w:val="00867C5E"/>
    <w:rsid w:val="0087047C"/>
    <w:rsid w:val="008714A8"/>
    <w:rsid w:val="00872AF4"/>
    <w:rsid w:val="00874C47"/>
    <w:rsid w:val="00874CF1"/>
    <w:rsid w:val="00874DF6"/>
    <w:rsid w:val="008758EA"/>
    <w:rsid w:val="00875A9E"/>
    <w:rsid w:val="00875DEF"/>
    <w:rsid w:val="0087678C"/>
    <w:rsid w:val="0088088F"/>
    <w:rsid w:val="00880AE5"/>
    <w:rsid w:val="0088130A"/>
    <w:rsid w:val="00881656"/>
    <w:rsid w:val="00881BDA"/>
    <w:rsid w:val="00882084"/>
    <w:rsid w:val="008827B2"/>
    <w:rsid w:val="008828F6"/>
    <w:rsid w:val="008841B0"/>
    <w:rsid w:val="00884990"/>
    <w:rsid w:val="00885653"/>
    <w:rsid w:val="00886A17"/>
    <w:rsid w:val="00886F25"/>
    <w:rsid w:val="00887610"/>
    <w:rsid w:val="0088775C"/>
    <w:rsid w:val="008900C4"/>
    <w:rsid w:val="00890611"/>
    <w:rsid w:val="00890C5A"/>
    <w:rsid w:val="0089171C"/>
    <w:rsid w:val="00892E2C"/>
    <w:rsid w:val="0089387E"/>
    <w:rsid w:val="0089391F"/>
    <w:rsid w:val="00893F38"/>
    <w:rsid w:val="00893FE4"/>
    <w:rsid w:val="00894380"/>
    <w:rsid w:val="00894469"/>
    <w:rsid w:val="00895410"/>
    <w:rsid w:val="00895FCD"/>
    <w:rsid w:val="008960AD"/>
    <w:rsid w:val="008960C1"/>
    <w:rsid w:val="008961DD"/>
    <w:rsid w:val="00896F88"/>
    <w:rsid w:val="0089748A"/>
    <w:rsid w:val="00897E15"/>
    <w:rsid w:val="008A0E46"/>
    <w:rsid w:val="008A15F0"/>
    <w:rsid w:val="008A1D83"/>
    <w:rsid w:val="008A1FF1"/>
    <w:rsid w:val="008A328A"/>
    <w:rsid w:val="008A34EA"/>
    <w:rsid w:val="008A3F53"/>
    <w:rsid w:val="008A46A7"/>
    <w:rsid w:val="008A4CF5"/>
    <w:rsid w:val="008A5319"/>
    <w:rsid w:val="008A596C"/>
    <w:rsid w:val="008A6C53"/>
    <w:rsid w:val="008A6E3E"/>
    <w:rsid w:val="008A7620"/>
    <w:rsid w:val="008A7961"/>
    <w:rsid w:val="008A7E5D"/>
    <w:rsid w:val="008B0EA5"/>
    <w:rsid w:val="008B16F4"/>
    <w:rsid w:val="008B3423"/>
    <w:rsid w:val="008B3E7B"/>
    <w:rsid w:val="008B45C9"/>
    <w:rsid w:val="008B4F3C"/>
    <w:rsid w:val="008B58D8"/>
    <w:rsid w:val="008B6766"/>
    <w:rsid w:val="008C065F"/>
    <w:rsid w:val="008C0921"/>
    <w:rsid w:val="008C0CBA"/>
    <w:rsid w:val="008C15EC"/>
    <w:rsid w:val="008C1922"/>
    <w:rsid w:val="008C1953"/>
    <w:rsid w:val="008C1D75"/>
    <w:rsid w:val="008C1F62"/>
    <w:rsid w:val="008C2363"/>
    <w:rsid w:val="008C3799"/>
    <w:rsid w:val="008C3D10"/>
    <w:rsid w:val="008C40FA"/>
    <w:rsid w:val="008C4E62"/>
    <w:rsid w:val="008C51FC"/>
    <w:rsid w:val="008C5965"/>
    <w:rsid w:val="008C65F0"/>
    <w:rsid w:val="008C7D3F"/>
    <w:rsid w:val="008D13D0"/>
    <w:rsid w:val="008D1420"/>
    <w:rsid w:val="008D156A"/>
    <w:rsid w:val="008D2C00"/>
    <w:rsid w:val="008D2D26"/>
    <w:rsid w:val="008D2FDD"/>
    <w:rsid w:val="008D4077"/>
    <w:rsid w:val="008D619B"/>
    <w:rsid w:val="008D7385"/>
    <w:rsid w:val="008D74F8"/>
    <w:rsid w:val="008E01CF"/>
    <w:rsid w:val="008E0710"/>
    <w:rsid w:val="008E13BA"/>
    <w:rsid w:val="008E15FC"/>
    <w:rsid w:val="008E34D8"/>
    <w:rsid w:val="008E3680"/>
    <w:rsid w:val="008E3A8D"/>
    <w:rsid w:val="008E3BA6"/>
    <w:rsid w:val="008E3D35"/>
    <w:rsid w:val="008E402A"/>
    <w:rsid w:val="008E4169"/>
    <w:rsid w:val="008E4F75"/>
    <w:rsid w:val="008E58CE"/>
    <w:rsid w:val="008E5DF3"/>
    <w:rsid w:val="008E5FE3"/>
    <w:rsid w:val="008E6369"/>
    <w:rsid w:val="008E67AA"/>
    <w:rsid w:val="008E6C89"/>
    <w:rsid w:val="008F055F"/>
    <w:rsid w:val="008F0C3F"/>
    <w:rsid w:val="008F0F31"/>
    <w:rsid w:val="008F26C0"/>
    <w:rsid w:val="008F2C24"/>
    <w:rsid w:val="008F5279"/>
    <w:rsid w:val="008F5B5A"/>
    <w:rsid w:val="008F5DF4"/>
    <w:rsid w:val="008F6793"/>
    <w:rsid w:val="008F6CDF"/>
    <w:rsid w:val="008F7C20"/>
    <w:rsid w:val="008F7D59"/>
    <w:rsid w:val="0090013D"/>
    <w:rsid w:val="00900517"/>
    <w:rsid w:val="00900A63"/>
    <w:rsid w:val="00900AAC"/>
    <w:rsid w:val="0090152C"/>
    <w:rsid w:val="0090195D"/>
    <w:rsid w:val="00903D5E"/>
    <w:rsid w:val="009043A7"/>
    <w:rsid w:val="00905D06"/>
    <w:rsid w:val="00905EA9"/>
    <w:rsid w:val="0090605C"/>
    <w:rsid w:val="0090723F"/>
    <w:rsid w:val="009073F4"/>
    <w:rsid w:val="00907C01"/>
    <w:rsid w:val="009107D0"/>
    <w:rsid w:val="009109DF"/>
    <w:rsid w:val="009117E0"/>
    <w:rsid w:val="00912C77"/>
    <w:rsid w:val="009132B0"/>
    <w:rsid w:val="009133BC"/>
    <w:rsid w:val="0091364F"/>
    <w:rsid w:val="009147AB"/>
    <w:rsid w:val="009152EB"/>
    <w:rsid w:val="00915641"/>
    <w:rsid w:val="0091664C"/>
    <w:rsid w:val="00916B6A"/>
    <w:rsid w:val="00917C93"/>
    <w:rsid w:val="00920473"/>
    <w:rsid w:val="009214DA"/>
    <w:rsid w:val="0092193D"/>
    <w:rsid w:val="00923B2E"/>
    <w:rsid w:val="00923C2E"/>
    <w:rsid w:val="00924423"/>
    <w:rsid w:val="00924680"/>
    <w:rsid w:val="009252B1"/>
    <w:rsid w:val="0092569D"/>
    <w:rsid w:val="00925B87"/>
    <w:rsid w:val="009264D5"/>
    <w:rsid w:val="0092772E"/>
    <w:rsid w:val="00930034"/>
    <w:rsid w:val="00931447"/>
    <w:rsid w:val="00931E93"/>
    <w:rsid w:val="00931F77"/>
    <w:rsid w:val="00932F93"/>
    <w:rsid w:val="00933969"/>
    <w:rsid w:val="00935E9D"/>
    <w:rsid w:val="00936974"/>
    <w:rsid w:val="00937036"/>
    <w:rsid w:val="0093710E"/>
    <w:rsid w:val="0093765C"/>
    <w:rsid w:val="00937B7C"/>
    <w:rsid w:val="00940C53"/>
    <w:rsid w:val="00940DD4"/>
    <w:rsid w:val="009415CB"/>
    <w:rsid w:val="00941C1C"/>
    <w:rsid w:val="00942EB8"/>
    <w:rsid w:val="00943615"/>
    <w:rsid w:val="0094373A"/>
    <w:rsid w:val="00944B1E"/>
    <w:rsid w:val="00944E86"/>
    <w:rsid w:val="00944F86"/>
    <w:rsid w:val="009453D6"/>
    <w:rsid w:val="0094683F"/>
    <w:rsid w:val="00947C09"/>
    <w:rsid w:val="009504F4"/>
    <w:rsid w:val="009514EA"/>
    <w:rsid w:val="009517A1"/>
    <w:rsid w:val="00951DAD"/>
    <w:rsid w:val="009523B8"/>
    <w:rsid w:val="009529A2"/>
    <w:rsid w:val="00953A9C"/>
    <w:rsid w:val="00955BB5"/>
    <w:rsid w:val="00956A5B"/>
    <w:rsid w:val="0095706D"/>
    <w:rsid w:val="009574DB"/>
    <w:rsid w:val="00957B5A"/>
    <w:rsid w:val="00960CA0"/>
    <w:rsid w:val="009629B4"/>
    <w:rsid w:val="009629C6"/>
    <w:rsid w:val="009634DB"/>
    <w:rsid w:val="00963949"/>
    <w:rsid w:val="00965431"/>
    <w:rsid w:val="009655B2"/>
    <w:rsid w:val="0096639D"/>
    <w:rsid w:val="00967C5D"/>
    <w:rsid w:val="00967FD9"/>
    <w:rsid w:val="009700D5"/>
    <w:rsid w:val="00970F1A"/>
    <w:rsid w:val="0097112C"/>
    <w:rsid w:val="0097120D"/>
    <w:rsid w:val="0097295A"/>
    <w:rsid w:val="00973E96"/>
    <w:rsid w:val="009743DD"/>
    <w:rsid w:val="0097565C"/>
    <w:rsid w:val="009761DF"/>
    <w:rsid w:val="00976A5B"/>
    <w:rsid w:val="00976B32"/>
    <w:rsid w:val="00976D6B"/>
    <w:rsid w:val="009775CA"/>
    <w:rsid w:val="00982116"/>
    <w:rsid w:val="009829B4"/>
    <w:rsid w:val="00983DCD"/>
    <w:rsid w:val="0098440E"/>
    <w:rsid w:val="00984559"/>
    <w:rsid w:val="00984A7A"/>
    <w:rsid w:val="00984AB9"/>
    <w:rsid w:val="009854DE"/>
    <w:rsid w:val="00985741"/>
    <w:rsid w:val="00986791"/>
    <w:rsid w:val="00987228"/>
    <w:rsid w:val="00987BAE"/>
    <w:rsid w:val="009900AD"/>
    <w:rsid w:val="009903C3"/>
    <w:rsid w:val="00990693"/>
    <w:rsid w:val="00991158"/>
    <w:rsid w:val="00991A5E"/>
    <w:rsid w:val="00992DE5"/>
    <w:rsid w:val="00993246"/>
    <w:rsid w:val="0099432B"/>
    <w:rsid w:val="00994BB7"/>
    <w:rsid w:val="009951DE"/>
    <w:rsid w:val="009952D3"/>
    <w:rsid w:val="009955C2"/>
    <w:rsid w:val="0099564A"/>
    <w:rsid w:val="00996221"/>
    <w:rsid w:val="009967B5"/>
    <w:rsid w:val="00997E28"/>
    <w:rsid w:val="009A0121"/>
    <w:rsid w:val="009A03DD"/>
    <w:rsid w:val="009A0644"/>
    <w:rsid w:val="009A0950"/>
    <w:rsid w:val="009A0963"/>
    <w:rsid w:val="009A0DDD"/>
    <w:rsid w:val="009A0FF7"/>
    <w:rsid w:val="009A1C49"/>
    <w:rsid w:val="009A1F67"/>
    <w:rsid w:val="009A2C39"/>
    <w:rsid w:val="009A3722"/>
    <w:rsid w:val="009A3DC1"/>
    <w:rsid w:val="009A415B"/>
    <w:rsid w:val="009A432F"/>
    <w:rsid w:val="009A5163"/>
    <w:rsid w:val="009A52F0"/>
    <w:rsid w:val="009A5541"/>
    <w:rsid w:val="009A5567"/>
    <w:rsid w:val="009A5680"/>
    <w:rsid w:val="009A6C89"/>
    <w:rsid w:val="009A7614"/>
    <w:rsid w:val="009B00A0"/>
    <w:rsid w:val="009B159B"/>
    <w:rsid w:val="009B1897"/>
    <w:rsid w:val="009B1933"/>
    <w:rsid w:val="009B1CA0"/>
    <w:rsid w:val="009B283B"/>
    <w:rsid w:val="009B3BB8"/>
    <w:rsid w:val="009B3DDC"/>
    <w:rsid w:val="009B4B39"/>
    <w:rsid w:val="009B5340"/>
    <w:rsid w:val="009B55BB"/>
    <w:rsid w:val="009B572B"/>
    <w:rsid w:val="009B575F"/>
    <w:rsid w:val="009B5FAD"/>
    <w:rsid w:val="009B635F"/>
    <w:rsid w:val="009B6E75"/>
    <w:rsid w:val="009B6EE9"/>
    <w:rsid w:val="009B7D18"/>
    <w:rsid w:val="009C1625"/>
    <w:rsid w:val="009C2513"/>
    <w:rsid w:val="009C2792"/>
    <w:rsid w:val="009C2B03"/>
    <w:rsid w:val="009C2CA0"/>
    <w:rsid w:val="009C417A"/>
    <w:rsid w:val="009C42AE"/>
    <w:rsid w:val="009C4431"/>
    <w:rsid w:val="009C47C3"/>
    <w:rsid w:val="009C4B21"/>
    <w:rsid w:val="009C4CDF"/>
    <w:rsid w:val="009C4E1E"/>
    <w:rsid w:val="009C5948"/>
    <w:rsid w:val="009C602F"/>
    <w:rsid w:val="009C66A5"/>
    <w:rsid w:val="009D0542"/>
    <w:rsid w:val="009D06EA"/>
    <w:rsid w:val="009D09AC"/>
    <w:rsid w:val="009D0A63"/>
    <w:rsid w:val="009D1F6B"/>
    <w:rsid w:val="009D3B3B"/>
    <w:rsid w:val="009D404A"/>
    <w:rsid w:val="009D49BE"/>
    <w:rsid w:val="009D4A51"/>
    <w:rsid w:val="009D62AA"/>
    <w:rsid w:val="009D66D5"/>
    <w:rsid w:val="009D6AA5"/>
    <w:rsid w:val="009D7088"/>
    <w:rsid w:val="009D709E"/>
    <w:rsid w:val="009D7963"/>
    <w:rsid w:val="009D7B08"/>
    <w:rsid w:val="009D7BAA"/>
    <w:rsid w:val="009D7E49"/>
    <w:rsid w:val="009E18B2"/>
    <w:rsid w:val="009E1FAE"/>
    <w:rsid w:val="009E3844"/>
    <w:rsid w:val="009E388C"/>
    <w:rsid w:val="009E44A5"/>
    <w:rsid w:val="009E4715"/>
    <w:rsid w:val="009E5451"/>
    <w:rsid w:val="009E5880"/>
    <w:rsid w:val="009E62E0"/>
    <w:rsid w:val="009E769E"/>
    <w:rsid w:val="009F02FD"/>
    <w:rsid w:val="009F0358"/>
    <w:rsid w:val="009F04BE"/>
    <w:rsid w:val="009F0B21"/>
    <w:rsid w:val="009F0E42"/>
    <w:rsid w:val="009F1928"/>
    <w:rsid w:val="009F2EEC"/>
    <w:rsid w:val="009F3A0C"/>
    <w:rsid w:val="009F3A63"/>
    <w:rsid w:val="009F3E15"/>
    <w:rsid w:val="009F5C2D"/>
    <w:rsid w:val="009F609E"/>
    <w:rsid w:val="009F6752"/>
    <w:rsid w:val="009F7AE1"/>
    <w:rsid w:val="009F7F06"/>
    <w:rsid w:val="00A0068A"/>
    <w:rsid w:val="00A00832"/>
    <w:rsid w:val="00A01770"/>
    <w:rsid w:val="00A0288A"/>
    <w:rsid w:val="00A05270"/>
    <w:rsid w:val="00A055E4"/>
    <w:rsid w:val="00A05B2A"/>
    <w:rsid w:val="00A07C9A"/>
    <w:rsid w:val="00A10865"/>
    <w:rsid w:val="00A10A94"/>
    <w:rsid w:val="00A116E0"/>
    <w:rsid w:val="00A11813"/>
    <w:rsid w:val="00A11DA2"/>
    <w:rsid w:val="00A125BD"/>
    <w:rsid w:val="00A12946"/>
    <w:rsid w:val="00A12CD4"/>
    <w:rsid w:val="00A12EC0"/>
    <w:rsid w:val="00A13145"/>
    <w:rsid w:val="00A1330E"/>
    <w:rsid w:val="00A13ADB"/>
    <w:rsid w:val="00A14707"/>
    <w:rsid w:val="00A15395"/>
    <w:rsid w:val="00A15785"/>
    <w:rsid w:val="00A15B0E"/>
    <w:rsid w:val="00A15D0D"/>
    <w:rsid w:val="00A1667D"/>
    <w:rsid w:val="00A16ED0"/>
    <w:rsid w:val="00A173E9"/>
    <w:rsid w:val="00A17A51"/>
    <w:rsid w:val="00A17AC3"/>
    <w:rsid w:val="00A17ACE"/>
    <w:rsid w:val="00A204AB"/>
    <w:rsid w:val="00A20990"/>
    <w:rsid w:val="00A21449"/>
    <w:rsid w:val="00A2389C"/>
    <w:rsid w:val="00A2413F"/>
    <w:rsid w:val="00A244E7"/>
    <w:rsid w:val="00A24943"/>
    <w:rsid w:val="00A249AC"/>
    <w:rsid w:val="00A250A2"/>
    <w:rsid w:val="00A264FA"/>
    <w:rsid w:val="00A267A4"/>
    <w:rsid w:val="00A30B75"/>
    <w:rsid w:val="00A3262C"/>
    <w:rsid w:val="00A33662"/>
    <w:rsid w:val="00A33F67"/>
    <w:rsid w:val="00A340A5"/>
    <w:rsid w:val="00A342E8"/>
    <w:rsid w:val="00A35C62"/>
    <w:rsid w:val="00A36A26"/>
    <w:rsid w:val="00A40AB8"/>
    <w:rsid w:val="00A4102E"/>
    <w:rsid w:val="00A411C7"/>
    <w:rsid w:val="00A418B3"/>
    <w:rsid w:val="00A42468"/>
    <w:rsid w:val="00A42CEB"/>
    <w:rsid w:val="00A4301D"/>
    <w:rsid w:val="00A439C0"/>
    <w:rsid w:val="00A45EE0"/>
    <w:rsid w:val="00A468AC"/>
    <w:rsid w:val="00A468EB"/>
    <w:rsid w:val="00A46C35"/>
    <w:rsid w:val="00A479A5"/>
    <w:rsid w:val="00A47DD4"/>
    <w:rsid w:val="00A504FE"/>
    <w:rsid w:val="00A513EF"/>
    <w:rsid w:val="00A525E3"/>
    <w:rsid w:val="00A52AA3"/>
    <w:rsid w:val="00A52E2C"/>
    <w:rsid w:val="00A536D4"/>
    <w:rsid w:val="00A5432E"/>
    <w:rsid w:val="00A5452E"/>
    <w:rsid w:val="00A5464E"/>
    <w:rsid w:val="00A546A7"/>
    <w:rsid w:val="00A55A58"/>
    <w:rsid w:val="00A55E2E"/>
    <w:rsid w:val="00A55E47"/>
    <w:rsid w:val="00A56B5F"/>
    <w:rsid w:val="00A57789"/>
    <w:rsid w:val="00A6033D"/>
    <w:rsid w:val="00A61CEE"/>
    <w:rsid w:val="00A62840"/>
    <w:rsid w:val="00A62EA3"/>
    <w:rsid w:val="00A63442"/>
    <w:rsid w:val="00A6397F"/>
    <w:rsid w:val="00A63A85"/>
    <w:rsid w:val="00A64BC7"/>
    <w:rsid w:val="00A67F4E"/>
    <w:rsid w:val="00A70131"/>
    <w:rsid w:val="00A70DAE"/>
    <w:rsid w:val="00A71251"/>
    <w:rsid w:val="00A72D40"/>
    <w:rsid w:val="00A74E2B"/>
    <w:rsid w:val="00A757DC"/>
    <w:rsid w:val="00A75E87"/>
    <w:rsid w:val="00A77FF1"/>
    <w:rsid w:val="00A8122D"/>
    <w:rsid w:val="00A81332"/>
    <w:rsid w:val="00A817EB"/>
    <w:rsid w:val="00A8216E"/>
    <w:rsid w:val="00A823A4"/>
    <w:rsid w:val="00A83FEC"/>
    <w:rsid w:val="00A84006"/>
    <w:rsid w:val="00A8469A"/>
    <w:rsid w:val="00A848B4"/>
    <w:rsid w:val="00A848C5"/>
    <w:rsid w:val="00A84AC1"/>
    <w:rsid w:val="00A84B44"/>
    <w:rsid w:val="00A84C04"/>
    <w:rsid w:val="00A84EAF"/>
    <w:rsid w:val="00A84F4D"/>
    <w:rsid w:val="00A867C2"/>
    <w:rsid w:val="00A86A40"/>
    <w:rsid w:val="00A87E95"/>
    <w:rsid w:val="00A87EC9"/>
    <w:rsid w:val="00A90C93"/>
    <w:rsid w:val="00A91478"/>
    <w:rsid w:val="00A91D47"/>
    <w:rsid w:val="00A922C1"/>
    <w:rsid w:val="00A92D72"/>
    <w:rsid w:val="00A92E20"/>
    <w:rsid w:val="00A92EC5"/>
    <w:rsid w:val="00A9450D"/>
    <w:rsid w:val="00A94B7C"/>
    <w:rsid w:val="00A954E4"/>
    <w:rsid w:val="00A9716E"/>
    <w:rsid w:val="00A97D07"/>
    <w:rsid w:val="00AA050F"/>
    <w:rsid w:val="00AA0F36"/>
    <w:rsid w:val="00AA2C98"/>
    <w:rsid w:val="00AA2CED"/>
    <w:rsid w:val="00AA2DB2"/>
    <w:rsid w:val="00AA3760"/>
    <w:rsid w:val="00AA4676"/>
    <w:rsid w:val="00AA4D83"/>
    <w:rsid w:val="00AA55EE"/>
    <w:rsid w:val="00AA61FC"/>
    <w:rsid w:val="00AA628B"/>
    <w:rsid w:val="00AA6875"/>
    <w:rsid w:val="00AA6B97"/>
    <w:rsid w:val="00AA6FDD"/>
    <w:rsid w:val="00AA7525"/>
    <w:rsid w:val="00AA7EC8"/>
    <w:rsid w:val="00AB076E"/>
    <w:rsid w:val="00AB103C"/>
    <w:rsid w:val="00AB14E4"/>
    <w:rsid w:val="00AB1852"/>
    <w:rsid w:val="00AB33F0"/>
    <w:rsid w:val="00AB3D27"/>
    <w:rsid w:val="00AB4916"/>
    <w:rsid w:val="00AB52CF"/>
    <w:rsid w:val="00AB5805"/>
    <w:rsid w:val="00AB6297"/>
    <w:rsid w:val="00AB65B7"/>
    <w:rsid w:val="00AB6A87"/>
    <w:rsid w:val="00AB6DC7"/>
    <w:rsid w:val="00AB7092"/>
    <w:rsid w:val="00AC01FA"/>
    <w:rsid w:val="00AC06ED"/>
    <w:rsid w:val="00AC0A34"/>
    <w:rsid w:val="00AC1749"/>
    <w:rsid w:val="00AC1F26"/>
    <w:rsid w:val="00AC27F4"/>
    <w:rsid w:val="00AC2B1B"/>
    <w:rsid w:val="00AC2FFE"/>
    <w:rsid w:val="00AC3353"/>
    <w:rsid w:val="00AC395B"/>
    <w:rsid w:val="00AC3A08"/>
    <w:rsid w:val="00AC4512"/>
    <w:rsid w:val="00AC5492"/>
    <w:rsid w:val="00AC57D0"/>
    <w:rsid w:val="00AC5B36"/>
    <w:rsid w:val="00AC5C63"/>
    <w:rsid w:val="00AC65D0"/>
    <w:rsid w:val="00AC6632"/>
    <w:rsid w:val="00AC72F8"/>
    <w:rsid w:val="00AD08FB"/>
    <w:rsid w:val="00AD0EF0"/>
    <w:rsid w:val="00AD0F91"/>
    <w:rsid w:val="00AD102D"/>
    <w:rsid w:val="00AD1751"/>
    <w:rsid w:val="00AD1B81"/>
    <w:rsid w:val="00AD1C0E"/>
    <w:rsid w:val="00AD2654"/>
    <w:rsid w:val="00AD2987"/>
    <w:rsid w:val="00AD2B56"/>
    <w:rsid w:val="00AD340C"/>
    <w:rsid w:val="00AD42E2"/>
    <w:rsid w:val="00AD695D"/>
    <w:rsid w:val="00AD6D0B"/>
    <w:rsid w:val="00AD6D6A"/>
    <w:rsid w:val="00AD795A"/>
    <w:rsid w:val="00AE012C"/>
    <w:rsid w:val="00AE1383"/>
    <w:rsid w:val="00AE1543"/>
    <w:rsid w:val="00AE18D1"/>
    <w:rsid w:val="00AE22E2"/>
    <w:rsid w:val="00AE2991"/>
    <w:rsid w:val="00AE2D89"/>
    <w:rsid w:val="00AE38AC"/>
    <w:rsid w:val="00AE45DC"/>
    <w:rsid w:val="00AE4DC0"/>
    <w:rsid w:val="00AE4F46"/>
    <w:rsid w:val="00AE5878"/>
    <w:rsid w:val="00AE6BBF"/>
    <w:rsid w:val="00AF09D3"/>
    <w:rsid w:val="00AF11C7"/>
    <w:rsid w:val="00AF2890"/>
    <w:rsid w:val="00AF2E56"/>
    <w:rsid w:val="00AF3811"/>
    <w:rsid w:val="00AF38CD"/>
    <w:rsid w:val="00AF3923"/>
    <w:rsid w:val="00AF6CDC"/>
    <w:rsid w:val="00AF7174"/>
    <w:rsid w:val="00AF7DE7"/>
    <w:rsid w:val="00B0043A"/>
    <w:rsid w:val="00B0176B"/>
    <w:rsid w:val="00B02D1B"/>
    <w:rsid w:val="00B02DCD"/>
    <w:rsid w:val="00B03343"/>
    <w:rsid w:val="00B03949"/>
    <w:rsid w:val="00B03C25"/>
    <w:rsid w:val="00B043A1"/>
    <w:rsid w:val="00B05408"/>
    <w:rsid w:val="00B0557B"/>
    <w:rsid w:val="00B05B68"/>
    <w:rsid w:val="00B05DD8"/>
    <w:rsid w:val="00B064A5"/>
    <w:rsid w:val="00B06983"/>
    <w:rsid w:val="00B06D32"/>
    <w:rsid w:val="00B10BAC"/>
    <w:rsid w:val="00B10F67"/>
    <w:rsid w:val="00B11C4C"/>
    <w:rsid w:val="00B12732"/>
    <w:rsid w:val="00B12B18"/>
    <w:rsid w:val="00B136B1"/>
    <w:rsid w:val="00B13744"/>
    <w:rsid w:val="00B162E0"/>
    <w:rsid w:val="00B16622"/>
    <w:rsid w:val="00B16752"/>
    <w:rsid w:val="00B2043E"/>
    <w:rsid w:val="00B2067F"/>
    <w:rsid w:val="00B21AE3"/>
    <w:rsid w:val="00B21BA3"/>
    <w:rsid w:val="00B21BAC"/>
    <w:rsid w:val="00B21FA9"/>
    <w:rsid w:val="00B22BB9"/>
    <w:rsid w:val="00B23CD7"/>
    <w:rsid w:val="00B24D89"/>
    <w:rsid w:val="00B260E8"/>
    <w:rsid w:val="00B26411"/>
    <w:rsid w:val="00B30A59"/>
    <w:rsid w:val="00B31A56"/>
    <w:rsid w:val="00B31CB1"/>
    <w:rsid w:val="00B32662"/>
    <w:rsid w:val="00B3271E"/>
    <w:rsid w:val="00B34B24"/>
    <w:rsid w:val="00B34F14"/>
    <w:rsid w:val="00B350B0"/>
    <w:rsid w:val="00B35D80"/>
    <w:rsid w:val="00B371E8"/>
    <w:rsid w:val="00B3746D"/>
    <w:rsid w:val="00B37AF0"/>
    <w:rsid w:val="00B40D87"/>
    <w:rsid w:val="00B40E25"/>
    <w:rsid w:val="00B40E5B"/>
    <w:rsid w:val="00B41927"/>
    <w:rsid w:val="00B41C0D"/>
    <w:rsid w:val="00B429A1"/>
    <w:rsid w:val="00B4309F"/>
    <w:rsid w:val="00B43298"/>
    <w:rsid w:val="00B434BD"/>
    <w:rsid w:val="00B43DBD"/>
    <w:rsid w:val="00B43F58"/>
    <w:rsid w:val="00B44325"/>
    <w:rsid w:val="00B44859"/>
    <w:rsid w:val="00B44F2D"/>
    <w:rsid w:val="00B4550F"/>
    <w:rsid w:val="00B45994"/>
    <w:rsid w:val="00B45B76"/>
    <w:rsid w:val="00B466C5"/>
    <w:rsid w:val="00B46863"/>
    <w:rsid w:val="00B46B58"/>
    <w:rsid w:val="00B46D60"/>
    <w:rsid w:val="00B4705E"/>
    <w:rsid w:val="00B475FE"/>
    <w:rsid w:val="00B50B14"/>
    <w:rsid w:val="00B51609"/>
    <w:rsid w:val="00B52440"/>
    <w:rsid w:val="00B52691"/>
    <w:rsid w:val="00B52BEB"/>
    <w:rsid w:val="00B52C70"/>
    <w:rsid w:val="00B52D9E"/>
    <w:rsid w:val="00B53183"/>
    <w:rsid w:val="00B537AF"/>
    <w:rsid w:val="00B53A4A"/>
    <w:rsid w:val="00B53BE8"/>
    <w:rsid w:val="00B545F4"/>
    <w:rsid w:val="00B55311"/>
    <w:rsid w:val="00B56887"/>
    <w:rsid w:val="00B56F58"/>
    <w:rsid w:val="00B57CDF"/>
    <w:rsid w:val="00B6052F"/>
    <w:rsid w:val="00B609DB"/>
    <w:rsid w:val="00B60C81"/>
    <w:rsid w:val="00B60E16"/>
    <w:rsid w:val="00B612E3"/>
    <w:rsid w:val="00B6146D"/>
    <w:rsid w:val="00B6262B"/>
    <w:rsid w:val="00B6347D"/>
    <w:rsid w:val="00B643F4"/>
    <w:rsid w:val="00B65B1C"/>
    <w:rsid w:val="00B65CA1"/>
    <w:rsid w:val="00B66BBB"/>
    <w:rsid w:val="00B677FC"/>
    <w:rsid w:val="00B6787A"/>
    <w:rsid w:val="00B6793E"/>
    <w:rsid w:val="00B67A02"/>
    <w:rsid w:val="00B712FF"/>
    <w:rsid w:val="00B71AD8"/>
    <w:rsid w:val="00B71B89"/>
    <w:rsid w:val="00B72D79"/>
    <w:rsid w:val="00B73D67"/>
    <w:rsid w:val="00B73D6D"/>
    <w:rsid w:val="00B74053"/>
    <w:rsid w:val="00B750A5"/>
    <w:rsid w:val="00B7544D"/>
    <w:rsid w:val="00B7649B"/>
    <w:rsid w:val="00B772C9"/>
    <w:rsid w:val="00B81181"/>
    <w:rsid w:val="00B812FA"/>
    <w:rsid w:val="00B81D5B"/>
    <w:rsid w:val="00B82D39"/>
    <w:rsid w:val="00B82DD3"/>
    <w:rsid w:val="00B834CF"/>
    <w:rsid w:val="00B8361E"/>
    <w:rsid w:val="00B84150"/>
    <w:rsid w:val="00B84493"/>
    <w:rsid w:val="00B84C17"/>
    <w:rsid w:val="00B8664C"/>
    <w:rsid w:val="00B8687D"/>
    <w:rsid w:val="00B86B24"/>
    <w:rsid w:val="00B8701B"/>
    <w:rsid w:val="00B87084"/>
    <w:rsid w:val="00B87AAC"/>
    <w:rsid w:val="00B87CF9"/>
    <w:rsid w:val="00B90D20"/>
    <w:rsid w:val="00B91C34"/>
    <w:rsid w:val="00B91CC8"/>
    <w:rsid w:val="00B942D4"/>
    <w:rsid w:val="00B94B66"/>
    <w:rsid w:val="00B95340"/>
    <w:rsid w:val="00B95C9A"/>
    <w:rsid w:val="00B967CF"/>
    <w:rsid w:val="00B9787A"/>
    <w:rsid w:val="00B97936"/>
    <w:rsid w:val="00BA063C"/>
    <w:rsid w:val="00BA07AE"/>
    <w:rsid w:val="00BA281A"/>
    <w:rsid w:val="00BA2DC2"/>
    <w:rsid w:val="00BA35F0"/>
    <w:rsid w:val="00BA3F77"/>
    <w:rsid w:val="00BA4171"/>
    <w:rsid w:val="00BA4FF2"/>
    <w:rsid w:val="00BA59F8"/>
    <w:rsid w:val="00BA5CF6"/>
    <w:rsid w:val="00BA5FB8"/>
    <w:rsid w:val="00BA6733"/>
    <w:rsid w:val="00BA76A8"/>
    <w:rsid w:val="00BA7DD2"/>
    <w:rsid w:val="00BB0563"/>
    <w:rsid w:val="00BB0CB8"/>
    <w:rsid w:val="00BB0F33"/>
    <w:rsid w:val="00BB1065"/>
    <w:rsid w:val="00BB1113"/>
    <w:rsid w:val="00BB1B28"/>
    <w:rsid w:val="00BB27C9"/>
    <w:rsid w:val="00BB301C"/>
    <w:rsid w:val="00BB30F0"/>
    <w:rsid w:val="00BB3F72"/>
    <w:rsid w:val="00BB40F8"/>
    <w:rsid w:val="00BB424C"/>
    <w:rsid w:val="00BB519F"/>
    <w:rsid w:val="00BB52D1"/>
    <w:rsid w:val="00BB555A"/>
    <w:rsid w:val="00BB56DE"/>
    <w:rsid w:val="00BB7327"/>
    <w:rsid w:val="00BB7F20"/>
    <w:rsid w:val="00BC0CE8"/>
    <w:rsid w:val="00BC233A"/>
    <w:rsid w:val="00BC515A"/>
    <w:rsid w:val="00BC52DF"/>
    <w:rsid w:val="00BC5D01"/>
    <w:rsid w:val="00BC60EA"/>
    <w:rsid w:val="00BC6609"/>
    <w:rsid w:val="00BC7929"/>
    <w:rsid w:val="00BC7FAD"/>
    <w:rsid w:val="00BD0521"/>
    <w:rsid w:val="00BD199B"/>
    <w:rsid w:val="00BD1B08"/>
    <w:rsid w:val="00BD2602"/>
    <w:rsid w:val="00BD398F"/>
    <w:rsid w:val="00BD3AAC"/>
    <w:rsid w:val="00BD3E7C"/>
    <w:rsid w:val="00BD488F"/>
    <w:rsid w:val="00BD4B15"/>
    <w:rsid w:val="00BD5503"/>
    <w:rsid w:val="00BD5ACD"/>
    <w:rsid w:val="00BD5D8F"/>
    <w:rsid w:val="00BD5EBF"/>
    <w:rsid w:val="00BD6294"/>
    <w:rsid w:val="00BD6A7C"/>
    <w:rsid w:val="00BD7165"/>
    <w:rsid w:val="00BD7270"/>
    <w:rsid w:val="00BD73FE"/>
    <w:rsid w:val="00BE07DE"/>
    <w:rsid w:val="00BE11F0"/>
    <w:rsid w:val="00BE1364"/>
    <w:rsid w:val="00BE2123"/>
    <w:rsid w:val="00BE2A60"/>
    <w:rsid w:val="00BE4BC1"/>
    <w:rsid w:val="00BE4E19"/>
    <w:rsid w:val="00BE5650"/>
    <w:rsid w:val="00BE5DC4"/>
    <w:rsid w:val="00BE700F"/>
    <w:rsid w:val="00BE772E"/>
    <w:rsid w:val="00BE7D8B"/>
    <w:rsid w:val="00BF02EC"/>
    <w:rsid w:val="00BF1E31"/>
    <w:rsid w:val="00BF2C8D"/>
    <w:rsid w:val="00BF313B"/>
    <w:rsid w:val="00BF3D37"/>
    <w:rsid w:val="00BF403C"/>
    <w:rsid w:val="00BF498A"/>
    <w:rsid w:val="00BF59BE"/>
    <w:rsid w:val="00BF61A3"/>
    <w:rsid w:val="00BF6F98"/>
    <w:rsid w:val="00BF720E"/>
    <w:rsid w:val="00C03F9B"/>
    <w:rsid w:val="00C048C4"/>
    <w:rsid w:val="00C0524C"/>
    <w:rsid w:val="00C06666"/>
    <w:rsid w:val="00C06DEE"/>
    <w:rsid w:val="00C07411"/>
    <w:rsid w:val="00C10B70"/>
    <w:rsid w:val="00C11409"/>
    <w:rsid w:val="00C11977"/>
    <w:rsid w:val="00C11AF6"/>
    <w:rsid w:val="00C11CEF"/>
    <w:rsid w:val="00C1212C"/>
    <w:rsid w:val="00C1331B"/>
    <w:rsid w:val="00C13873"/>
    <w:rsid w:val="00C14CB3"/>
    <w:rsid w:val="00C1512E"/>
    <w:rsid w:val="00C15216"/>
    <w:rsid w:val="00C15D93"/>
    <w:rsid w:val="00C1644B"/>
    <w:rsid w:val="00C17A6E"/>
    <w:rsid w:val="00C20231"/>
    <w:rsid w:val="00C20D6C"/>
    <w:rsid w:val="00C2242F"/>
    <w:rsid w:val="00C23B56"/>
    <w:rsid w:val="00C23F70"/>
    <w:rsid w:val="00C24192"/>
    <w:rsid w:val="00C249CD"/>
    <w:rsid w:val="00C24B1E"/>
    <w:rsid w:val="00C258FC"/>
    <w:rsid w:val="00C26A50"/>
    <w:rsid w:val="00C27FB7"/>
    <w:rsid w:val="00C304AD"/>
    <w:rsid w:val="00C30586"/>
    <w:rsid w:val="00C30FC6"/>
    <w:rsid w:val="00C31805"/>
    <w:rsid w:val="00C31F0B"/>
    <w:rsid w:val="00C33C07"/>
    <w:rsid w:val="00C353E8"/>
    <w:rsid w:val="00C36456"/>
    <w:rsid w:val="00C377DF"/>
    <w:rsid w:val="00C37DD7"/>
    <w:rsid w:val="00C402FE"/>
    <w:rsid w:val="00C40650"/>
    <w:rsid w:val="00C42A87"/>
    <w:rsid w:val="00C42ABD"/>
    <w:rsid w:val="00C42B05"/>
    <w:rsid w:val="00C42FA6"/>
    <w:rsid w:val="00C4344C"/>
    <w:rsid w:val="00C44190"/>
    <w:rsid w:val="00C45A3E"/>
    <w:rsid w:val="00C45BC6"/>
    <w:rsid w:val="00C45C60"/>
    <w:rsid w:val="00C4622C"/>
    <w:rsid w:val="00C4634E"/>
    <w:rsid w:val="00C470C5"/>
    <w:rsid w:val="00C47166"/>
    <w:rsid w:val="00C505FB"/>
    <w:rsid w:val="00C50B7B"/>
    <w:rsid w:val="00C50F39"/>
    <w:rsid w:val="00C51486"/>
    <w:rsid w:val="00C5184D"/>
    <w:rsid w:val="00C519CE"/>
    <w:rsid w:val="00C519F6"/>
    <w:rsid w:val="00C547FF"/>
    <w:rsid w:val="00C548D2"/>
    <w:rsid w:val="00C54DEC"/>
    <w:rsid w:val="00C55978"/>
    <w:rsid w:val="00C55A12"/>
    <w:rsid w:val="00C55D31"/>
    <w:rsid w:val="00C56956"/>
    <w:rsid w:val="00C56AE4"/>
    <w:rsid w:val="00C56C1B"/>
    <w:rsid w:val="00C56E0D"/>
    <w:rsid w:val="00C57C84"/>
    <w:rsid w:val="00C60547"/>
    <w:rsid w:val="00C6074A"/>
    <w:rsid w:val="00C607BB"/>
    <w:rsid w:val="00C60982"/>
    <w:rsid w:val="00C60DEF"/>
    <w:rsid w:val="00C60FF0"/>
    <w:rsid w:val="00C6104A"/>
    <w:rsid w:val="00C61C16"/>
    <w:rsid w:val="00C62E67"/>
    <w:rsid w:val="00C63FFE"/>
    <w:rsid w:val="00C64D66"/>
    <w:rsid w:val="00C6521C"/>
    <w:rsid w:val="00C66309"/>
    <w:rsid w:val="00C6641C"/>
    <w:rsid w:val="00C66A02"/>
    <w:rsid w:val="00C70204"/>
    <w:rsid w:val="00C70696"/>
    <w:rsid w:val="00C70E54"/>
    <w:rsid w:val="00C72082"/>
    <w:rsid w:val="00C74580"/>
    <w:rsid w:val="00C76EEE"/>
    <w:rsid w:val="00C77777"/>
    <w:rsid w:val="00C8001D"/>
    <w:rsid w:val="00C8065C"/>
    <w:rsid w:val="00C815D3"/>
    <w:rsid w:val="00C815E3"/>
    <w:rsid w:val="00C8161B"/>
    <w:rsid w:val="00C816A8"/>
    <w:rsid w:val="00C818D3"/>
    <w:rsid w:val="00C81901"/>
    <w:rsid w:val="00C83585"/>
    <w:rsid w:val="00C83E98"/>
    <w:rsid w:val="00C84220"/>
    <w:rsid w:val="00C84293"/>
    <w:rsid w:val="00C85531"/>
    <w:rsid w:val="00C855BB"/>
    <w:rsid w:val="00C87ECD"/>
    <w:rsid w:val="00C90E2D"/>
    <w:rsid w:val="00C91AA1"/>
    <w:rsid w:val="00C922BD"/>
    <w:rsid w:val="00C9266D"/>
    <w:rsid w:val="00C9280F"/>
    <w:rsid w:val="00C929C9"/>
    <w:rsid w:val="00C92AB7"/>
    <w:rsid w:val="00C92CAA"/>
    <w:rsid w:val="00C92D10"/>
    <w:rsid w:val="00C9353B"/>
    <w:rsid w:val="00C93689"/>
    <w:rsid w:val="00C941F7"/>
    <w:rsid w:val="00C94F68"/>
    <w:rsid w:val="00C95165"/>
    <w:rsid w:val="00C95538"/>
    <w:rsid w:val="00C95D31"/>
    <w:rsid w:val="00C95EF9"/>
    <w:rsid w:val="00C966AF"/>
    <w:rsid w:val="00C9685E"/>
    <w:rsid w:val="00C96BC3"/>
    <w:rsid w:val="00CA0C5E"/>
    <w:rsid w:val="00CA0CD1"/>
    <w:rsid w:val="00CA1002"/>
    <w:rsid w:val="00CA12F6"/>
    <w:rsid w:val="00CA259F"/>
    <w:rsid w:val="00CA2B54"/>
    <w:rsid w:val="00CA3BDD"/>
    <w:rsid w:val="00CA402F"/>
    <w:rsid w:val="00CA44F4"/>
    <w:rsid w:val="00CA76A4"/>
    <w:rsid w:val="00CA79DC"/>
    <w:rsid w:val="00CA7C3A"/>
    <w:rsid w:val="00CB02E7"/>
    <w:rsid w:val="00CB05EC"/>
    <w:rsid w:val="00CB0F6C"/>
    <w:rsid w:val="00CB14D5"/>
    <w:rsid w:val="00CB19DD"/>
    <w:rsid w:val="00CB29D6"/>
    <w:rsid w:val="00CB2E28"/>
    <w:rsid w:val="00CB3CE5"/>
    <w:rsid w:val="00CB40CE"/>
    <w:rsid w:val="00CB479D"/>
    <w:rsid w:val="00CB4AB8"/>
    <w:rsid w:val="00CB5097"/>
    <w:rsid w:val="00CB619F"/>
    <w:rsid w:val="00CB6293"/>
    <w:rsid w:val="00CB6C97"/>
    <w:rsid w:val="00CC01D7"/>
    <w:rsid w:val="00CC041B"/>
    <w:rsid w:val="00CC1D07"/>
    <w:rsid w:val="00CC2511"/>
    <w:rsid w:val="00CC376F"/>
    <w:rsid w:val="00CC3B7B"/>
    <w:rsid w:val="00CC5118"/>
    <w:rsid w:val="00CC5F05"/>
    <w:rsid w:val="00CC62A4"/>
    <w:rsid w:val="00CC6A21"/>
    <w:rsid w:val="00CC773B"/>
    <w:rsid w:val="00CC7C23"/>
    <w:rsid w:val="00CD0463"/>
    <w:rsid w:val="00CD0D22"/>
    <w:rsid w:val="00CD165F"/>
    <w:rsid w:val="00CD1D69"/>
    <w:rsid w:val="00CD2565"/>
    <w:rsid w:val="00CD294C"/>
    <w:rsid w:val="00CD2EA8"/>
    <w:rsid w:val="00CD367D"/>
    <w:rsid w:val="00CD36DF"/>
    <w:rsid w:val="00CD3BBE"/>
    <w:rsid w:val="00CD402D"/>
    <w:rsid w:val="00CD411D"/>
    <w:rsid w:val="00CD50C3"/>
    <w:rsid w:val="00CD50E9"/>
    <w:rsid w:val="00CD5E36"/>
    <w:rsid w:val="00CD64C3"/>
    <w:rsid w:val="00CD6FC5"/>
    <w:rsid w:val="00CD7C90"/>
    <w:rsid w:val="00CE12B3"/>
    <w:rsid w:val="00CE1880"/>
    <w:rsid w:val="00CE1EDD"/>
    <w:rsid w:val="00CE2AF4"/>
    <w:rsid w:val="00CE343D"/>
    <w:rsid w:val="00CE359F"/>
    <w:rsid w:val="00CE4FF1"/>
    <w:rsid w:val="00CE68F9"/>
    <w:rsid w:val="00CE7B75"/>
    <w:rsid w:val="00CE7D55"/>
    <w:rsid w:val="00CE7EFA"/>
    <w:rsid w:val="00CF0344"/>
    <w:rsid w:val="00CF0766"/>
    <w:rsid w:val="00CF15E7"/>
    <w:rsid w:val="00CF3492"/>
    <w:rsid w:val="00CF4068"/>
    <w:rsid w:val="00CF529F"/>
    <w:rsid w:val="00CF570E"/>
    <w:rsid w:val="00CF58CD"/>
    <w:rsid w:val="00CF5E19"/>
    <w:rsid w:val="00CF660F"/>
    <w:rsid w:val="00CF661C"/>
    <w:rsid w:val="00CF7481"/>
    <w:rsid w:val="00D01016"/>
    <w:rsid w:val="00D01B55"/>
    <w:rsid w:val="00D01C5D"/>
    <w:rsid w:val="00D03906"/>
    <w:rsid w:val="00D04D17"/>
    <w:rsid w:val="00D05137"/>
    <w:rsid w:val="00D057C6"/>
    <w:rsid w:val="00D05AEE"/>
    <w:rsid w:val="00D05FB4"/>
    <w:rsid w:val="00D0628D"/>
    <w:rsid w:val="00D06D6F"/>
    <w:rsid w:val="00D06D77"/>
    <w:rsid w:val="00D073B1"/>
    <w:rsid w:val="00D0748B"/>
    <w:rsid w:val="00D11006"/>
    <w:rsid w:val="00D11F3F"/>
    <w:rsid w:val="00D12C17"/>
    <w:rsid w:val="00D12EEE"/>
    <w:rsid w:val="00D141E9"/>
    <w:rsid w:val="00D15A60"/>
    <w:rsid w:val="00D15E99"/>
    <w:rsid w:val="00D16021"/>
    <w:rsid w:val="00D209E2"/>
    <w:rsid w:val="00D21786"/>
    <w:rsid w:val="00D23D1E"/>
    <w:rsid w:val="00D241E5"/>
    <w:rsid w:val="00D24CEB"/>
    <w:rsid w:val="00D250FC"/>
    <w:rsid w:val="00D25C36"/>
    <w:rsid w:val="00D268DA"/>
    <w:rsid w:val="00D2753F"/>
    <w:rsid w:val="00D30387"/>
    <w:rsid w:val="00D303AC"/>
    <w:rsid w:val="00D30792"/>
    <w:rsid w:val="00D31537"/>
    <w:rsid w:val="00D31C03"/>
    <w:rsid w:val="00D324CC"/>
    <w:rsid w:val="00D32648"/>
    <w:rsid w:val="00D333D3"/>
    <w:rsid w:val="00D349AD"/>
    <w:rsid w:val="00D355F0"/>
    <w:rsid w:val="00D36C0F"/>
    <w:rsid w:val="00D3767D"/>
    <w:rsid w:val="00D37D72"/>
    <w:rsid w:val="00D4149E"/>
    <w:rsid w:val="00D416A8"/>
    <w:rsid w:val="00D41AFC"/>
    <w:rsid w:val="00D429C9"/>
    <w:rsid w:val="00D43A3A"/>
    <w:rsid w:val="00D43FBF"/>
    <w:rsid w:val="00D4407B"/>
    <w:rsid w:val="00D4430B"/>
    <w:rsid w:val="00D44D07"/>
    <w:rsid w:val="00D44EE6"/>
    <w:rsid w:val="00D45C10"/>
    <w:rsid w:val="00D47473"/>
    <w:rsid w:val="00D47A04"/>
    <w:rsid w:val="00D47C3C"/>
    <w:rsid w:val="00D47F42"/>
    <w:rsid w:val="00D52163"/>
    <w:rsid w:val="00D52C5A"/>
    <w:rsid w:val="00D53CE3"/>
    <w:rsid w:val="00D5504C"/>
    <w:rsid w:val="00D5519E"/>
    <w:rsid w:val="00D5536B"/>
    <w:rsid w:val="00D55440"/>
    <w:rsid w:val="00D5560C"/>
    <w:rsid w:val="00D560A5"/>
    <w:rsid w:val="00D566E0"/>
    <w:rsid w:val="00D56BA4"/>
    <w:rsid w:val="00D57D0A"/>
    <w:rsid w:val="00D57DF0"/>
    <w:rsid w:val="00D602F3"/>
    <w:rsid w:val="00D603DF"/>
    <w:rsid w:val="00D60BA8"/>
    <w:rsid w:val="00D60F16"/>
    <w:rsid w:val="00D61429"/>
    <w:rsid w:val="00D61655"/>
    <w:rsid w:val="00D61A5C"/>
    <w:rsid w:val="00D62D29"/>
    <w:rsid w:val="00D64404"/>
    <w:rsid w:val="00D64E8B"/>
    <w:rsid w:val="00D655C8"/>
    <w:rsid w:val="00D655E2"/>
    <w:rsid w:val="00D65862"/>
    <w:rsid w:val="00D664A7"/>
    <w:rsid w:val="00D666AF"/>
    <w:rsid w:val="00D668C8"/>
    <w:rsid w:val="00D66DA0"/>
    <w:rsid w:val="00D67B38"/>
    <w:rsid w:val="00D70E5B"/>
    <w:rsid w:val="00D7131A"/>
    <w:rsid w:val="00D71A48"/>
    <w:rsid w:val="00D71BEA"/>
    <w:rsid w:val="00D7304D"/>
    <w:rsid w:val="00D731E3"/>
    <w:rsid w:val="00D734EA"/>
    <w:rsid w:val="00D73B17"/>
    <w:rsid w:val="00D74DEF"/>
    <w:rsid w:val="00D7501C"/>
    <w:rsid w:val="00D75595"/>
    <w:rsid w:val="00D75E1F"/>
    <w:rsid w:val="00D76274"/>
    <w:rsid w:val="00D77A50"/>
    <w:rsid w:val="00D77E0B"/>
    <w:rsid w:val="00D80500"/>
    <w:rsid w:val="00D80AC2"/>
    <w:rsid w:val="00D81253"/>
    <w:rsid w:val="00D81994"/>
    <w:rsid w:val="00D81D94"/>
    <w:rsid w:val="00D8231C"/>
    <w:rsid w:val="00D829E5"/>
    <w:rsid w:val="00D82E3E"/>
    <w:rsid w:val="00D83221"/>
    <w:rsid w:val="00D83F0E"/>
    <w:rsid w:val="00D84A8B"/>
    <w:rsid w:val="00D84D12"/>
    <w:rsid w:val="00D850C3"/>
    <w:rsid w:val="00D867DE"/>
    <w:rsid w:val="00D91F9C"/>
    <w:rsid w:val="00D92913"/>
    <w:rsid w:val="00D93703"/>
    <w:rsid w:val="00D974D1"/>
    <w:rsid w:val="00DA0765"/>
    <w:rsid w:val="00DA161F"/>
    <w:rsid w:val="00DA1A03"/>
    <w:rsid w:val="00DA2297"/>
    <w:rsid w:val="00DA2579"/>
    <w:rsid w:val="00DA294E"/>
    <w:rsid w:val="00DA2AB9"/>
    <w:rsid w:val="00DA459A"/>
    <w:rsid w:val="00DA4AC8"/>
    <w:rsid w:val="00DA52DB"/>
    <w:rsid w:val="00DA5CA1"/>
    <w:rsid w:val="00DA64DE"/>
    <w:rsid w:val="00DA6553"/>
    <w:rsid w:val="00DA70CE"/>
    <w:rsid w:val="00DA738A"/>
    <w:rsid w:val="00DA7641"/>
    <w:rsid w:val="00DA768D"/>
    <w:rsid w:val="00DA7C87"/>
    <w:rsid w:val="00DB01BD"/>
    <w:rsid w:val="00DB0F2B"/>
    <w:rsid w:val="00DB16AE"/>
    <w:rsid w:val="00DB3F65"/>
    <w:rsid w:val="00DB436B"/>
    <w:rsid w:val="00DB49EE"/>
    <w:rsid w:val="00DB5C5B"/>
    <w:rsid w:val="00DB5D83"/>
    <w:rsid w:val="00DB7464"/>
    <w:rsid w:val="00DB7838"/>
    <w:rsid w:val="00DC116D"/>
    <w:rsid w:val="00DC18C1"/>
    <w:rsid w:val="00DC246D"/>
    <w:rsid w:val="00DC2B3F"/>
    <w:rsid w:val="00DC3102"/>
    <w:rsid w:val="00DC31A3"/>
    <w:rsid w:val="00DC3D4C"/>
    <w:rsid w:val="00DC3E25"/>
    <w:rsid w:val="00DC42B7"/>
    <w:rsid w:val="00DC5514"/>
    <w:rsid w:val="00DC5DF5"/>
    <w:rsid w:val="00DC671C"/>
    <w:rsid w:val="00DC7375"/>
    <w:rsid w:val="00DC7D3C"/>
    <w:rsid w:val="00DD0982"/>
    <w:rsid w:val="00DD0EA2"/>
    <w:rsid w:val="00DD1191"/>
    <w:rsid w:val="00DD1AA1"/>
    <w:rsid w:val="00DD1ECA"/>
    <w:rsid w:val="00DD209B"/>
    <w:rsid w:val="00DD2217"/>
    <w:rsid w:val="00DD2674"/>
    <w:rsid w:val="00DD360A"/>
    <w:rsid w:val="00DD38C0"/>
    <w:rsid w:val="00DD439A"/>
    <w:rsid w:val="00DD4797"/>
    <w:rsid w:val="00DD5FFB"/>
    <w:rsid w:val="00DD63D5"/>
    <w:rsid w:val="00DD6905"/>
    <w:rsid w:val="00DE0636"/>
    <w:rsid w:val="00DE094D"/>
    <w:rsid w:val="00DE2307"/>
    <w:rsid w:val="00DE254E"/>
    <w:rsid w:val="00DE2AAE"/>
    <w:rsid w:val="00DE2B96"/>
    <w:rsid w:val="00DE3994"/>
    <w:rsid w:val="00DE4BD5"/>
    <w:rsid w:val="00DE630A"/>
    <w:rsid w:val="00DF0127"/>
    <w:rsid w:val="00DF0C0C"/>
    <w:rsid w:val="00DF1171"/>
    <w:rsid w:val="00DF2DE9"/>
    <w:rsid w:val="00DF3F2A"/>
    <w:rsid w:val="00DF452E"/>
    <w:rsid w:val="00DF4656"/>
    <w:rsid w:val="00DF4708"/>
    <w:rsid w:val="00DF4E61"/>
    <w:rsid w:val="00DF5119"/>
    <w:rsid w:val="00DF660A"/>
    <w:rsid w:val="00DF67C5"/>
    <w:rsid w:val="00E003AD"/>
    <w:rsid w:val="00E00470"/>
    <w:rsid w:val="00E0188E"/>
    <w:rsid w:val="00E01AE9"/>
    <w:rsid w:val="00E02454"/>
    <w:rsid w:val="00E02903"/>
    <w:rsid w:val="00E02963"/>
    <w:rsid w:val="00E02B04"/>
    <w:rsid w:val="00E02EAB"/>
    <w:rsid w:val="00E02F22"/>
    <w:rsid w:val="00E037A8"/>
    <w:rsid w:val="00E04038"/>
    <w:rsid w:val="00E052C4"/>
    <w:rsid w:val="00E0601A"/>
    <w:rsid w:val="00E06663"/>
    <w:rsid w:val="00E07B15"/>
    <w:rsid w:val="00E105FF"/>
    <w:rsid w:val="00E109D2"/>
    <w:rsid w:val="00E10D40"/>
    <w:rsid w:val="00E11094"/>
    <w:rsid w:val="00E110EE"/>
    <w:rsid w:val="00E114DF"/>
    <w:rsid w:val="00E11C72"/>
    <w:rsid w:val="00E11EF9"/>
    <w:rsid w:val="00E1255E"/>
    <w:rsid w:val="00E125B5"/>
    <w:rsid w:val="00E1283F"/>
    <w:rsid w:val="00E13591"/>
    <w:rsid w:val="00E1407C"/>
    <w:rsid w:val="00E142AB"/>
    <w:rsid w:val="00E145FD"/>
    <w:rsid w:val="00E15581"/>
    <w:rsid w:val="00E158D1"/>
    <w:rsid w:val="00E15F08"/>
    <w:rsid w:val="00E16506"/>
    <w:rsid w:val="00E16A2E"/>
    <w:rsid w:val="00E173F1"/>
    <w:rsid w:val="00E17552"/>
    <w:rsid w:val="00E17B95"/>
    <w:rsid w:val="00E203C7"/>
    <w:rsid w:val="00E20769"/>
    <w:rsid w:val="00E21BAA"/>
    <w:rsid w:val="00E21C00"/>
    <w:rsid w:val="00E22451"/>
    <w:rsid w:val="00E224CB"/>
    <w:rsid w:val="00E24268"/>
    <w:rsid w:val="00E25BC1"/>
    <w:rsid w:val="00E26ABA"/>
    <w:rsid w:val="00E270CA"/>
    <w:rsid w:val="00E272EE"/>
    <w:rsid w:val="00E3001A"/>
    <w:rsid w:val="00E317D5"/>
    <w:rsid w:val="00E31CC3"/>
    <w:rsid w:val="00E32DCE"/>
    <w:rsid w:val="00E34330"/>
    <w:rsid w:val="00E3627B"/>
    <w:rsid w:val="00E36F31"/>
    <w:rsid w:val="00E371DF"/>
    <w:rsid w:val="00E37979"/>
    <w:rsid w:val="00E37ACC"/>
    <w:rsid w:val="00E37FE7"/>
    <w:rsid w:val="00E4022E"/>
    <w:rsid w:val="00E4052F"/>
    <w:rsid w:val="00E4186A"/>
    <w:rsid w:val="00E424F7"/>
    <w:rsid w:val="00E42950"/>
    <w:rsid w:val="00E42B65"/>
    <w:rsid w:val="00E4405D"/>
    <w:rsid w:val="00E454C9"/>
    <w:rsid w:val="00E473BA"/>
    <w:rsid w:val="00E479AA"/>
    <w:rsid w:val="00E501CF"/>
    <w:rsid w:val="00E51504"/>
    <w:rsid w:val="00E5303D"/>
    <w:rsid w:val="00E530AA"/>
    <w:rsid w:val="00E531E0"/>
    <w:rsid w:val="00E541D6"/>
    <w:rsid w:val="00E5430A"/>
    <w:rsid w:val="00E5475C"/>
    <w:rsid w:val="00E56C37"/>
    <w:rsid w:val="00E57D9A"/>
    <w:rsid w:val="00E601C2"/>
    <w:rsid w:val="00E605E4"/>
    <w:rsid w:val="00E60B16"/>
    <w:rsid w:val="00E60C34"/>
    <w:rsid w:val="00E60F02"/>
    <w:rsid w:val="00E61827"/>
    <w:rsid w:val="00E61DF9"/>
    <w:rsid w:val="00E623DB"/>
    <w:rsid w:val="00E629A3"/>
    <w:rsid w:val="00E629D0"/>
    <w:rsid w:val="00E629F2"/>
    <w:rsid w:val="00E633F2"/>
    <w:rsid w:val="00E638AF"/>
    <w:rsid w:val="00E64ECB"/>
    <w:rsid w:val="00E65752"/>
    <w:rsid w:val="00E66510"/>
    <w:rsid w:val="00E666A4"/>
    <w:rsid w:val="00E66817"/>
    <w:rsid w:val="00E67198"/>
    <w:rsid w:val="00E70015"/>
    <w:rsid w:val="00E709E4"/>
    <w:rsid w:val="00E71ABB"/>
    <w:rsid w:val="00E72873"/>
    <w:rsid w:val="00E7318A"/>
    <w:rsid w:val="00E747B4"/>
    <w:rsid w:val="00E7563C"/>
    <w:rsid w:val="00E75985"/>
    <w:rsid w:val="00E769CE"/>
    <w:rsid w:val="00E76DC5"/>
    <w:rsid w:val="00E81B50"/>
    <w:rsid w:val="00E81DF7"/>
    <w:rsid w:val="00E81ECD"/>
    <w:rsid w:val="00E8221F"/>
    <w:rsid w:val="00E83ADD"/>
    <w:rsid w:val="00E853B4"/>
    <w:rsid w:val="00E86F77"/>
    <w:rsid w:val="00E874E8"/>
    <w:rsid w:val="00E876B4"/>
    <w:rsid w:val="00E87923"/>
    <w:rsid w:val="00E87BBF"/>
    <w:rsid w:val="00E907FF"/>
    <w:rsid w:val="00E90987"/>
    <w:rsid w:val="00E90B6A"/>
    <w:rsid w:val="00E90C92"/>
    <w:rsid w:val="00E912BB"/>
    <w:rsid w:val="00E9147D"/>
    <w:rsid w:val="00E925C2"/>
    <w:rsid w:val="00E937EF"/>
    <w:rsid w:val="00E93993"/>
    <w:rsid w:val="00E9405C"/>
    <w:rsid w:val="00E94252"/>
    <w:rsid w:val="00E944B2"/>
    <w:rsid w:val="00E944F8"/>
    <w:rsid w:val="00E94586"/>
    <w:rsid w:val="00E94A34"/>
    <w:rsid w:val="00E96331"/>
    <w:rsid w:val="00E964AF"/>
    <w:rsid w:val="00E976A5"/>
    <w:rsid w:val="00EA0290"/>
    <w:rsid w:val="00EA0843"/>
    <w:rsid w:val="00EA1BD4"/>
    <w:rsid w:val="00EA1C7C"/>
    <w:rsid w:val="00EA227D"/>
    <w:rsid w:val="00EA267E"/>
    <w:rsid w:val="00EA388A"/>
    <w:rsid w:val="00EA419F"/>
    <w:rsid w:val="00EA42C0"/>
    <w:rsid w:val="00EA4F0C"/>
    <w:rsid w:val="00EA5D91"/>
    <w:rsid w:val="00EA633B"/>
    <w:rsid w:val="00EA6993"/>
    <w:rsid w:val="00EA7239"/>
    <w:rsid w:val="00EA7835"/>
    <w:rsid w:val="00EA788E"/>
    <w:rsid w:val="00EA7BCD"/>
    <w:rsid w:val="00EB00E3"/>
    <w:rsid w:val="00EB0DC9"/>
    <w:rsid w:val="00EB1472"/>
    <w:rsid w:val="00EB2F21"/>
    <w:rsid w:val="00EB38E3"/>
    <w:rsid w:val="00EB4345"/>
    <w:rsid w:val="00EB57BA"/>
    <w:rsid w:val="00EB5D67"/>
    <w:rsid w:val="00EB5F13"/>
    <w:rsid w:val="00EB6499"/>
    <w:rsid w:val="00EB65C7"/>
    <w:rsid w:val="00EB74E5"/>
    <w:rsid w:val="00EB7DDB"/>
    <w:rsid w:val="00EC08C4"/>
    <w:rsid w:val="00EC0E6E"/>
    <w:rsid w:val="00EC201D"/>
    <w:rsid w:val="00EC21DA"/>
    <w:rsid w:val="00EC5FE8"/>
    <w:rsid w:val="00EC6EF8"/>
    <w:rsid w:val="00EC7288"/>
    <w:rsid w:val="00EC7B1E"/>
    <w:rsid w:val="00ED03AE"/>
    <w:rsid w:val="00ED05EC"/>
    <w:rsid w:val="00ED1EDF"/>
    <w:rsid w:val="00ED24BB"/>
    <w:rsid w:val="00ED278F"/>
    <w:rsid w:val="00ED280B"/>
    <w:rsid w:val="00ED337E"/>
    <w:rsid w:val="00ED487F"/>
    <w:rsid w:val="00ED51C4"/>
    <w:rsid w:val="00ED61DF"/>
    <w:rsid w:val="00ED685F"/>
    <w:rsid w:val="00ED6EA6"/>
    <w:rsid w:val="00EE369E"/>
    <w:rsid w:val="00EE37CF"/>
    <w:rsid w:val="00EE3A0D"/>
    <w:rsid w:val="00EE40ED"/>
    <w:rsid w:val="00EE516F"/>
    <w:rsid w:val="00EE56A0"/>
    <w:rsid w:val="00EE6BCB"/>
    <w:rsid w:val="00EE6E19"/>
    <w:rsid w:val="00EE77BB"/>
    <w:rsid w:val="00EE7DB0"/>
    <w:rsid w:val="00EE7FAC"/>
    <w:rsid w:val="00EF0824"/>
    <w:rsid w:val="00EF0AD3"/>
    <w:rsid w:val="00EF1C34"/>
    <w:rsid w:val="00EF21E3"/>
    <w:rsid w:val="00EF2E86"/>
    <w:rsid w:val="00EF3462"/>
    <w:rsid w:val="00EF3BCD"/>
    <w:rsid w:val="00EF3FBA"/>
    <w:rsid w:val="00EF3FDB"/>
    <w:rsid w:val="00EF4060"/>
    <w:rsid w:val="00EF4DC7"/>
    <w:rsid w:val="00EF50D2"/>
    <w:rsid w:val="00EF514E"/>
    <w:rsid w:val="00EF65A2"/>
    <w:rsid w:val="00EF79EB"/>
    <w:rsid w:val="00F001F0"/>
    <w:rsid w:val="00F00411"/>
    <w:rsid w:val="00F00FC0"/>
    <w:rsid w:val="00F01277"/>
    <w:rsid w:val="00F01EA5"/>
    <w:rsid w:val="00F0206A"/>
    <w:rsid w:val="00F02CE5"/>
    <w:rsid w:val="00F02DBE"/>
    <w:rsid w:val="00F02DE4"/>
    <w:rsid w:val="00F0407E"/>
    <w:rsid w:val="00F04218"/>
    <w:rsid w:val="00F05FCC"/>
    <w:rsid w:val="00F063CE"/>
    <w:rsid w:val="00F06499"/>
    <w:rsid w:val="00F0753D"/>
    <w:rsid w:val="00F07A8F"/>
    <w:rsid w:val="00F10112"/>
    <w:rsid w:val="00F10DF4"/>
    <w:rsid w:val="00F123DD"/>
    <w:rsid w:val="00F12CDE"/>
    <w:rsid w:val="00F131D7"/>
    <w:rsid w:val="00F142A3"/>
    <w:rsid w:val="00F14FC8"/>
    <w:rsid w:val="00F15DFA"/>
    <w:rsid w:val="00F166CC"/>
    <w:rsid w:val="00F167EB"/>
    <w:rsid w:val="00F169B7"/>
    <w:rsid w:val="00F206E3"/>
    <w:rsid w:val="00F20904"/>
    <w:rsid w:val="00F22B70"/>
    <w:rsid w:val="00F25537"/>
    <w:rsid w:val="00F25DA9"/>
    <w:rsid w:val="00F304C5"/>
    <w:rsid w:val="00F30B84"/>
    <w:rsid w:val="00F31EE7"/>
    <w:rsid w:val="00F3246E"/>
    <w:rsid w:val="00F325B2"/>
    <w:rsid w:val="00F32A86"/>
    <w:rsid w:val="00F34C7D"/>
    <w:rsid w:val="00F34DF4"/>
    <w:rsid w:val="00F34E83"/>
    <w:rsid w:val="00F35AC8"/>
    <w:rsid w:val="00F36319"/>
    <w:rsid w:val="00F36564"/>
    <w:rsid w:val="00F366BF"/>
    <w:rsid w:val="00F36F1F"/>
    <w:rsid w:val="00F372F3"/>
    <w:rsid w:val="00F375D5"/>
    <w:rsid w:val="00F37A92"/>
    <w:rsid w:val="00F37F84"/>
    <w:rsid w:val="00F40093"/>
    <w:rsid w:val="00F4039F"/>
    <w:rsid w:val="00F4040D"/>
    <w:rsid w:val="00F40BD2"/>
    <w:rsid w:val="00F40F15"/>
    <w:rsid w:val="00F411D2"/>
    <w:rsid w:val="00F411FC"/>
    <w:rsid w:val="00F41757"/>
    <w:rsid w:val="00F4204E"/>
    <w:rsid w:val="00F424F5"/>
    <w:rsid w:val="00F42729"/>
    <w:rsid w:val="00F42AEE"/>
    <w:rsid w:val="00F4365F"/>
    <w:rsid w:val="00F4369C"/>
    <w:rsid w:val="00F43DCE"/>
    <w:rsid w:val="00F441E9"/>
    <w:rsid w:val="00F445D7"/>
    <w:rsid w:val="00F45443"/>
    <w:rsid w:val="00F45FD5"/>
    <w:rsid w:val="00F461C0"/>
    <w:rsid w:val="00F464AA"/>
    <w:rsid w:val="00F4733D"/>
    <w:rsid w:val="00F47524"/>
    <w:rsid w:val="00F47AF5"/>
    <w:rsid w:val="00F47CEA"/>
    <w:rsid w:val="00F5054C"/>
    <w:rsid w:val="00F50B75"/>
    <w:rsid w:val="00F5120F"/>
    <w:rsid w:val="00F519DF"/>
    <w:rsid w:val="00F528ED"/>
    <w:rsid w:val="00F52CC7"/>
    <w:rsid w:val="00F52FC2"/>
    <w:rsid w:val="00F531BE"/>
    <w:rsid w:val="00F54BF9"/>
    <w:rsid w:val="00F56DCE"/>
    <w:rsid w:val="00F56E15"/>
    <w:rsid w:val="00F56EC1"/>
    <w:rsid w:val="00F57FAA"/>
    <w:rsid w:val="00F6008F"/>
    <w:rsid w:val="00F6070F"/>
    <w:rsid w:val="00F60B25"/>
    <w:rsid w:val="00F61BC7"/>
    <w:rsid w:val="00F62957"/>
    <w:rsid w:val="00F63BA2"/>
    <w:rsid w:val="00F63E41"/>
    <w:rsid w:val="00F642DA"/>
    <w:rsid w:val="00F65A57"/>
    <w:rsid w:val="00F65EA3"/>
    <w:rsid w:val="00F67298"/>
    <w:rsid w:val="00F67763"/>
    <w:rsid w:val="00F70220"/>
    <w:rsid w:val="00F7058B"/>
    <w:rsid w:val="00F71016"/>
    <w:rsid w:val="00F72276"/>
    <w:rsid w:val="00F73959"/>
    <w:rsid w:val="00F74479"/>
    <w:rsid w:val="00F74686"/>
    <w:rsid w:val="00F74EC7"/>
    <w:rsid w:val="00F74F72"/>
    <w:rsid w:val="00F75136"/>
    <w:rsid w:val="00F76864"/>
    <w:rsid w:val="00F7726F"/>
    <w:rsid w:val="00F77C00"/>
    <w:rsid w:val="00F82F60"/>
    <w:rsid w:val="00F83622"/>
    <w:rsid w:val="00F8401D"/>
    <w:rsid w:val="00F85062"/>
    <w:rsid w:val="00F85132"/>
    <w:rsid w:val="00F85E9F"/>
    <w:rsid w:val="00F87261"/>
    <w:rsid w:val="00F877BA"/>
    <w:rsid w:val="00F87C62"/>
    <w:rsid w:val="00F902CC"/>
    <w:rsid w:val="00F90FDE"/>
    <w:rsid w:val="00F91667"/>
    <w:rsid w:val="00F923E1"/>
    <w:rsid w:val="00F928EA"/>
    <w:rsid w:val="00F93489"/>
    <w:rsid w:val="00F94497"/>
    <w:rsid w:val="00F9512B"/>
    <w:rsid w:val="00F96E64"/>
    <w:rsid w:val="00F974B0"/>
    <w:rsid w:val="00FA041F"/>
    <w:rsid w:val="00FA07F1"/>
    <w:rsid w:val="00FA10BF"/>
    <w:rsid w:val="00FA13F9"/>
    <w:rsid w:val="00FA2433"/>
    <w:rsid w:val="00FA2D32"/>
    <w:rsid w:val="00FA307D"/>
    <w:rsid w:val="00FA37D0"/>
    <w:rsid w:val="00FA41AB"/>
    <w:rsid w:val="00FA4B2B"/>
    <w:rsid w:val="00FA558B"/>
    <w:rsid w:val="00FB0E8D"/>
    <w:rsid w:val="00FB1A53"/>
    <w:rsid w:val="00FB3133"/>
    <w:rsid w:val="00FB545D"/>
    <w:rsid w:val="00FB5EFE"/>
    <w:rsid w:val="00FC0A0B"/>
    <w:rsid w:val="00FC1073"/>
    <w:rsid w:val="00FC10B0"/>
    <w:rsid w:val="00FC12D9"/>
    <w:rsid w:val="00FC176A"/>
    <w:rsid w:val="00FC2140"/>
    <w:rsid w:val="00FC33FA"/>
    <w:rsid w:val="00FC555F"/>
    <w:rsid w:val="00FC5B6F"/>
    <w:rsid w:val="00FC6B29"/>
    <w:rsid w:val="00FC7671"/>
    <w:rsid w:val="00FC7807"/>
    <w:rsid w:val="00FD0134"/>
    <w:rsid w:val="00FD0ABA"/>
    <w:rsid w:val="00FD0EB8"/>
    <w:rsid w:val="00FD2006"/>
    <w:rsid w:val="00FD2F79"/>
    <w:rsid w:val="00FD3963"/>
    <w:rsid w:val="00FD3E34"/>
    <w:rsid w:val="00FD43F9"/>
    <w:rsid w:val="00FD4538"/>
    <w:rsid w:val="00FD48CD"/>
    <w:rsid w:val="00FD4A8C"/>
    <w:rsid w:val="00FD4C49"/>
    <w:rsid w:val="00FD5629"/>
    <w:rsid w:val="00FE0EB7"/>
    <w:rsid w:val="00FE13D7"/>
    <w:rsid w:val="00FE226C"/>
    <w:rsid w:val="00FE24B5"/>
    <w:rsid w:val="00FE29E7"/>
    <w:rsid w:val="00FE35A9"/>
    <w:rsid w:val="00FE3EBA"/>
    <w:rsid w:val="00FE3ED9"/>
    <w:rsid w:val="00FE4417"/>
    <w:rsid w:val="00FE4723"/>
    <w:rsid w:val="00FE495A"/>
    <w:rsid w:val="00FE5D0D"/>
    <w:rsid w:val="00FE727F"/>
    <w:rsid w:val="00FE7ADA"/>
    <w:rsid w:val="00FE7D5A"/>
    <w:rsid w:val="00FF0CD0"/>
    <w:rsid w:val="00FF1152"/>
    <w:rsid w:val="00FF12BA"/>
    <w:rsid w:val="00FF1485"/>
    <w:rsid w:val="00FF1B2B"/>
    <w:rsid w:val="00FF21AA"/>
    <w:rsid w:val="00FF2560"/>
    <w:rsid w:val="00FF26A3"/>
    <w:rsid w:val="00FF274E"/>
    <w:rsid w:val="00FF4369"/>
    <w:rsid w:val="00FF44B5"/>
    <w:rsid w:val="00FF50DB"/>
    <w:rsid w:val="00FF5281"/>
    <w:rsid w:val="00FF5301"/>
    <w:rsid w:val="00FF59AE"/>
    <w:rsid w:val="00FF62BA"/>
    <w:rsid w:val="00FF67BC"/>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095292"/>
  <w15:chartTrackingRefBased/>
  <w15:docId w15:val="{A8B0E4C6-5F62-44DE-B621-BFCCE5026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_trad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link w:val="Ttulo1Car"/>
    <w:uiPriority w:val="9"/>
    <w:qFormat/>
    <w:rsid w:val="00AF2E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951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951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85D5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85D53"/>
  </w:style>
  <w:style w:type="paragraph" w:styleId="Piedepgina">
    <w:name w:val="footer"/>
    <w:basedOn w:val="Normal"/>
    <w:link w:val="PiedepginaCar"/>
    <w:uiPriority w:val="99"/>
    <w:unhideWhenUsed/>
    <w:rsid w:val="00285D5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85D53"/>
  </w:style>
  <w:style w:type="paragraph" w:styleId="Prrafodelista">
    <w:name w:val="List Paragraph"/>
    <w:basedOn w:val="Normal"/>
    <w:uiPriority w:val="34"/>
    <w:qFormat/>
    <w:rsid w:val="00D666AF"/>
    <w:pPr>
      <w:ind w:left="720"/>
      <w:contextualSpacing/>
    </w:pPr>
  </w:style>
  <w:style w:type="character" w:styleId="Hipervnculo">
    <w:name w:val="Hyperlink"/>
    <w:basedOn w:val="Fuentedeprrafopredeter"/>
    <w:uiPriority w:val="99"/>
    <w:unhideWhenUsed/>
    <w:rsid w:val="00AC1749"/>
    <w:rPr>
      <w:color w:val="0563C1" w:themeColor="hyperlink"/>
      <w:u w:val="single"/>
    </w:rPr>
  </w:style>
  <w:style w:type="character" w:customStyle="1" w:styleId="Mencinsinresolver1">
    <w:name w:val="Mención sin resolver1"/>
    <w:basedOn w:val="Fuentedeprrafopredeter"/>
    <w:uiPriority w:val="99"/>
    <w:semiHidden/>
    <w:unhideWhenUsed/>
    <w:rsid w:val="00AC1749"/>
    <w:rPr>
      <w:color w:val="605E5C"/>
      <w:shd w:val="clear" w:color="auto" w:fill="E1DFDD"/>
    </w:rPr>
  </w:style>
  <w:style w:type="table" w:styleId="Tablaconcuadrcula">
    <w:name w:val="Table Grid"/>
    <w:basedOn w:val="Tablanormal"/>
    <w:uiPriority w:val="39"/>
    <w:rsid w:val="005E31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5E314D"/>
    <w:pPr>
      <w:spacing w:after="200" w:line="240" w:lineRule="auto"/>
    </w:pPr>
    <w:rPr>
      <w:i/>
      <w:iCs/>
      <w:color w:val="44546A" w:themeColor="text2"/>
      <w:sz w:val="18"/>
      <w:szCs w:val="18"/>
      <w:lang w:val="es-ES_tradnl"/>
    </w:rPr>
  </w:style>
  <w:style w:type="character" w:styleId="Hipervnculovisitado">
    <w:name w:val="FollowedHyperlink"/>
    <w:basedOn w:val="Fuentedeprrafopredeter"/>
    <w:uiPriority w:val="99"/>
    <w:semiHidden/>
    <w:unhideWhenUsed/>
    <w:rsid w:val="00176644"/>
    <w:rPr>
      <w:color w:val="954F72" w:themeColor="followedHyperlink"/>
      <w:u w:val="single"/>
    </w:rPr>
  </w:style>
  <w:style w:type="character" w:customStyle="1" w:styleId="Ttulo1Car">
    <w:name w:val="Título 1 Car"/>
    <w:basedOn w:val="Fuentedeprrafopredeter"/>
    <w:link w:val="Ttulo1"/>
    <w:uiPriority w:val="9"/>
    <w:rsid w:val="00AF2E56"/>
    <w:rPr>
      <w:rFonts w:asciiTheme="majorHAnsi" w:eastAsiaTheme="majorEastAsia" w:hAnsiTheme="majorHAnsi" w:cstheme="majorBidi"/>
      <w:color w:val="2F5496" w:themeColor="accent1" w:themeShade="BF"/>
      <w:sz w:val="32"/>
      <w:szCs w:val="32"/>
      <w:lang w:val="es-ES"/>
    </w:rPr>
  </w:style>
  <w:style w:type="character" w:customStyle="1" w:styleId="Ttulo2Car">
    <w:name w:val="Título 2 Car"/>
    <w:basedOn w:val="Fuentedeprrafopredeter"/>
    <w:link w:val="Ttulo2"/>
    <w:uiPriority w:val="9"/>
    <w:rsid w:val="00C95165"/>
    <w:rPr>
      <w:rFonts w:asciiTheme="majorHAnsi" w:eastAsiaTheme="majorEastAsia" w:hAnsiTheme="majorHAnsi" w:cstheme="majorBidi"/>
      <w:color w:val="2F5496" w:themeColor="accent1" w:themeShade="BF"/>
      <w:sz w:val="26"/>
      <w:szCs w:val="26"/>
      <w:lang w:val="es-ES"/>
    </w:rPr>
  </w:style>
  <w:style w:type="character" w:customStyle="1" w:styleId="Ttulo3Car">
    <w:name w:val="Título 3 Car"/>
    <w:basedOn w:val="Fuentedeprrafopredeter"/>
    <w:link w:val="Ttulo3"/>
    <w:uiPriority w:val="9"/>
    <w:rsid w:val="00C95165"/>
    <w:rPr>
      <w:rFonts w:asciiTheme="majorHAnsi" w:eastAsiaTheme="majorEastAsia" w:hAnsiTheme="majorHAnsi" w:cstheme="majorBidi"/>
      <w:color w:val="1F3763" w:themeColor="accent1" w:themeShade="7F"/>
      <w:sz w:val="24"/>
      <w:szCs w:val="24"/>
      <w:lang w:val="es-ES"/>
    </w:rPr>
  </w:style>
  <w:style w:type="character" w:styleId="Textodelmarcadordeposicin">
    <w:name w:val="Placeholder Text"/>
    <w:basedOn w:val="Fuentedeprrafopredeter"/>
    <w:uiPriority w:val="99"/>
    <w:semiHidden/>
    <w:rsid w:val="0015196C"/>
    <w:rPr>
      <w:color w:val="808080"/>
    </w:rPr>
  </w:style>
  <w:style w:type="paragraph" w:styleId="Sinespaciado">
    <w:name w:val="No Spacing"/>
    <w:link w:val="SinespaciadoCar"/>
    <w:uiPriority w:val="1"/>
    <w:qFormat/>
    <w:rsid w:val="007B2A3A"/>
    <w:pPr>
      <w:spacing w:after="0" w:line="240" w:lineRule="auto"/>
    </w:pPr>
    <w:rPr>
      <w:rFonts w:eastAsiaTheme="minorEastAsia"/>
      <w:lang w:eastAsia="es-ES_tradnl"/>
    </w:rPr>
  </w:style>
  <w:style w:type="character" w:customStyle="1" w:styleId="SinespaciadoCar">
    <w:name w:val="Sin espaciado Car"/>
    <w:basedOn w:val="Fuentedeprrafopredeter"/>
    <w:link w:val="Sinespaciado"/>
    <w:uiPriority w:val="1"/>
    <w:rsid w:val="007B2A3A"/>
    <w:rPr>
      <w:rFonts w:eastAsiaTheme="minorEastAsia"/>
      <w:lang w:eastAsia="es-ES_tradnl"/>
    </w:rPr>
  </w:style>
  <w:style w:type="paragraph" w:styleId="TtuloTDC">
    <w:name w:val="TOC Heading"/>
    <w:basedOn w:val="Ttulo1"/>
    <w:next w:val="Normal"/>
    <w:uiPriority w:val="39"/>
    <w:unhideWhenUsed/>
    <w:qFormat/>
    <w:rsid w:val="001C7255"/>
    <w:pPr>
      <w:outlineLvl w:val="9"/>
    </w:pPr>
    <w:rPr>
      <w:lang w:val="es-ES_tradnl" w:eastAsia="es-ES_tradnl"/>
    </w:rPr>
  </w:style>
  <w:style w:type="paragraph" w:styleId="TDC1">
    <w:name w:val="toc 1"/>
    <w:basedOn w:val="Normal"/>
    <w:next w:val="Normal"/>
    <w:autoRedefine/>
    <w:uiPriority w:val="39"/>
    <w:unhideWhenUsed/>
    <w:rsid w:val="000509E0"/>
    <w:pPr>
      <w:tabs>
        <w:tab w:val="left" w:pos="440"/>
        <w:tab w:val="right" w:leader="dot" w:pos="9060"/>
      </w:tabs>
      <w:spacing w:after="100" w:line="240" w:lineRule="auto"/>
      <w:jc w:val="both"/>
    </w:pPr>
    <w:rPr>
      <w:rFonts w:ascii="Times New Roman" w:hAnsi="Times New Roman" w:cs="Times New Roman"/>
      <w:b/>
      <w:bCs/>
      <w:noProof/>
      <w:sz w:val="24"/>
      <w:szCs w:val="24"/>
      <w:lang w:val="es-ES_tradnl"/>
    </w:rPr>
  </w:style>
  <w:style w:type="paragraph" w:styleId="TDC2">
    <w:name w:val="toc 2"/>
    <w:basedOn w:val="Normal"/>
    <w:next w:val="Normal"/>
    <w:autoRedefine/>
    <w:uiPriority w:val="39"/>
    <w:unhideWhenUsed/>
    <w:rsid w:val="001E73A0"/>
    <w:pPr>
      <w:tabs>
        <w:tab w:val="left" w:pos="880"/>
        <w:tab w:val="right" w:leader="dot" w:pos="9060"/>
      </w:tabs>
      <w:spacing w:after="100" w:line="360" w:lineRule="auto"/>
      <w:ind w:left="220"/>
    </w:pPr>
    <w:rPr>
      <w:rFonts w:ascii="Times New Roman" w:hAnsi="Times New Roman" w:cs="Times New Roman"/>
      <w:b/>
      <w:bCs/>
      <w:noProof/>
      <w:sz w:val="24"/>
      <w:szCs w:val="24"/>
    </w:rPr>
  </w:style>
  <w:style w:type="paragraph" w:styleId="TDC3">
    <w:name w:val="toc 3"/>
    <w:basedOn w:val="Normal"/>
    <w:next w:val="Normal"/>
    <w:autoRedefine/>
    <w:uiPriority w:val="39"/>
    <w:unhideWhenUsed/>
    <w:rsid w:val="001C7255"/>
    <w:pPr>
      <w:spacing w:after="100"/>
      <w:ind w:left="440"/>
    </w:pPr>
  </w:style>
  <w:style w:type="paragraph" w:styleId="TDC4">
    <w:name w:val="toc 4"/>
    <w:basedOn w:val="Normal"/>
    <w:next w:val="Normal"/>
    <w:autoRedefine/>
    <w:uiPriority w:val="39"/>
    <w:unhideWhenUsed/>
    <w:rsid w:val="00105C28"/>
    <w:pPr>
      <w:spacing w:after="100"/>
      <w:ind w:left="660"/>
    </w:pPr>
    <w:rPr>
      <w:rFonts w:eastAsiaTheme="minorEastAsia"/>
      <w:lang w:val="es-ES_tradnl" w:eastAsia="es-ES_tradnl"/>
    </w:rPr>
  </w:style>
  <w:style w:type="paragraph" w:styleId="TDC5">
    <w:name w:val="toc 5"/>
    <w:basedOn w:val="Normal"/>
    <w:next w:val="Normal"/>
    <w:autoRedefine/>
    <w:uiPriority w:val="39"/>
    <w:unhideWhenUsed/>
    <w:rsid w:val="00105C28"/>
    <w:pPr>
      <w:spacing w:after="100"/>
      <w:ind w:left="880"/>
    </w:pPr>
    <w:rPr>
      <w:rFonts w:eastAsiaTheme="minorEastAsia"/>
      <w:lang w:val="es-ES_tradnl" w:eastAsia="es-ES_tradnl"/>
    </w:rPr>
  </w:style>
  <w:style w:type="paragraph" w:styleId="TDC6">
    <w:name w:val="toc 6"/>
    <w:basedOn w:val="Normal"/>
    <w:next w:val="Normal"/>
    <w:autoRedefine/>
    <w:uiPriority w:val="39"/>
    <w:unhideWhenUsed/>
    <w:rsid w:val="00105C28"/>
    <w:pPr>
      <w:spacing w:after="100"/>
      <w:ind w:left="1100"/>
    </w:pPr>
    <w:rPr>
      <w:rFonts w:eastAsiaTheme="minorEastAsia"/>
      <w:lang w:val="es-ES_tradnl" w:eastAsia="es-ES_tradnl"/>
    </w:rPr>
  </w:style>
  <w:style w:type="paragraph" w:styleId="TDC7">
    <w:name w:val="toc 7"/>
    <w:basedOn w:val="Normal"/>
    <w:next w:val="Normal"/>
    <w:autoRedefine/>
    <w:uiPriority w:val="39"/>
    <w:unhideWhenUsed/>
    <w:rsid w:val="00105C28"/>
    <w:pPr>
      <w:spacing w:after="100"/>
      <w:ind w:left="1320"/>
    </w:pPr>
    <w:rPr>
      <w:rFonts w:eastAsiaTheme="minorEastAsia"/>
      <w:lang w:val="es-ES_tradnl" w:eastAsia="es-ES_tradnl"/>
    </w:rPr>
  </w:style>
  <w:style w:type="paragraph" w:styleId="TDC8">
    <w:name w:val="toc 8"/>
    <w:basedOn w:val="Normal"/>
    <w:next w:val="Normal"/>
    <w:autoRedefine/>
    <w:uiPriority w:val="39"/>
    <w:unhideWhenUsed/>
    <w:rsid w:val="00105C28"/>
    <w:pPr>
      <w:spacing w:after="100"/>
      <w:ind w:left="1540"/>
    </w:pPr>
    <w:rPr>
      <w:rFonts w:eastAsiaTheme="minorEastAsia"/>
      <w:lang w:val="es-ES_tradnl" w:eastAsia="es-ES_tradnl"/>
    </w:rPr>
  </w:style>
  <w:style w:type="paragraph" w:styleId="TDC9">
    <w:name w:val="toc 9"/>
    <w:basedOn w:val="Normal"/>
    <w:next w:val="Normal"/>
    <w:autoRedefine/>
    <w:uiPriority w:val="39"/>
    <w:unhideWhenUsed/>
    <w:rsid w:val="00105C28"/>
    <w:pPr>
      <w:spacing w:after="100"/>
      <w:ind w:left="1760"/>
    </w:pPr>
    <w:rPr>
      <w:rFonts w:eastAsiaTheme="minorEastAsia"/>
      <w:lang w:val="es-ES_tradnl" w:eastAsia="es-ES_tradnl"/>
    </w:rPr>
  </w:style>
  <w:style w:type="paragraph" w:customStyle="1" w:styleId="Tablas">
    <w:name w:val="Tablas"/>
    <w:basedOn w:val="Descripcin"/>
    <w:qFormat/>
    <w:rsid w:val="000E6FC8"/>
    <w:pPr>
      <w:keepNext/>
      <w:spacing w:after="180"/>
      <w:jc w:val="center"/>
    </w:pPr>
    <w:rPr>
      <w:rFonts w:ascii="Times New Roman" w:hAnsi="Times New Roman" w:cs="Times New Roman"/>
      <w:i w:val="0"/>
      <w:iCs w:val="0"/>
      <w:color w:val="auto"/>
      <w:sz w:val="20"/>
      <w:szCs w:val="20"/>
    </w:rPr>
  </w:style>
  <w:style w:type="paragraph" w:customStyle="1" w:styleId="Figuras">
    <w:name w:val="Figuras"/>
    <w:basedOn w:val="Descripcin"/>
    <w:qFormat/>
    <w:rsid w:val="000E6FC8"/>
    <w:pPr>
      <w:keepNext/>
      <w:spacing w:after="180"/>
      <w:jc w:val="center"/>
    </w:pPr>
    <w:rPr>
      <w:rFonts w:ascii="Times New Roman" w:hAnsi="Times New Roman" w:cs="Times New Roman"/>
      <w:i w:val="0"/>
      <w:iCs w:val="0"/>
      <w:color w:val="auto"/>
      <w:sz w:val="20"/>
      <w:szCs w:val="20"/>
    </w:rPr>
  </w:style>
  <w:style w:type="character" w:styleId="Refdecomentario">
    <w:name w:val="annotation reference"/>
    <w:basedOn w:val="Fuentedeprrafopredeter"/>
    <w:uiPriority w:val="99"/>
    <w:semiHidden/>
    <w:unhideWhenUsed/>
    <w:rsid w:val="0013330C"/>
    <w:rPr>
      <w:sz w:val="16"/>
      <w:szCs w:val="16"/>
    </w:rPr>
  </w:style>
  <w:style w:type="paragraph" w:styleId="Textocomentario">
    <w:name w:val="annotation text"/>
    <w:basedOn w:val="Normal"/>
    <w:link w:val="TextocomentarioCar"/>
    <w:uiPriority w:val="99"/>
    <w:unhideWhenUsed/>
    <w:rsid w:val="0013330C"/>
    <w:pPr>
      <w:spacing w:line="240" w:lineRule="auto"/>
    </w:pPr>
    <w:rPr>
      <w:sz w:val="20"/>
      <w:szCs w:val="20"/>
    </w:rPr>
  </w:style>
  <w:style w:type="character" w:customStyle="1" w:styleId="TextocomentarioCar">
    <w:name w:val="Texto comentario Car"/>
    <w:basedOn w:val="Fuentedeprrafopredeter"/>
    <w:link w:val="Textocomentario"/>
    <w:uiPriority w:val="99"/>
    <w:rsid w:val="0013330C"/>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13330C"/>
    <w:rPr>
      <w:b/>
      <w:bCs/>
    </w:rPr>
  </w:style>
  <w:style w:type="character" w:customStyle="1" w:styleId="AsuntodelcomentarioCar">
    <w:name w:val="Asunto del comentario Car"/>
    <w:basedOn w:val="TextocomentarioCar"/>
    <w:link w:val="Asuntodelcomentario"/>
    <w:uiPriority w:val="99"/>
    <w:semiHidden/>
    <w:rsid w:val="0013330C"/>
    <w:rPr>
      <w:b/>
      <w:bCs/>
      <w:sz w:val="20"/>
      <w:szCs w:val="20"/>
      <w:lang w:val="es-ES"/>
    </w:rPr>
  </w:style>
  <w:style w:type="paragraph" w:styleId="Textodeglobo">
    <w:name w:val="Balloon Text"/>
    <w:basedOn w:val="Normal"/>
    <w:link w:val="TextodegloboCar"/>
    <w:uiPriority w:val="99"/>
    <w:semiHidden/>
    <w:unhideWhenUsed/>
    <w:rsid w:val="0013330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3330C"/>
    <w:rPr>
      <w:rFonts w:ascii="Segoe UI" w:hAnsi="Segoe UI" w:cs="Segoe UI"/>
      <w:sz w:val="18"/>
      <w:szCs w:val="18"/>
      <w:lang w:val="es-ES"/>
    </w:rPr>
  </w:style>
  <w:style w:type="paragraph" w:styleId="Revisin">
    <w:name w:val="Revision"/>
    <w:hidden/>
    <w:uiPriority w:val="99"/>
    <w:semiHidden/>
    <w:rsid w:val="00603E8A"/>
    <w:pPr>
      <w:spacing w:after="0" w:line="240" w:lineRule="auto"/>
    </w:pPr>
    <w:rPr>
      <w:lang w:val="es-ES"/>
    </w:rPr>
  </w:style>
  <w:style w:type="character" w:styleId="Mencinsinresolver">
    <w:name w:val="Unresolved Mention"/>
    <w:basedOn w:val="Fuentedeprrafopredeter"/>
    <w:uiPriority w:val="99"/>
    <w:semiHidden/>
    <w:unhideWhenUsed/>
    <w:rsid w:val="008013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184197">
      <w:bodyDiv w:val="1"/>
      <w:marLeft w:val="0"/>
      <w:marRight w:val="0"/>
      <w:marTop w:val="0"/>
      <w:marBottom w:val="0"/>
      <w:divBdr>
        <w:top w:val="none" w:sz="0" w:space="0" w:color="auto"/>
        <w:left w:val="none" w:sz="0" w:space="0" w:color="auto"/>
        <w:bottom w:val="none" w:sz="0" w:space="0" w:color="auto"/>
        <w:right w:val="none" w:sz="0" w:space="0" w:color="auto"/>
      </w:divBdr>
    </w:div>
    <w:div w:id="498037387">
      <w:bodyDiv w:val="1"/>
      <w:marLeft w:val="0"/>
      <w:marRight w:val="0"/>
      <w:marTop w:val="0"/>
      <w:marBottom w:val="0"/>
      <w:divBdr>
        <w:top w:val="none" w:sz="0" w:space="0" w:color="auto"/>
        <w:left w:val="none" w:sz="0" w:space="0" w:color="auto"/>
        <w:bottom w:val="none" w:sz="0" w:space="0" w:color="auto"/>
        <w:right w:val="none" w:sz="0" w:space="0" w:color="auto"/>
      </w:divBdr>
    </w:div>
    <w:div w:id="664750086">
      <w:bodyDiv w:val="1"/>
      <w:marLeft w:val="0"/>
      <w:marRight w:val="0"/>
      <w:marTop w:val="0"/>
      <w:marBottom w:val="0"/>
      <w:divBdr>
        <w:top w:val="none" w:sz="0" w:space="0" w:color="auto"/>
        <w:left w:val="none" w:sz="0" w:space="0" w:color="auto"/>
        <w:bottom w:val="none" w:sz="0" w:space="0" w:color="auto"/>
        <w:right w:val="none" w:sz="0" w:space="0" w:color="auto"/>
      </w:divBdr>
    </w:div>
    <w:div w:id="847602979">
      <w:bodyDiv w:val="1"/>
      <w:marLeft w:val="0"/>
      <w:marRight w:val="0"/>
      <w:marTop w:val="0"/>
      <w:marBottom w:val="0"/>
      <w:divBdr>
        <w:top w:val="none" w:sz="0" w:space="0" w:color="auto"/>
        <w:left w:val="none" w:sz="0" w:space="0" w:color="auto"/>
        <w:bottom w:val="none" w:sz="0" w:space="0" w:color="auto"/>
        <w:right w:val="none" w:sz="0" w:space="0" w:color="auto"/>
      </w:divBdr>
    </w:div>
    <w:div w:id="922184854">
      <w:bodyDiv w:val="1"/>
      <w:marLeft w:val="0"/>
      <w:marRight w:val="0"/>
      <w:marTop w:val="0"/>
      <w:marBottom w:val="0"/>
      <w:divBdr>
        <w:top w:val="none" w:sz="0" w:space="0" w:color="auto"/>
        <w:left w:val="none" w:sz="0" w:space="0" w:color="auto"/>
        <w:bottom w:val="none" w:sz="0" w:space="0" w:color="auto"/>
        <w:right w:val="none" w:sz="0" w:space="0" w:color="auto"/>
      </w:divBdr>
    </w:div>
    <w:div w:id="948705979">
      <w:bodyDiv w:val="1"/>
      <w:marLeft w:val="0"/>
      <w:marRight w:val="0"/>
      <w:marTop w:val="0"/>
      <w:marBottom w:val="0"/>
      <w:divBdr>
        <w:top w:val="none" w:sz="0" w:space="0" w:color="auto"/>
        <w:left w:val="none" w:sz="0" w:space="0" w:color="auto"/>
        <w:bottom w:val="none" w:sz="0" w:space="0" w:color="auto"/>
        <w:right w:val="none" w:sz="0" w:space="0" w:color="auto"/>
      </w:divBdr>
    </w:div>
    <w:div w:id="1031883732">
      <w:bodyDiv w:val="1"/>
      <w:marLeft w:val="0"/>
      <w:marRight w:val="0"/>
      <w:marTop w:val="0"/>
      <w:marBottom w:val="0"/>
      <w:divBdr>
        <w:top w:val="none" w:sz="0" w:space="0" w:color="auto"/>
        <w:left w:val="none" w:sz="0" w:space="0" w:color="auto"/>
        <w:bottom w:val="none" w:sz="0" w:space="0" w:color="auto"/>
        <w:right w:val="none" w:sz="0" w:space="0" w:color="auto"/>
      </w:divBdr>
    </w:div>
    <w:div w:id="1063988911">
      <w:bodyDiv w:val="1"/>
      <w:marLeft w:val="0"/>
      <w:marRight w:val="0"/>
      <w:marTop w:val="0"/>
      <w:marBottom w:val="0"/>
      <w:divBdr>
        <w:top w:val="none" w:sz="0" w:space="0" w:color="auto"/>
        <w:left w:val="none" w:sz="0" w:space="0" w:color="auto"/>
        <w:bottom w:val="none" w:sz="0" w:space="0" w:color="auto"/>
        <w:right w:val="none" w:sz="0" w:space="0" w:color="auto"/>
      </w:divBdr>
    </w:div>
    <w:div w:id="1153647178">
      <w:bodyDiv w:val="1"/>
      <w:marLeft w:val="0"/>
      <w:marRight w:val="0"/>
      <w:marTop w:val="0"/>
      <w:marBottom w:val="0"/>
      <w:divBdr>
        <w:top w:val="none" w:sz="0" w:space="0" w:color="auto"/>
        <w:left w:val="none" w:sz="0" w:space="0" w:color="auto"/>
        <w:bottom w:val="none" w:sz="0" w:space="0" w:color="auto"/>
        <w:right w:val="none" w:sz="0" w:space="0" w:color="auto"/>
      </w:divBdr>
    </w:div>
    <w:div w:id="1194536116">
      <w:bodyDiv w:val="1"/>
      <w:marLeft w:val="0"/>
      <w:marRight w:val="0"/>
      <w:marTop w:val="0"/>
      <w:marBottom w:val="0"/>
      <w:divBdr>
        <w:top w:val="none" w:sz="0" w:space="0" w:color="auto"/>
        <w:left w:val="none" w:sz="0" w:space="0" w:color="auto"/>
        <w:bottom w:val="none" w:sz="0" w:space="0" w:color="auto"/>
        <w:right w:val="none" w:sz="0" w:space="0" w:color="auto"/>
      </w:divBdr>
    </w:div>
    <w:div w:id="1206796314">
      <w:bodyDiv w:val="1"/>
      <w:marLeft w:val="0"/>
      <w:marRight w:val="0"/>
      <w:marTop w:val="0"/>
      <w:marBottom w:val="0"/>
      <w:divBdr>
        <w:top w:val="none" w:sz="0" w:space="0" w:color="auto"/>
        <w:left w:val="none" w:sz="0" w:space="0" w:color="auto"/>
        <w:bottom w:val="none" w:sz="0" w:space="0" w:color="auto"/>
        <w:right w:val="none" w:sz="0" w:space="0" w:color="auto"/>
      </w:divBdr>
    </w:div>
    <w:div w:id="1360471545">
      <w:bodyDiv w:val="1"/>
      <w:marLeft w:val="0"/>
      <w:marRight w:val="0"/>
      <w:marTop w:val="0"/>
      <w:marBottom w:val="0"/>
      <w:divBdr>
        <w:top w:val="none" w:sz="0" w:space="0" w:color="auto"/>
        <w:left w:val="none" w:sz="0" w:space="0" w:color="auto"/>
        <w:bottom w:val="none" w:sz="0" w:space="0" w:color="auto"/>
        <w:right w:val="none" w:sz="0" w:space="0" w:color="auto"/>
      </w:divBdr>
    </w:div>
    <w:div w:id="1476332317">
      <w:bodyDiv w:val="1"/>
      <w:marLeft w:val="0"/>
      <w:marRight w:val="0"/>
      <w:marTop w:val="0"/>
      <w:marBottom w:val="0"/>
      <w:divBdr>
        <w:top w:val="none" w:sz="0" w:space="0" w:color="auto"/>
        <w:left w:val="none" w:sz="0" w:space="0" w:color="auto"/>
        <w:bottom w:val="none" w:sz="0" w:space="0" w:color="auto"/>
        <w:right w:val="none" w:sz="0" w:space="0" w:color="auto"/>
      </w:divBdr>
    </w:div>
    <w:div w:id="1578126070">
      <w:bodyDiv w:val="1"/>
      <w:marLeft w:val="0"/>
      <w:marRight w:val="0"/>
      <w:marTop w:val="0"/>
      <w:marBottom w:val="0"/>
      <w:divBdr>
        <w:top w:val="none" w:sz="0" w:space="0" w:color="auto"/>
        <w:left w:val="none" w:sz="0" w:space="0" w:color="auto"/>
        <w:bottom w:val="none" w:sz="0" w:space="0" w:color="auto"/>
        <w:right w:val="none" w:sz="0" w:space="0" w:color="auto"/>
      </w:divBdr>
    </w:div>
    <w:div w:id="1593665180">
      <w:bodyDiv w:val="1"/>
      <w:marLeft w:val="0"/>
      <w:marRight w:val="0"/>
      <w:marTop w:val="0"/>
      <w:marBottom w:val="0"/>
      <w:divBdr>
        <w:top w:val="none" w:sz="0" w:space="0" w:color="auto"/>
        <w:left w:val="none" w:sz="0" w:space="0" w:color="auto"/>
        <w:bottom w:val="none" w:sz="0" w:space="0" w:color="auto"/>
        <w:right w:val="none" w:sz="0" w:space="0" w:color="auto"/>
      </w:divBdr>
    </w:div>
    <w:div w:id="1690914148">
      <w:bodyDiv w:val="1"/>
      <w:marLeft w:val="0"/>
      <w:marRight w:val="0"/>
      <w:marTop w:val="0"/>
      <w:marBottom w:val="0"/>
      <w:divBdr>
        <w:top w:val="none" w:sz="0" w:space="0" w:color="auto"/>
        <w:left w:val="none" w:sz="0" w:space="0" w:color="auto"/>
        <w:bottom w:val="none" w:sz="0" w:space="0" w:color="auto"/>
        <w:right w:val="none" w:sz="0" w:space="0" w:color="auto"/>
      </w:divBdr>
    </w:div>
    <w:div w:id="1856264917">
      <w:bodyDiv w:val="1"/>
      <w:marLeft w:val="0"/>
      <w:marRight w:val="0"/>
      <w:marTop w:val="0"/>
      <w:marBottom w:val="0"/>
      <w:divBdr>
        <w:top w:val="none" w:sz="0" w:space="0" w:color="auto"/>
        <w:left w:val="none" w:sz="0" w:space="0" w:color="auto"/>
        <w:bottom w:val="none" w:sz="0" w:space="0" w:color="auto"/>
        <w:right w:val="none" w:sz="0" w:space="0" w:color="auto"/>
      </w:divBdr>
    </w:div>
    <w:div w:id="1864050226">
      <w:bodyDiv w:val="1"/>
      <w:marLeft w:val="0"/>
      <w:marRight w:val="0"/>
      <w:marTop w:val="0"/>
      <w:marBottom w:val="0"/>
      <w:divBdr>
        <w:top w:val="none" w:sz="0" w:space="0" w:color="auto"/>
        <w:left w:val="none" w:sz="0" w:space="0" w:color="auto"/>
        <w:bottom w:val="none" w:sz="0" w:space="0" w:color="auto"/>
        <w:right w:val="none" w:sz="0" w:space="0" w:color="auto"/>
      </w:divBdr>
    </w:div>
    <w:div w:id="1874875955">
      <w:bodyDiv w:val="1"/>
      <w:marLeft w:val="0"/>
      <w:marRight w:val="0"/>
      <w:marTop w:val="0"/>
      <w:marBottom w:val="0"/>
      <w:divBdr>
        <w:top w:val="none" w:sz="0" w:space="0" w:color="auto"/>
        <w:left w:val="none" w:sz="0" w:space="0" w:color="auto"/>
        <w:bottom w:val="none" w:sz="0" w:space="0" w:color="auto"/>
        <w:right w:val="none" w:sz="0" w:space="0" w:color="auto"/>
      </w:divBdr>
    </w:div>
    <w:div w:id="1890414263">
      <w:bodyDiv w:val="1"/>
      <w:marLeft w:val="0"/>
      <w:marRight w:val="0"/>
      <w:marTop w:val="0"/>
      <w:marBottom w:val="0"/>
      <w:divBdr>
        <w:top w:val="none" w:sz="0" w:space="0" w:color="auto"/>
        <w:left w:val="none" w:sz="0" w:space="0" w:color="auto"/>
        <w:bottom w:val="none" w:sz="0" w:space="0" w:color="auto"/>
        <w:right w:val="none" w:sz="0" w:space="0" w:color="auto"/>
      </w:divBdr>
    </w:div>
    <w:div w:id="1983848816">
      <w:bodyDiv w:val="1"/>
      <w:marLeft w:val="0"/>
      <w:marRight w:val="0"/>
      <w:marTop w:val="0"/>
      <w:marBottom w:val="0"/>
      <w:divBdr>
        <w:top w:val="none" w:sz="0" w:space="0" w:color="auto"/>
        <w:left w:val="none" w:sz="0" w:space="0" w:color="auto"/>
        <w:bottom w:val="none" w:sz="0" w:space="0" w:color="auto"/>
        <w:right w:val="none" w:sz="0" w:space="0" w:color="auto"/>
      </w:divBdr>
    </w:div>
    <w:div w:id="2000498339">
      <w:bodyDiv w:val="1"/>
      <w:marLeft w:val="0"/>
      <w:marRight w:val="0"/>
      <w:marTop w:val="0"/>
      <w:marBottom w:val="0"/>
      <w:divBdr>
        <w:top w:val="none" w:sz="0" w:space="0" w:color="auto"/>
        <w:left w:val="none" w:sz="0" w:space="0" w:color="auto"/>
        <w:bottom w:val="none" w:sz="0" w:space="0" w:color="auto"/>
        <w:right w:val="none" w:sz="0" w:space="0" w:color="auto"/>
      </w:divBdr>
    </w:div>
    <w:div w:id="2004576621">
      <w:bodyDiv w:val="1"/>
      <w:marLeft w:val="0"/>
      <w:marRight w:val="0"/>
      <w:marTop w:val="0"/>
      <w:marBottom w:val="0"/>
      <w:divBdr>
        <w:top w:val="none" w:sz="0" w:space="0" w:color="auto"/>
        <w:left w:val="none" w:sz="0" w:space="0" w:color="auto"/>
        <w:bottom w:val="none" w:sz="0" w:space="0" w:color="auto"/>
        <w:right w:val="none" w:sz="0" w:space="0" w:color="auto"/>
      </w:divBdr>
    </w:div>
    <w:div w:id="2022580982">
      <w:bodyDiv w:val="1"/>
      <w:marLeft w:val="0"/>
      <w:marRight w:val="0"/>
      <w:marTop w:val="0"/>
      <w:marBottom w:val="0"/>
      <w:divBdr>
        <w:top w:val="none" w:sz="0" w:space="0" w:color="auto"/>
        <w:left w:val="none" w:sz="0" w:space="0" w:color="auto"/>
        <w:bottom w:val="none" w:sz="0" w:space="0" w:color="auto"/>
        <w:right w:val="none" w:sz="0" w:space="0" w:color="auto"/>
      </w:divBdr>
    </w:div>
    <w:div w:id="2043169746">
      <w:bodyDiv w:val="1"/>
      <w:marLeft w:val="0"/>
      <w:marRight w:val="0"/>
      <w:marTop w:val="0"/>
      <w:marBottom w:val="0"/>
      <w:divBdr>
        <w:top w:val="none" w:sz="0" w:space="0" w:color="auto"/>
        <w:left w:val="none" w:sz="0" w:space="0" w:color="auto"/>
        <w:bottom w:val="none" w:sz="0" w:space="0" w:color="auto"/>
        <w:right w:val="none" w:sz="0" w:space="0" w:color="auto"/>
      </w:divBdr>
    </w:div>
    <w:div w:id="2126071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hyperlink" Target="file:///C:\Users\sumit\OneDrive\Escritorio\Universidad\TFG\TFG_Sumit.docx"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3.xm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4.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2022-01-24T00:00:00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E03CB8-3F41-403B-98DE-CE2405D61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27523</TotalTime>
  <Pages>1</Pages>
  <Words>142159</Words>
  <Characters>781880</Characters>
  <Application>Microsoft Office Word</Application>
  <DocSecurity>0</DocSecurity>
  <Lines>6515</Lines>
  <Paragraphs>1844</Paragraphs>
  <ScaleCrop>false</ScaleCrop>
  <HeadingPairs>
    <vt:vector size="2" baseType="variant">
      <vt:variant>
        <vt:lpstr>Título</vt:lpstr>
      </vt:variant>
      <vt:variant>
        <vt:i4>1</vt:i4>
      </vt:variant>
    </vt:vector>
  </HeadingPairs>
  <TitlesOfParts>
    <vt:vector size="1" baseType="lpstr">
      <vt:lpstr>Identificación de empresas zombis PYMES mediante redes neuronales convolutivas</vt:lpstr>
    </vt:vector>
  </TitlesOfParts>
  <Company/>
  <LinksUpToDate>false</LinksUpToDate>
  <CharactersWithSpaces>922195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Identificación de empresas zombis PYMES mediante redes neuronales convolutivas</dc:title>
  <dc:subject/>
  <dc:creator>Nombre: Sumit Kumar Jethani Jethani</dc:creator>
  <cp:keywords/>
  <dc:description/>
  <cp:lastModifiedBy>sumit kumar</cp:lastModifiedBy>
  <cp:revision>1363</cp:revision>
  <cp:lastPrinted>2022-01-28T00:52:00Z</cp:lastPrinted>
  <dcterms:created xsi:type="dcterms:W3CDTF">2021-10-30T16:14:00Z</dcterms:created>
  <dcterms:modified xsi:type="dcterms:W3CDTF">2022-01-28T00:53:00Z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20bce33c-fae2-3cda-b7bf-db8e3b4b65f7</vt:lpwstr>
  </property>
  <property fmtid="{D5CDD505-2E9C-101B-9397-08002B2CF9AE}" pid="24" name="Mendeley Citation Style_1">
    <vt:lpwstr>http://www.zotero.org/styles/apa</vt:lpwstr>
  </property>
</Properties>
</file>